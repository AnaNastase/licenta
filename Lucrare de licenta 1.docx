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815BE3" w:rsidR="0010238D" w:rsidRPr="00560BA3" w:rsidRDefault="0010238D" w:rsidP="0053404B">
      <w:pPr>
        <w:pStyle w:val="Tcoveraffiliation"/>
      </w:pPr>
      <w:r w:rsidRPr="00560BA3">
        <w:t xml:space="preserve">UNIVERSITATEA </w:t>
      </w:r>
      <w:r w:rsidR="002334FF" w:rsidRPr="00560BA3">
        <w:t xml:space="preserve">NAȚIONALĂ DE ȘTIINȚĂ ȘI TEHNOLOGIE </w:t>
      </w:r>
      <w:r w:rsidRPr="00560BA3">
        <w:t>POLITEHNICA BUCURE</w:t>
      </w:r>
      <w:r w:rsidR="00B42A3B" w:rsidRPr="00560BA3">
        <w:t>Ș</w:t>
      </w:r>
      <w:r w:rsidRPr="00560BA3">
        <w:t>TI</w:t>
      </w:r>
    </w:p>
    <w:p w14:paraId="4C249FEE" w14:textId="4E9A1A59" w:rsidR="0010238D" w:rsidRPr="00560BA3" w:rsidRDefault="0010238D" w:rsidP="0053404B">
      <w:pPr>
        <w:pStyle w:val="Tcoveraffiliation"/>
      </w:pPr>
      <w:r w:rsidRPr="00560BA3">
        <w:t xml:space="preserve"> FACULTATEA DE AUTOMATICĂ </w:t>
      </w:r>
      <w:r w:rsidR="00FB2C1F" w:rsidRPr="00560BA3">
        <w:t>Ș</w:t>
      </w:r>
      <w:r w:rsidRPr="00560BA3">
        <w:t>I CALCULATOARE</w:t>
      </w:r>
    </w:p>
    <w:p w14:paraId="34185503" w14:textId="77777777" w:rsidR="0010238D" w:rsidRPr="00560BA3" w:rsidRDefault="0010238D" w:rsidP="0053404B">
      <w:pPr>
        <w:pStyle w:val="Tcoveraffiliation"/>
      </w:pPr>
      <w:r w:rsidRPr="00560BA3">
        <w:t>DEPARTAMENTUL CALCULATOARE</w:t>
      </w:r>
    </w:p>
    <w:p w14:paraId="24822EFB" w14:textId="77777777" w:rsidR="0010238D" w:rsidRPr="00560BA3" w:rsidRDefault="0010238D" w:rsidP="0053404B">
      <w:pPr>
        <w:pStyle w:val="Tcoveraffiliation"/>
      </w:pPr>
    </w:p>
    <w:p w14:paraId="31511353" w14:textId="77777777" w:rsidR="0010238D" w:rsidRPr="00560BA3" w:rsidRDefault="0010238D" w:rsidP="0053404B"/>
    <w:tbl>
      <w:tblPr>
        <w:tblW w:w="8880" w:type="dxa"/>
        <w:jc w:val="center"/>
        <w:tblLook w:val="0000" w:firstRow="0" w:lastRow="0" w:firstColumn="0" w:lastColumn="0" w:noHBand="0" w:noVBand="0"/>
      </w:tblPr>
      <w:tblGrid>
        <w:gridCol w:w="4296"/>
        <w:gridCol w:w="4584"/>
      </w:tblGrid>
      <w:tr w:rsidR="0010238D" w:rsidRPr="00560BA3" w14:paraId="30A2572B" w14:textId="77777777" w:rsidTr="0010238D">
        <w:trPr>
          <w:trHeight w:val="1305"/>
          <w:jc w:val="center"/>
        </w:trPr>
        <w:tc>
          <w:tcPr>
            <w:tcW w:w="4296" w:type="dxa"/>
            <w:vAlign w:val="center"/>
          </w:tcPr>
          <w:p w14:paraId="0E5F1D37" w14:textId="77777777" w:rsidR="0010238D" w:rsidRPr="00560BA3" w:rsidRDefault="0010238D" w:rsidP="0053404B">
            <w:pPr>
              <w:pStyle w:val="Tcoverlogo"/>
            </w:pPr>
            <w:r w:rsidRPr="00560BA3">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60BA3" w:rsidRDefault="0010238D" w:rsidP="0053404B">
            <w:pPr>
              <w:pStyle w:val="Tcoverlogo"/>
            </w:pPr>
            <w:r w:rsidRPr="00560BA3">
              <w:rPr>
                <w:noProof/>
                <w:lang w:eastAsia="en-GB"/>
              </w:rPr>
              <w:drawing>
                <wp:inline distT="0" distB="0" distL="0" distR="0" wp14:anchorId="6EE32417" wp14:editId="72240BD3">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60BA3" w:rsidRDefault="0010238D" w:rsidP="0053404B"/>
    <w:p w14:paraId="41A64685" w14:textId="77777777" w:rsidR="0010238D" w:rsidRPr="00560BA3" w:rsidRDefault="0010238D" w:rsidP="0053404B"/>
    <w:p w14:paraId="22EC42BF" w14:textId="77777777" w:rsidR="0010238D" w:rsidRPr="00560BA3" w:rsidRDefault="0010238D" w:rsidP="0053404B"/>
    <w:p w14:paraId="5CC9587A" w14:textId="77777777" w:rsidR="0010238D" w:rsidRPr="00560BA3" w:rsidRDefault="0010238D" w:rsidP="0053404B"/>
    <w:p w14:paraId="335417EA" w14:textId="77777777" w:rsidR="0010238D" w:rsidRPr="00560BA3" w:rsidRDefault="0010238D" w:rsidP="0053404B">
      <w:pPr>
        <w:pStyle w:val="Tcovertitle"/>
      </w:pPr>
      <w:r w:rsidRPr="00560BA3">
        <w:t>PROIECT DE DIPLOMĂ</w:t>
      </w:r>
    </w:p>
    <w:p w14:paraId="3C262C72" w14:textId="77777777" w:rsidR="0010238D" w:rsidRPr="00560BA3" w:rsidRDefault="0010238D" w:rsidP="0053404B"/>
    <w:p w14:paraId="241B6052" w14:textId="1F58511D" w:rsidR="0010238D" w:rsidRPr="00560BA3" w:rsidRDefault="001A2000" w:rsidP="0053404B">
      <w:pPr>
        <w:pStyle w:val="Tcoverprojecttitle"/>
      </w:pPr>
      <w:proofErr w:type="spellStart"/>
      <w:r>
        <w:t>Extragere</w:t>
      </w:r>
      <w:proofErr w:type="spellEnd"/>
      <w:r>
        <w:t xml:space="preserve"> de </w:t>
      </w:r>
      <w:proofErr w:type="spellStart"/>
      <w:r>
        <w:t>competen</w:t>
      </w:r>
      <w:r w:rsidRPr="001A2000">
        <w:t>ț</w:t>
      </w:r>
      <w:r>
        <w:t>e</w:t>
      </w:r>
      <w:proofErr w:type="spellEnd"/>
      <w:r>
        <w:t xml:space="preserve"> </w:t>
      </w:r>
      <w:proofErr w:type="spellStart"/>
      <w:r w:rsidRPr="001A2000">
        <w:t>ș</w:t>
      </w:r>
      <w:r>
        <w:t>tiin</w:t>
      </w:r>
      <w:r w:rsidRPr="001A2000">
        <w:t>ț</w:t>
      </w:r>
      <w:r>
        <w:t>ifice</w:t>
      </w:r>
      <w:proofErr w:type="spellEnd"/>
    </w:p>
    <w:p w14:paraId="494AEC1A" w14:textId="77777777" w:rsidR="0010238D" w:rsidRPr="00560BA3" w:rsidRDefault="0010238D" w:rsidP="0053404B"/>
    <w:p w14:paraId="5A5071C4" w14:textId="3D91055C" w:rsidR="0058193F" w:rsidRPr="00560BA3" w:rsidRDefault="00560BA3" w:rsidP="0058193F">
      <w:pPr>
        <w:pStyle w:val="Tcoverauthorname"/>
        <w:ind w:firstLine="0"/>
        <w:jc w:val="center"/>
        <w:rPr>
          <w:sz w:val="36"/>
          <w:szCs w:val="28"/>
        </w:rPr>
      </w:pPr>
      <w:r w:rsidRPr="00560BA3">
        <w:rPr>
          <w:sz w:val="36"/>
          <w:szCs w:val="28"/>
        </w:rPr>
        <w:t xml:space="preserve">Ana-Maria </w:t>
      </w:r>
      <w:proofErr w:type="spellStart"/>
      <w:r w:rsidRPr="00560BA3">
        <w:rPr>
          <w:sz w:val="36"/>
          <w:szCs w:val="28"/>
        </w:rPr>
        <w:t>Nă</w:t>
      </w:r>
      <w:r>
        <w:rPr>
          <w:sz w:val="36"/>
          <w:szCs w:val="28"/>
        </w:rPr>
        <w:t>stase</w:t>
      </w:r>
      <w:proofErr w:type="spellEnd"/>
    </w:p>
    <w:p w14:paraId="5B29619D" w14:textId="77777777" w:rsidR="0058193F" w:rsidRPr="00560BA3" w:rsidRDefault="0058193F" w:rsidP="0053404B">
      <w:pPr>
        <w:rPr>
          <w:sz w:val="36"/>
          <w:szCs w:val="28"/>
        </w:rPr>
      </w:pPr>
    </w:p>
    <w:p w14:paraId="5D92B613" w14:textId="77777777" w:rsidR="0058193F" w:rsidRPr="00560BA3" w:rsidRDefault="0058193F" w:rsidP="0053404B">
      <w:pPr>
        <w:rPr>
          <w:sz w:val="36"/>
          <w:szCs w:val="28"/>
        </w:rPr>
      </w:pPr>
    </w:p>
    <w:p w14:paraId="605FE246" w14:textId="50E3B20D" w:rsidR="0058193F" w:rsidRPr="008C66F5" w:rsidRDefault="0058193F" w:rsidP="0058193F">
      <w:pPr>
        <w:spacing w:after="0"/>
        <w:jc w:val="right"/>
        <w:rPr>
          <w:b/>
          <w:sz w:val="28"/>
          <w:szCs w:val="28"/>
          <w:lang w:val="ro-RO"/>
        </w:rPr>
      </w:pPr>
      <w:proofErr w:type="spellStart"/>
      <w:r w:rsidRPr="00560BA3">
        <w:rPr>
          <w:b/>
          <w:sz w:val="28"/>
          <w:szCs w:val="28"/>
        </w:rPr>
        <w:t>Coordonator</w:t>
      </w:r>
      <w:proofErr w:type="spellEnd"/>
      <w:r w:rsidRPr="00560BA3">
        <w:rPr>
          <w:b/>
          <w:sz w:val="28"/>
          <w:szCs w:val="28"/>
        </w:rPr>
        <w:t xml:space="preserve"> </w:t>
      </w:r>
      <w:proofErr w:type="spellStart"/>
      <w:r w:rsidR="00DF005F" w:rsidRPr="00560BA3">
        <w:rPr>
          <w:b/>
          <w:sz w:val="28"/>
          <w:szCs w:val="28"/>
        </w:rPr>
        <w:t>ș</w:t>
      </w:r>
      <w:r w:rsidRPr="00560BA3">
        <w:rPr>
          <w:b/>
          <w:sz w:val="28"/>
          <w:szCs w:val="28"/>
        </w:rPr>
        <w:t>tiin</w:t>
      </w:r>
      <w:r w:rsidR="00DF005F" w:rsidRPr="00560BA3">
        <w:rPr>
          <w:b/>
          <w:sz w:val="28"/>
          <w:szCs w:val="28"/>
        </w:rPr>
        <w:t>ț</w:t>
      </w:r>
      <w:r w:rsidRPr="00560BA3">
        <w:rPr>
          <w:b/>
          <w:sz w:val="28"/>
          <w:szCs w:val="28"/>
        </w:rPr>
        <w:t>ific</w:t>
      </w:r>
      <w:proofErr w:type="spellEnd"/>
      <w:r w:rsidRPr="00560BA3">
        <w:rPr>
          <w:b/>
          <w:sz w:val="28"/>
          <w:szCs w:val="28"/>
        </w:rPr>
        <w:t xml:space="preserve">: </w:t>
      </w:r>
      <w:r w:rsidR="00523848">
        <w:rPr>
          <w:b/>
          <w:sz w:val="28"/>
          <w:szCs w:val="28"/>
        </w:rPr>
        <w:br/>
      </w:r>
      <w:r w:rsidR="00523848">
        <w:rPr>
          <w:bCs/>
          <w:sz w:val="28"/>
          <w:szCs w:val="28"/>
        </w:rPr>
        <w:t xml:space="preserve">Dr. </w:t>
      </w:r>
      <w:proofErr w:type="spellStart"/>
      <w:r w:rsidR="00523848">
        <w:rPr>
          <w:bCs/>
          <w:sz w:val="28"/>
          <w:szCs w:val="28"/>
        </w:rPr>
        <w:t>ing</w:t>
      </w:r>
      <w:proofErr w:type="spellEnd"/>
      <w:r w:rsidR="00523848">
        <w:rPr>
          <w:bCs/>
          <w:sz w:val="28"/>
          <w:szCs w:val="28"/>
        </w:rPr>
        <w:t xml:space="preserve">. </w:t>
      </w:r>
      <w:r w:rsidR="00523848" w:rsidRPr="008C66F5">
        <w:rPr>
          <w:bCs/>
          <w:sz w:val="28"/>
          <w:szCs w:val="28"/>
        </w:rPr>
        <w:t>Gabriel</w:t>
      </w:r>
      <w:r w:rsidR="00AC3E45">
        <w:rPr>
          <w:bCs/>
          <w:sz w:val="28"/>
          <w:szCs w:val="28"/>
        </w:rPr>
        <w:t xml:space="preserve"> </w:t>
      </w:r>
      <w:r w:rsidR="00523848" w:rsidRPr="008C66F5">
        <w:rPr>
          <w:bCs/>
          <w:sz w:val="28"/>
          <w:szCs w:val="28"/>
        </w:rPr>
        <w:t>Gu</w:t>
      </w:r>
      <w:proofErr w:type="spellStart"/>
      <w:r w:rsidR="00523848" w:rsidRPr="008C66F5">
        <w:rPr>
          <w:bCs/>
          <w:sz w:val="28"/>
          <w:szCs w:val="28"/>
          <w:lang w:val="ro-RO"/>
        </w:rPr>
        <w:t>țu</w:t>
      </w:r>
      <w:proofErr w:type="spellEnd"/>
      <w:r w:rsidR="00523848" w:rsidRPr="008C66F5">
        <w:rPr>
          <w:bCs/>
          <w:sz w:val="28"/>
          <w:szCs w:val="28"/>
          <w:lang w:val="ro-RO"/>
        </w:rPr>
        <w:t>-Robu</w:t>
      </w:r>
    </w:p>
    <w:p w14:paraId="7E4A8277" w14:textId="77777777" w:rsidR="0010238D" w:rsidRPr="00560BA3" w:rsidRDefault="0010238D" w:rsidP="0053404B">
      <w:pPr>
        <w:pStyle w:val="Tcovercoordinator"/>
      </w:pPr>
    </w:p>
    <w:p w14:paraId="0B7C0EC3" w14:textId="77777777" w:rsidR="0010238D" w:rsidRPr="00560BA3" w:rsidRDefault="0010238D" w:rsidP="0053404B">
      <w:pPr>
        <w:pStyle w:val="Tcovercity"/>
      </w:pPr>
      <w:r w:rsidRPr="00560BA3">
        <w:t>BUCUREŞTI</w:t>
      </w:r>
    </w:p>
    <w:p w14:paraId="314F0850" w14:textId="6A31DD0D" w:rsidR="0010238D" w:rsidRPr="00560BA3" w:rsidRDefault="0010238D" w:rsidP="0046216C">
      <w:pPr>
        <w:jc w:val="center"/>
      </w:pPr>
      <w:r w:rsidRPr="00560BA3">
        <w:t>20</w:t>
      </w:r>
      <w:r w:rsidR="00560BA3">
        <w:t>24</w:t>
      </w:r>
    </w:p>
    <w:p w14:paraId="3FFEA4C0" w14:textId="11338FB7" w:rsidR="003255B3" w:rsidRPr="00560BA3" w:rsidRDefault="003255B3" w:rsidP="00C70C38">
      <w:pPr>
        <w:pStyle w:val="Tcoveraffiliation"/>
      </w:pPr>
      <w:r w:rsidRPr="00560BA3">
        <w:br w:type="page"/>
      </w:r>
      <w:r w:rsidR="001A2000" w:rsidRPr="001A2000">
        <w:lastRenderedPageBreak/>
        <w:t>NATIONAL UNIVERSITY OF SCIENCE AND TECHNOLOGY POLITEHNICA BUCHAREST</w:t>
      </w:r>
    </w:p>
    <w:p w14:paraId="270342BA" w14:textId="77777777" w:rsidR="003255B3" w:rsidRPr="00560BA3" w:rsidRDefault="003255B3" w:rsidP="0053404B">
      <w:pPr>
        <w:pStyle w:val="Tcoveraffiliation"/>
      </w:pPr>
      <w:r w:rsidRPr="00560BA3">
        <w:t>FACULTY OF AUTOMATIC CONTROL AND COMPUTERS</w:t>
      </w:r>
    </w:p>
    <w:p w14:paraId="43239F67" w14:textId="77777777" w:rsidR="003255B3" w:rsidRPr="00560BA3" w:rsidRDefault="003255B3" w:rsidP="0053404B">
      <w:pPr>
        <w:pStyle w:val="Tcoveraffiliation"/>
      </w:pPr>
      <w:r w:rsidRPr="00560BA3">
        <w:t>COMPUTER SCIENCE DEPARTMENT</w:t>
      </w:r>
    </w:p>
    <w:p w14:paraId="48A71759" w14:textId="77777777" w:rsidR="003255B3" w:rsidRPr="00560BA3" w:rsidRDefault="003255B3" w:rsidP="0053404B">
      <w:pPr>
        <w:pStyle w:val="Tcoveraffiliation"/>
      </w:pPr>
    </w:p>
    <w:p w14:paraId="4D377E82" w14:textId="77777777" w:rsidR="003255B3" w:rsidRPr="00560BA3" w:rsidRDefault="003255B3" w:rsidP="0053404B"/>
    <w:tbl>
      <w:tblPr>
        <w:tblW w:w="8880" w:type="dxa"/>
        <w:jc w:val="center"/>
        <w:tblLook w:val="0000" w:firstRow="0" w:lastRow="0" w:firstColumn="0" w:lastColumn="0" w:noHBand="0" w:noVBand="0"/>
      </w:tblPr>
      <w:tblGrid>
        <w:gridCol w:w="4296"/>
        <w:gridCol w:w="4584"/>
      </w:tblGrid>
      <w:tr w:rsidR="003255B3" w:rsidRPr="00560BA3" w14:paraId="54E06131" w14:textId="77777777" w:rsidTr="008E669E">
        <w:trPr>
          <w:trHeight w:val="1305"/>
          <w:jc w:val="center"/>
        </w:trPr>
        <w:tc>
          <w:tcPr>
            <w:tcW w:w="4296" w:type="dxa"/>
            <w:vAlign w:val="center"/>
          </w:tcPr>
          <w:p w14:paraId="64FD1E83" w14:textId="77777777" w:rsidR="003255B3" w:rsidRPr="00560BA3" w:rsidRDefault="003255B3" w:rsidP="0053404B">
            <w:pPr>
              <w:pStyle w:val="Tcoverlogo"/>
            </w:pPr>
            <w:r w:rsidRPr="00560BA3">
              <w:rPr>
                <w:noProof/>
                <w:lang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560BA3" w:rsidRDefault="003255B3" w:rsidP="0053404B">
            <w:pPr>
              <w:pStyle w:val="Tcoverlogo"/>
            </w:pPr>
            <w:r w:rsidRPr="00560BA3">
              <w:rPr>
                <w:noProof/>
                <w:lang w:eastAsia="en-GB"/>
              </w:rPr>
              <w:drawing>
                <wp:inline distT="0" distB="0" distL="0" distR="0" wp14:anchorId="0DD36C98" wp14:editId="2A3C9B71">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60BA3" w:rsidRDefault="003255B3" w:rsidP="0053404B"/>
    <w:p w14:paraId="1C61F18E" w14:textId="77777777" w:rsidR="003255B3" w:rsidRPr="00560BA3" w:rsidRDefault="003255B3" w:rsidP="0053404B"/>
    <w:p w14:paraId="747C8570" w14:textId="77777777" w:rsidR="003255B3" w:rsidRPr="00560BA3" w:rsidRDefault="003255B3" w:rsidP="0053404B"/>
    <w:p w14:paraId="68180402" w14:textId="77777777" w:rsidR="003255B3" w:rsidRPr="00560BA3" w:rsidRDefault="003255B3" w:rsidP="0053404B"/>
    <w:p w14:paraId="7C5EB756" w14:textId="77777777" w:rsidR="003255B3" w:rsidRPr="00560BA3" w:rsidRDefault="003255B3" w:rsidP="00C70C38">
      <w:pPr>
        <w:jc w:val="center"/>
        <w:rPr>
          <w:rFonts w:ascii="Calibri" w:eastAsia="Times New Roman" w:hAnsi="Calibri" w:cs="Times New Roman"/>
          <w:sz w:val="48"/>
          <w:szCs w:val="20"/>
          <w:lang w:eastAsia="ro-RO"/>
        </w:rPr>
      </w:pPr>
      <w:r w:rsidRPr="00560BA3">
        <w:rPr>
          <w:rFonts w:ascii="Calibri" w:eastAsia="Times New Roman" w:hAnsi="Calibri" w:cs="Times New Roman"/>
          <w:sz w:val="48"/>
          <w:szCs w:val="20"/>
          <w:lang w:eastAsia="ro-RO"/>
        </w:rPr>
        <w:t>DIPLOMA PROJECT</w:t>
      </w:r>
    </w:p>
    <w:p w14:paraId="6506CBE2" w14:textId="5FA51C19" w:rsidR="003255B3" w:rsidRPr="00560BA3" w:rsidRDefault="00C96B70" w:rsidP="0053404B">
      <w:pPr>
        <w:pStyle w:val="Tcoverprojecttitle"/>
      </w:pPr>
      <w:r>
        <w:t>Extraction of Scientific Competences</w:t>
      </w:r>
    </w:p>
    <w:p w14:paraId="50C89609" w14:textId="77777777" w:rsidR="003255B3" w:rsidRPr="00560BA3" w:rsidRDefault="003255B3" w:rsidP="0053404B"/>
    <w:p w14:paraId="15FA31BD" w14:textId="77777777" w:rsidR="00560BA3" w:rsidRPr="00560BA3" w:rsidRDefault="00560BA3" w:rsidP="00560BA3">
      <w:pPr>
        <w:pStyle w:val="Tcoverauthorname"/>
        <w:ind w:firstLine="0"/>
        <w:jc w:val="center"/>
        <w:rPr>
          <w:sz w:val="36"/>
          <w:szCs w:val="28"/>
        </w:rPr>
      </w:pPr>
      <w:r w:rsidRPr="00560BA3">
        <w:rPr>
          <w:sz w:val="36"/>
          <w:szCs w:val="28"/>
        </w:rPr>
        <w:t xml:space="preserve">Ana-Maria </w:t>
      </w:r>
      <w:proofErr w:type="spellStart"/>
      <w:r w:rsidRPr="00560BA3">
        <w:rPr>
          <w:sz w:val="36"/>
          <w:szCs w:val="28"/>
        </w:rPr>
        <w:t>Nă</w:t>
      </w:r>
      <w:r>
        <w:rPr>
          <w:sz w:val="36"/>
          <w:szCs w:val="28"/>
        </w:rPr>
        <w:t>stase</w:t>
      </w:r>
      <w:proofErr w:type="spellEnd"/>
    </w:p>
    <w:p w14:paraId="79FE85B8" w14:textId="77777777" w:rsidR="004B5E77" w:rsidRPr="00560BA3" w:rsidRDefault="004B5E77" w:rsidP="004B5E77">
      <w:pPr>
        <w:rPr>
          <w:sz w:val="36"/>
          <w:szCs w:val="28"/>
        </w:rPr>
      </w:pPr>
    </w:p>
    <w:p w14:paraId="345CDA75" w14:textId="77777777" w:rsidR="004B5E77" w:rsidRPr="00560BA3" w:rsidRDefault="004B5E77" w:rsidP="004B5E77">
      <w:pPr>
        <w:rPr>
          <w:sz w:val="36"/>
          <w:szCs w:val="28"/>
        </w:rPr>
      </w:pPr>
    </w:p>
    <w:p w14:paraId="693582A8" w14:textId="77777777" w:rsidR="0058193F" w:rsidRDefault="00B15072" w:rsidP="0058193F">
      <w:pPr>
        <w:spacing w:after="0"/>
        <w:jc w:val="right"/>
        <w:rPr>
          <w:b/>
          <w:sz w:val="28"/>
          <w:szCs w:val="28"/>
        </w:rPr>
      </w:pPr>
      <w:r w:rsidRPr="00560BA3">
        <w:rPr>
          <w:b/>
          <w:sz w:val="28"/>
          <w:szCs w:val="28"/>
        </w:rPr>
        <w:t>Thesis advisor:</w:t>
      </w:r>
    </w:p>
    <w:p w14:paraId="1BBC1562" w14:textId="0218FD3A" w:rsidR="006571C3" w:rsidRPr="008C66F5" w:rsidRDefault="006571C3" w:rsidP="0058193F">
      <w:pPr>
        <w:spacing w:after="0"/>
        <w:jc w:val="right"/>
        <w:rPr>
          <w:bCs/>
          <w:sz w:val="28"/>
          <w:szCs w:val="28"/>
        </w:rPr>
      </w:pPr>
      <w:r w:rsidRPr="008C66F5">
        <w:rPr>
          <w:bCs/>
          <w:sz w:val="28"/>
          <w:szCs w:val="28"/>
        </w:rPr>
        <w:t xml:space="preserve">Gabriel </w:t>
      </w:r>
      <w:proofErr w:type="spellStart"/>
      <w:r w:rsidRPr="008C66F5">
        <w:rPr>
          <w:bCs/>
          <w:sz w:val="28"/>
          <w:szCs w:val="28"/>
        </w:rPr>
        <w:t>Guțu</w:t>
      </w:r>
      <w:proofErr w:type="spellEnd"/>
      <w:r w:rsidRPr="008C66F5">
        <w:rPr>
          <w:bCs/>
          <w:sz w:val="28"/>
          <w:szCs w:val="28"/>
        </w:rPr>
        <w:t>-Robu, Ph.D.</w:t>
      </w:r>
    </w:p>
    <w:p w14:paraId="44E26429" w14:textId="3A52D65C" w:rsidR="0058193F" w:rsidRPr="00560BA3" w:rsidRDefault="0058193F" w:rsidP="0058193F">
      <w:pPr>
        <w:spacing w:after="0"/>
        <w:jc w:val="right"/>
        <w:rPr>
          <w:sz w:val="28"/>
          <w:szCs w:val="28"/>
        </w:rPr>
      </w:pPr>
    </w:p>
    <w:p w14:paraId="3C295FC6" w14:textId="77777777" w:rsidR="00DC243B" w:rsidRPr="00560BA3" w:rsidRDefault="00DC243B" w:rsidP="0053404B">
      <w:pPr>
        <w:pStyle w:val="Tcovercity"/>
      </w:pPr>
    </w:p>
    <w:p w14:paraId="1A4BF178" w14:textId="77777777" w:rsidR="003255B3" w:rsidRPr="00560BA3" w:rsidRDefault="00DC243B" w:rsidP="0053404B">
      <w:pPr>
        <w:pStyle w:val="Tcovercity"/>
      </w:pPr>
      <w:r w:rsidRPr="00560BA3">
        <w:t>BUCHAREST</w:t>
      </w:r>
    </w:p>
    <w:p w14:paraId="6E7B4775" w14:textId="6BC9F024" w:rsidR="004B5E77" w:rsidRPr="00560BA3" w:rsidRDefault="003255B3" w:rsidP="0046216C">
      <w:pPr>
        <w:jc w:val="center"/>
        <w:rPr>
          <w:bCs/>
          <w:caps/>
        </w:rPr>
      </w:pPr>
      <w:r w:rsidRPr="00560BA3">
        <w:t>20</w:t>
      </w:r>
      <w:r w:rsidR="00560BA3">
        <w:t>24</w:t>
      </w:r>
      <w:r w:rsidR="004B5E77" w:rsidRPr="00560BA3">
        <w:br w:type="page"/>
      </w:r>
    </w:p>
    <w:p w14:paraId="1DD14A50" w14:textId="77777777" w:rsidR="00FB2C1F" w:rsidRPr="00560BA3" w:rsidRDefault="00FB2C1F" w:rsidP="00C70C38">
      <w:pPr>
        <w:pStyle w:val="Titlu1"/>
        <w:numPr>
          <w:ilvl w:val="0"/>
          <w:numId w:val="0"/>
        </w:numPr>
        <w:ind w:left="432" w:hanging="432"/>
        <w:sectPr w:rsidR="00FB2C1F" w:rsidRPr="00560BA3"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236F486A" w:rsidR="003255B3" w:rsidRPr="00560BA3" w:rsidRDefault="00575311" w:rsidP="0046216C">
          <w:pPr>
            <w:rPr>
              <w:b/>
              <w:sz w:val="32"/>
              <w:szCs w:val="32"/>
            </w:rPr>
          </w:pPr>
          <w:r>
            <w:rPr>
              <w:b/>
              <w:sz w:val="32"/>
              <w:szCs w:val="32"/>
            </w:rPr>
            <w:t>CONTENTS</w:t>
          </w:r>
        </w:p>
        <w:p w14:paraId="6B4DB8BF" w14:textId="12AAAF20" w:rsidR="007D3083" w:rsidRDefault="003255B3">
          <w:pPr>
            <w:pStyle w:val="Cuprins1"/>
            <w:tabs>
              <w:tab w:val="right" w:leader="dot" w:pos="9019"/>
            </w:tabs>
            <w:rPr>
              <w:noProof/>
              <w:kern w:val="2"/>
              <w14:ligatures w14:val="standardContextual"/>
            </w:rPr>
          </w:pPr>
          <w:r w:rsidRPr="00560BA3">
            <w:fldChar w:fldCharType="begin"/>
          </w:r>
          <w:r w:rsidRPr="00560BA3">
            <w:instrText xml:space="preserve"> TOC \o "1-3" \h \z \u </w:instrText>
          </w:r>
          <w:r w:rsidRPr="00560BA3">
            <w:fldChar w:fldCharType="separate"/>
          </w:r>
          <w:hyperlink w:anchor="_Toc170063128" w:history="1">
            <w:r w:rsidR="007D3083" w:rsidRPr="00F87A2B">
              <w:rPr>
                <w:rStyle w:val="Hyperlink"/>
                <w:noProof/>
              </w:rPr>
              <w:t>Sinopsis</w:t>
            </w:r>
            <w:r w:rsidR="007D3083">
              <w:rPr>
                <w:noProof/>
                <w:webHidden/>
              </w:rPr>
              <w:tab/>
            </w:r>
            <w:r w:rsidR="007D3083">
              <w:rPr>
                <w:noProof/>
                <w:webHidden/>
              </w:rPr>
              <w:fldChar w:fldCharType="begin"/>
            </w:r>
            <w:r w:rsidR="007D3083">
              <w:rPr>
                <w:noProof/>
                <w:webHidden/>
              </w:rPr>
              <w:instrText xml:space="preserve"> PAGEREF _Toc170063128 \h </w:instrText>
            </w:r>
            <w:r w:rsidR="007D3083">
              <w:rPr>
                <w:noProof/>
                <w:webHidden/>
              </w:rPr>
            </w:r>
            <w:r w:rsidR="007D3083">
              <w:rPr>
                <w:noProof/>
                <w:webHidden/>
              </w:rPr>
              <w:fldChar w:fldCharType="separate"/>
            </w:r>
            <w:r w:rsidR="007D3083">
              <w:rPr>
                <w:noProof/>
                <w:webHidden/>
              </w:rPr>
              <w:t>3</w:t>
            </w:r>
            <w:r w:rsidR="007D3083">
              <w:rPr>
                <w:noProof/>
                <w:webHidden/>
              </w:rPr>
              <w:fldChar w:fldCharType="end"/>
            </w:r>
          </w:hyperlink>
        </w:p>
        <w:p w14:paraId="1FB57AAA" w14:textId="2EC51F1D" w:rsidR="007D3083" w:rsidRDefault="007D3083">
          <w:pPr>
            <w:pStyle w:val="Cuprins1"/>
            <w:tabs>
              <w:tab w:val="right" w:leader="dot" w:pos="9019"/>
            </w:tabs>
            <w:rPr>
              <w:noProof/>
              <w:kern w:val="2"/>
              <w14:ligatures w14:val="standardContextual"/>
            </w:rPr>
          </w:pPr>
          <w:hyperlink w:anchor="_Toc170063129" w:history="1">
            <w:r w:rsidRPr="00F87A2B">
              <w:rPr>
                <w:rStyle w:val="Hyperlink"/>
                <w:noProof/>
              </w:rPr>
              <w:t>Abstract</w:t>
            </w:r>
            <w:r>
              <w:rPr>
                <w:noProof/>
                <w:webHidden/>
              </w:rPr>
              <w:tab/>
            </w:r>
            <w:r>
              <w:rPr>
                <w:noProof/>
                <w:webHidden/>
              </w:rPr>
              <w:fldChar w:fldCharType="begin"/>
            </w:r>
            <w:r>
              <w:rPr>
                <w:noProof/>
                <w:webHidden/>
              </w:rPr>
              <w:instrText xml:space="preserve"> PAGEREF _Toc170063129 \h </w:instrText>
            </w:r>
            <w:r>
              <w:rPr>
                <w:noProof/>
                <w:webHidden/>
              </w:rPr>
            </w:r>
            <w:r>
              <w:rPr>
                <w:noProof/>
                <w:webHidden/>
              </w:rPr>
              <w:fldChar w:fldCharType="separate"/>
            </w:r>
            <w:r>
              <w:rPr>
                <w:noProof/>
                <w:webHidden/>
              </w:rPr>
              <w:t>3</w:t>
            </w:r>
            <w:r>
              <w:rPr>
                <w:noProof/>
                <w:webHidden/>
              </w:rPr>
              <w:fldChar w:fldCharType="end"/>
            </w:r>
          </w:hyperlink>
        </w:p>
        <w:p w14:paraId="102F883A" w14:textId="3DACF141" w:rsidR="007D3083" w:rsidRDefault="007D3083">
          <w:pPr>
            <w:pStyle w:val="Cuprins1"/>
            <w:tabs>
              <w:tab w:val="left" w:pos="480"/>
              <w:tab w:val="right" w:leader="dot" w:pos="9019"/>
            </w:tabs>
            <w:rPr>
              <w:noProof/>
              <w:kern w:val="2"/>
              <w14:ligatures w14:val="standardContextual"/>
            </w:rPr>
          </w:pPr>
          <w:hyperlink w:anchor="_Toc170063130" w:history="1">
            <w:r w:rsidRPr="00F87A2B">
              <w:rPr>
                <w:rStyle w:val="Hyperlink"/>
                <w:noProof/>
              </w:rPr>
              <w:t>1</w:t>
            </w:r>
            <w:r>
              <w:rPr>
                <w:noProof/>
                <w:kern w:val="2"/>
                <w14:ligatures w14:val="standardContextual"/>
              </w:rPr>
              <w:tab/>
            </w:r>
            <w:r w:rsidRPr="00F87A2B">
              <w:rPr>
                <w:rStyle w:val="Hyperlink"/>
                <w:noProof/>
              </w:rPr>
              <w:t>INTRODUCTION</w:t>
            </w:r>
            <w:r>
              <w:rPr>
                <w:noProof/>
                <w:webHidden/>
              </w:rPr>
              <w:tab/>
            </w:r>
            <w:r>
              <w:rPr>
                <w:noProof/>
                <w:webHidden/>
              </w:rPr>
              <w:fldChar w:fldCharType="begin"/>
            </w:r>
            <w:r>
              <w:rPr>
                <w:noProof/>
                <w:webHidden/>
              </w:rPr>
              <w:instrText xml:space="preserve"> PAGEREF _Toc170063130 \h </w:instrText>
            </w:r>
            <w:r>
              <w:rPr>
                <w:noProof/>
                <w:webHidden/>
              </w:rPr>
            </w:r>
            <w:r>
              <w:rPr>
                <w:noProof/>
                <w:webHidden/>
              </w:rPr>
              <w:fldChar w:fldCharType="separate"/>
            </w:r>
            <w:r>
              <w:rPr>
                <w:noProof/>
                <w:webHidden/>
              </w:rPr>
              <w:t>4</w:t>
            </w:r>
            <w:r>
              <w:rPr>
                <w:noProof/>
                <w:webHidden/>
              </w:rPr>
              <w:fldChar w:fldCharType="end"/>
            </w:r>
          </w:hyperlink>
        </w:p>
        <w:p w14:paraId="0A89E2F4" w14:textId="0BBAD6FB" w:rsidR="007D3083" w:rsidRDefault="007D3083">
          <w:pPr>
            <w:pStyle w:val="Cuprins2"/>
            <w:tabs>
              <w:tab w:val="left" w:pos="960"/>
              <w:tab w:val="right" w:leader="dot" w:pos="9019"/>
            </w:tabs>
            <w:rPr>
              <w:noProof/>
              <w:kern w:val="2"/>
              <w14:ligatures w14:val="standardContextual"/>
            </w:rPr>
          </w:pPr>
          <w:hyperlink w:anchor="_Toc170063131" w:history="1">
            <w:r w:rsidRPr="00F87A2B">
              <w:rPr>
                <w:rStyle w:val="Hyperlink"/>
                <w:noProof/>
              </w:rPr>
              <w:t>1.1</w:t>
            </w:r>
            <w:r>
              <w:rPr>
                <w:noProof/>
                <w:kern w:val="2"/>
                <w14:ligatures w14:val="standardContextual"/>
              </w:rPr>
              <w:tab/>
            </w:r>
            <w:r w:rsidRPr="00F87A2B">
              <w:rPr>
                <w:rStyle w:val="Hyperlink"/>
                <w:noProof/>
              </w:rPr>
              <w:t>Background</w:t>
            </w:r>
            <w:r>
              <w:rPr>
                <w:noProof/>
                <w:webHidden/>
              </w:rPr>
              <w:tab/>
            </w:r>
            <w:r>
              <w:rPr>
                <w:noProof/>
                <w:webHidden/>
              </w:rPr>
              <w:fldChar w:fldCharType="begin"/>
            </w:r>
            <w:r>
              <w:rPr>
                <w:noProof/>
                <w:webHidden/>
              </w:rPr>
              <w:instrText xml:space="preserve"> PAGEREF _Toc170063131 \h </w:instrText>
            </w:r>
            <w:r>
              <w:rPr>
                <w:noProof/>
                <w:webHidden/>
              </w:rPr>
            </w:r>
            <w:r>
              <w:rPr>
                <w:noProof/>
                <w:webHidden/>
              </w:rPr>
              <w:fldChar w:fldCharType="separate"/>
            </w:r>
            <w:r>
              <w:rPr>
                <w:noProof/>
                <w:webHidden/>
              </w:rPr>
              <w:t>4</w:t>
            </w:r>
            <w:r>
              <w:rPr>
                <w:noProof/>
                <w:webHidden/>
              </w:rPr>
              <w:fldChar w:fldCharType="end"/>
            </w:r>
          </w:hyperlink>
        </w:p>
        <w:p w14:paraId="66D461DC" w14:textId="76896AAC" w:rsidR="007D3083" w:rsidRDefault="007D3083">
          <w:pPr>
            <w:pStyle w:val="Cuprins2"/>
            <w:tabs>
              <w:tab w:val="left" w:pos="960"/>
              <w:tab w:val="right" w:leader="dot" w:pos="9019"/>
            </w:tabs>
            <w:rPr>
              <w:noProof/>
              <w:kern w:val="2"/>
              <w14:ligatures w14:val="standardContextual"/>
            </w:rPr>
          </w:pPr>
          <w:hyperlink w:anchor="_Toc170063132" w:history="1">
            <w:r w:rsidRPr="00F87A2B">
              <w:rPr>
                <w:rStyle w:val="Hyperlink"/>
                <w:noProof/>
              </w:rPr>
              <w:t>1.2</w:t>
            </w:r>
            <w:r>
              <w:rPr>
                <w:noProof/>
                <w:kern w:val="2"/>
                <w14:ligatures w14:val="standardContextual"/>
              </w:rPr>
              <w:tab/>
            </w:r>
            <w:r w:rsidRPr="00F87A2B">
              <w:rPr>
                <w:rStyle w:val="Hyperlink"/>
                <w:noProof/>
              </w:rPr>
              <w:t>Problem</w:t>
            </w:r>
            <w:r>
              <w:rPr>
                <w:noProof/>
                <w:webHidden/>
              </w:rPr>
              <w:tab/>
            </w:r>
            <w:r>
              <w:rPr>
                <w:noProof/>
                <w:webHidden/>
              </w:rPr>
              <w:fldChar w:fldCharType="begin"/>
            </w:r>
            <w:r>
              <w:rPr>
                <w:noProof/>
                <w:webHidden/>
              </w:rPr>
              <w:instrText xml:space="preserve"> PAGEREF _Toc170063132 \h </w:instrText>
            </w:r>
            <w:r>
              <w:rPr>
                <w:noProof/>
                <w:webHidden/>
              </w:rPr>
            </w:r>
            <w:r>
              <w:rPr>
                <w:noProof/>
                <w:webHidden/>
              </w:rPr>
              <w:fldChar w:fldCharType="separate"/>
            </w:r>
            <w:r>
              <w:rPr>
                <w:noProof/>
                <w:webHidden/>
              </w:rPr>
              <w:t>4</w:t>
            </w:r>
            <w:r>
              <w:rPr>
                <w:noProof/>
                <w:webHidden/>
              </w:rPr>
              <w:fldChar w:fldCharType="end"/>
            </w:r>
          </w:hyperlink>
        </w:p>
        <w:p w14:paraId="7CBB301A" w14:textId="12C6406E" w:rsidR="007D3083" w:rsidRDefault="007D3083">
          <w:pPr>
            <w:pStyle w:val="Cuprins2"/>
            <w:tabs>
              <w:tab w:val="left" w:pos="960"/>
              <w:tab w:val="right" w:leader="dot" w:pos="9019"/>
            </w:tabs>
            <w:rPr>
              <w:noProof/>
              <w:kern w:val="2"/>
              <w14:ligatures w14:val="standardContextual"/>
            </w:rPr>
          </w:pPr>
          <w:hyperlink w:anchor="_Toc170063133" w:history="1">
            <w:r w:rsidRPr="00F87A2B">
              <w:rPr>
                <w:rStyle w:val="Hyperlink"/>
                <w:noProof/>
              </w:rPr>
              <w:t>1.3</w:t>
            </w:r>
            <w:r>
              <w:rPr>
                <w:noProof/>
                <w:kern w:val="2"/>
                <w14:ligatures w14:val="standardContextual"/>
              </w:rPr>
              <w:tab/>
            </w:r>
            <w:r w:rsidRPr="00F87A2B">
              <w:rPr>
                <w:rStyle w:val="Hyperlink"/>
                <w:noProof/>
              </w:rPr>
              <w:t>Objectives</w:t>
            </w:r>
            <w:r>
              <w:rPr>
                <w:noProof/>
                <w:webHidden/>
              </w:rPr>
              <w:tab/>
            </w:r>
            <w:r>
              <w:rPr>
                <w:noProof/>
                <w:webHidden/>
              </w:rPr>
              <w:fldChar w:fldCharType="begin"/>
            </w:r>
            <w:r>
              <w:rPr>
                <w:noProof/>
                <w:webHidden/>
              </w:rPr>
              <w:instrText xml:space="preserve"> PAGEREF _Toc170063133 \h </w:instrText>
            </w:r>
            <w:r>
              <w:rPr>
                <w:noProof/>
                <w:webHidden/>
              </w:rPr>
            </w:r>
            <w:r>
              <w:rPr>
                <w:noProof/>
                <w:webHidden/>
              </w:rPr>
              <w:fldChar w:fldCharType="separate"/>
            </w:r>
            <w:r>
              <w:rPr>
                <w:noProof/>
                <w:webHidden/>
              </w:rPr>
              <w:t>5</w:t>
            </w:r>
            <w:r>
              <w:rPr>
                <w:noProof/>
                <w:webHidden/>
              </w:rPr>
              <w:fldChar w:fldCharType="end"/>
            </w:r>
          </w:hyperlink>
        </w:p>
        <w:p w14:paraId="343146F6" w14:textId="480D8648" w:rsidR="007D3083" w:rsidRDefault="007D3083">
          <w:pPr>
            <w:pStyle w:val="Cuprins2"/>
            <w:tabs>
              <w:tab w:val="left" w:pos="960"/>
              <w:tab w:val="right" w:leader="dot" w:pos="9019"/>
            </w:tabs>
            <w:rPr>
              <w:noProof/>
              <w:kern w:val="2"/>
              <w14:ligatures w14:val="standardContextual"/>
            </w:rPr>
          </w:pPr>
          <w:hyperlink w:anchor="_Toc170063134" w:history="1">
            <w:r w:rsidRPr="00F87A2B">
              <w:rPr>
                <w:rStyle w:val="Hyperlink"/>
                <w:noProof/>
              </w:rPr>
              <w:t>1.4</w:t>
            </w:r>
            <w:r>
              <w:rPr>
                <w:noProof/>
                <w:kern w:val="2"/>
                <w14:ligatures w14:val="standardContextual"/>
              </w:rPr>
              <w:tab/>
            </w:r>
            <w:r w:rsidRPr="00F87A2B">
              <w:rPr>
                <w:rStyle w:val="Hyperlink"/>
                <w:noProof/>
              </w:rPr>
              <w:t>Structure</w:t>
            </w:r>
            <w:r>
              <w:rPr>
                <w:noProof/>
                <w:webHidden/>
              </w:rPr>
              <w:tab/>
            </w:r>
            <w:r>
              <w:rPr>
                <w:noProof/>
                <w:webHidden/>
              </w:rPr>
              <w:fldChar w:fldCharType="begin"/>
            </w:r>
            <w:r>
              <w:rPr>
                <w:noProof/>
                <w:webHidden/>
              </w:rPr>
              <w:instrText xml:space="preserve"> PAGEREF _Toc170063134 \h </w:instrText>
            </w:r>
            <w:r>
              <w:rPr>
                <w:noProof/>
                <w:webHidden/>
              </w:rPr>
            </w:r>
            <w:r>
              <w:rPr>
                <w:noProof/>
                <w:webHidden/>
              </w:rPr>
              <w:fldChar w:fldCharType="separate"/>
            </w:r>
            <w:r>
              <w:rPr>
                <w:noProof/>
                <w:webHidden/>
              </w:rPr>
              <w:t>5</w:t>
            </w:r>
            <w:r>
              <w:rPr>
                <w:noProof/>
                <w:webHidden/>
              </w:rPr>
              <w:fldChar w:fldCharType="end"/>
            </w:r>
          </w:hyperlink>
        </w:p>
        <w:p w14:paraId="617C2C66" w14:textId="334B0862" w:rsidR="007D3083" w:rsidRDefault="007D3083">
          <w:pPr>
            <w:pStyle w:val="Cuprins1"/>
            <w:tabs>
              <w:tab w:val="left" w:pos="480"/>
              <w:tab w:val="right" w:leader="dot" w:pos="9019"/>
            </w:tabs>
            <w:rPr>
              <w:noProof/>
              <w:kern w:val="2"/>
              <w14:ligatures w14:val="standardContextual"/>
            </w:rPr>
          </w:pPr>
          <w:hyperlink w:anchor="_Toc170063135" w:history="1">
            <w:r w:rsidRPr="00F87A2B">
              <w:rPr>
                <w:rStyle w:val="Hyperlink"/>
                <w:noProof/>
              </w:rPr>
              <w:t>2</w:t>
            </w:r>
            <w:r>
              <w:rPr>
                <w:noProof/>
                <w:kern w:val="2"/>
                <w14:ligatures w14:val="standardContextual"/>
              </w:rPr>
              <w:tab/>
            </w:r>
            <w:r w:rsidRPr="00F87A2B">
              <w:rPr>
                <w:rStyle w:val="Hyperlink"/>
                <w:noProof/>
              </w:rPr>
              <w:t>STATE OF THE ART</w:t>
            </w:r>
            <w:r>
              <w:rPr>
                <w:noProof/>
                <w:webHidden/>
              </w:rPr>
              <w:tab/>
            </w:r>
            <w:r>
              <w:rPr>
                <w:noProof/>
                <w:webHidden/>
              </w:rPr>
              <w:fldChar w:fldCharType="begin"/>
            </w:r>
            <w:r>
              <w:rPr>
                <w:noProof/>
                <w:webHidden/>
              </w:rPr>
              <w:instrText xml:space="preserve"> PAGEREF _Toc170063135 \h </w:instrText>
            </w:r>
            <w:r>
              <w:rPr>
                <w:noProof/>
                <w:webHidden/>
              </w:rPr>
            </w:r>
            <w:r>
              <w:rPr>
                <w:noProof/>
                <w:webHidden/>
              </w:rPr>
              <w:fldChar w:fldCharType="separate"/>
            </w:r>
            <w:r>
              <w:rPr>
                <w:noProof/>
                <w:webHidden/>
              </w:rPr>
              <w:t>6</w:t>
            </w:r>
            <w:r>
              <w:rPr>
                <w:noProof/>
                <w:webHidden/>
              </w:rPr>
              <w:fldChar w:fldCharType="end"/>
            </w:r>
          </w:hyperlink>
        </w:p>
        <w:p w14:paraId="73C02782" w14:textId="1F3DEB09" w:rsidR="007D3083" w:rsidRDefault="007D3083">
          <w:pPr>
            <w:pStyle w:val="Cuprins2"/>
            <w:tabs>
              <w:tab w:val="left" w:pos="960"/>
              <w:tab w:val="right" w:leader="dot" w:pos="9019"/>
            </w:tabs>
            <w:rPr>
              <w:noProof/>
              <w:kern w:val="2"/>
              <w14:ligatures w14:val="standardContextual"/>
            </w:rPr>
          </w:pPr>
          <w:hyperlink w:anchor="_Toc170063136" w:history="1">
            <w:r w:rsidRPr="00F87A2B">
              <w:rPr>
                <w:rStyle w:val="Hyperlink"/>
                <w:noProof/>
              </w:rPr>
              <w:t>2.1</w:t>
            </w:r>
            <w:r>
              <w:rPr>
                <w:noProof/>
                <w:kern w:val="2"/>
                <w14:ligatures w14:val="standardContextual"/>
              </w:rPr>
              <w:tab/>
            </w:r>
            <w:r w:rsidRPr="00F87A2B">
              <w:rPr>
                <w:rStyle w:val="Hyperlink"/>
                <w:noProof/>
              </w:rPr>
              <w:t>Preprocessing Pipeline</w:t>
            </w:r>
            <w:r>
              <w:rPr>
                <w:noProof/>
                <w:webHidden/>
              </w:rPr>
              <w:tab/>
            </w:r>
            <w:r>
              <w:rPr>
                <w:noProof/>
                <w:webHidden/>
              </w:rPr>
              <w:fldChar w:fldCharType="begin"/>
            </w:r>
            <w:r>
              <w:rPr>
                <w:noProof/>
                <w:webHidden/>
              </w:rPr>
              <w:instrText xml:space="preserve"> PAGEREF _Toc170063136 \h </w:instrText>
            </w:r>
            <w:r>
              <w:rPr>
                <w:noProof/>
                <w:webHidden/>
              </w:rPr>
            </w:r>
            <w:r>
              <w:rPr>
                <w:noProof/>
                <w:webHidden/>
              </w:rPr>
              <w:fldChar w:fldCharType="separate"/>
            </w:r>
            <w:r>
              <w:rPr>
                <w:noProof/>
                <w:webHidden/>
              </w:rPr>
              <w:t>6</w:t>
            </w:r>
            <w:r>
              <w:rPr>
                <w:noProof/>
                <w:webHidden/>
              </w:rPr>
              <w:fldChar w:fldCharType="end"/>
            </w:r>
          </w:hyperlink>
        </w:p>
        <w:p w14:paraId="2DB899FE" w14:textId="304130FB" w:rsidR="007D3083" w:rsidRDefault="007D3083">
          <w:pPr>
            <w:pStyle w:val="Cuprins2"/>
            <w:tabs>
              <w:tab w:val="left" w:pos="960"/>
              <w:tab w:val="right" w:leader="dot" w:pos="9019"/>
            </w:tabs>
            <w:rPr>
              <w:noProof/>
              <w:kern w:val="2"/>
              <w14:ligatures w14:val="standardContextual"/>
            </w:rPr>
          </w:pPr>
          <w:hyperlink w:anchor="_Toc170063137" w:history="1">
            <w:r w:rsidRPr="00F87A2B">
              <w:rPr>
                <w:rStyle w:val="Hyperlink"/>
                <w:noProof/>
              </w:rPr>
              <w:t>2.2</w:t>
            </w:r>
            <w:r>
              <w:rPr>
                <w:noProof/>
                <w:kern w:val="2"/>
                <w14:ligatures w14:val="standardContextual"/>
              </w:rPr>
              <w:tab/>
            </w:r>
            <w:r w:rsidRPr="00F87A2B">
              <w:rPr>
                <w:rStyle w:val="Hyperlink"/>
                <w:noProof/>
              </w:rPr>
              <w:t>Detecting the Language of a Text</w:t>
            </w:r>
            <w:r>
              <w:rPr>
                <w:noProof/>
                <w:webHidden/>
              </w:rPr>
              <w:tab/>
            </w:r>
            <w:r>
              <w:rPr>
                <w:noProof/>
                <w:webHidden/>
              </w:rPr>
              <w:fldChar w:fldCharType="begin"/>
            </w:r>
            <w:r>
              <w:rPr>
                <w:noProof/>
                <w:webHidden/>
              </w:rPr>
              <w:instrText xml:space="preserve"> PAGEREF _Toc170063137 \h </w:instrText>
            </w:r>
            <w:r>
              <w:rPr>
                <w:noProof/>
                <w:webHidden/>
              </w:rPr>
            </w:r>
            <w:r>
              <w:rPr>
                <w:noProof/>
                <w:webHidden/>
              </w:rPr>
              <w:fldChar w:fldCharType="separate"/>
            </w:r>
            <w:r>
              <w:rPr>
                <w:noProof/>
                <w:webHidden/>
              </w:rPr>
              <w:t>10</w:t>
            </w:r>
            <w:r>
              <w:rPr>
                <w:noProof/>
                <w:webHidden/>
              </w:rPr>
              <w:fldChar w:fldCharType="end"/>
            </w:r>
          </w:hyperlink>
        </w:p>
        <w:p w14:paraId="1DF8712E" w14:textId="25526A3E" w:rsidR="007D3083" w:rsidRDefault="007D3083">
          <w:pPr>
            <w:pStyle w:val="Cuprins2"/>
            <w:tabs>
              <w:tab w:val="left" w:pos="960"/>
              <w:tab w:val="right" w:leader="dot" w:pos="9019"/>
            </w:tabs>
            <w:rPr>
              <w:noProof/>
              <w:kern w:val="2"/>
              <w14:ligatures w14:val="standardContextual"/>
            </w:rPr>
          </w:pPr>
          <w:hyperlink w:anchor="_Toc170063138" w:history="1">
            <w:r w:rsidRPr="00F87A2B">
              <w:rPr>
                <w:rStyle w:val="Hyperlink"/>
                <w:noProof/>
              </w:rPr>
              <w:t>2.3</w:t>
            </w:r>
            <w:r>
              <w:rPr>
                <w:noProof/>
                <w:kern w:val="2"/>
                <w14:ligatures w14:val="standardContextual"/>
              </w:rPr>
              <w:tab/>
            </w:r>
            <w:r w:rsidRPr="00F87A2B">
              <w:rPr>
                <w:rStyle w:val="Hyperlink"/>
                <w:noProof/>
              </w:rPr>
              <w:t>Keyword Extraction</w:t>
            </w:r>
            <w:r>
              <w:rPr>
                <w:noProof/>
                <w:webHidden/>
              </w:rPr>
              <w:tab/>
            </w:r>
            <w:r>
              <w:rPr>
                <w:noProof/>
                <w:webHidden/>
              </w:rPr>
              <w:fldChar w:fldCharType="begin"/>
            </w:r>
            <w:r>
              <w:rPr>
                <w:noProof/>
                <w:webHidden/>
              </w:rPr>
              <w:instrText xml:space="preserve"> PAGEREF _Toc170063138 \h </w:instrText>
            </w:r>
            <w:r>
              <w:rPr>
                <w:noProof/>
                <w:webHidden/>
              </w:rPr>
            </w:r>
            <w:r>
              <w:rPr>
                <w:noProof/>
                <w:webHidden/>
              </w:rPr>
              <w:fldChar w:fldCharType="separate"/>
            </w:r>
            <w:r>
              <w:rPr>
                <w:noProof/>
                <w:webHidden/>
              </w:rPr>
              <w:t>11</w:t>
            </w:r>
            <w:r>
              <w:rPr>
                <w:noProof/>
                <w:webHidden/>
              </w:rPr>
              <w:fldChar w:fldCharType="end"/>
            </w:r>
          </w:hyperlink>
        </w:p>
        <w:p w14:paraId="5F1AA543" w14:textId="57F7F21B" w:rsidR="007D3083" w:rsidRDefault="007D3083">
          <w:pPr>
            <w:pStyle w:val="Cuprins2"/>
            <w:tabs>
              <w:tab w:val="left" w:pos="960"/>
              <w:tab w:val="right" w:leader="dot" w:pos="9019"/>
            </w:tabs>
            <w:rPr>
              <w:noProof/>
              <w:kern w:val="2"/>
              <w14:ligatures w14:val="standardContextual"/>
            </w:rPr>
          </w:pPr>
          <w:hyperlink w:anchor="_Toc170063139" w:history="1">
            <w:r w:rsidRPr="00F87A2B">
              <w:rPr>
                <w:rStyle w:val="Hyperlink"/>
                <w:noProof/>
              </w:rPr>
              <w:t>2.4</w:t>
            </w:r>
            <w:r>
              <w:rPr>
                <w:noProof/>
                <w:kern w:val="2"/>
                <w14:ligatures w14:val="standardContextual"/>
              </w:rPr>
              <w:tab/>
            </w:r>
            <w:r w:rsidRPr="00F87A2B">
              <w:rPr>
                <w:rStyle w:val="Hyperlink"/>
                <w:noProof/>
              </w:rPr>
              <w:t>Topic Modeling</w:t>
            </w:r>
            <w:r>
              <w:rPr>
                <w:noProof/>
                <w:webHidden/>
              </w:rPr>
              <w:tab/>
            </w:r>
            <w:r>
              <w:rPr>
                <w:noProof/>
                <w:webHidden/>
              </w:rPr>
              <w:fldChar w:fldCharType="begin"/>
            </w:r>
            <w:r>
              <w:rPr>
                <w:noProof/>
                <w:webHidden/>
              </w:rPr>
              <w:instrText xml:space="preserve"> PAGEREF _Toc170063139 \h </w:instrText>
            </w:r>
            <w:r>
              <w:rPr>
                <w:noProof/>
                <w:webHidden/>
              </w:rPr>
            </w:r>
            <w:r>
              <w:rPr>
                <w:noProof/>
                <w:webHidden/>
              </w:rPr>
              <w:fldChar w:fldCharType="separate"/>
            </w:r>
            <w:r>
              <w:rPr>
                <w:noProof/>
                <w:webHidden/>
              </w:rPr>
              <w:t>14</w:t>
            </w:r>
            <w:r>
              <w:rPr>
                <w:noProof/>
                <w:webHidden/>
              </w:rPr>
              <w:fldChar w:fldCharType="end"/>
            </w:r>
          </w:hyperlink>
        </w:p>
        <w:p w14:paraId="1C42D3FC" w14:textId="63384959" w:rsidR="007D3083" w:rsidRDefault="007D3083">
          <w:pPr>
            <w:pStyle w:val="Cuprins2"/>
            <w:tabs>
              <w:tab w:val="left" w:pos="960"/>
              <w:tab w:val="right" w:leader="dot" w:pos="9019"/>
            </w:tabs>
            <w:rPr>
              <w:noProof/>
              <w:kern w:val="2"/>
              <w14:ligatures w14:val="standardContextual"/>
            </w:rPr>
          </w:pPr>
          <w:hyperlink w:anchor="_Toc170063140" w:history="1">
            <w:r w:rsidRPr="00F87A2B">
              <w:rPr>
                <w:rStyle w:val="Hyperlink"/>
                <w:noProof/>
              </w:rPr>
              <w:t>2.5</w:t>
            </w:r>
            <w:r>
              <w:rPr>
                <w:noProof/>
                <w:kern w:val="2"/>
                <w14:ligatures w14:val="standardContextual"/>
              </w:rPr>
              <w:tab/>
            </w:r>
            <w:r w:rsidRPr="00F87A2B">
              <w:rPr>
                <w:rStyle w:val="Hyperlink"/>
                <w:noProof/>
              </w:rPr>
              <w:t>Gensim</w:t>
            </w:r>
            <w:r>
              <w:rPr>
                <w:noProof/>
                <w:webHidden/>
              </w:rPr>
              <w:tab/>
            </w:r>
            <w:r>
              <w:rPr>
                <w:noProof/>
                <w:webHidden/>
              </w:rPr>
              <w:fldChar w:fldCharType="begin"/>
            </w:r>
            <w:r>
              <w:rPr>
                <w:noProof/>
                <w:webHidden/>
              </w:rPr>
              <w:instrText xml:space="preserve"> PAGEREF _Toc170063140 \h </w:instrText>
            </w:r>
            <w:r>
              <w:rPr>
                <w:noProof/>
                <w:webHidden/>
              </w:rPr>
            </w:r>
            <w:r>
              <w:rPr>
                <w:noProof/>
                <w:webHidden/>
              </w:rPr>
              <w:fldChar w:fldCharType="separate"/>
            </w:r>
            <w:r>
              <w:rPr>
                <w:noProof/>
                <w:webHidden/>
              </w:rPr>
              <w:t>17</w:t>
            </w:r>
            <w:r>
              <w:rPr>
                <w:noProof/>
                <w:webHidden/>
              </w:rPr>
              <w:fldChar w:fldCharType="end"/>
            </w:r>
          </w:hyperlink>
        </w:p>
        <w:p w14:paraId="4ACB1974" w14:textId="33E78D03" w:rsidR="007D3083" w:rsidRDefault="007D3083">
          <w:pPr>
            <w:pStyle w:val="Cuprins1"/>
            <w:tabs>
              <w:tab w:val="left" w:pos="480"/>
              <w:tab w:val="right" w:leader="dot" w:pos="9019"/>
            </w:tabs>
            <w:rPr>
              <w:noProof/>
              <w:kern w:val="2"/>
              <w14:ligatures w14:val="standardContextual"/>
            </w:rPr>
          </w:pPr>
          <w:hyperlink w:anchor="_Toc170063141" w:history="1">
            <w:r w:rsidRPr="00F87A2B">
              <w:rPr>
                <w:rStyle w:val="Hyperlink"/>
                <w:noProof/>
              </w:rPr>
              <w:t>3</w:t>
            </w:r>
            <w:r>
              <w:rPr>
                <w:noProof/>
                <w:kern w:val="2"/>
                <w14:ligatures w14:val="standardContextual"/>
              </w:rPr>
              <w:tab/>
            </w:r>
            <w:r w:rsidRPr="00F87A2B">
              <w:rPr>
                <w:rStyle w:val="Hyperlink"/>
                <w:noProof/>
              </w:rPr>
              <w:t>SOLUTION</w:t>
            </w:r>
            <w:r>
              <w:rPr>
                <w:noProof/>
                <w:webHidden/>
              </w:rPr>
              <w:tab/>
            </w:r>
            <w:r>
              <w:rPr>
                <w:noProof/>
                <w:webHidden/>
              </w:rPr>
              <w:fldChar w:fldCharType="begin"/>
            </w:r>
            <w:r>
              <w:rPr>
                <w:noProof/>
                <w:webHidden/>
              </w:rPr>
              <w:instrText xml:space="preserve"> PAGEREF _Toc170063141 \h </w:instrText>
            </w:r>
            <w:r>
              <w:rPr>
                <w:noProof/>
                <w:webHidden/>
              </w:rPr>
            </w:r>
            <w:r>
              <w:rPr>
                <w:noProof/>
                <w:webHidden/>
              </w:rPr>
              <w:fldChar w:fldCharType="separate"/>
            </w:r>
            <w:r>
              <w:rPr>
                <w:noProof/>
                <w:webHidden/>
              </w:rPr>
              <w:t>19</w:t>
            </w:r>
            <w:r>
              <w:rPr>
                <w:noProof/>
                <w:webHidden/>
              </w:rPr>
              <w:fldChar w:fldCharType="end"/>
            </w:r>
          </w:hyperlink>
        </w:p>
        <w:p w14:paraId="6C9C45BD" w14:textId="6E3B95D7" w:rsidR="007D3083" w:rsidRDefault="007D3083">
          <w:pPr>
            <w:pStyle w:val="Cuprins2"/>
            <w:tabs>
              <w:tab w:val="left" w:pos="960"/>
              <w:tab w:val="right" w:leader="dot" w:pos="9019"/>
            </w:tabs>
            <w:rPr>
              <w:noProof/>
              <w:kern w:val="2"/>
              <w14:ligatures w14:val="standardContextual"/>
            </w:rPr>
          </w:pPr>
          <w:hyperlink w:anchor="_Toc170063142" w:history="1">
            <w:r w:rsidRPr="00F87A2B">
              <w:rPr>
                <w:rStyle w:val="Hyperlink"/>
                <w:noProof/>
              </w:rPr>
              <w:t>3.1</w:t>
            </w:r>
            <w:r>
              <w:rPr>
                <w:noProof/>
                <w:kern w:val="2"/>
                <w14:ligatures w14:val="standardContextual"/>
              </w:rPr>
              <w:tab/>
            </w:r>
            <w:r w:rsidRPr="00F87A2B">
              <w:rPr>
                <w:rStyle w:val="Hyperlink"/>
                <w:noProof/>
              </w:rPr>
              <w:t>Filtering the Abstract List</w:t>
            </w:r>
            <w:r>
              <w:rPr>
                <w:noProof/>
                <w:webHidden/>
              </w:rPr>
              <w:tab/>
            </w:r>
            <w:r>
              <w:rPr>
                <w:noProof/>
                <w:webHidden/>
              </w:rPr>
              <w:fldChar w:fldCharType="begin"/>
            </w:r>
            <w:r>
              <w:rPr>
                <w:noProof/>
                <w:webHidden/>
              </w:rPr>
              <w:instrText xml:space="preserve"> PAGEREF _Toc170063142 \h </w:instrText>
            </w:r>
            <w:r>
              <w:rPr>
                <w:noProof/>
                <w:webHidden/>
              </w:rPr>
            </w:r>
            <w:r>
              <w:rPr>
                <w:noProof/>
                <w:webHidden/>
              </w:rPr>
              <w:fldChar w:fldCharType="separate"/>
            </w:r>
            <w:r>
              <w:rPr>
                <w:noProof/>
                <w:webHidden/>
              </w:rPr>
              <w:t>19</w:t>
            </w:r>
            <w:r>
              <w:rPr>
                <w:noProof/>
                <w:webHidden/>
              </w:rPr>
              <w:fldChar w:fldCharType="end"/>
            </w:r>
          </w:hyperlink>
        </w:p>
        <w:p w14:paraId="422C5241" w14:textId="45062958" w:rsidR="007D3083" w:rsidRDefault="007D3083">
          <w:pPr>
            <w:pStyle w:val="Cuprins2"/>
            <w:tabs>
              <w:tab w:val="left" w:pos="960"/>
              <w:tab w:val="right" w:leader="dot" w:pos="9019"/>
            </w:tabs>
            <w:rPr>
              <w:noProof/>
              <w:kern w:val="2"/>
              <w14:ligatures w14:val="standardContextual"/>
            </w:rPr>
          </w:pPr>
          <w:hyperlink w:anchor="_Toc170063143" w:history="1">
            <w:r w:rsidRPr="00F87A2B">
              <w:rPr>
                <w:rStyle w:val="Hyperlink"/>
                <w:noProof/>
              </w:rPr>
              <w:t>3.2</w:t>
            </w:r>
            <w:r>
              <w:rPr>
                <w:noProof/>
                <w:kern w:val="2"/>
                <w14:ligatures w14:val="standardContextual"/>
              </w:rPr>
              <w:tab/>
            </w:r>
            <w:r w:rsidRPr="00F87A2B">
              <w:rPr>
                <w:rStyle w:val="Hyperlink"/>
                <w:noProof/>
              </w:rPr>
              <w:t>Extracting Keywords with YAKE</w:t>
            </w:r>
            <w:r>
              <w:rPr>
                <w:noProof/>
                <w:webHidden/>
              </w:rPr>
              <w:tab/>
            </w:r>
            <w:r>
              <w:rPr>
                <w:noProof/>
                <w:webHidden/>
              </w:rPr>
              <w:fldChar w:fldCharType="begin"/>
            </w:r>
            <w:r>
              <w:rPr>
                <w:noProof/>
                <w:webHidden/>
              </w:rPr>
              <w:instrText xml:space="preserve"> PAGEREF _Toc170063143 \h </w:instrText>
            </w:r>
            <w:r>
              <w:rPr>
                <w:noProof/>
                <w:webHidden/>
              </w:rPr>
            </w:r>
            <w:r>
              <w:rPr>
                <w:noProof/>
                <w:webHidden/>
              </w:rPr>
              <w:fldChar w:fldCharType="separate"/>
            </w:r>
            <w:r>
              <w:rPr>
                <w:noProof/>
                <w:webHidden/>
              </w:rPr>
              <w:t>21</w:t>
            </w:r>
            <w:r>
              <w:rPr>
                <w:noProof/>
                <w:webHidden/>
              </w:rPr>
              <w:fldChar w:fldCharType="end"/>
            </w:r>
          </w:hyperlink>
        </w:p>
        <w:p w14:paraId="395C6559" w14:textId="09BAB7B3" w:rsidR="007D3083" w:rsidRDefault="007D3083">
          <w:pPr>
            <w:pStyle w:val="Cuprins3"/>
            <w:tabs>
              <w:tab w:val="left" w:pos="1440"/>
              <w:tab w:val="right" w:leader="dot" w:pos="9019"/>
            </w:tabs>
            <w:rPr>
              <w:noProof/>
              <w:kern w:val="2"/>
              <w14:ligatures w14:val="standardContextual"/>
            </w:rPr>
          </w:pPr>
          <w:hyperlink w:anchor="_Toc170063144" w:history="1">
            <w:r w:rsidRPr="00F87A2B">
              <w:rPr>
                <w:rStyle w:val="Hyperlink"/>
                <w:noProof/>
              </w:rPr>
              <w:t>3.2.1</w:t>
            </w:r>
            <w:r>
              <w:rPr>
                <w:noProof/>
                <w:kern w:val="2"/>
                <w14:ligatures w14:val="standardContextual"/>
              </w:rPr>
              <w:tab/>
            </w:r>
            <w:r w:rsidRPr="00F87A2B">
              <w:rPr>
                <w:rStyle w:val="Hyperlink"/>
                <w:noProof/>
              </w:rPr>
              <w:t>Preprocessing</w:t>
            </w:r>
            <w:r>
              <w:rPr>
                <w:noProof/>
                <w:webHidden/>
              </w:rPr>
              <w:tab/>
            </w:r>
            <w:r>
              <w:rPr>
                <w:noProof/>
                <w:webHidden/>
              </w:rPr>
              <w:fldChar w:fldCharType="begin"/>
            </w:r>
            <w:r>
              <w:rPr>
                <w:noProof/>
                <w:webHidden/>
              </w:rPr>
              <w:instrText xml:space="preserve"> PAGEREF _Toc170063144 \h </w:instrText>
            </w:r>
            <w:r>
              <w:rPr>
                <w:noProof/>
                <w:webHidden/>
              </w:rPr>
            </w:r>
            <w:r>
              <w:rPr>
                <w:noProof/>
                <w:webHidden/>
              </w:rPr>
              <w:fldChar w:fldCharType="separate"/>
            </w:r>
            <w:r>
              <w:rPr>
                <w:noProof/>
                <w:webHidden/>
              </w:rPr>
              <w:t>21</w:t>
            </w:r>
            <w:r>
              <w:rPr>
                <w:noProof/>
                <w:webHidden/>
              </w:rPr>
              <w:fldChar w:fldCharType="end"/>
            </w:r>
          </w:hyperlink>
        </w:p>
        <w:p w14:paraId="28A8EA17" w14:textId="4F52D798" w:rsidR="007D3083" w:rsidRDefault="007D3083">
          <w:pPr>
            <w:pStyle w:val="Cuprins3"/>
            <w:tabs>
              <w:tab w:val="left" w:pos="1440"/>
              <w:tab w:val="right" w:leader="dot" w:pos="9019"/>
            </w:tabs>
            <w:rPr>
              <w:noProof/>
              <w:kern w:val="2"/>
              <w14:ligatures w14:val="standardContextual"/>
            </w:rPr>
          </w:pPr>
          <w:hyperlink w:anchor="_Toc170063145" w:history="1">
            <w:r w:rsidRPr="00F87A2B">
              <w:rPr>
                <w:rStyle w:val="Hyperlink"/>
                <w:noProof/>
              </w:rPr>
              <w:t>3.2.2</w:t>
            </w:r>
            <w:r>
              <w:rPr>
                <w:noProof/>
                <w:kern w:val="2"/>
                <w14:ligatures w14:val="standardContextual"/>
              </w:rPr>
              <w:tab/>
            </w:r>
            <w:r w:rsidRPr="00F87A2B">
              <w:rPr>
                <w:rStyle w:val="Hyperlink"/>
                <w:noProof/>
              </w:rPr>
              <w:t>Keyword Extraction</w:t>
            </w:r>
            <w:r>
              <w:rPr>
                <w:noProof/>
                <w:webHidden/>
              </w:rPr>
              <w:tab/>
            </w:r>
            <w:r>
              <w:rPr>
                <w:noProof/>
                <w:webHidden/>
              </w:rPr>
              <w:fldChar w:fldCharType="begin"/>
            </w:r>
            <w:r>
              <w:rPr>
                <w:noProof/>
                <w:webHidden/>
              </w:rPr>
              <w:instrText xml:space="preserve"> PAGEREF _Toc170063145 \h </w:instrText>
            </w:r>
            <w:r>
              <w:rPr>
                <w:noProof/>
                <w:webHidden/>
              </w:rPr>
            </w:r>
            <w:r>
              <w:rPr>
                <w:noProof/>
                <w:webHidden/>
              </w:rPr>
              <w:fldChar w:fldCharType="separate"/>
            </w:r>
            <w:r>
              <w:rPr>
                <w:noProof/>
                <w:webHidden/>
              </w:rPr>
              <w:t>23</w:t>
            </w:r>
            <w:r>
              <w:rPr>
                <w:noProof/>
                <w:webHidden/>
              </w:rPr>
              <w:fldChar w:fldCharType="end"/>
            </w:r>
          </w:hyperlink>
        </w:p>
        <w:p w14:paraId="73293743" w14:textId="342A4FCB" w:rsidR="007D3083" w:rsidRDefault="007D3083">
          <w:pPr>
            <w:pStyle w:val="Cuprins2"/>
            <w:tabs>
              <w:tab w:val="left" w:pos="960"/>
              <w:tab w:val="right" w:leader="dot" w:pos="9019"/>
            </w:tabs>
            <w:rPr>
              <w:noProof/>
              <w:kern w:val="2"/>
              <w14:ligatures w14:val="standardContextual"/>
            </w:rPr>
          </w:pPr>
          <w:hyperlink w:anchor="_Toc170063146" w:history="1">
            <w:r w:rsidRPr="00F87A2B">
              <w:rPr>
                <w:rStyle w:val="Hyperlink"/>
                <w:noProof/>
              </w:rPr>
              <w:t>3.3</w:t>
            </w:r>
            <w:r>
              <w:rPr>
                <w:noProof/>
                <w:kern w:val="2"/>
                <w14:ligatures w14:val="standardContextual"/>
              </w:rPr>
              <w:tab/>
            </w:r>
            <w:r w:rsidRPr="00F87A2B">
              <w:rPr>
                <w:rStyle w:val="Hyperlink"/>
                <w:noProof/>
              </w:rPr>
              <w:t>Topic Modeling with Latent Dirichlet Allocation</w:t>
            </w:r>
            <w:r>
              <w:rPr>
                <w:noProof/>
                <w:webHidden/>
              </w:rPr>
              <w:tab/>
            </w:r>
            <w:r>
              <w:rPr>
                <w:noProof/>
                <w:webHidden/>
              </w:rPr>
              <w:fldChar w:fldCharType="begin"/>
            </w:r>
            <w:r>
              <w:rPr>
                <w:noProof/>
                <w:webHidden/>
              </w:rPr>
              <w:instrText xml:space="preserve"> PAGEREF _Toc170063146 \h </w:instrText>
            </w:r>
            <w:r>
              <w:rPr>
                <w:noProof/>
                <w:webHidden/>
              </w:rPr>
            </w:r>
            <w:r>
              <w:rPr>
                <w:noProof/>
                <w:webHidden/>
              </w:rPr>
              <w:fldChar w:fldCharType="separate"/>
            </w:r>
            <w:r>
              <w:rPr>
                <w:noProof/>
                <w:webHidden/>
              </w:rPr>
              <w:t>25</w:t>
            </w:r>
            <w:r>
              <w:rPr>
                <w:noProof/>
                <w:webHidden/>
              </w:rPr>
              <w:fldChar w:fldCharType="end"/>
            </w:r>
          </w:hyperlink>
        </w:p>
        <w:p w14:paraId="0F3A0D6A" w14:textId="7E62844C" w:rsidR="007D3083" w:rsidRDefault="007D3083">
          <w:pPr>
            <w:pStyle w:val="Cuprins3"/>
            <w:tabs>
              <w:tab w:val="left" w:pos="1440"/>
              <w:tab w:val="right" w:leader="dot" w:pos="9019"/>
            </w:tabs>
            <w:rPr>
              <w:noProof/>
              <w:kern w:val="2"/>
              <w14:ligatures w14:val="standardContextual"/>
            </w:rPr>
          </w:pPr>
          <w:hyperlink w:anchor="_Toc170063147" w:history="1">
            <w:r w:rsidRPr="00F87A2B">
              <w:rPr>
                <w:rStyle w:val="Hyperlink"/>
                <w:noProof/>
              </w:rPr>
              <w:t>3.3.1</w:t>
            </w:r>
            <w:r>
              <w:rPr>
                <w:noProof/>
                <w:kern w:val="2"/>
                <w14:ligatures w14:val="standardContextual"/>
              </w:rPr>
              <w:tab/>
            </w:r>
            <w:r w:rsidRPr="00F87A2B">
              <w:rPr>
                <w:rStyle w:val="Hyperlink"/>
                <w:noProof/>
              </w:rPr>
              <w:t>Preprocessing</w:t>
            </w:r>
            <w:r>
              <w:rPr>
                <w:noProof/>
                <w:webHidden/>
              </w:rPr>
              <w:tab/>
            </w:r>
            <w:r>
              <w:rPr>
                <w:noProof/>
                <w:webHidden/>
              </w:rPr>
              <w:fldChar w:fldCharType="begin"/>
            </w:r>
            <w:r>
              <w:rPr>
                <w:noProof/>
                <w:webHidden/>
              </w:rPr>
              <w:instrText xml:space="preserve"> PAGEREF _Toc170063147 \h </w:instrText>
            </w:r>
            <w:r>
              <w:rPr>
                <w:noProof/>
                <w:webHidden/>
              </w:rPr>
            </w:r>
            <w:r>
              <w:rPr>
                <w:noProof/>
                <w:webHidden/>
              </w:rPr>
              <w:fldChar w:fldCharType="separate"/>
            </w:r>
            <w:r>
              <w:rPr>
                <w:noProof/>
                <w:webHidden/>
              </w:rPr>
              <w:t>26</w:t>
            </w:r>
            <w:r>
              <w:rPr>
                <w:noProof/>
                <w:webHidden/>
              </w:rPr>
              <w:fldChar w:fldCharType="end"/>
            </w:r>
          </w:hyperlink>
        </w:p>
        <w:p w14:paraId="41214997" w14:textId="64DAB429" w:rsidR="007D3083" w:rsidRDefault="007D3083">
          <w:pPr>
            <w:pStyle w:val="Cuprins3"/>
            <w:tabs>
              <w:tab w:val="left" w:pos="1440"/>
              <w:tab w:val="right" w:leader="dot" w:pos="9019"/>
            </w:tabs>
            <w:rPr>
              <w:noProof/>
              <w:kern w:val="2"/>
              <w14:ligatures w14:val="standardContextual"/>
            </w:rPr>
          </w:pPr>
          <w:hyperlink w:anchor="_Toc170063148" w:history="1">
            <w:r w:rsidRPr="00F87A2B">
              <w:rPr>
                <w:rStyle w:val="Hyperlink"/>
                <w:noProof/>
              </w:rPr>
              <w:t>3.3.2</w:t>
            </w:r>
            <w:r>
              <w:rPr>
                <w:noProof/>
                <w:kern w:val="2"/>
                <w14:ligatures w14:val="standardContextual"/>
              </w:rPr>
              <w:tab/>
            </w:r>
            <w:r w:rsidRPr="00F87A2B">
              <w:rPr>
                <w:rStyle w:val="Hyperlink"/>
                <w:noProof/>
              </w:rPr>
              <w:t>Topics and Keywords Extraction</w:t>
            </w:r>
            <w:r>
              <w:rPr>
                <w:noProof/>
                <w:webHidden/>
              </w:rPr>
              <w:tab/>
            </w:r>
            <w:r>
              <w:rPr>
                <w:noProof/>
                <w:webHidden/>
              </w:rPr>
              <w:fldChar w:fldCharType="begin"/>
            </w:r>
            <w:r>
              <w:rPr>
                <w:noProof/>
                <w:webHidden/>
              </w:rPr>
              <w:instrText xml:space="preserve"> PAGEREF _Toc170063148 \h </w:instrText>
            </w:r>
            <w:r>
              <w:rPr>
                <w:noProof/>
                <w:webHidden/>
              </w:rPr>
            </w:r>
            <w:r>
              <w:rPr>
                <w:noProof/>
                <w:webHidden/>
              </w:rPr>
              <w:fldChar w:fldCharType="separate"/>
            </w:r>
            <w:r>
              <w:rPr>
                <w:noProof/>
                <w:webHidden/>
              </w:rPr>
              <w:t>27</w:t>
            </w:r>
            <w:r>
              <w:rPr>
                <w:noProof/>
                <w:webHidden/>
              </w:rPr>
              <w:fldChar w:fldCharType="end"/>
            </w:r>
          </w:hyperlink>
        </w:p>
        <w:p w14:paraId="3510F488" w14:textId="028983A7" w:rsidR="007D3083" w:rsidRDefault="007D3083">
          <w:pPr>
            <w:pStyle w:val="Cuprins1"/>
            <w:tabs>
              <w:tab w:val="left" w:pos="480"/>
              <w:tab w:val="right" w:leader="dot" w:pos="9019"/>
            </w:tabs>
            <w:rPr>
              <w:noProof/>
              <w:kern w:val="2"/>
              <w14:ligatures w14:val="standardContextual"/>
            </w:rPr>
          </w:pPr>
          <w:hyperlink w:anchor="_Toc170063149" w:history="1">
            <w:r w:rsidRPr="00F87A2B">
              <w:rPr>
                <w:rStyle w:val="Hyperlink"/>
                <w:noProof/>
              </w:rPr>
              <w:t>5</w:t>
            </w:r>
            <w:r>
              <w:rPr>
                <w:noProof/>
                <w:kern w:val="2"/>
                <w14:ligatures w14:val="standardContextual"/>
              </w:rPr>
              <w:tab/>
            </w:r>
            <w:r w:rsidRPr="00F87A2B">
              <w:rPr>
                <w:rStyle w:val="Hyperlink"/>
                <w:noProof/>
              </w:rPr>
              <w:t>IMPLEMENTATION DETAILS</w:t>
            </w:r>
            <w:r>
              <w:rPr>
                <w:noProof/>
                <w:webHidden/>
              </w:rPr>
              <w:tab/>
            </w:r>
            <w:r>
              <w:rPr>
                <w:noProof/>
                <w:webHidden/>
              </w:rPr>
              <w:fldChar w:fldCharType="begin"/>
            </w:r>
            <w:r>
              <w:rPr>
                <w:noProof/>
                <w:webHidden/>
              </w:rPr>
              <w:instrText xml:space="preserve"> PAGEREF _Toc170063149 \h </w:instrText>
            </w:r>
            <w:r>
              <w:rPr>
                <w:noProof/>
                <w:webHidden/>
              </w:rPr>
            </w:r>
            <w:r>
              <w:rPr>
                <w:noProof/>
                <w:webHidden/>
              </w:rPr>
              <w:fldChar w:fldCharType="separate"/>
            </w:r>
            <w:r>
              <w:rPr>
                <w:noProof/>
                <w:webHidden/>
              </w:rPr>
              <w:t>30</w:t>
            </w:r>
            <w:r>
              <w:rPr>
                <w:noProof/>
                <w:webHidden/>
              </w:rPr>
              <w:fldChar w:fldCharType="end"/>
            </w:r>
          </w:hyperlink>
        </w:p>
        <w:p w14:paraId="6681D49A" w14:textId="110D37AD" w:rsidR="007D3083" w:rsidRDefault="007D3083">
          <w:pPr>
            <w:pStyle w:val="Cuprins2"/>
            <w:tabs>
              <w:tab w:val="left" w:pos="960"/>
              <w:tab w:val="right" w:leader="dot" w:pos="9019"/>
            </w:tabs>
            <w:rPr>
              <w:noProof/>
              <w:kern w:val="2"/>
              <w14:ligatures w14:val="standardContextual"/>
            </w:rPr>
          </w:pPr>
          <w:hyperlink w:anchor="_Toc170063150" w:history="1">
            <w:r w:rsidRPr="00F87A2B">
              <w:rPr>
                <w:rStyle w:val="Hyperlink"/>
                <w:noProof/>
              </w:rPr>
              <w:t>5.1</w:t>
            </w:r>
            <w:r>
              <w:rPr>
                <w:noProof/>
                <w:kern w:val="2"/>
                <w14:ligatures w14:val="standardContextual"/>
              </w:rPr>
              <w:tab/>
            </w:r>
            <w:r w:rsidRPr="00F87A2B">
              <w:rPr>
                <w:rStyle w:val="Hyperlink"/>
                <w:noProof/>
              </w:rPr>
              <w:t>The Source Code</w:t>
            </w:r>
            <w:r>
              <w:rPr>
                <w:noProof/>
                <w:webHidden/>
              </w:rPr>
              <w:tab/>
            </w:r>
            <w:r>
              <w:rPr>
                <w:noProof/>
                <w:webHidden/>
              </w:rPr>
              <w:fldChar w:fldCharType="begin"/>
            </w:r>
            <w:r>
              <w:rPr>
                <w:noProof/>
                <w:webHidden/>
              </w:rPr>
              <w:instrText xml:space="preserve"> PAGEREF _Toc170063150 \h </w:instrText>
            </w:r>
            <w:r>
              <w:rPr>
                <w:noProof/>
                <w:webHidden/>
              </w:rPr>
            </w:r>
            <w:r>
              <w:rPr>
                <w:noProof/>
                <w:webHidden/>
              </w:rPr>
              <w:fldChar w:fldCharType="separate"/>
            </w:r>
            <w:r>
              <w:rPr>
                <w:noProof/>
                <w:webHidden/>
              </w:rPr>
              <w:t>30</w:t>
            </w:r>
            <w:r>
              <w:rPr>
                <w:noProof/>
                <w:webHidden/>
              </w:rPr>
              <w:fldChar w:fldCharType="end"/>
            </w:r>
          </w:hyperlink>
        </w:p>
        <w:p w14:paraId="1DC617ED" w14:textId="6FCACDE5" w:rsidR="007D3083" w:rsidRDefault="007D3083">
          <w:pPr>
            <w:pStyle w:val="Cuprins3"/>
            <w:tabs>
              <w:tab w:val="left" w:pos="1440"/>
              <w:tab w:val="right" w:leader="dot" w:pos="9019"/>
            </w:tabs>
            <w:rPr>
              <w:noProof/>
              <w:kern w:val="2"/>
              <w14:ligatures w14:val="standardContextual"/>
            </w:rPr>
          </w:pPr>
          <w:hyperlink w:anchor="_Toc170063151" w:history="1">
            <w:r w:rsidRPr="00F87A2B">
              <w:rPr>
                <w:rStyle w:val="Hyperlink"/>
                <w:noProof/>
              </w:rPr>
              <w:t>5.1.1</w:t>
            </w:r>
            <w:r>
              <w:rPr>
                <w:noProof/>
                <w:kern w:val="2"/>
                <w14:ligatures w14:val="standardContextual"/>
              </w:rPr>
              <w:tab/>
            </w:r>
            <w:r w:rsidRPr="00F87A2B">
              <w:rPr>
                <w:rStyle w:val="Hyperlink"/>
                <w:noProof/>
              </w:rPr>
              <w:t>Parsing the Input Files</w:t>
            </w:r>
            <w:r>
              <w:rPr>
                <w:noProof/>
                <w:webHidden/>
              </w:rPr>
              <w:tab/>
            </w:r>
            <w:r>
              <w:rPr>
                <w:noProof/>
                <w:webHidden/>
              </w:rPr>
              <w:fldChar w:fldCharType="begin"/>
            </w:r>
            <w:r>
              <w:rPr>
                <w:noProof/>
                <w:webHidden/>
              </w:rPr>
              <w:instrText xml:space="preserve"> PAGEREF _Toc170063151 \h </w:instrText>
            </w:r>
            <w:r>
              <w:rPr>
                <w:noProof/>
                <w:webHidden/>
              </w:rPr>
            </w:r>
            <w:r>
              <w:rPr>
                <w:noProof/>
                <w:webHidden/>
              </w:rPr>
              <w:fldChar w:fldCharType="separate"/>
            </w:r>
            <w:r>
              <w:rPr>
                <w:noProof/>
                <w:webHidden/>
              </w:rPr>
              <w:t>30</w:t>
            </w:r>
            <w:r>
              <w:rPr>
                <w:noProof/>
                <w:webHidden/>
              </w:rPr>
              <w:fldChar w:fldCharType="end"/>
            </w:r>
          </w:hyperlink>
        </w:p>
        <w:p w14:paraId="53909BDD" w14:textId="6156AF48" w:rsidR="007D3083" w:rsidRDefault="007D3083">
          <w:pPr>
            <w:pStyle w:val="Cuprins3"/>
            <w:tabs>
              <w:tab w:val="left" w:pos="1440"/>
              <w:tab w:val="right" w:leader="dot" w:pos="9019"/>
            </w:tabs>
            <w:rPr>
              <w:noProof/>
              <w:kern w:val="2"/>
              <w14:ligatures w14:val="standardContextual"/>
            </w:rPr>
          </w:pPr>
          <w:hyperlink w:anchor="_Toc170063152" w:history="1">
            <w:r w:rsidRPr="00F87A2B">
              <w:rPr>
                <w:rStyle w:val="Hyperlink"/>
                <w:noProof/>
              </w:rPr>
              <w:t>5.1.2</w:t>
            </w:r>
            <w:r>
              <w:rPr>
                <w:noProof/>
                <w:kern w:val="2"/>
                <w14:ligatures w14:val="standardContextual"/>
              </w:rPr>
              <w:tab/>
            </w:r>
            <w:r w:rsidRPr="00F87A2B">
              <w:rPr>
                <w:rStyle w:val="Hyperlink"/>
                <w:noProof/>
              </w:rPr>
              <w:t>Filtering the Abstract List</w:t>
            </w:r>
            <w:r>
              <w:rPr>
                <w:noProof/>
                <w:webHidden/>
              </w:rPr>
              <w:tab/>
            </w:r>
            <w:r>
              <w:rPr>
                <w:noProof/>
                <w:webHidden/>
              </w:rPr>
              <w:fldChar w:fldCharType="begin"/>
            </w:r>
            <w:r>
              <w:rPr>
                <w:noProof/>
                <w:webHidden/>
              </w:rPr>
              <w:instrText xml:space="preserve"> PAGEREF _Toc170063152 \h </w:instrText>
            </w:r>
            <w:r>
              <w:rPr>
                <w:noProof/>
                <w:webHidden/>
              </w:rPr>
            </w:r>
            <w:r>
              <w:rPr>
                <w:noProof/>
                <w:webHidden/>
              </w:rPr>
              <w:fldChar w:fldCharType="separate"/>
            </w:r>
            <w:r>
              <w:rPr>
                <w:noProof/>
                <w:webHidden/>
              </w:rPr>
              <w:t>30</w:t>
            </w:r>
            <w:r>
              <w:rPr>
                <w:noProof/>
                <w:webHidden/>
              </w:rPr>
              <w:fldChar w:fldCharType="end"/>
            </w:r>
          </w:hyperlink>
        </w:p>
        <w:p w14:paraId="6DB85309" w14:textId="4221FE17" w:rsidR="007D3083" w:rsidRDefault="007D3083">
          <w:pPr>
            <w:pStyle w:val="Cuprins3"/>
            <w:tabs>
              <w:tab w:val="left" w:pos="1440"/>
              <w:tab w:val="right" w:leader="dot" w:pos="9019"/>
            </w:tabs>
            <w:rPr>
              <w:noProof/>
              <w:kern w:val="2"/>
              <w14:ligatures w14:val="standardContextual"/>
            </w:rPr>
          </w:pPr>
          <w:hyperlink w:anchor="_Toc170063153" w:history="1">
            <w:r w:rsidRPr="00F87A2B">
              <w:rPr>
                <w:rStyle w:val="Hyperlink"/>
                <w:noProof/>
              </w:rPr>
              <w:t>5.1.3</w:t>
            </w:r>
            <w:r>
              <w:rPr>
                <w:noProof/>
                <w:kern w:val="2"/>
                <w14:ligatures w14:val="standardContextual"/>
              </w:rPr>
              <w:tab/>
            </w:r>
            <w:r w:rsidRPr="00F87A2B">
              <w:rPr>
                <w:rStyle w:val="Hyperlink"/>
                <w:noProof/>
              </w:rPr>
              <w:t>Extracting Keywords with YAKE</w:t>
            </w:r>
            <w:r>
              <w:rPr>
                <w:noProof/>
                <w:webHidden/>
              </w:rPr>
              <w:tab/>
            </w:r>
            <w:r>
              <w:rPr>
                <w:noProof/>
                <w:webHidden/>
              </w:rPr>
              <w:fldChar w:fldCharType="begin"/>
            </w:r>
            <w:r>
              <w:rPr>
                <w:noProof/>
                <w:webHidden/>
              </w:rPr>
              <w:instrText xml:space="preserve"> PAGEREF _Toc170063153 \h </w:instrText>
            </w:r>
            <w:r>
              <w:rPr>
                <w:noProof/>
                <w:webHidden/>
              </w:rPr>
            </w:r>
            <w:r>
              <w:rPr>
                <w:noProof/>
                <w:webHidden/>
              </w:rPr>
              <w:fldChar w:fldCharType="separate"/>
            </w:r>
            <w:r>
              <w:rPr>
                <w:noProof/>
                <w:webHidden/>
              </w:rPr>
              <w:t>31</w:t>
            </w:r>
            <w:r>
              <w:rPr>
                <w:noProof/>
                <w:webHidden/>
              </w:rPr>
              <w:fldChar w:fldCharType="end"/>
            </w:r>
          </w:hyperlink>
        </w:p>
        <w:p w14:paraId="535673BC" w14:textId="4DED8CF8" w:rsidR="007D3083" w:rsidRDefault="007D3083">
          <w:pPr>
            <w:pStyle w:val="Cuprins3"/>
            <w:tabs>
              <w:tab w:val="left" w:pos="1440"/>
              <w:tab w:val="right" w:leader="dot" w:pos="9019"/>
            </w:tabs>
            <w:rPr>
              <w:noProof/>
              <w:kern w:val="2"/>
              <w14:ligatures w14:val="standardContextual"/>
            </w:rPr>
          </w:pPr>
          <w:hyperlink w:anchor="_Toc170063154" w:history="1">
            <w:r w:rsidRPr="00F87A2B">
              <w:rPr>
                <w:rStyle w:val="Hyperlink"/>
                <w:noProof/>
              </w:rPr>
              <w:t>5.1.4</w:t>
            </w:r>
            <w:r>
              <w:rPr>
                <w:noProof/>
                <w:kern w:val="2"/>
                <w14:ligatures w14:val="standardContextual"/>
              </w:rPr>
              <w:tab/>
            </w:r>
            <w:r w:rsidRPr="00F87A2B">
              <w:rPr>
                <w:rStyle w:val="Hyperlink"/>
                <w:noProof/>
              </w:rPr>
              <w:t>Extracting Keywords with LDA</w:t>
            </w:r>
            <w:r>
              <w:rPr>
                <w:noProof/>
                <w:webHidden/>
              </w:rPr>
              <w:tab/>
            </w:r>
            <w:r>
              <w:rPr>
                <w:noProof/>
                <w:webHidden/>
              </w:rPr>
              <w:fldChar w:fldCharType="begin"/>
            </w:r>
            <w:r>
              <w:rPr>
                <w:noProof/>
                <w:webHidden/>
              </w:rPr>
              <w:instrText xml:space="preserve"> PAGEREF _Toc170063154 \h </w:instrText>
            </w:r>
            <w:r>
              <w:rPr>
                <w:noProof/>
                <w:webHidden/>
              </w:rPr>
            </w:r>
            <w:r>
              <w:rPr>
                <w:noProof/>
                <w:webHidden/>
              </w:rPr>
              <w:fldChar w:fldCharType="separate"/>
            </w:r>
            <w:r>
              <w:rPr>
                <w:noProof/>
                <w:webHidden/>
              </w:rPr>
              <w:t>32</w:t>
            </w:r>
            <w:r>
              <w:rPr>
                <w:noProof/>
                <w:webHidden/>
              </w:rPr>
              <w:fldChar w:fldCharType="end"/>
            </w:r>
          </w:hyperlink>
        </w:p>
        <w:p w14:paraId="36A2C9B1" w14:textId="5B90C5B3" w:rsidR="007D3083" w:rsidRDefault="007D3083">
          <w:pPr>
            <w:pStyle w:val="Cuprins3"/>
            <w:tabs>
              <w:tab w:val="left" w:pos="1440"/>
              <w:tab w:val="right" w:leader="dot" w:pos="9019"/>
            </w:tabs>
            <w:rPr>
              <w:noProof/>
              <w:kern w:val="2"/>
              <w14:ligatures w14:val="standardContextual"/>
            </w:rPr>
          </w:pPr>
          <w:hyperlink w:anchor="_Toc170063155" w:history="1">
            <w:r w:rsidRPr="00F87A2B">
              <w:rPr>
                <w:rStyle w:val="Hyperlink"/>
                <w:noProof/>
              </w:rPr>
              <w:t>5.1.5</w:t>
            </w:r>
            <w:r>
              <w:rPr>
                <w:noProof/>
                <w:kern w:val="2"/>
                <w14:ligatures w14:val="standardContextual"/>
              </w:rPr>
              <w:tab/>
            </w:r>
            <w:r w:rsidRPr="00F87A2B">
              <w:rPr>
                <w:rStyle w:val="Hyperlink"/>
                <w:noProof/>
              </w:rPr>
              <w:t>The Output</w:t>
            </w:r>
            <w:r>
              <w:rPr>
                <w:noProof/>
                <w:webHidden/>
              </w:rPr>
              <w:tab/>
            </w:r>
            <w:r>
              <w:rPr>
                <w:noProof/>
                <w:webHidden/>
              </w:rPr>
              <w:fldChar w:fldCharType="begin"/>
            </w:r>
            <w:r>
              <w:rPr>
                <w:noProof/>
                <w:webHidden/>
              </w:rPr>
              <w:instrText xml:space="preserve"> PAGEREF _Toc170063155 \h </w:instrText>
            </w:r>
            <w:r>
              <w:rPr>
                <w:noProof/>
                <w:webHidden/>
              </w:rPr>
            </w:r>
            <w:r>
              <w:rPr>
                <w:noProof/>
                <w:webHidden/>
              </w:rPr>
              <w:fldChar w:fldCharType="separate"/>
            </w:r>
            <w:r>
              <w:rPr>
                <w:noProof/>
                <w:webHidden/>
              </w:rPr>
              <w:t>33</w:t>
            </w:r>
            <w:r>
              <w:rPr>
                <w:noProof/>
                <w:webHidden/>
              </w:rPr>
              <w:fldChar w:fldCharType="end"/>
            </w:r>
          </w:hyperlink>
        </w:p>
        <w:p w14:paraId="1E204F57" w14:textId="7A7DA900" w:rsidR="007D3083" w:rsidRDefault="007D3083">
          <w:pPr>
            <w:pStyle w:val="Cuprins2"/>
            <w:tabs>
              <w:tab w:val="left" w:pos="960"/>
              <w:tab w:val="right" w:leader="dot" w:pos="9019"/>
            </w:tabs>
            <w:rPr>
              <w:noProof/>
              <w:kern w:val="2"/>
              <w14:ligatures w14:val="standardContextual"/>
            </w:rPr>
          </w:pPr>
          <w:hyperlink w:anchor="_Toc170063156" w:history="1">
            <w:r w:rsidRPr="00F87A2B">
              <w:rPr>
                <w:rStyle w:val="Hyperlink"/>
                <w:noProof/>
              </w:rPr>
              <w:t>5.2</w:t>
            </w:r>
            <w:r>
              <w:rPr>
                <w:noProof/>
                <w:kern w:val="2"/>
                <w14:ligatures w14:val="standardContextual"/>
              </w:rPr>
              <w:tab/>
            </w:r>
            <w:r w:rsidRPr="00F87A2B">
              <w:rPr>
                <w:rStyle w:val="Hyperlink"/>
                <w:noProof/>
              </w:rPr>
              <w:t>Choosing a spaCy Model</w:t>
            </w:r>
            <w:r>
              <w:rPr>
                <w:noProof/>
                <w:webHidden/>
              </w:rPr>
              <w:tab/>
            </w:r>
            <w:r>
              <w:rPr>
                <w:noProof/>
                <w:webHidden/>
              </w:rPr>
              <w:fldChar w:fldCharType="begin"/>
            </w:r>
            <w:r>
              <w:rPr>
                <w:noProof/>
                <w:webHidden/>
              </w:rPr>
              <w:instrText xml:space="preserve"> PAGEREF _Toc170063156 \h </w:instrText>
            </w:r>
            <w:r>
              <w:rPr>
                <w:noProof/>
                <w:webHidden/>
              </w:rPr>
            </w:r>
            <w:r>
              <w:rPr>
                <w:noProof/>
                <w:webHidden/>
              </w:rPr>
              <w:fldChar w:fldCharType="separate"/>
            </w:r>
            <w:r>
              <w:rPr>
                <w:noProof/>
                <w:webHidden/>
              </w:rPr>
              <w:t>34</w:t>
            </w:r>
            <w:r>
              <w:rPr>
                <w:noProof/>
                <w:webHidden/>
              </w:rPr>
              <w:fldChar w:fldCharType="end"/>
            </w:r>
          </w:hyperlink>
        </w:p>
        <w:p w14:paraId="58906D62" w14:textId="12F21FB9" w:rsidR="007D3083" w:rsidRDefault="007D3083">
          <w:pPr>
            <w:pStyle w:val="Cuprins1"/>
            <w:tabs>
              <w:tab w:val="left" w:pos="480"/>
              <w:tab w:val="right" w:leader="dot" w:pos="9019"/>
            </w:tabs>
            <w:rPr>
              <w:noProof/>
              <w:kern w:val="2"/>
              <w14:ligatures w14:val="standardContextual"/>
            </w:rPr>
          </w:pPr>
          <w:hyperlink w:anchor="_Toc170063157" w:history="1">
            <w:r w:rsidRPr="00F87A2B">
              <w:rPr>
                <w:rStyle w:val="Hyperlink"/>
                <w:noProof/>
              </w:rPr>
              <w:t>6</w:t>
            </w:r>
            <w:r>
              <w:rPr>
                <w:noProof/>
                <w:kern w:val="2"/>
                <w14:ligatures w14:val="standardContextual"/>
              </w:rPr>
              <w:tab/>
            </w:r>
            <w:r w:rsidRPr="00F87A2B">
              <w:rPr>
                <w:rStyle w:val="Hyperlink"/>
                <w:noProof/>
              </w:rPr>
              <w:t>EVALUATION OF RESULTS</w:t>
            </w:r>
            <w:r>
              <w:rPr>
                <w:noProof/>
                <w:webHidden/>
              </w:rPr>
              <w:tab/>
            </w:r>
            <w:r>
              <w:rPr>
                <w:noProof/>
                <w:webHidden/>
              </w:rPr>
              <w:fldChar w:fldCharType="begin"/>
            </w:r>
            <w:r>
              <w:rPr>
                <w:noProof/>
                <w:webHidden/>
              </w:rPr>
              <w:instrText xml:space="preserve"> PAGEREF _Toc170063157 \h </w:instrText>
            </w:r>
            <w:r>
              <w:rPr>
                <w:noProof/>
                <w:webHidden/>
              </w:rPr>
            </w:r>
            <w:r>
              <w:rPr>
                <w:noProof/>
                <w:webHidden/>
              </w:rPr>
              <w:fldChar w:fldCharType="separate"/>
            </w:r>
            <w:r>
              <w:rPr>
                <w:noProof/>
                <w:webHidden/>
              </w:rPr>
              <w:t>35</w:t>
            </w:r>
            <w:r>
              <w:rPr>
                <w:noProof/>
                <w:webHidden/>
              </w:rPr>
              <w:fldChar w:fldCharType="end"/>
            </w:r>
          </w:hyperlink>
        </w:p>
        <w:p w14:paraId="37C12BF5" w14:textId="3411304E" w:rsidR="007D3083" w:rsidRDefault="007D3083">
          <w:pPr>
            <w:pStyle w:val="Cuprins2"/>
            <w:tabs>
              <w:tab w:val="left" w:pos="960"/>
              <w:tab w:val="right" w:leader="dot" w:pos="9019"/>
            </w:tabs>
            <w:rPr>
              <w:noProof/>
              <w:kern w:val="2"/>
              <w14:ligatures w14:val="standardContextual"/>
            </w:rPr>
          </w:pPr>
          <w:hyperlink w:anchor="_Toc170063158" w:history="1">
            <w:r w:rsidRPr="00F87A2B">
              <w:rPr>
                <w:rStyle w:val="Hyperlink"/>
                <w:noProof/>
              </w:rPr>
              <w:t>6.1</w:t>
            </w:r>
            <w:r>
              <w:rPr>
                <w:noProof/>
                <w:kern w:val="2"/>
                <w14:ligatures w14:val="standardContextual"/>
              </w:rPr>
              <w:tab/>
            </w:r>
            <w:r w:rsidRPr="00F87A2B">
              <w:rPr>
                <w:rStyle w:val="Hyperlink"/>
                <w:noProof/>
              </w:rPr>
              <w:t>Evaluation Metrics</w:t>
            </w:r>
            <w:r>
              <w:rPr>
                <w:noProof/>
                <w:webHidden/>
              </w:rPr>
              <w:tab/>
            </w:r>
            <w:r>
              <w:rPr>
                <w:noProof/>
                <w:webHidden/>
              </w:rPr>
              <w:fldChar w:fldCharType="begin"/>
            </w:r>
            <w:r>
              <w:rPr>
                <w:noProof/>
                <w:webHidden/>
              </w:rPr>
              <w:instrText xml:space="preserve"> PAGEREF _Toc170063158 \h </w:instrText>
            </w:r>
            <w:r>
              <w:rPr>
                <w:noProof/>
                <w:webHidden/>
              </w:rPr>
            </w:r>
            <w:r>
              <w:rPr>
                <w:noProof/>
                <w:webHidden/>
              </w:rPr>
              <w:fldChar w:fldCharType="separate"/>
            </w:r>
            <w:r>
              <w:rPr>
                <w:noProof/>
                <w:webHidden/>
              </w:rPr>
              <w:t>36</w:t>
            </w:r>
            <w:r>
              <w:rPr>
                <w:noProof/>
                <w:webHidden/>
              </w:rPr>
              <w:fldChar w:fldCharType="end"/>
            </w:r>
          </w:hyperlink>
        </w:p>
        <w:p w14:paraId="08C02A4D" w14:textId="116F5E50" w:rsidR="007D3083" w:rsidRDefault="007D3083">
          <w:pPr>
            <w:pStyle w:val="Cuprins2"/>
            <w:tabs>
              <w:tab w:val="left" w:pos="960"/>
              <w:tab w:val="right" w:leader="dot" w:pos="9019"/>
            </w:tabs>
            <w:rPr>
              <w:noProof/>
              <w:kern w:val="2"/>
              <w14:ligatures w14:val="standardContextual"/>
            </w:rPr>
          </w:pPr>
          <w:hyperlink w:anchor="_Toc170063159" w:history="1">
            <w:r w:rsidRPr="00F87A2B">
              <w:rPr>
                <w:rStyle w:val="Hyperlink"/>
                <w:noProof/>
              </w:rPr>
              <w:t>6.2</w:t>
            </w:r>
            <w:r>
              <w:rPr>
                <w:noProof/>
                <w:kern w:val="2"/>
                <w14:ligatures w14:val="standardContextual"/>
              </w:rPr>
              <w:tab/>
            </w:r>
            <w:r w:rsidRPr="00F87A2B">
              <w:rPr>
                <w:rStyle w:val="Hyperlink"/>
                <w:noProof/>
              </w:rPr>
              <w:t>Comparison between YAKE and LDA</w:t>
            </w:r>
            <w:r>
              <w:rPr>
                <w:noProof/>
                <w:webHidden/>
              </w:rPr>
              <w:tab/>
            </w:r>
            <w:r>
              <w:rPr>
                <w:noProof/>
                <w:webHidden/>
              </w:rPr>
              <w:fldChar w:fldCharType="begin"/>
            </w:r>
            <w:r>
              <w:rPr>
                <w:noProof/>
                <w:webHidden/>
              </w:rPr>
              <w:instrText xml:space="preserve"> PAGEREF _Toc170063159 \h </w:instrText>
            </w:r>
            <w:r>
              <w:rPr>
                <w:noProof/>
                <w:webHidden/>
              </w:rPr>
            </w:r>
            <w:r>
              <w:rPr>
                <w:noProof/>
                <w:webHidden/>
              </w:rPr>
              <w:fldChar w:fldCharType="separate"/>
            </w:r>
            <w:r>
              <w:rPr>
                <w:noProof/>
                <w:webHidden/>
              </w:rPr>
              <w:t>39</w:t>
            </w:r>
            <w:r>
              <w:rPr>
                <w:noProof/>
                <w:webHidden/>
              </w:rPr>
              <w:fldChar w:fldCharType="end"/>
            </w:r>
          </w:hyperlink>
        </w:p>
        <w:p w14:paraId="4F238CB6" w14:textId="37B82BDF" w:rsidR="007D3083" w:rsidRDefault="007D3083">
          <w:pPr>
            <w:pStyle w:val="Cuprins1"/>
            <w:tabs>
              <w:tab w:val="left" w:pos="480"/>
              <w:tab w:val="right" w:leader="dot" w:pos="9019"/>
            </w:tabs>
            <w:rPr>
              <w:noProof/>
              <w:kern w:val="2"/>
              <w14:ligatures w14:val="standardContextual"/>
            </w:rPr>
          </w:pPr>
          <w:hyperlink w:anchor="_Toc170063160" w:history="1">
            <w:r w:rsidRPr="00F87A2B">
              <w:rPr>
                <w:rStyle w:val="Hyperlink"/>
                <w:noProof/>
              </w:rPr>
              <w:t>7</w:t>
            </w:r>
            <w:r>
              <w:rPr>
                <w:noProof/>
                <w:kern w:val="2"/>
                <w14:ligatures w14:val="standardContextual"/>
              </w:rPr>
              <w:tab/>
            </w:r>
            <w:r w:rsidRPr="00F87A2B">
              <w:rPr>
                <w:rStyle w:val="Hyperlink"/>
                <w:noProof/>
              </w:rPr>
              <w:t>CONCLUSION AND FUTURE WORK</w:t>
            </w:r>
            <w:r>
              <w:rPr>
                <w:noProof/>
                <w:webHidden/>
              </w:rPr>
              <w:tab/>
            </w:r>
            <w:r>
              <w:rPr>
                <w:noProof/>
                <w:webHidden/>
              </w:rPr>
              <w:fldChar w:fldCharType="begin"/>
            </w:r>
            <w:r>
              <w:rPr>
                <w:noProof/>
                <w:webHidden/>
              </w:rPr>
              <w:instrText xml:space="preserve"> PAGEREF _Toc170063160 \h </w:instrText>
            </w:r>
            <w:r>
              <w:rPr>
                <w:noProof/>
                <w:webHidden/>
              </w:rPr>
            </w:r>
            <w:r>
              <w:rPr>
                <w:noProof/>
                <w:webHidden/>
              </w:rPr>
              <w:fldChar w:fldCharType="separate"/>
            </w:r>
            <w:r>
              <w:rPr>
                <w:noProof/>
                <w:webHidden/>
              </w:rPr>
              <w:t>42</w:t>
            </w:r>
            <w:r>
              <w:rPr>
                <w:noProof/>
                <w:webHidden/>
              </w:rPr>
              <w:fldChar w:fldCharType="end"/>
            </w:r>
          </w:hyperlink>
        </w:p>
        <w:p w14:paraId="21D9F990" w14:textId="03287427" w:rsidR="007D3083" w:rsidRDefault="007D3083">
          <w:pPr>
            <w:pStyle w:val="Cuprins1"/>
            <w:tabs>
              <w:tab w:val="left" w:pos="480"/>
              <w:tab w:val="right" w:leader="dot" w:pos="9019"/>
            </w:tabs>
            <w:rPr>
              <w:noProof/>
              <w:kern w:val="2"/>
              <w14:ligatures w14:val="standardContextual"/>
            </w:rPr>
          </w:pPr>
          <w:hyperlink w:anchor="_Toc170063161" w:history="1">
            <w:r w:rsidRPr="00F87A2B">
              <w:rPr>
                <w:rStyle w:val="Hyperlink"/>
                <w:noProof/>
              </w:rPr>
              <w:t>8</w:t>
            </w:r>
            <w:r>
              <w:rPr>
                <w:noProof/>
                <w:kern w:val="2"/>
                <w14:ligatures w14:val="standardContextual"/>
              </w:rPr>
              <w:tab/>
            </w:r>
            <w:r w:rsidRPr="00F87A2B">
              <w:rPr>
                <w:rStyle w:val="Hyperlink"/>
                <w:noProof/>
              </w:rPr>
              <w:t>REFERENCES</w:t>
            </w:r>
            <w:r>
              <w:rPr>
                <w:noProof/>
                <w:webHidden/>
              </w:rPr>
              <w:tab/>
            </w:r>
            <w:r>
              <w:rPr>
                <w:noProof/>
                <w:webHidden/>
              </w:rPr>
              <w:fldChar w:fldCharType="begin"/>
            </w:r>
            <w:r>
              <w:rPr>
                <w:noProof/>
                <w:webHidden/>
              </w:rPr>
              <w:instrText xml:space="preserve"> PAGEREF _Toc170063161 \h </w:instrText>
            </w:r>
            <w:r>
              <w:rPr>
                <w:noProof/>
                <w:webHidden/>
              </w:rPr>
            </w:r>
            <w:r>
              <w:rPr>
                <w:noProof/>
                <w:webHidden/>
              </w:rPr>
              <w:fldChar w:fldCharType="separate"/>
            </w:r>
            <w:r>
              <w:rPr>
                <w:noProof/>
                <w:webHidden/>
              </w:rPr>
              <w:t>43</w:t>
            </w:r>
            <w:r>
              <w:rPr>
                <w:noProof/>
                <w:webHidden/>
              </w:rPr>
              <w:fldChar w:fldCharType="end"/>
            </w:r>
          </w:hyperlink>
        </w:p>
        <w:p w14:paraId="36D77612" w14:textId="4247BBD0" w:rsidR="003255B3" w:rsidRPr="00560BA3" w:rsidRDefault="003255B3" w:rsidP="00DB7E7D">
          <w:pPr>
            <w:pStyle w:val="Cuprins1"/>
            <w:tabs>
              <w:tab w:val="left" w:pos="440"/>
              <w:tab w:val="right" w:leader="dot" w:pos="9019"/>
            </w:tabs>
          </w:pPr>
          <w:r w:rsidRPr="00560BA3">
            <w:fldChar w:fldCharType="end"/>
          </w:r>
        </w:p>
      </w:sdtContent>
    </w:sdt>
    <w:p w14:paraId="3CC6A2E3" w14:textId="77777777" w:rsidR="0046216C" w:rsidRPr="00560BA3"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560BA3">
        <w:br w:type="page"/>
      </w:r>
    </w:p>
    <w:p w14:paraId="02D96D9B" w14:textId="3880B5AE" w:rsidR="003957E4" w:rsidRPr="00560BA3" w:rsidRDefault="0053404B" w:rsidP="0053404B">
      <w:pPr>
        <w:pStyle w:val="Titlu1"/>
        <w:numPr>
          <w:ilvl w:val="0"/>
          <w:numId w:val="0"/>
        </w:numPr>
        <w:ind w:left="432" w:hanging="432"/>
      </w:pPr>
      <w:bookmarkStart w:id="1" w:name="_Toc170063128"/>
      <w:r w:rsidRPr="00560BA3">
        <w:lastRenderedPageBreak/>
        <w:t>Sinopsis</w:t>
      </w:r>
      <w:bookmarkEnd w:id="1"/>
    </w:p>
    <w:p w14:paraId="074CA738" w14:textId="6F6EFB0E" w:rsidR="00DD104C" w:rsidRPr="009007B8" w:rsidRDefault="00F038C3" w:rsidP="0053404B">
      <w:pPr>
        <w:rPr>
          <w:lang w:val="ro-RO"/>
        </w:rPr>
      </w:pPr>
      <w:r w:rsidRPr="009007B8">
        <w:rPr>
          <w:lang w:val="ro-RO"/>
        </w:rPr>
        <w:t>Extragerea de cuvinte cheie este o tehnic</w:t>
      </w:r>
      <w:r w:rsidR="009007B8" w:rsidRPr="009007B8">
        <w:rPr>
          <w:lang w:val="ro-RO"/>
        </w:rPr>
        <w:t>ă</w:t>
      </w:r>
      <w:r w:rsidRPr="009007B8">
        <w:rPr>
          <w:lang w:val="ro-RO"/>
        </w:rPr>
        <w:t xml:space="preserve"> folosit</w:t>
      </w:r>
      <w:r w:rsidR="009007B8" w:rsidRPr="009007B8">
        <w:rPr>
          <w:lang w:val="ro-RO"/>
        </w:rPr>
        <w:t>ă</w:t>
      </w:r>
      <w:r w:rsidRPr="009007B8">
        <w:rPr>
          <w:lang w:val="ro-RO"/>
        </w:rPr>
        <w:t xml:space="preserve"> in Prelucrarea Limbajului Natural in scopul </w:t>
      </w:r>
      <w:r w:rsidR="009007B8" w:rsidRPr="009007B8">
        <w:rPr>
          <w:lang w:val="ro-RO"/>
        </w:rPr>
        <w:t>rezum</w:t>
      </w:r>
      <w:r w:rsidR="009007B8" w:rsidRPr="009007B8">
        <w:rPr>
          <w:lang w:val="ro-RO"/>
        </w:rPr>
        <w:t>ă</w:t>
      </w:r>
      <w:r w:rsidR="009007B8" w:rsidRPr="009007B8">
        <w:rPr>
          <w:lang w:val="ro-RO"/>
        </w:rPr>
        <w:t>rii</w:t>
      </w:r>
      <w:r w:rsidRPr="009007B8">
        <w:rPr>
          <w:lang w:val="ro-RO"/>
        </w:rPr>
        <w:t xml:space="preserve"> unui text, </w:t>
      </w:r>
      <w:r w:rsidR="009007B8" w:rsidRPr="009007B8">
        <w:rPr>
          <w:lang w:val="ro-RO"/>
        </w:rPr>
        <w:t>constând</w:t>
      </w:r>
      <w:r w:rsidRPr="009007B8">
        <w:rPr>
          <w:lang w:val="ro-RO"/>
        </w:rPr>
        <w:t xml:space="preserve"> </w:t>
      </w:r>
      <w:r w:rsidR="009007B8" w:rsidRPr="009007B8">
        <w:rPr>
          <w:lang w:val="ro-RO"/>
        </w:rPr>
        <w:t>în</w:t>
      </w:r>
      <w:r w:rsidRPr="009007B8">
        <w:rPr>
          <w:lang w:val="ro-RO"/>
        </w:rPr>
        <w:t xml:space="preserve"> identificarea </w:t>
      </w:r>
      <w:r w:rsidR="00B03908" w:rsidRPr="009007B8">
        <w:rPr>
          <w:lang w:val="ro-RO"/>
        </w:rPr>
        <w:t>celor mai semnificative cuvinte sau sintagme. Lucrarea curent</w:t>
      </w:r>
      <w:r w:rsidR="009007B8" w:rsidRPr="009007B8">
        <w:rPr>
          <w:lang w:val="ro-RO"/>
        </w:rPr>
        <w:t>ă</w:t>
      </w:r>
      <w:r w:rsidR="00B03908" w:rsidRPr="009007B8">
        <w:rPr>
          <w:lang w:val="ro-RO"/>
        </w:rPr>
        <w:t xml:space="preserve"> </w:t>
      </w:r>
      <w:r w:rsidR="009007B8" w:rsidRPr="009007B8">
        <w:rPr>
          <w:lang w:val="ro-RO"/>
        </w:rPr>
        <w:t>detaliază</w:t>
      </w:r>
      <w:r w:rsidR="00B03908" w:rsidRPr="009007B8">
        <w:rPr>
          <w:lang w:val="ro-RO"/>
        </w:rPr>
        <w:t xml:space="preserve"> dezvoltarea unei </w:t>
      </w:r>
      <w:r w:rsidR="009007B8" w:rsidRPr="009007B8">
        <w:rPr>
          <w:lang w:val="ro-RO"/>
        </w:rPr>
        <w:t>aplicații</w:t>
      </w:r>
      <w:r w:rsidR="00B03908" w:rsidRPr="009007B8">
        <w:rPr>
          <w:lang w:val="ro-RO"/>
        </w:rPr>
        <w:t xml:space="preserve"> pentru extragerea cuvintelor cheie, menit</w:t>
      </w:r>
      <w:r w:rsidR="009007B8" w:rsidRPr="009007B8">
        <w:rPr>
          <w:lang w:val="ro-RO"/>
        </w:rPr>
        <w:t>ă</w:t>
      </w:r>
      <w:r w:rsidR="00B03908" w:rsidRPr="009007B8">
        <w:rPr>
          <w:lang w:val="ro-RO"/>
        </w:rPr>
        <w:t xml:space="preserve"> s</w:t>
      </w:r>
      <w:r w:rsidR="009007B8" w:rsidRPr="009007B8">
        <w:rPr>
          <w:lang w:val="ro-RO"/>
        </w:rPr>
        <w:t>ă</w:t>
      </w:r>
      <w:r w:rsidR="00B03908" w:rsidRPr="009007B8">
        <w:rPr>
          <w:lang w:val="ro-RO"/>
        </w:rPr>
        <w:t xml:space="preserve"> detecteze cele mai relevante sintagme din </w:t>
      </w:r>
      <w:r w:rsidR="009007B8" w:rsidRPr="009007B8">
        <w:rPr>
          <w:lang w:val="ro-RO"/>
        </w:rPr>
        <w:t>publicațiile</w:t>
      </w:r>
      <w:r w:rsidR="00B03908" w:rsidRPr="009007B8">
        <w:rPr>
          <w:lang w:val="ro-RO"/>
        </w:rPr>
        <w:t xml:space="preserve"> unor </w:t>
      </w:r>
      <w:r w:rsidR="009007B8" w:rsidRPr="009007B8">
        <w:rPr>
          <w:lang w:val="ro-RO"/>
        </w:rPr>
        <w:t>cercetători</w:t>
      </w:r>
      <w:r w:rsidR="00B03908" w:rsidRPr="009007B8">
        <w:rPr>
          <w:lang w:val="ro-RO"/>
        </w:rPr>
        <w:t xml:space="preserve">, pentru a rezuma activitatea </w:t>
      </w:r>
      <w:r w:rsidR="009007B8" w:rsidRPr="009007B8">
        <w:rPr>
          <w:lang w:val="ro-RO"/>
        </w:rPr>
        <w:t>științifică</w:t>
      </w:r>
      <w:r w:rsidR="00B03908" w:rsidRPr="009007B8">
        <w:rPr>
          <w:lang w:val="ro-RO"/>
        </w:rPr>
        <w:t xml:space="preserve"> a acestora </w:t>
      </w:r>
      <w:r w:rsidR="009007B8" w:rsidRPr="009007B8">
        <w:rPr>
          <w:lang w:val="ro-RO"/>
        </w:rPr>
        <w:t>și</w:t>
      </w:r>
      <w:r w:rsidR="00B03908" w:rsidRPr="009007B8">
        <w:rPr>
          <w:lang w:val="ro-RO"/>
        </w:rPr>
        <w:t xml:space="preserve"> a le </w:t>
      </w:r>
      <w:r w:rsidR="009007B8" w:rsidRPr="009007B8">
        <w:rPr>
          <w:lang w:val="ro-RO"/>
        </w:rPr>
        <w:t>evidenția</w:t>
      </w:r>
      <w:r w:rsidR="00B03908" w:rsidRPr="009007B8">
        <w:rPr>
          <w:lang w:val="ro-RO"/>
        </w:rPr>
        <w:t xml:space="preserve"> competentele. </w:t>
      </w:r>
      <w:r w:rsidR="009007B8" w:rsidRPr="009007B8">
        <w:rPr>
          <w:lang w:val="ro-RO"/>
        </w:rPr>
        <w:t>Î</w:t>
      </w:r>
      <w:r w:rsidR="009007B8">
        <w:rPr>
          <w:lang w:val="ro-RO"/>
        </w:rPr>
        <w:t>n</w:t>
      </w:r>
      <w:r w:rsidR="006D4D78" w:rsidRPr="009007B8">
        <w:rPr>
          <w:lang w:val="ro-RO"/>
        </w:rPr>
        <w:t xml:space="preserve"> acest scop, au fost utilizate </w:t>
      </w:r>
      <w:r w:rsidR="009007B8" w:rsidRPr="009007B8">
        <w:rPr>
          <w:lang w:val="ro-RO"/>
        </w:rPr>
        <w:t>două</w:t>
      </w:r>
      <w:r w:rsidR="006D4D78" w:rsidRPr="009007B8">
        <w:rPr>
          <w:lang w:val="ro-RO"/>
        </w:rPr>
        <w:t xml:space="preserve"> metode diferite: YAKE, un algoritm de </w:t>
      </w:r>
      <w:r w:rsidR="009007B8" w:rsidRPr="009007B8">
        <w:rPr>
          <w:lang w:val="ro-RO"/>
        </w:rPr>
        <w:t>extragere</w:t>
      </w:r>
      <w:r w:rsidR="006D4D78" w:rsidRPr="009007B8">
        <w:rPr>
          <w:lang w:val="ro-RO"/>
        </w:rPr>
        <w:t xml:space="preserve"> de cuvin</w:t>
      </w:r>
      <w:r w:rsidR="001B2C78" w:rsidRPr="009007B8">
        <w:rPr>
          <w:lang w:val="ro-RO"/>
        </w:rPr>
        <w:t>te</w:t>
      </w:r>
      <w:r w:rsidR="006D4D78" w:rsidRPr="009007B8">
        <w:rPr>
          <w:lang w:val="ro-RO"/>
        </w:rPr>
        <w:t xml:space="preserve"> cheie, </w:t>
      </w:r>
      <w:r w:rsidR="009007B8" w:rsidRPr="009007B8">
        <w:rPr>
          <w:lang w:val="ro-RO"/>
        </w:rPr>
        <w:t xml:space="preserve">și </w:t>
      </w:r>
      <w:r w:rsidR="006D4D78" w:rsidRPr="009007B8">
        <w:rPr>
          <w:lang w:val="ro-RO"/>
        </w:rPr>
        <w:t>L</w:t>
      </w:r>
      <w:r w:rsidR="001B2C78" w:rsidRPr="009007B8">
        <w:rPr>
          <w:lang w:val="ro-RO"/>
        </w:rPr>
        <w:t xml:space="preserve">atent Dirichlet Allocation, o </w:t>
      </w:r>
      <w:r w:rsidR="009007B8" w:rsidRPr="009007B8">
        <w:rPr>
          <w:lang w:val="ro-RO"/>
        </w:rPr>
        <w:t>met</w:t>
      </w:r>
      <w:r w:rsidR="009007B8">
        <w:rPr>
          <w:lang w:val="ro-RO"/>
        </w:rPr>
        <w:t>odă</w:t>
      </w:r>
      <w:r w:rsidR="001B2C78" w:rsidRPr="009007B8">
        <w:rPr>
          <w:lang w:val="ro-RO"/>
        </w:rPr>
        <w:t xml:space="preserve"> de modelare a tematicii, ceea ce a condus la </w:t>
      </w:r>
      <w:r w:rsidR="009007B8" w:rsidRPr="009007B8">
        <w:rPr>
          <w:lang w:val="ro-RO"/>
        </w:rPr>
        <w:t>îmbunătățirea</w:t>
      </w:r>
      <w:r w:rsidR="001B2C78" w:rsidRPr="009007B8">
        <w:rPr>
          <w:lang w:val="ro-RO"/>
        </w:rPr>
        <w:t xml:space="preserve"> rezultatelor </w:t>
      </w:r>
      <w:r w:rsidR="009007B8" w:rsidRPr="009007B8">
        <w:rPr>
          <w:lang w:val="ro-RO"/>
        </w:rPr>
        <w:t>și</w:t>
      </w:r>
      <w:r w:rsidR="001B2C78" w:rsidRPr="009007B8">
        <w:rPr>
          <w:lang w:val="ro-RO"/>
        </w:rPr>
        <w:t xml:space="preserve">, </w:t>
      </w:r>
      <w:r w:rsidR="009007B8" w:rsidRPr="009007B8">
        <w:rPr>
          <w:lang w:val="ro-RO"/>
        </w:rPr>
        <w:t>în</w:t>
      </w:r>
      <w:r w:rsidR="001B2C78" w:rsidRPr="009007B8">
        <w:rPr>
          <w:lang w:val="ro-RO"/>
        </w:rPr>
        <w:t xml:space="preserve"> acela</w:t>
      </w:r>
      <w:r w:rsidR="009007B8" w:rsidRPr="009007B8">
        <w:rPr>
          <w:lang w:val="ro-RO"/>
        </w:rPr>
        <w:t>și</w:t>
      </w:r>
      <w:r w:rsidR="001B2C78" w:rsidRPr="009007B8">
        <w:rPr>
          <w:lang w:val="ro-RO"/>
        </w:rPr>
        <w:t xml:space="preserve"> timp, a reprezentat un prilej de a compara cuvintele cheie </w:t>
      </w:r>
      <w:r w:rsidR="009007B8" w:rsidRPr="009007B8">
        <w:rPr>
          <w:lang w:val="ro-RO"/>
        </w:rPr>
        <w:t>obținute</w:t>
      </w:r>
      <w:r w:rsidR="001B2C78" w:rsidRPr="009007B8">
        <w:rPr>
          <w:lang w:val="ro-RO"/>
        </w:rPr>
        <w:t xml:space="preserve"> prin fiecare dintre metode.</w:t>
      </w:r>
      <w:r w:rsidR="00617739" w:rsidRPr="009007B8">
        <w:rPr>
          <w:lang w:val="ro-RO"/>
        </w:rPr>
        <w:t xml:space="preserve"> Evaluarea rezultatelor a fost </w:t>
      </w:r>
      <w:r w:rsidR="009007B8" w:rsidRPr="009007B8">
        <w:rPr>
          <w:lang w:val="ro-RO"/>
        </w:rPr>
        <w:t>realizat</w:t>
      </w:r>
      <w:r w:rsidR="009007B8" w:rsidRPr="009007B8">
        <w:rPr>
          <w:lang w:val="ro-RO"/>
        </w:rPr>
        <w:t>ă</w:t>
      </w:r>
      <w:r w:rsidR="00617739" w:rsidRPr="009007B8">
        <w:rPr>
          <w:lang w:val="ro-RO"/>
        </w:rPr>
        <w:t xml:space="preserve"> </w:t>
      </w:r>
      <w:r w:rsidR="009007B8" w:rsidRPr="009007B8">
        <w:rPr>
          <w:lang w:val="ro-RO"/>
        </w:rPr>
        <w:t>calculând</w:t>
      </w:r>
      <w:r w:rsidR="00617739" w:rsidRPr="009007B8">
        <w:rPr>
          <w:lang w:val="ro-RO"/>
        </w:rPr>
        <w:t xml:space="preserve"> metrici pe baza sintagmelor cheie extrase din</w:t>
      </w:r>
      <w:r w:rsidR="0068018C" w:rsidRPr="009007B8">
        <w:rPr>
          <w:lang w:val="ro-RO"/>
        </w:rPr>
        <w:t>tr-un set de</w:t>
      </w:r>
      <w:r w:rsidR="00617739" w:rsidRPr="009007B8">
        <w:rPr>
          <w:lang w:val="ro-RO"/>
        </w:rPr>
        <w:t xml:space="preserve"> sinopsisuri ale articolelor </w:t>
      </w:r>
      <w:r w:rsidR="009007B8" w:rsidRPr="009007B8">
        <w:rPr>
          <w:lang w:val="ro-RO"/>
        </w:rPr>
        <w:t>științifice</w:t>
      </w:r>
      <w:r w:rsidR="00617739" w:rsidRPr="009007B8">
        <w:rPr>
          <w:lang w:val="ro-RO"/>
        </w:rPr>
        <w:t xml:space="preserve"> </w:t>
      </w:r>
      <w:r w:rsidR="0068018C" w:rsidRPr="009007B8">
        <w:rPr>
          <w:lang w:val="ro-RO"/>
        </w:rPr>
        <w:t xml:space="preserve">scrise de </w:t>
      </w:r>
      <w:r w:rsidR="009007B8" w:rsidRPr="009007B8">
        <w:rPr>
          <w:lang w:val="ro-RO"/>
        </w:rPr>
        <w:t>către</w:t>
      </w:r>
      <w:r w:rsidR="0068018C" w:rsidRPr="009007B8">
        <w:rPr>
          <w:lang w:val="ro-RO"/>
        </w:rPr>
        <w:t xml:space="preserve"> </w:t>
      </w:r>
      <w:r w:rsidR="009007B8" w:rsidRPr="009007B8">
        <w:rPr>
          <w:lang w:val="ro-RO"/>
        </w:rPr>
        <w:t>cercetători</w:t>
      </w:r>
      <w:r w:rsidR="0068018C" w:rsidRPr="009007B8">
        <w:rPr>
          <w:lang w:val="ro-RO"/>
        </w:rPr>
        <w:t xml:space="preserve"> din cadrul </w:t>
      </w:r>
      <w:r w:rsidR="009007B8" w:rsidRPr="009007B8">
        <w:rPr>
          <w:lang w:val="ro-RO"/>
        </w:rPr>
        <w:t>Universității</w:t>
      </w:r>
      <w:r w:rsidR="0068018C" w:rsidRPr="009007B8">
        <w:rPr>
          <w:lang w:val="ro-RO"/>
        </w:rPr>
        <w:t xml:space="preserve"> Național</w:t>
      </w:r>
      <w:r w:rsidR="0068018C" w:rsidRPr="009007B8">
        <w:rPr>
          <w:lang w:val="ro-RO"/>
        </w:rPr>
        <w:t>e</w:t>
      </w:r>
      <w:r w:rsidR="0068018C" w:rsidRPr="009007B8">
        <w:rPr>
          <w:lang w:val="ro-RO"/>
        </w:rPr>
        <w:t xml:space="preserve"> de Știință și Tehnologie POLITEHNICA din București</w:t>
      </w:r>
      <w:r w:rsidR="0068018C" w:rsidRPr="009007B8">
        <w:rPr>
          <w:lang w:val="ro-RO"/>
        </w:rPr>
        <w:t xml:space="preserve">, </w:t>
      </w:r>
      <w:r w:rsidR="009007B8" w:rsidRPr="009007B8">
        <w:rPr>
          <w:lang w:val="ro-RO"/>
        </w:rPr>
        <w:t>demonstrând</w:t>
      </w:r>
      <w:r w:rsidR="0068018C" w:rsidRPr="009007B8">
        <w:rPr>
          <w:lang w:val="ro-RO"/>
        </w:rPr>
        <w:t xml:space="preserve"> </w:t>
      </w:r>
      <w:r w:rsidR="009007B8" w:rsidRPr="009007B8">
        <w:rPr>
          <w:lang w:val="ro-RO"/>
        </w:rPr>
        <w:t>relevanța</w:t>
      </w:r>
      <w:r w:rsidR="0068018C" w:rsidRPr="009007B8">
        <w:rPr>
          <w:lang w:val="ro-RO"/>
        </w:rPr>
        <w:t xml:space="preserve"> cuvintelor cheie rezultate.</w:t>
      </w:r>
    </w:p>
    <w:p w14:paraId="22B7D40E" w14:textId="77777777" w:rsidR="00DD104C" w:rsidRPr="00560BA3" w:rsidRDefault="00DD104C" w:rsidP="0053404B"/>
    <w:p w14:paraId="014EE638" w14:textId="77777777" w:rsidR="00DD104C" w:rsidRPr="00560BA3" w:rsidRDefault="00DD104C" w:rsidP="0053404B"/>
    <w:p w14:paraId="4AE2B09C" w14:textId="77777777" w:rsidR="00DD104C" w:rsidRPr="00560BA3" w:rsidRDefault="00DD104C" w:rsidP="0053404B"/>
    <w:p w14:paraId="759E2856" w14:textId="77777777" w:rsidR="00DD104C" w:rsidRPr="00560BA3" w:rsidRDefault="00DD104C" w:rsidP="0053404B"/>
    <w:p w14:paraId="4F7E647A" w14:textId="6CD10453" w:rsidR="003255B3" w:rsidRPr="00560BA3" w:rsidRDefault="00C924C5" w:rsidP="0053404B">
      <w:pPr>
        <w:pStyle w:val="Titlu1"/>
        <w:numPr>
          <w:ilvl w:val="0"/>
          <w:numId w:val="0"/>
        </w:numPr>
        <w:ind w:left="432" w:hanging="432"/>
      </w:pPr>
      <w:bookmarkStart w:id="2" w:name="_wfv3ynp4xcb6" w:colFirst="0" w:colLast="0"/>
      <w:bookmarkStart w:id="3" w:name="_Toc170063129"/>
      <w:bookmarkEnd w:id="2"/>
      <w:r w:rsidRPr="00560BA3">
        <w:t>Abstract</w:t>
      </w:r>
      <w:bookmarkEnd w:id="3"/>
    </w:p>
    <w:p w14:paraId="69E95B4A" w14:textId="137E1DDF" w:rsidR="005231B3" w:rsidRPr="00560BA3" w:rsidRDefault="00023D39" w:rsidP="00A51F8A">
      <w:r>
        <w:t xml:space="preserve">Keyword extraction is a technique used in Natural Language Processing for summarization purposes, consisting of retrieving the most significant words or phrases from a text. This document details the </w:t>
      </w:r>
      <w:r w:rsidR="0042205B">
        <w:t>development</w:t>
      </w:r>
      <w:r>
        <w:t xml:space="preserve"> of a keyword extraction application that effectively identifies keywords from </w:t>
      </w:r>
      <w:r w:rsidR="00264180">
        <w:t>researchers’ scientific publications, to summarize their research activity and reflect their competences.</w:t>
      </w:r>
      <w:r w:rsidR="0042205B">
        <w:t xml:space="preserve"> </w:t>
      </w:r>
      <w:r w:rsidR="00202268">
        <w:t xml:space="preserve">Two methods were </w:t>
      </w:r>
      <w:r w:rsidR="00203BF6">
        <w:t>employed</w:t>
      </w:r>
      <w:r w:rsidR="00202268">
        <w:t xml:space="preserve"> for achieving this purpose</w:t>
      </w:r>
      <w:r w:rsidR="00203BF6">
        <w:t>:</w:t>
      </w:r>
      <w:r w:rsidR="00202268">
        <w:t xml:space="preserve"> YAKE, a keyword extraction algorithm, and Latent Dirichlet Allocation, a topic modeling method, </w:t>
      </w:r>
      <w:r w:rsidR="00203BF6">
        <w:t>which not only led to better results, but also provided an opportunity to compare the outcomes of the two.</w:t>
      </w:r>
      <w:r w:rsidR="00202268">
        <w:t xml:space="preserve"> </w:t>
      </w:r>
      <w:r w:rsidR="00BE4D9E">
        <w:t xml:space="preserve">The evaluation involved calculating </w:t>
      </w:r>
      <w:r w:rsidR="00A27405">
        <w:t xml:space="preserve">precision and recall </w:t>
      </w:r>
      <w:r w:rsidR="00BE4D9E">
        <w:t xml:space="preserve">metrics for keywords </w:t>
      </w:r>
      <w:r w:rsidR="009D49A0">
        <w:t>extracted</w:t>
      </w:r>
      <w:r w:rsidR="00BE4D9E">
        <w:t xml:space="preserve"> from </w:t>
      </w:r>
      <w:r w:rsidR="009D49A0">
        <w:t>some</w:t>
      </w:r>
      <w:r w:rsidR="00BE4D9E">
        <w:t xml:space="preserve"> abstracts of researchers at the </w:t>
      </w:r>
      <w:r w:rsidR="00BE4D9E" w:rsidRPr="00114E0B">
        <w:rPr>
          <w:color w:val="000000"/>
        </w:rPr>
        <w:t>National University of Science and Technology POLITEHNICA Bucharest</w:t>
      </w:r>
      <w:r w:rsidR="009D49A0">
        <w:rPr>
          <w:color w:val="000000"/>
        </w:rPr>
        <w:t>, demonstrating the relevance of the resulting keywords.</w:t>
      </w:r>
    </w:p>
    <w:p w14:paraId="386015C0" w14:textId="77777777" w:rsidR="005231B3" w:rsidRPr="00560BA3" w:rsidRDefault="005231B3">
      <w:pPr>
        <w:spacing w:line="252" w:lineRule="auto"/>
      </w:pPr>
      <w:r w:rsidRPr="00560BA3">
        <w:br w:type="page"/>
      </w:r>
    </w:p>
    <w:p w14:paraId="7C3665C4" w14:textId="02C82DAA" w:rsidR="003957E4" w:rsidRDefault="000C34B0" w:rsidP="0053404B">
      <w:pPr>
        <w:pStyle w:val="Titlu1"/>
        <w:numPr>
          <w:ilvl w:val="0"/>
          <w:numId w:val="10"/>
        </w:numPr>
      </w:pPr>
      <w:bookmarkStart w:id="4" w:name="_Toc170063130"/>
      <w:r>
        <w:lastRenderedPageBreak/>
        <w:t>INTRODUCTION</w:t>
      </w:r>
      <w:bookmarkEnd w:id="4"/>
    </w:p>
    <w:p w14:paraId="7D6D6BE1" w14:textId="53082EB0" w:rsidR="009D7648" w:rsidRPr="009D7648" w:rsidRDefault="009D7648" w:rsidP="009D7648">
      <w:r>
        <w:t xml:space="preserve">Natural Language Processing (NLP) is a branch of Artificial Intelligence that </w:t>
      </w:r>
      <w:r w:rsidR="00380DF7">
        <w:t>leverages</w:t>
      </w:r>
      <w:r>
        <w:t xml:space="preserve"> </w:t>
      </w:r>
      <w:r w:rsidR="003810E5">
        <w:t>linguistic</w:t>
      </w:r>
      <w:r w:rsidR="00380DF7">
        <w:t xml:space="preserve"> and mathematical principles</w:t>
      </w:r>
      <w:r w:rsidR="003810E5">
        <w:t xml:space="preserve"> to </w:t>
      </w:r>
      <w:r w:rsidR="00B37313">
        <w:t xml:space="preserve">extract </w:t>
      </w:r>
      <w:r w:rsidR="00886C24">
        <w:t>meaning</w:t>
      </w:r>
      <w:r w:rsidR="00B37313">
        <w:t xml:space="preserve"> from </w:t>
      </w:r>
      <w:r w:rsidR="00886C24">
        <w:t>speech or textual data</w:t>
      </w:r>
      <w:r w:rsidR="00645C48">
        <w:t>,</w:t>
      </w:r>
      <w:r w:rsidR="00B37313">
        <w:t xml:space="preserve"> and even </w:t>
      </w:r>
      <w:r w:rsidR="00645C48">
        <w:t>to automatically</w:t>
      </w:r>
      <w:r w:rsidR="00886C24">
        <w:t xml:space="preserve"> </w:t>
      </w:r>
      <w:r w:rsidR="003810E5">
        <w:t>generat</w:t>
      </w:r>
      <w:r w:rsidR="00645C48">
        <w:t>e h</w:t>
      </w:r>
      <w:r w:rsidR="003810E5">
        <w:t>uman language.</w:t>
      </w:r>
      <w:r w:rsidR="000D7260">
        <w:t xml:space="preserve"> One </w:t>
      </w:r>
      <w:r w:rsidR="00503DD4">
        <w:t>major</w:t>
      </w:r>
      <w:r w:rsidR="000D7260">
        <w:t xml:space="preserve"> use of NLP</w:t>
      </w:r>
      <w:r w:rsidR="004A7DD3">
        <w:t xml:space="preserve"> in today’s information</w:t>
      </w:r>
      <w:r w:rsidR="00B93F9A">
        <w:t>-</w:t>
      </w:r>
      <w:r w:rsidR="004A7DD3">
        <w:t>abundant world, with over 1 billion websites on the Internet</w:t>
      </w:r>
      <w:r w:rsidR="004A7DD3">
        <w:rPr>
          <w:rStyle w:val="Referinnotdesubsol"/>
        </w:rPr>
        <w:footnoteReference w:id="1"/>
      </w:r>
      <w:r w:rsidR="004A7DD3">
        <w:t>, is keyword extraction</w:t>
      </w:r>
      <w:r w:rsidR="004C4EE1">
        <w:t xml:space="preserve">, the process of identifying the most representative words or phrases that </w:t>
      </w:r>
      <w:r w:rsidR="0097565A">
        <w:t xml:space="preserve">concisely </w:t>
      </w:r>
      <w:r w:rsidR="004C4EE1">
        <w:t xml:space="preserve">reflect the </w:t>
      </w:r>
      <w:r w:rsidR="00503DD4">
        <w:t>essence</w:t>
      </w:r>
      <w:r w:rsidR="004C4EE1">
        <w:t xml:space="preserve"> of a tex</w:t>
      </w:r>
      <w:r w:rsidR="0097565A">
        <w:t>t</w:t>
      </w:r>
      <w:r w:rsidR="004C4EE1">
        <w:t xml:space="preserve">. </w:t>
      </w:r>
      <w:r w:rsidR="00B97D4A">
        <w:t>This paper focuses on keyword extraction</w:t>
      </w:r>
      <w:r w:rsidR="00C2299A">
        <w:t xml:space="preserve">, </w:t>
      </w:r>
      <w:r w:rsidR="00B97D4A">
        <w:t xml:space="preserve">detailing my application that extracts relevant phrases from researchers’ abstracts to summarize their scientific </w:t>
      </w:r>
      <w:r w:rsidR="00503DD4">
        <w:t>contributions</w:t>
      </w:r>
      <w:r w:rsidR="00B97D4A">
        <w:t>.</w:t>
      </w:r>
      <w:r w:rsidR="00C2299A">
        <w:t xml:space="preserve"> </w:t>
      </w:r>
      <w:r w:rsidR="00B97D4A">
        <w:t xml:space="preserve">In this </w:t>
      </w:r>
      <w:r w:rsidR="00484FA5">
        <w:t>section</w:t>
      </w:r>
      <w:r w:rsidR="00B97D4A">
        <w:t xml:space="preserve">, I </w:t>
      </w:r>
      <w:r w:rsidR="00F85C4F">
        <w:t>aim to</w:t>
      </w:r>
      <w:r w:rsidR="00B97D4A">
        <w:t xml:space="preserve"> provide </w:t>
      </w:r>
      <w:r w:rsidR="00484FA5">
        <w:t xml:space="preserve">an overview of the document, </w:t>
      </w:r>
      <w:r w:rsidR="00F85C4F">
        <w:t>addressing</w:t>
      </w:r>
      <w:r w:rsidR="00484FA5">
        <w:t xml:space="preserve"> the background, the purpose and the objectives of </w:t>
      </w:r>
      <w:r w:rsidR="00F85C4F">
        <w:t>the project</w:t>
      </w:r>
      <w:r w:rsidR="00484FA5">
        <w:t>.</w:t>
      </w:r>
    </w:p>
    <w:p w14:paraId="59FA4EDA" w14:textId="60D8BD5E" w:rsidR="00F57319" w:rsidRDefault="00380DF7" w:rsidP="0053404B">
      <w:pPr>
        <w:pStyle w:val="Titlu2"/>
      </w:pPr>
      <w:bookmarkStart w:id="5" w:name="_Toc170063131"/>
      <w:r>
        <w:t>Background</w:t>
      </w:r>
      <w:bookmarkEnd w:id="5"/>
    </w:p>
    <w:p w14:paraId="1AF78C33" w14:textId="2D5BA571" w:rsidR="00503DD4" w:rsidRDefault="001E20A3" w:rsidP="00503DD4">
      <w:pPr>
        <w:rPr>
          <w:color w:val="000000"/>
        </w:rPr>
      </w:pPr>
      <w:r>
        <w:t xml:space="preserve">The first steps in the field of </w:t>
      </w:r>
      <w:r w:rsidR="00B37313">
        <w:t xml:space="preserve">Natural Language Processing </w:t>
      </w:r>
      <w:r>
        <w:t xml:space="preserve">were made </w:t>
      </w:r>
      <w:r w:rsidR="00C02A80">
        <w:t>more than 70 years ago</w:t>
      </w:r>
      <w:r>
        <w:t xml:space="preserve">, around 1950, when researchers </w:t>
      </w:r>
      <w:r w:rsidR="00983F7B">
        <w:t>began</w:t>
      </w:r>
      <w:r>
        <w:t xml:space="preserve"> the first attempts at automatic translation.</w:t>
      </w:r>
      <w:r w:rsidR="00675ACE">
        <w:t xml:space="preserve"> Until the 1980s, NLP was </w:t>
      </w:r>
      <w:r w:rsidR="00C06A84">
        <w:t xml:space="preserve">mostly </w:t>
      </w:r>
      <w:r w:rsidR="003231DF">
        <w:t>led</w:t>
      </w:r>
      <w:r w:rsidR="00C06A84">
        <w:t xml:space="preserve"> by linguists, who implemented rule-based methods centered </w:t>
      </w:r>
      <w:r w:rsidR="003231DF">
        <w:t>around</w:t>
      </w:r>
      <w:r w:rsidR="00C06A84">
        <w:t xml:space="preserve"> syntax </w:t>
      </w:r>
      <w:r w:rsidR="003231DF">
        <w:t>rather</w:t>
      </w:r>
      <w:r w:rsidR="00C06A84">
        <w:t xml:space="preserve"> than sema</w:t>
      </w:r>
      <w:r w:rsidR="003231DF">
        <w:t>n</w:t>
      </w:r>
      <w:r w:rsidR="00C06A84">
        <w:t>tics.</w:t>
      </w:r>
      <w:r w:rsidR="00621BE7">
        <w:t xml:space="preserve"> Then, </w:t>
      </w:r>
      <w:r w:rsidR="005F095D">
        <w:t xml:space="preserve">NLP </w:t>
      </w:r>
      <w:r w:rsidR="00C670C1">
        <w:t>transitioned to</w:t>
      </w:r>
      <w:r w:rsidR="005F095D">
        <w:t xml:space="preserve"> </w:t>
      </w:r>
      <w:r w:rsidR="00B82CA9">
        <w:t xml:space="preserve">machine learning algorithms, relying on </w:t>
      </w:r>
      <w:r w:rsidR="005F095D">
        <w:t xml:space="preserve">statistical </w:t>
      </w:r>
      <w:r w:rsidR="001B7DEC">
        <w:t xml:space="preserve">and probabilistic </w:t>
      </w:r>
      <w:r w:rsidR="00B82CA9">
        <w:t xml:space="preserve">methods </w:t>
      </w:r>
      <w:sdt>
        <w:sdtPr>
          <w:rPr>
            <w:color w:val="000000"/>
          </w:rPr>
          <w:tag w:val="MENDELEY_CITATION_v3_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"/>
          <w:id w:val="-748040210"/>
          <w:placeholder>
            <w:docPart w:val="DefaultPlaceholder_-1854013440"/>
          </w:placeholder>
        </w:sdtPr>
        <w:sdtContent>
          <w:r w:rsidR="0054762A" w:rsidRPr="0054762A">
            <w:rPr>
              <w:color w:val="000000"/>
            </w:rPr>
            <w:t>(Nadkarni et al., 2011)</w:t>
          </w:r>
        </w:sdtContent>
      </w:sdt>
      <w:r w:rsidR="00B82CA9">
        <w:rPr>
          <w:color w:val="000000"/>
        </w:rPr>
        <w:t xml:space="preserve">, that </w:t>
      </w:r>
      <w:r w:rsidR="006E6A9C">
        <w:rPr>
          <w:color w:val="000000"/>
        </w:rPr>
        <w:t xml:space="preserve">are still widely used </w:t>
      </w:r>
      <w:r w:rsidR="007F1845">
        <w:rPr>
          <w:color w:val="000000"/>
        </w:rPr>
        <w:t>nowadays,</w:t>
      </w:r>
      <w:r w:rsidR="006E6A9C">
        <w:rPr>
          <w:color w:val="000000"/>
        </w:rPr>
        <w:t xml:space="preserve"> especially in Information Retrieval tasks such as document indexing</w:t>
      </w:r>
      <w:r w:rsidR="00442461">
        <w:rPr>
          <w:color w:val="000000"/>
        </w:rPr>
        <w:t xml:space="preserve">, document </w:t>
      </w:r>
      <w:r w:rsidR="006E6A9C">
        <w:rPr>
          <w:color w:val="000000"/>
        </w:rPr>
        <w:t xml:space="preserve">classification </w:t>
      </w:r>
      <w:r w:rsidR="00442461">
        <w:rPr>
          <w:color w:val="000000"/>
        </w:rPr>
        <w:t>and</w:t>
      </w:r>
      <w:r w:rsidR="006E6A9C">
        <w:rPr>
          <w:color w:val="000000"/>
        </w:rPr>
        <w:t xml:space="preserve"> sentiment analysis. </w:t>
      </w:r>
      <w:r w:rsidR="00B90608">
        <w:rPr>
          <w:color w:val="000000"/>
        </w:rPr>
        <w:t xml:space="preserve">Statistical </w:t>
      </w:r>
      <w:r w:rsidR="00114E0B">
        <w:rPr>
          <w:color w:val="000000"/>
        </w:rPr>
        <w:t>techniques</w:t>
      </w:r>
      <w:r w:rsidR="00B90608">
        <w:rPr>
          <w:color w:val="000000"/>
        </w:rPr>
        <w:t xml:space="preserve"> </w:t>
      </w:r>
      <w:proofErr w:type="gramStart"/>
      <w:r w:rsidR="00442461">
        <w:rPr>
          <w:color w:val="000000"/>
        </w:rPr>
        <w:t>were</w:t>
      </w:r>
      <w:proofErr w:type="gramEnd"/>
      <w:r w:rsidR="00442461">
        <w:rPr>
          <w:color w:val="000000"/>
        </w:rPr>
        <w:t xml:space="preserve"> </w:t>
      </w:r>
      <w:r w:rsidR="00B82CA9">
        <w:rPr>
          <w:color w:val="000000"/>
        </w:rPr>
        <w:t xml:space="preserve">the </w:t>
      </w:r>
      <w:r w:rsidR="00053828">
        <w:rPr>
          <w:color w:val="000000"/>
        </w:rPr>
        <w:t>baseline</w:t>
      </w:r>
      <w:r w:rsidR="00B82CA9">
        <w:rPr>
          <w:color w:val="000000"/>
        </w:rPr>
        <w:t xml:space="preserve"> </w:t>
      </w:r>
      <w:r w:rsidR="00114E0B">
        <w:rPr>
          <w:color w:val="000000"/>
        </w:rPr>
        <w:t xml:space="preserve">methods </w:t>
      </w:r>
      <w:r w:rsidR="00B82CA9">
        <w:rPr>
          <w:color w:val="000000"/>
        </w:rPr>
        <w:t xml:space="preserve">until </w:t>
      </w:r>
      <w:r w:rsidR="006E6A9C">
        <w:rPr>
          <w:color w:val="000000"/>
        </w:rPr>
        <w:t xml:space="preserve">NLP began incorporating </w:t>
      </w:r>
      <w:r w:rsidR="00B82CA9">
        <w:rPr>
          <w:color w:val="000000"/>
        </w:rPr>
        <w:t>neural networks</w:t>
      </w:r>
      <w:r w:rsidR="006E6A9C">
        <w:rPr>
          <w:color w:val="000000"/>
        </w:rPr>
        <w:t xml:space="preserve">, which led to the </w:t>
      </w:r>
      <w:r w:rsidR="00B90608">
        <w:rPr>
          <w:color w:val="000000"/>
        </w:rPr>
        <w:t xml:space="preserve">revolutionary </w:t>
      </w:r>
      <w:r w:rsidR="00053828">
        <w:rPr>
          <w:color w:val="000000"/>
        </w:rPr>
        <w:t xml:space="preserve">emergence of Transformer models </w:t>
      </w:r>
      <w:r w:rsidR="00442461">
        <w:rPr>
          <w:color w:val="000000"/>
        </w:rPr>
        <w:t>starting in</w:t>
      </w:r>
      <w:r w:rsidR="00053828">
        <w:rPr>
          <w:color w:val="000000"/>
        </w:rPr>
        <w:t xml:space="preserve"> 2018</w:t>
      </w:r>
      <w:r w:rsidR="00053828">
        <w:rPr>
          <w:rStyle w:val="Referinnotdesubsol"/>
          <w:color w:val="000000"/>
        </w:rPr>
        <w:footnoteReference w:id="2"/>
      </w:r>
      <w:r w:rsidR="007F1845">
        <w:rPr>
          <w:color w:val="000000"/>
        </w:rPr>
        <w:t xml:space="preserve">. Today, BERT and GPT models achieve remarkable results in complex NLP tasks </w:t>
      </w:r>
      <w:r w:rsidR="00E44001">
        <w:rPr>
          <w:color w:val="000000"/>
        </w:rPr>
        <w:t>such as</w:t>
      </w:r>
      <w:r w:rsidR="007F1845">
        <w:rPr>
          <w:color w:val="000000"/>
        </w:rPr>
        <w:t xml:space="preserve"> summarization, question answering, translation and text generation.</w:t>
      </w:r>
      <w:r w:rsidR="00E93BF0">
        <w:rPr>
          <w:color w:val="000000"/>
        </w:rPr>
        <w:t xml:space="preserve"> </w:t>
      </w:r>
      <w:r w:rsidR="00E47C80">
        <w:rPr>
          <w:color w:val="000000"/>
        </w:rPr>
        <w:t xml:space="preserve">This marks the beginning of an era where natural language processing models are </w:t>
      </w:r>
      <w:r w:rsidR="00E44001">
        <w:rPr>
          <w:color w:val="000000"/>
        </w:rPr>
        <w:t xml:space="preserve">available </w:t>
      </w:r>
      <w:r w:rsidR="00E47C80">
        <w:rPr>
          <w:color w:val="000000"/>
        </w:rPr>
        <w:t xml:space="preserve">to the </w:t>
      </w:r>
      <w:proofErr w:type="gramStart"/>
      <w:r w:rsidR="00E44001">
        <w:rPr>
          <w:color w:val="000000"/>
        </w:rPr>
        <w:t>general</w:t>
      </w:r>
      <w:r w:rsidR="00E47C80">
        <w:rPr>
          <w:color w:val="000000"/>
        </w:rPr>
        <w:t xml:space="preserve"> public</w:t>
      </w:r>
      <w:proofErr w:type="gramEnd"/>
      <w:r w:rsidR="00E47C80">
        <w:rPr>
          <w:color w:val="000000"/>
        </w:rPr>
        <w:t xml:space="preserve"> in the form of digital assistants </w:t>
      </w:r>
      <w:r w:rsidR="00E44001">
        <w:rPr>
          <w:color w:val="000000"/>
        </w:rPr>
        <w:t>and</w:t>
      </w:r>
      <w:r w:rsidR="00E47C80">
        <w:rPr>
          <w:color w:val="000000"/>
        </w:rPr>
        <w:t xml:space="preserve"> chatbots integrated in </w:t>
      </w:r>
      <w:r w:rsidR="00E44001">
        <w:rPr>
          <w:color w:val="000000"/>
        </w:rPr>
        <w:t>various</w:t>
      </w:r>
      <w:r w:rsidR="004418E6">
        <w:rPr>
          <w:color w:val="000000"/>
        </w:rPr>
        <w:t xml:space="preserve"> </w:t>
      </w:r>
      <w:r w:rsidR="002F2E90">
        <w:rPr>
          <w:color w:val="000000"/>
        </w:rPr>
        <w:t xml:space="preserve">web or mobile </w:t>
      </w:r>
      <w:r w:rsidR="004418E6">
        <w:rPr>
          <w:color w:val="000000"/>
        </w:rPr>
        <w:t>applications.</w:t>
      </w:r>
    </w:p>
    <w:p w14:paraId="63C5BB2F" w14:textId="15458D19" w:rsidR="00FD2E4F" w:rsidRPr="00503DD4" w:rsidRDefault="00FD2E4F" w:rsidP="00503DD4">
      <w:r>
        <w:rPr>
          <w:color w:val="000000"/>
        </w:rPr>
        <w:t>Information Retrieval</w:t>
      </w:r>
      <w:r w:rsidR="005555DB">
        <w:rPr>
          <w:color w:val="000000"/>
        </w:rPr>
        <w:t xml:space="preserve"> (IR)</w:t>
      </w:r>
      <w:r>
        <w:rPr>
          <w:color w:val="000000"/>
        </w:rPr>
        <w:t xml:space="preserve"> is a field that focuses on identifying </w:t>
      </w:r>
      <w:r w:rsidR="00D013CF">
        <w:rPr>
          <w:color w:val="000000"/>
        </w:rPr>
        <w:t xml:space="preserve">and ranking </w:t>
      </w:r>
      <w:r>
        <w:rPr>
          <w:color w:val="000000"/>
        </w:rPr>
        <w:t xml:space="preserve">relevant information from vast document collections, </w:t>
      </w:r>
      <w:proofErr w:type="gramStart"/>
      <w:r>
        <w:rPr>
          <w:color w:val="000000"/>
        </w:rPr>
        <w:t>in order to</w:t>
      </w:r>
      <w:proofErr w:type="gramEnd"/>
      <w:r>
        <w:rPr>
          <w:color w:val="000000"/>
        </w:rPr>
        <w:t xml:space="preserve"> improve database queries, </w:t>
      </w:r>
      <w:r w:rsidR="00E37765">
        <w:rPr>
          <w:color w:val="000000"/>
        </w:rPr>
        <w:t>document searching and filtering</w:t>
      </w:r>
      <w:r w:rsidR="00D013CF">
        <w:rPr>
          <w:color w:val="000000"/>
        </w:rPr>
        <w:t xml:space="preserve"> and recommendations based on user preferences</w:t>
      </w:r>
      <w:r w:rsidR="00AB2AB8">
        <w:rPr>
          <w:color w:val="000000"/>
        </w:rPr>
        <w:t xml:space="preserve"> </w:t>
      </w:r>
      <w:sdt>
        <w:sdtPr>
          <w:rPr>
            <w:color w:val="000000"/>
          </w:rPr>
          <w:tag w:val="MENDELEY_CITATION_v3_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"/>
          <w:id w:val="191732257"/>
          <w:placeholder>
            <w:docPart w:val="DefaultPlaceholder_-1854013440"/>
          </w:placeholder>
        </w:sdtPr>
        <w:sdtContent>
          <w:r w:rsidR="0054762A" w:rsidRPr="0054762A">
            <w:rPr>
              <w:color w:val="000000"/>
            </w:rPr>
            <w:t>(Arora et al., 2016; Nomoto, 2022)</w:t>
          </w:r>
        </w:sdtContent>
      </w:sdt>
      <w:r w:rsidR="009B499E">
        <w:rPr>
          <w:color w:val="000000"/>
        </w:rPr>
        <w:t>.</w:t>
      </w:r>
      <w:r w:rsidR="00AB2AB8">
        <w:rPr>
          <w:color w:val="000000"/>
        </w:rPr>
        <w:t xml:space="preserve"> </w:t>
      </w:r>
      <w:r w:rsidR="005555DB">
        <w:rPr>
          <w:color w:val="000000"/>
        </w:rPr>
        <w:t xml:space="preserve">Keyword extraction, the </w:t>
      </w:r>
      <w:r w:rsidR="00575311">
        <w:rPr>
          <w:color w:val="000000"/>
        </w:rPr>
        <w:t>selection</w:t>
      </w:r>
      <w:r w:rsidR="005555DB">
        <w:rPr>
          <w:color w:val="000000"/>
        </w:rPr>
        <w:t xml:space="preserve"> of significant terms from a text, and topic modeling, the uncovering of hidden topics in large document collections, are two tasks that </w:t>
      </w:r>
      <w:r w:rsidR="00575311">
        <w:rPr>
          <w:color w:val="000000"/>
        </w:rPr>
        <w:t>are</w:t>
      </w:r>
      <w:r w:rsidR="005555DB">
        <w:rPr>
          <w:color w:val="000000"/>
        </w:rPr>
        <w:t xml:space="preserve"> positioned at the intersection of IR and NLP, being useful for IR purposes, while making use </w:t>
      </w:r>
      <w:r w:rsidR="00BF2DF9">
        <w:rPr>
          <w:color w:val="000000"/>
        </w:rPr>
        <w:t xml:space="preserve">of linguistic characteristics and NLP techniques, such as tokenization, lemmatization, part of speech tagging, named entity recognition and word </w:t>
      </w:r>
      <w:r w:rsidR="009C6E10">
        <w:rPr>
          <w:color w:val="000000"/>
        </w:rPr>
        <w:t>vectors</w:t>
      </w:r>
      <w:r w:rsidR="00BF2DF9">
        <w:rPr>
          <w:color w:val="000000"/>
        </w:rPr>
        <w:t>.</w:t>
      </w:r>
    </w:p>
    <w:p w14:paraId="62DF727F" w14:textId="12B9ADC1" w:rsidR="00F57319" w:rsidRDefault="00983F7B" w:rsidP="0053404B">
      <w:pPr>
        <w:pStyle w:val="Titlu2"/>
      </w:pPr>
      <w:bookmarkStart w:id="6" w:name="_Toc170063132"/>
      <w:r>
        <w:t>Problem</w:t>
      </w:r>
      <w:bookmarkEnd w:id="6"/>
    </w:p>
    <w:p w14:paraId="19013AEA" w14:textId="39AD25C4" w:rsidR="00956CC4" w:rsidRPr="00114E0B" w:rsidRDefault="00956CC4" w:rsidP="00956CC4">
      <w:pPr>
        <w:rPr>
          <w:color w:val="000000"/>
        </w:rPr>
      </w:pPr>
      <w:r>
        <w:t>CRESCDI</w:t>
      </w:r>
      <w:r>
        <w:rPr>
          <w:rStyle w:val="Referinnotdesubsol"/>
        </w:rPr>
        <w:footnoteReference w:id="3"/>
      </w:r>
      <w:r>
        <w:t xml:space="preserve"> is a platform dedicated to </w:t>
      </w:r>
      <w:r w:rsidRPr="00114E0B">
        <w:rPr>
          <w:color w:val="000000"/>
        </w:rPr>
        <w:t xml:space="preserve">researchers at the </w:t>
      </w:r>
      <w:r w:rsidRPr="00114E0B">
        <w:rPr>
          <w:color w:val="000000"/>
        </w:rPr>
        <w:t>National University of Science and Technology POLITEHNICA Bucharest</w:t>
      </w:r>
      <w:r w:rsidR="007E390E">
        <w:rPr>
          <w:color w:val="000000"/>
        </w:rPr>
        <w:t xml:space="preserve"> (UNSTPB)</w:t>
      </w:r>
      <w:r w:rsidRPr="00114E0B">
        <w:rPr>
          <w:color w:val="000000"/>
        </w:rPr>
        <w:t xml:space="preserve">, where users can </w:t>
      </w:r>
      <w:r w:rsidR="00442461">
        <w:rPr>
          <w:color w:val="000000"/>
        </w:rPr>
        <w:t>access</w:t>
      </w:r>
      <w:r w:rsidRPr="00114E0B">
        <w:rPr>
          <w:color w:val="000000"/>
        </w:rPr>
        <w:t xml:space="preserve"> profiles of </w:t>
      </w:r>
      <w:r w:rsidRPr="00114E0B">
        <w:rPr>
          <w:color w:val="000000"/>
        </w:rPr>
        <w:lastRenderedPageBreak/>
        <w:t>researchers</w:t>
      </w:r>
      <w:r w:rsidR="00CF2ADA" w:rsidRPr="00114E0B">
        <w:rPr>
          <w:color w:val="000000"/>
        </w:rPr>
        <w:t xml:space="preserve">, including </w:t>
      </w:r>
      <w:r w:rsidRPr="00114E0B">
        <w:rPr>
          <w:color w:val="000000"/>
        </w:rPr>
        <w:t xml:space="preserve">information about them and their </w:t>
      </w:r>
      <w:r w:rsidR="007A4AD8" w:rsidRPr="00114E0B">
        <w:rPr>
          <w:color w:val="000000"/>
        </w:rPr>
        <w:t xml:space="preserve">scientific </w:t>
      </w:r>
      <w:r w:rsidRPr="00114E0B">
        <w:rPr>
          <w:color w:val="000000"/>
        </w:rPr>
        <w:t>publications.</w:t>
      </w:r>
      <w:r w:rsidR="009E747F" w:rsidRPr="00114E0B">
        <w:rPr>
          <w:color w:val="000000"/>
        </w:rPr>
        <w:t xml:space="preserve"> Each profile contains a “Keywords” section, where researchers can manually add terms that best highlight their competences and research activity</w:t>
      </w:r>
      <w:r w:rsidR="00E57B22" w:rsidRPr="00114E0B">
        <w:rPr>
          <w:color w:val="000000"/>
        </w:rPr>
        <w:t>, so that other academic professionals or students can easily see them by accessing the CRESCDI profile.</w:t>
      </w:r>
      <w:r w:rsidR="00A44308" w:rsidRPr="00114E0B">
        <w:rPr>
          <w:color w:val="000000"/>
        </w:rPr>
        <w:t xml:space="preserve"> We want to automate the process of </w:t>
      </w:r>
      <w:r w:rsidR="00621103" w:rsidRPr="00114E0B">
        <w:rPr>
          <w:color w:val="000000"/>
        </w:rPr>
        <w:t xml:space="preserve">extracting keywords </w:t>
      </w:r>
      <w:r w:rsidR="0055489A" w:rsidRPr="00114E0B">
        <w:rPr>
          <w:color w:val="000000"/>
        </w:rPr>
        <w:t>from each</w:t>
      </w:r>
      <w:r w:rsidR="00621103" w:rsidRPr="00114E0B">
        <w:rPr>
          <w:color w:val="000000"/>
        </w:rPr>
        <w:t xml:space="preserve"> research</w:t>
      </w:r>
      <w:r w:rsidR="0055489A" w:rsidRPr="00114E0B">
        <w:rPr>
          <w:color w:val="000000"/>
        </w:rPr>
        <w:t>er’s</w:t>
      </w:r>
      <w:r w:rsidR="00621103" w:rsidRPr="00114E0B">
        <w:rPr>
          <w:color w:val="000000"/>
        </w:rPr>
        <w:t xml:space="preserve"> </w:t>
      </w:r>
      <w:r w:rsidR="006A65BA" w:rsidRPr="00114E0B">
        <w:rPr>
          <w:color w:val="000000"/>
        </w:rPr>
        <w:t>publications</w:t>
      </w:r>
      <w:r w:rsidR="00621103" w:rsidRPr="00114E0B">
        <w:rPr>
          <w:color w:val="000000"/>
        </w:rPr>
        <w:t>.</w:t>
      </w:r>
      <w:r w:rsidR="0055489A" w:rsidRPr="00114E0B">
        <w:rPr>
          <w:color w:val="000000"/>
        </w:rPr>
        <w:t xml:space="preserve"> This is the </w:t>
      </w:r>
      <w:r w:rsidR="00B961CC" w:rsidRPr="00114E0B">
        <w:rPr>
          <w:color w:val="000000"/>
        </w:rPr>
        <w:t>focus</w:t>
      </w:r>
      <w:r w:rsidR="0055489A" w:rsidRPr="00114E0B">
        <w:rPr>
          <w:color w:val="000000"/>
        </w:rPr>
        <w:t xml:space="preserve"> of this paper, which I will detail further.</w:t>
      </w:r>
    </w:p>
    <w:p w14:paraId="18E71F0F" w14:textId="2E51C39C" w:rsidR="00F53D42" w:rsidRDefault="00F53D42" w:rsidP="00F53D42">
      <w:pPr>
        <w:pStyle w:val="Titlu2"/>
      </w:pPr>
      <w:bookmarkStart w:id="7" w:name="_Toc170063133"/>
      <w:r>
        <w:t>Objectives</w:t>
      </w:r>
      <w:bookmarkEnd w:id="7"/>
    </w:p>
    <w:p w14:paraId="6191D897" w14:textId="6F3DB66D" w:rsidR="00F53D42" w:rsidRDefault="008C6384" w:rsidP="00F53D42">
      <w:r>
        <w:t>In this project</w:t>
      </w:r>
      <w:r w:rsidR="00B961CC">
        <w:t>, I aimed to use state</w:t>
      </w:r>
      <w:r>
        <w:t>-</w:t>
      </w:r>
      <w:r w:rsidR="00B961CC">
        <w:t>of</w:t>
      </w:r>
      <w:r>
        <w:t>-</w:t>
      </w:r>
      <w:r w:rsidR="00B961CC">
        <w:t>the</w:t>
      </w:r>
      <w:r>
        <w:t>-</w:t>
      </w:r>
      <w:r w:rsidR="00B961CC">
        <w:t xml:space="preserve">art software tools and </w:t>
      </w:r>
      <w:r w:rsidR="007E390E">
        <w:t>algorithms</w:t>
      </w:r>
      <w:r w:rsidR="00B961CC">
        <w:t xml:space="preserve"> to extract</w:t>
      </w:r>
      <w:r w:rsidR="00834AA9">
        <w:t xml:space="preserve"> the most</w:t>
      </w:r>
      <w:r w:rsidR="00B961CC">
        <w:t xml:space="preserve"> relevant </w:t>
      </w:r>
      <w:r w:rsidR="00114E0B">
        <w:t xml:space="preserve">words or </w:t>
      </w:r>
      <w:r w:rsidR="00B961CC">
        <w:t xml:space="preserve">phrases from </w:t>
      </w:r>
      <w:r w:rsidR="00834AA9">
        <w:t xml:space="preserve">the abstracts of </w:t>
      </w:r>
      <w:r w:rsidR="00B961CC">
        <w:t>CRESCDI authors</w:t>
      </w:r>
      <w:r w:rsidR="00114E0B">
        <w:t xml:space="preserve">, terms that </w:t>
      </w:r>
      <w:r w:rsidR="009F196F">
        <w:t>effectively</w:t>
      </w:r>
      <w:r w:rsidR="00114E0B">
        <w:t xml:space="preserve"> </w:t>
      </w:r>
      <w:r w:rsidR="009F196F">
        <w:t>capture</w:t>
      </w:r>
      <w:r w:rsidR="00114E0B">
        <w:t xml:space="preserve"> the </w:t>
      </w:r>
      <w:r w:rsidR="007E390E">
        <w:t>area of interest of each UNSTPB researcher.</w:t>
      </w:r>
    </w:p>
    <w:p w14:paraId="3EB35E5C" w14:textId="78E2D49A" w:rsidR="008D330F" w:rsidRPr="00F53D42" w:rsidRDefault="008D330F" w:rsidP="00F53D42">
      <w:r>
        <w:t xml:space="preserve">In my implementation, I employed two distinct </w:t>
      </w:r>
      <w:r w:rsidR="003C20AE">
        <w:t>techniques</w:t>
      </w:r>
      <w:r>
        <w:t xml:space="preserve"> to identify the keyphrases, Yet Another Keyword Extractor (YAKE), a statistical keyword extraction algorithm</w:t>
      </w:r>
      <w:r w:rsidR="003C20AE">
        <w:t>, and Latent Dirichlet Allocation (LDA), a probabilistic topic modeling method. Consequently, another purpose of this study is the comparison between</w:t>
      </w:r>
      <w:r w:rsidR="00AF2466">
        <w:t xml:space="preserve"> these two methodologies.</w:t>
      </w:r>
    </w:p>
    <w:p w14:paraId="4D1AE9FE" w14:textId="6B69CA9A" w:rsidR="00F57319" w:rsidRPr="00560BA3" w:rsidRDefault="00A44308" w:rsidP="0053404B">
      <w:pPr>
        <w:pStyle w:val="Titlu2"/>
      </w:pPr>
      <w:bookmarkStart w:id="8" w:name="_Toc170063134"/>
      <w:r>
        <w:t>Structure</w:t>
      </w:r>
      <w:bookmarkEnd w:id="8"/>
    </w:p>
    <w:p w14:paraId="78370208" w14:textId="5E99F866" w:rsidR="00E15651" w:rsidRDefault="008C2ABE" w:rsidP="00E15651">
      <w:r>
        <w:t xml:space="preserve">This </w:t>
      </w:r>
      <w:r w:rsidR="00B411F0">
        <w:t>sub</w:t>
      </w:r>
      <w:r>
        <w:t xml:space="preserve">section briefly presents the chapters that will be elaborated </w:t>
      </w:r>
      <w:r w:rsidR="00E15651">
        <w:t xml:space="preserve">in the subsequent </w:t>
      </w:r>
      <w:r w:rsidR="00B411F0">
        <w:t>chapters</w:t>
      </w:r>
      <w:r w:rsidR="00E15651">
        <w:t xml:space="preserve"> of</w:t>
      </w:r>
      <w:r>
        <w:t xml:space="preserve"> this document.</w:t>
      </w:r>
      <w:bookmarkStart w:id="9" w:name="_bxcf2kuryx9t" w:colFirst="0" w:colLast="0"/>
      <w:bookmarkStart w:id="10" w:name="_jqbhck7fzqn5" w:colFirst="0" w:colLast="0"/>
      <w:bookmarkStart w:id="11" w:name="_Ref169282244"/>
      <w:bookmarkStart w:id="12" w:name="_Ref169449194"/>
      <w:bookmarkStart w:id="13" w:name="_Ref169449206"/>
      <w:bookmarkStart w:id="14" w:name="_Ref169449229"/>
      <w:bookmarkEnd w:id="9"/>
      <w:bookmarkEnd w:id="10"/>
      <w:r w:rsidR="004B5533">
        <w:t xml:space="preserve"> In the </w:t>
      </w:r>
      <w:r w:rsidR="007A1EED">
        <w:t>next</w:t>
      </w:r>
      <w:r w:rsidR="004B5533">
        <w:t xml:space="preserve"> chapter, “State of the Art”, I will describe the NLP techniques and software libraries </w:t>
      </w:r>
      <w:r w:rsidR="00B411F0">
        <w:t>employed</w:t>
      </w:r>
      <w:r w:rsidR="004B5533">
        <w:t xml:space="preserve"> in my implementation</w:t>
      </w:r>
      <w:r w:rsidR="00125164">
        <w:t xml:space="preserve">, as well as other similar available tools. The chapter is divided into five subsections, where the first four each represent one task of the project: language identification, particularly discussing the fastText </w:t>
      </w:r>
      <w:r w:rsidR="00FB0794">
        <w:t>Python package</w:t>
      </w:r>
      <w:r w:rsidR="00125164">
        <w:t>, text preprocessing</w:t>
      </w:r>
      <w:r w:rsidR="00FB0794">
        <w:t>, focusing on the spaCy NLP library</w:t>
      </w:r>
      <w:r w:rsidR="00125164">
        <w:t>, keyword extraction</w:t>
      </w:r>
      <w:r w:rsidR="00FB0794">
        <w:t>, subsection that mentions a couple of related algorithms and then largely describes YAKE</w:t>
      </w:r>
      <w:r w:rsidR="00125164">
        <w:t>,</w:t>
      </w:r>
      <w:r w:rsidR="00FB0794">
        <w:t xml:space="preserve"> and</w:t>
      </w:r>
      <w:r w:rsidR="00125164">
        <w:t xml:space="preserve"> topic modeling</w:t>
      </w:r>
      <w:r w:rsidR="00FB0794">
        <w:t>, which centers around LDA</w:t>
      </w:r>
      <w:r w:rsidR="00125164">
        <w:t xml:space="preserve">. </w:t>
      </w:r>
      <w:r w:rsidR="00326992">
        <w:t>In the last subsection</w:t>
      </w:r>
      <w:r w:rsidR="00125164">
        <w:t>, I will talk about Gensim</w:t>
      </w:r>
      <w:r w:rsidR="00326992">
        <w:t xml:space="preserve">, </w:t>
      </w:r>
      <w:r w:rsidR="007A1EED">
        <w:t>an</w:t>
      </w:r>
      <w:r w:rsidR="00125164">
        <w:t xml:space="preserve"> </w:t>
      </w:r>
      <w:r w:rsidR="00326992">
        <w:t xml:space="preserve">NLP </w:t>
      </w:r>
      <w:r w:rsidR="00125164">
        <w:t>library</w:t>
      </w:r>
      <w:r w:rsidR="00326992">
        <w:t xml:space="preserve"> specifically meant for topic modeling.</w:t>
      </w:r>
    </w:p>
    <w:p w14:paraId="07F79267" w14:textId="245CE8F4" w:rsidR="00F2789C" w:rsidRDefault="007A1EED" w:rsidP="00E15651">
      <w:r>
        <w:t xml:space="preserve">The third section illustrates the way I integrated the previously discussed state of the art NLP tools in my project, to implement a solution for the task of extracting key themes from scientific abstracts. </w:t>
      </w:r>
      <w:r w:rsidR="00B411F0">
        <w:t>The</w:t>
      </w:r>
      <w:r>
        <w:t xml:space="preserve"> “</w:t>
      </w:r>
      <w:r w:rsidR="00A67A9D">
        <w:t>Solution” section</w:t>
      </w:r>
      <w:r>
        <w:t xml:space="preserve"> </w:t>
      </w:r>
      <w:r w:rsidR="00A67A9D">
        <w:t>describes the filtering of the abstract list of an author,</w:t>
      </w:r>
      <w:r w:rsidR="00B411F0">
        <w:t xml:space="preserve"> </w:t>
      </w:r>
      <w:r w:rsidR="00A67A9D">
        <w:t>the keyword extraction with YAKE and the topic modeling with LDA, as well as the distinct steps of text preprocessing before applying YAKE and LD</w:t>
      </w:r>
      <w:r w:rsidR="00451E5F">
        <w:t>A</w:t>
      </w:r>
      <w:r w:rsidR="00A67A9D">
        <w:t>.</w:t>
      </w:r>
      <w:r w:rsidR="008F3DEB">
        <w:t xml:space="preserve"> </w:t>
      </w:r>
      <w:r w:rsidR="00F2789C">
        <w:t>The fourth chapter provides more implementation details</w:t>
      </w:r>
      <w:r w:rsidR="008F3DEB">
        <w:t>, including code examples.</w:t>
      </w:r>
    </w:p>
    <w:p w14:paraId="358A8C23" w14:textId="49D1D577" w:rsidR="00BE5687" w:rsidRDefault="00BE5687" w:rsidP="00E15651">
      <w:r>
        <w:t xml:space="preserve">The </w:t>
      </w:r>
      <w:r w:rsidR="008F3DEB">
        <w:t>fifth</w:t>
      </w:r>
      <w:r>
        <w:t xml:space="preserve"> </w:t>
      </w:r>
      <w:r w:rsidR="008F3DEB">
        <w:t>section</w:t>
      </w:r>
      <w:r>
        <w:t xml:space="preserve"> reveals some results of my application, along with a thorough evaluation using metrics, then presents a comparison between the </w:t>
      </w:r>
      <w:r w:rsidR="00D91A87">
        <w:t>keywords obtained using</w:t>
      </w:r>
      <w:r>
        <w:t xml:space="preserve"> YAKE and LDA.</w:t>
      </w:r>
    </w:p>
    <w:p w14:paraId="2080ECE7" w14:textId="0B716712" w:rsidR="00E15651" w:rsidRDefault="00E90CE9" w:rsidP="00E15651">
      <w:r>
        <w:t>Finally, the results of this project are summarized in the “Conclusion” section,</w:t>
      </w:r>
      <w:r w:rsidR="001B0251">
        <w:t xml:space="preserve"> and some suggestions </w:t>
      </w:r>
      <w:r w:rsidR="00110ED2">
        <w:t>are presented, regarding</w:t>
      </w:r>
      <w:r w:rsidR="001B0251">
        <w:t xml:space="preserve"> future improvements and related wor</w:t>
      </w:r>
      <w:r w:rsidR="00110ED2">
        <w:t>k</w:t>
      </w:r>
      <w:r>
        <w:t>.</w:t>
      </w:r>
      <w:r w:rsidR="00491E4C">
        <w:br w:type="page"/>
      </w:r>
    </w:p>
    <w:p w14:paraId="5537BBD8" w14:textId="5AEEFF3A" w:rsidR="003957E4" w:rsidRPr="00560BA3" w:rsidRDefault="006F36FF" w:rsidP="0053404B">
      <w:pPr>
        <w:pStyle w:val="Titlu1"/>
      </w:pPr>
      <w:bookmarkStart w:id="15" w:name="_Ref169971293"/>
      <w:bookmarkStart w:id="16" w:name="_Toc170063135"/>
      <w:r w:rsidRPr="00560BA3">
        <w:lastRenderedPageBreak/>
        <w:t>STATE OF THE ART</w:t>
      </w:r>
      <w:bookmarkEnd w:id="11"/>
      <w:bookmarkEnd w:id="12"/>
      <w:bookmarkEnd w:id="13"/>
      <w:bookmarkEnd w:id="14"/>
      <w:bookmarkEnd w:id="15"/>
      <w:bookmarkEnd w:id="16"/>
    </w:p>
    <w:p w14:paraId="5767EBA5" w14:textId="47B8D50F" w:rsidR="00DC27B1" w:rsidRDefault="00F83476" w:rsidP="00DC27B1">
      <w:pPr>
        <w:rPr>
          <w:color w:val="000000"/>
        </w:rPr>
      </w:pPr>
      <w:r w:rsidRPr="00560BA3">
        <w:t>In the field of Natural Language Processing (NLP), keyword</w:t>
      </w:r>
      <w:r w:rsidR="00082565" w:rsidRPr="00560BA3">
        <w:t xml:space="preserve"> </w:t>
      </w:r>
      <w:r w:rsidRPr="00560BA3">
        <w:t xml:space="preserve">extraction </w:t>
      </w:r>
      <w:r w:rsidR="00F47B71" w:rsidRPr="00560BA3">
        <w:t>is</w:t>
      </w:r>
      <w:r w:rsidR="00082565" w:rsidRPr="00560BA3">
        <w:t xml:space="preserve"> </w:t>
      </w:r>
      <w:r w:rsidRPr="00560BA3">
        <w:t xml:space="preserve">essential for </w:t>
      </w:r>
      <w:r w:rsidR="00F47B71" w:rsidRPr="00560BA3">
        <w:t xml:space="preserve">text mining purposes, such as </w:t>
      </w:r>
      <w:r w:rsidR="00F47B71" w:rsidRPr="008C66F5">
        <w:t>automatic</w:t>
      </w:r>
      <w:r w:rsidR="00F47B71" w:rsidRPr="00560BA3">
        <w:t xml:space="preserve"> indexing, summarization, classification,</w:t>
      </w:r>
      <w:r w:rsidR="008C66F5">
        <w:t xml:space="preserve"> </w:t>
      </w:r>
      <w:r w:rsidR="00F47B71" w:rsidRPr="008C66F5">
        <w:t>automatic</w:t>
      </w:r>
      <w:r w:rsidR="00F47B71" w:rsidRPr="00560BA3">
        <w:t xml:space="preserve"> filtering</w:t>
      </w:r>
      <w:r w:rsidR="003F3F1F" w:rsidRPr="00560BA3">
        <w:t xml:space="preserve"> and</w:t>
      </w:r>
      <w:r w:rsidR="00F47B71" w:rsidRPr="00560BA3">
        <w:t xml:space="preserve"> topic detection </w:t>
      </w:r>
      <w:sdt>
        <w:sdtPr>
          <w:rPr>
            <w:color w:val="000000"/>
          </w:rPr>
          <w:tag w:val="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
          <w:id w:val="-200410618"/>
          <w:placeholder>
            <w:docPart w:val="DefaultPlaceholder_-1854013440"/>
          </w:placeholder>
        </w:sdtPr>
        <w:sdtContent>
          <w:r w:rsidR="0054762A" w:rsidRPr="0054762A">
            <w:rPr>
              <w:color w:val="000000"/>
            </w:rPr>
            <w:t>(Zhang, 2008)</w:t>
          </w:r>
        </w:sdtContent>
      </w:sdt>
      <w:r w:rsidR="003F3F1F" w:rsidRPr="00560BA3">
        <w:rPr>
          <w:color w:val="000000"/>
        </w:rPr>
        <w:t xml:space="preserve">. </w:t>
      </w:r>
      <w:r w:rsidR="00637F2A" w:rsidRPr="00560BA3">
        <w:rPr>
          <w:color w:val="000000"/>
        </w:rPr>
        <w:t>The necessity of accurately extracting keywords and topics from documents has led to the development of numerous algorithms</w:t>
      </w:r>
      <w:r w:rsidR="008C640B" w:rsidRPr="00560BA3">
        <w:rPr>
          <w:color w:val="000000"/>
        </w:rPr>
        <w:t xml:space="preserve">. However, </w:t>
      </w:r>
      <w:r w:rsidR="00A74268" w:rsidRPr="00A74268">
        <w:rPr>
          <w:color w:val="000000"/>
        </w:rPr>
        <w:t>unlike other computer science fields that have specific methods for performing tasks, NLP lacks a unique solution</w:t>
      </w:r>
      <w:r w:rsidR="00A74268">
        <w:rPr>
          <w:color w:val="000000"/>
        </w:rPr>
        <w:t xml:space="preserve"> for a specific </w:t>
      </w:r>
      <w:r w:rsidR="0004023E">
        <w:rPr>
          <w:color w:val="000000"/>
        </w:rPr>
        <w:t>concern</w:t>
      </w:r>
      <w:r w:rsidR="00C53163" w:rsidRPr="00560BA3">
        <w:rPr>
          <w:color w:val="000000"/>
        </w:rPr>
        <w:t xml:space="preserve"> </w:t>
      </w:r>
      <w:sdt>
        <w:sdtPr>
          <w:rPr>
            <w:color w:val="000000"/>
          </w:rPr>
          <w:tag w:val="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
          <w:id w:val="1250461185"/>
          <w:placeholder>
            <w:docPart w:val="DefaultPlaceholder_-1854013440"/>
          </w:placeholder>
        </w:sdtPr>
        <w:sdtContent>
          <w:r w:rsidR="0054762A" w:rsidRPr="0054762A">
            <w:rPr>
              <w:color w:val="000000"/>
            </w:rPr>
            <w:t>(Campos et al., 2018)</w:t>
          </w:r>
        </w:sdtContent>
      </w:sdt>
      <w:r w:rsidR="00001075" w:rsidRPr="00560BA3">
        <w:rPr>
          <w:color w:val="000000"/>
        </w:rPr>
        <w:t xml:space="preserve">. </w:t>
      </w:r>
      <w:r w:rsidR="00875880" w:rsidRPr="00560BA3">
        <w:rPr>
          <w:color w:val="000000"/>
        </w:rPr>
        <w:t xml:space="preserve"> </w:t>
      </w:r>
      <w:r w:rsidR="00B72E3B" w:rsidRPr="00560BA3">
        <w:rPr>
          <w:color w:val="000000"/>
        </w:rPr>
        <w:t xml:space="preserve">There is no universal approach for effectively extracting </w:t>
      </w:r>
      <w:r w:rsidR="005932ED" w:rsidRPr="00560BA3">
        <w:rPr>
          <w:color w:val="000000"/>
        </w:rPr>
        <w:t>semantic information</w:t>
      </w:r>
      <w:r w:rsidR="00B72E3B" w:rsidRPr="00560BA3">
        <w:rPr>
          <w:color w:val="000000"/>
        </w:rPr>
        <w:t xml:space="preserve"> without requiring </w:t>
      </w:r>
      <w:r w:rsidR="0022471B" w:rsidRPr="00560BA3">
        <w:rPr>
          <w:color w:val="000000"/>
        </w:rPr>
        <w:t xml:space="preserve">either large manually labelled datasets for training or </w:t>
      </w:r>
      <w:r w:rsidR="00245288" w:rsidRPr="00560BA3">
        <w:rPr>
          <w:color w:val="000000"/>
        </w:rPr>
        <w:t xml:space="preserve">a </w:t>
      </w:r>
      <w:r w:rsidR="0022471B" w:rsidRPr="00560BA3">
        <w:t xml:space="preserve">comprehensive </w:t>
      </w:r>
      <w:r w:rsidR="00B72E3B" w:rsidRPr="00560BA3">
        <w:rPr>
          <w:color w:val="000000"/>
        </w:rPr>
        <w:t xml:space="preserve">preprocessing of the </w:t>
      </w:r>
      <w:r w:rsidR="00100F5D">
        <w:rPr>
          <w:color w:val="000000"/>
        </w:rPr>
        <w:t xml:space="preserve">analyzed </w:t>
      </w:r>
      <w:r w:rsidR="00B72E3B" w:rsidRPr="00560BA3">
        <w:rPr>
          <w:color w:val="000000"/>
        </w:rPr>
        <w:t>text</w:t>
      </w:r>
      <w:r w:rsidR="00100F5D">
        <w:rPr>
          <w:color w:val="000000"/>
        </w:rPr>
        <w:t>s</w:t>
      </w:r>
      <w:r w:rsidR="00B72E3B" w:rsidRPr="00560BA3">
        <w:rPr>
          <w:color w:val="000000"/>
        </w:rPr>
        <w:t>, according to the specific</w:t>
      </w:r>
      <w:r w:rsidR="0022471B" w:rsidRPr="00560BA3">
        <w:rPr>
          <w:color w:val="000000"/>
        </w:rPr>
        <w:t>s</w:t>
      </w:r>
      <w:r w:rsidR="00B72E3B" w:rsidRPr="00560BA3">
        <w:rPr>
          <w:color w:val="000000"/>
        </w:rPr>
        <w:t xml:space="preserve"> of the domain </w:t>
      </w:r>
      <w:r w:rsidR="0004023E">
        <w:rPr>
          <w:color w:val="000000"/>
        </w:rPr>
        <w:t>and</w:t>
      </w:r>
      <w:r w:rsidR="00100F5D" w:rsidRPr="00560BA3">
        <w:rPr>
          <w:color w:val="000000"/>
        </w:rPr>
        <w:t xml:space="preserve"> </w:t>
      </w:r>
      <w:r w:rsidR="0022471B" w:rsidRPr="00560BA3">
        <w:rPr>
          <w:color w:val="000000"/>
        </w:rPr>
        <w:t xml:space="preserve">of the </w:t>
      </w:r>
      <w:r w:rsidR="00B72E3B" w:rsidRPr="00560BA3">
        <w:rPr>
          <w:color w:val="000000"/>
        </w:rPr>
        <w:t>individual document</w:t>
      </w:r>
      <w:r w:rsidR="0022471B" w:rsidRPr="00560BA3">
        <w:rPr>
          <w:color w:val="000000"/>
        </w:rPr>
        <w:t>.</w:t>
      </w:r>
      <w:r w:rsidR="00245288" w:rsidRPr="00560BA3">
        <w:rPr>
          <w:color w:val="000000"/>
        </w:rPr>
        <w:t xml:space="preserve"> </w:t>
      </w:r>
      <w:r w:rsidR="009B1074" w:rsidRPr="009B1074">
        <w:rPr>
          <w:color w:val="000000"/>
        </w:rPr>
        <w:t>Consequently</w:t>
      </w:r>
      <w:r w:rsidR="00161A1E" w:rsidRPr="00560BA3">
        <w:rPr>
          <w:color w:val="000000"/>
        </w:rPr>
        <w:t xml:space="preserve">, </w:t>
      </w:r>
      <w:r w:rsidR="009B1074">
        <w:rPr>
          <w:color w:val="000000"/>
        </w:rPr>
        <w:t>advanced NLP tasks</w:t>
      </w:r>
      <w:r w:rsidR="009B1074" w:rsidRPr="00560BA3">
        <w:rPr>
          <w:color w:val="000000"/>
        </w:rPr>
        <w:t xml:space="preserve"> </w:t>
      </w:r>
      <w:r w:rsidR="009B1074">
        <w:rPr>
          <w:color w:val="000000"/>
        </w:rPr>
        <w:t>require the</w:t>
      </w:r>
      <w:r w:rsidR="00D768A0" w:rsidRPr="00560BA3">
        <w:rPr>
          <w:color w:val="000000"/>
        </w:rPr>
        <w:t xml:space="preserve"> us</w:t>
      </w:r>
      <w:r w:rsidR="009B1074">
        <w:rPr>
          <w:color w:val="000000"/>
        </w:rPr>
        <w:t>age of</w:t>
      </w:r>
      <w:r w:rsidR="00D768A0" w:rsidRPr="00560BA3">
        <w:rPr>
          <w:color w:val="000000"/>
        </w:rPr>
        <w:t xml:space="preserve"> more</w:t>
      </w:r>
      <w:r w:rsidR="00F86F31" w:rsidRPr="00560BA3">
        <w:rPr>
          <w:color w:val="000000"/>
        </w:rPr>
        <w:t xml:space="preserve"> than one</w:t>
      </w:r>
      <w:r w:rsidR="00D768A0" w:rsidRPr="00560BA3">
        <w:rPr>
          <w:color w:val="000000"/>
        </w:rPr>
        <w:t xml:space="preserve"> </w:t>
      </w:r>
      <w:r w:rsidR="009B1074">
        <w:rPr>
          <w:color w:val="000000"/>
        </w:rPr>
        <w:t xml:space="preserve">software </w:t>
      </w:r>
      <w:r w:rsidR="00D768A0" w:rsidRPr="00560BA3">
        <w:rPr>
          <w:color w:val="000000"/>
        </w:rPr>
        <w:t xml:space="preserve">tool </w:t>
      </w:r>
      <w:r w:rsidR="009B1074">
        <w:rPr>
          <w:color w:val="000000"/>
        </w:rPr>
        <w:t xml:space="preserve">or algorithm </w:t>
      </w:r>
      <w:proofErr w:type="gramStart"/>
      <w:r w:rsidR="00D768A0" w:rsidRPr="00560BA3">
        <w:rPr>
          <w:color w:val="000000"/>
        </w:rPr>
        <w:t>in order to</w:t>
      </w:r>
      <w:proofErr w:type="gramEnd"/>
      <w:r w:rsidR="00D768A0" w:rsidRPr="00560BA3">
        <w:rPr>
          <w:color w:val="000000"/>
        </w:rPr>
        <w:t xml:space="preserve"> </w:t>
      </w:r>
      <w:r w:rsidR="009B1074">
        <w:rPr>
          <w:color w:val="000000"/>
        </w:rPr>
        <w:t xml:space="preserve">analyze multiple approaches aimed at </w:t>
      </w:r>
      <w:r w:rsidR="00D768A0" w:rsidRPr="00560BA3">
        <w:rPr>
          <w:color w:val="000000"/>
        </w:rPr>
        <w:t>achiev</w:t>
      </w:r>
      <w:r w:rsidR="009B1074">
        <w:rPr>
          <w:color w:val="000000"/>
        </w:rPr>
        <w:t>ing</w:t>
      </w:r>
      <w:r w:rsidR="00D768A0" w:rsidRPr="00560BA3">
        <w:rPr>
          <w:color w:val="000000"/>
        </w:rPr>
        <w:t xml:space="preserve"> </w:t>
      </w:r>
      <w:r w:rsidR="00021A51" w:rsidRPr="00560BA3">
        <w:rPr>
          <w:color w:val="000000"/>
        </w:rPr>
        <w:t>expected</w:t>
      </w:r>
      <w:r w:rsidR="00D768A0" w:rsidRPr="00560BA3">
        <w:rPr>
          <w:color w:val="000000"/>
        </w:rPr>
        <w:t xml:space="preserve"> results. </w:t>
      </w:r>
      <w:r w:rsidR="00330332">
        <w:rPr>
          <w:color w:val="000000"/>
        </w:rPr>
        <w:t>T</w:t>
      </w:r>
      <w:r w:rsidR="00D768A0" w:rsidRPr="00560BA3">
        <w:rPr>
          <w:color w:val="000000"/>
        </w:rPr>
        <w:t>his chapter</w:t>
      </w:r>
      <w:r w:rsidR="00330332">
        <w:rPr>
          <w:color w:val="000000"/>
        </w:rPr>
        <w:t xml:space="preserve"> describes preprocessing techniques followed by </w:t>
      </w:r>
      <w:r w:rsidR="00D768A0" w:rsidRPr="00560BA3">
        <w:rPr>
          <w:color w:val="000000"/>
        </w:rPr>
        <w:t xml:space="preserve">the </w:t>
      </w:r>
      <w:r w:rsidR="00330332">
        <w:rPr>
          <w:color w:val="000000"/>
        </w:rPr>
        <w:t xml:space="preserve">exploited NLP </w:t>
      </w:r>
      <w:r w:rsidR="00D768A0" w:rsidRPr="00560BA3">
        <w:rPr>
          <w:color w:val="000000"/>
        </w:rPr>
        <w:t>tools</w:t>
      </w:r>
      <w:r w:rsidR="00330332">
        <w:rPr>
          <w:color w:val="000000"/>
        </w:rPr>
        <w:t xml:space="preserve">, namely </w:t>
      </w:r>
      <w:r w:rsidR="002A0372" w:rsidRPr="00560BA3">
        <w:rPr>
          <w:color w:val="000000"/>
        </w:rPr>
        <w:t>YAKE!</w:t>
      </w:r>
      <w:r w:rsidR="00330332">
        <w:rPr>
          <w:rStyle w:val="Referinnotdesubsol"/>
          <w:color w:val="000000"/>
        </w:rPr>
        <w:footnoteReference w:id="4"/>
      </w:r>
      <w:r w:rsidR="002A0372" w:rsidRPr="00560BA3">
        <w:rPr>
          <w:color w:val="000000"/>
        </w:rPr>
        <w:t xml:space="preserve"> (Yet Another Keyword Extractor) for keyword extraction, </w:t>
      </w:r>
      <w:r w:rsidR="00C060B2">
        <w:rPr>
          <w:color w:val="000000"/>
        </w:rPr>
        <w:t xml:space="preserve">and </w:t>
      </w:r>
      <w:r w:rsidR="002A0372" w:rsidRPr="00560BA3">
        <w:rPr>
          <w:color w:val="000000"/>
        </w:rPr>
        <w:t>LDA (Latent Dirichlet Allocation) for topic modelling</w:t>
      </w:r>
      <w:r w:rsidR="003C3141">
        <w:rPr>
          <w:color w:val="000000"/>
        </w:rPr>
        <w:t>.</w:t>
      </w:r>
      <w:r w:rsidR="003C3141" w:rsidRPr="00560BA3">
        <w:rPr>
          <w:color w:val="000000"/>
        </w:rPr>
        <w:t xml:space="preserve"> </w:t>
      </w:r>
      <w:r w:rsidR="003C3141">
        <w:rPr>
          <w:color w:val="000000"/>
        </w:rPr>
        <w:t>T</w:t>
      </w:r>
      <w:r w:rsidR="003C3141" w:rsidRPr="00560BA3">
        <w:rPr>
          <w:color w:val="000000"/>
        </w:rPr>
        <w:t xml:space="preserve">he </w:t>
      </w:r>
      <w:r w:rsidR="00B876B7" w:rsidRPr="00560BA3">
        <w:rPr>
          <w:color w:val="000000"/>
        </w:rPr>
        <w:t>s</w:t>
      </w:r>
      <w:r w:rsidR="002A0372" w:rsidRPr="00560BA3">
        <w:rPr>
          <w:color w:val="000000"/>
        </w:rPr>
        <w:t>paCy Python library</w:t>
      </w:r>
      <w:r w:rsidR="00C060B2">
        <w:rPr>
          <w:rStyle w:val="Referinnotdesubsol"/>
          <w:color w:val="000000"/>
        </w:rPr>
        <w:footnoteReference w:id="5"/>
      </w:r>
      <w:r w:rsidR="002A0372" w:rsidRPr="00560BA3">
        <w:rPr>
          <w:color w:val="000000"/>
        </w:rPr>
        <w:t xml:space="preserve"> </w:t>
      </w:r>
      <w:r w:rsidR="00C060B2">
        <w:rPr>
          <w:color w:val="000000"/>
        </w:rPr>
        <w:t xml:space="preserve">was used to perform </w:t>
      </w:r>
      <w:r w:rsidR="002A0372" w:rsidRPr="00560BA3">
        <w:rPr>
          <w:color w:val="000000"/>
        </w:rPr>
        <w:t>preprocessing</w:t>
      </w:r>
      <w:r w:rsidR="00C060B2">
        <w:rPr>
          <w:color w:val="000000"/>
        </w:rPr>
        <w:t xml:space="preserve"> on texts</w:t>
      </w:r>
      <w:r w:rsidR="002A0372" w:rsidRPr="00560BA3">
        <w:rPr>
          <w:color w:val="000000"/>
        </w:rPr>
        <w:t xml:space="preserve">, </w:t>
      </w:r>
      <w:r w:rsidR="00E04F9C" w:rsidRPr="00560BA3">
        <w:rPr>
          <w:color w:val="000000"/>
        </w:rPr>
        <w:t>p</w:t>
      </w:r>
      <w:r w:rsidR="002A0372" w:rsidRPr="00560BA3">
        <w:rPr>
          <w:color w:val="000000"/>
        </w:rPr>
        <w:t xml:space="preserve">art of </w:t>
      </w:r>
      <w:r w:rsidR="00E04F9C" w:rsidRPr="00560BA3">
        <w:rPr>
          <w:color w:val="000000"/>
        </w:rPr>
        <w:t>s</w:t>
      </w:r>
      <w:r w:rsidR="002A0372" w:rsidRPr="00560BA3">
        <w:rPr>
          <w:color w:val="000000"/>
        </w:rPr>
        <w:t xml:space="preserve">peech tagging and </w:t>
      </w:r>
      <w:r w:rsidR="00E04F9C" w:rsidRPr="00560BA3">
        <w:rPr>
          <w:color w:val="000000"/>
        </w:rPr>
        <w:t>n</w:t>
      </w:r>
      <w:r w:rsidR="002A0372" w:rsidRPr="00560BA3">
        <w:rPr>
          <w:color w:val="000000"/>
        </w:rPr>
        <w:t xml:space="preserve">amed </w:t>
      </w:r>
      <w:r w:rsidR="00E04F9C" w:rsidRPr="00560BA3">
        <w:rPr>
          <w:color w:val="000000"/>
        </w:rPr>
        <w:t>e</w:t>
      </w:r>
      <w:r w:rsidR="002A0372" w:rsidRPr="00560BA3">
        <w:rPr>
          <w:color w:val="000000"/>
        </w:rPr>
        <w:t xml:space="preserve">ntity </w:t>
      </w:r>
      <w:r w:rsidR="00E04F9C" w:rsidRPr="00560BA3">
        <w:rPr>
          <w:color w:val="000000"/>
        </w:rPr>
        <w:t>r</w:t>
      </w:r>
      <w:r w:rsidR="002A0372" w:rsidRPr="00560BA3">
        <w:rPr>
          <w:color w:val="000000"/>
        </w:rPr>
        <w:t>ecognition</w:t>
      </w:r>
      <w:r w:rsidR="00C060B2">
        <w:rPr>
          <w:color w:val="000000"/>
        </w:rPr>
        <w:t>.</w:t>
      </w:r>
      <w:r w:rsidR="00C060B2" w:rsidRPr="00560BA3">
        <w:rPr>
          <w:color w:val="000000"/>
        </w:rPr>
        <w:t xml:space="preserve"> </w:t>
      </w:r>
      <w:r w:rsidR="00C060B2">
        <w:rPr>
          <w:color w:val="000000"/>
        </w:rPr>
        <w:t xml:space="preserve">The </w:t>
      </w:r>
      <w:r w:rsidR="002A0372" w:rsidRPr="00560BA3">
        <w:rPr>
          <w:color w:val="000000"/>
        </w:rPr>
        <w:t xml:space="preserve">fastText </w:t>
      </w:r>
      <w:r w:rsidR="00C060B2">
        <w:rPr>
          <w:color w:val="000000"/>
        </w:rPr>
        <w:t xml:space="preserve">library was used </w:t>
      </w:r>
      <w:r w:rsidR="002A0372" w:rsidRPr="00560BA3">
        <w:rPr>
          <w:color w:val="000000"/>
        </w:rPr>
        <w:t>for language detection</w:t>
      </w:r>
      <w:r w:rsidR="002B1A7B">
        <w:rPr>
          <w:rStyle w:val="Referinnotdesubsol"/>
          <w:color w:val="000000"/>
        </w:rPr>
        <w:footnoteReference w:id="6"/>
      </w:r>
      <w:r w:rsidR="00C060B2">
        <w:rPr>
          <w:color w:val="000000"/>
        </w:rPr>
        <w:t xml:space="preserve">, </w:t>
      </w:r>
      <w:r w:rsidR="004B5533">
        <w:rPr>
          <w:color w:val="000000"/>
        </w:rPr>
        <w:t>and</w:t>
      </w:r>
      <w:r w:rsidR="009D6D44" w:rsidRPr="00560BA3">
        <w:rPr>
          <w:color w:val="000000"/>
        </w:rPr>
        <w:t xml:space="preserve"> the Gensim </w:t>
      </w:r>
      <w:r w:rsidR="00C060B2">
        <w:rPr>
          <w:color w:val="000000"/>
        </w:rPr>
        <w:t xml:space="preserve">Python </w:t>
      </w:r>
      <w:r w:rsidR="009D6D44" w:rsidRPr="00560BA3">
        <w:rPr>
          <w:color w:val="000000"/>
        </w:rPr>
        <w:t>package for the implementation</w:t>
      </w:r>
      <w:r w:rsidR="005932ED" w:rsidRPr="00560BA3">
        <w:rPr>
          <w:color w:val="000000"/>
        </w:rPr>
        <w:t xml:space="preserve"> of LDA</w:t>
      </w:r>
      <w:r w:rsidR="002B1A7B">
        <w:rPr>
          <w:rStyle w:val="Referinnotdesubsol"/>
          <w:color w:val="000000"/>
        </w:rPr>
        <w:footnoteReference w:id="7"/>
      </w:r>
      <w:r w:rsidR="002A0372" w:rsidRPr="00560BA3">
        <w:rPr>
          <w:color w:val="000000"/>
        </w:rPr>
        <w:t>.</w:t>
      </w:r>
    </w:p>
    <w:p w14:paraId="7C257147" w14:textId="0BB10EA2" w:rsidR="005E42D6" w:rsidRPr="00560BA3" w:rsidRDefault="005E42D6" w:rsidP="005E42D6">
      <w:pPr>
        <w:pStyle w:val="Titlu2"/>
      </w:pPr>
      <w:bookmarkStart w:id="17" w:name="_Toc170063136"/>
      <w:r>
        <w:t xml:space="preserve">Preprocessing </w:t>
      </w:r>
      <w:r w:rsidR="00217A29">
        <w:t>P</w:t>
      </w:r>
      <w:r>
        <w:t>ipeline</w:t>
      </w:r>
      <w:bookmarkEnd w:id="17"/>
    </w:p>
    <w:p w14:paraId="43779D70" w14:textId="061D2C65" w:rsidR="005E42D6" w:rsidRPr="00560BA3" w:rsidRDefault="005E42D6" w:rsidP="005E42D6">
      <w:r w:rsidRPr="00560BA3">
        <w:t xml:space="preserve">spaCy is a state-of-the-art natural language processing Python library, that offers a customizable processing pipeline, with components capable of tokenization, lemmatization, recognizing named entities, tagging parts of speech and dependency parsing </w:t>
      </w:r>
      <w:sdt>
        <w:sdtPr>
          <w:tag w:val="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743831547"/>
          <w:placeholder>
            <w:docPart w:val="77D826E599934B2BAD71174C38853D75"/>
          </w:placeholder>
        </w:sdtPr>
        <w:sdtContent>
          <w:r w:rsidR="0054762A">
            <w:rPr>
              <w:rFonts w:eastAsia="Times New Roman"/>
            </w:rPr>
            <w:t>(</w:t>
          </w:r>
          <w:r w:rsidR="0054762A">
            <w:rPr>
              <w:rFonts w:eastAsia="Times New Roman"/>
              <w:i/>
              <w:iCs/>
            </w:rPr>
            <w:t>SpaCy</w:t>
          </w:r>
          <w:r w:rsidR="0054762A">
            <w:rPr>
              <w:rFonts w:eastAsia="Times New Roman"/>
            </w:rPr>
            <w:t>, n.d.)</w:t>
          </w:r>
        </w:sdtContent>
      </w:sdt>
      <w:r w:rsidRPr="00560BA3">
        <w:t>:</w:t>
      </w:r>
    </w:p>
    <w:p w14:paraId="5EDFBA36" w14:textId="77777777" w:rsidR="005E42D6" w:rsidRPr="00560BA3" w:rsidRDefault="005E42D6" w:rsidP="005E42D6">
      <w:pPr>
        <w:jc w:val="center"/>
      </w:pPr>
      <w:r w:rsidRPr="00560BA3">
        <w:rPr>
          <w:noProof/>
        </w:rPr>
        <w:drawing>
          <wp:inline distT="0" distB="0" distL="0" distR="0" wp14:anchorId="02CA173E" wp14:editId="1DEA5362">
            <wp:extent cx="5733415" cy="1080770"/>
            <wp:effectExtent l="0" t="0" r="635" b="5080"/>
            <wp:docPr id="3406290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9028" name=""/>
                    <pic:cNvPicPr/>
                  </pic:nvPicPr>
                  <pic:blipFill>
                    <a:blip r:embed="rId11"/>
                    <a:stretch>
                      <a:fillRect/>
                    </a:stretch>
                  </pic:blipFill>
                  <pic:spPr>
                    <a:xfrm>
                      <a:off x="0" y="0"/>
                      <a:ext cx="5733415" cy="1080770"/>
                    </a:xfrm>
                    <a:prstGeom prst="rect">
                      <a:avLst/>
                    </a:prstGeom>
                  </pic:spPr>
                </pic:pic>
              </a:graphicData>
            </a:graphic>
          </wp:inline>
        </w:drawing>
      </w:r>
    </w:p>
    <w:p w14:paraId="47F7925E" w14:textId="17B709ED" w:rsidR="005E42D6" w:rsidRPr="00560BA3" w:rsidRDefault="005E42D6" w:rsidP="005E42D6">
      <w:pPr>
        <w:jc w:val="center"/>
      </w:pPr>
      <w:r w:rsidRPr="00560BA3">
        <w:t xml:space="preserve">Figure </w:t>
      </w:r>
      <w:bookmarkStart w:id="18" w:name="SPACY_PIPELINE"/>
      <w:r w:rsidRPr="00560BA3">
        <w:fldChar w:fldCharType="begin"/>
      </w:r>
      <w:r w:rsidRPr="00560BA3">
        <w:instrText xml:space="preserve"> SEQ FIG \* MERGEFORMAT </w:instrText>
      </w:r>
      <w:r w:rsidRPr="00560BA3">
        <w:fldChar w:fldCharType="separate"/>
      </w:r>
      <w:r w:rsidR="007D3083">
        <w:rPr>
          <w:noProof/>
        </w:rPr>
        <w:t>1</w:t>
      </w:r>
      <w:r w:rsidRPr="00560BA3">
        <w:fldChar w:fldCharType="end"/>
      </w:r>
      <w:bookmarkEnd w:id="18"/>
      <w:r w:rsidRPr="00560BA3">
        <w:t>: spaCy pipeline</w:t>
      </w:r>
    </w:p>
    <w:p w14:paraId="7FB6F770" w14:textId="08C99E5B" w:rsidR="005E42D6" w:rsidRPr="00560BA3" w:rsidRDefault="005E42D6" w:rsidP="005E42D6">
      <w:r w:rsidRPr="00560BA3">
        <w:t xml:space="preserve">Figure </w:t>
      </w:r>
      <w:r w:rsidRPr="00560BA3">
        <w:fldChar w:fldCharType="begin"/>
      </w:r>
      <w:r w:rsidRPr="00560BA3">
        <w:instrText xml:space="preserve"> REF SPACY_PIPELINE \h </w:instrText>
      </w:r>
      <w:r w:rsidRPr="00560BA3">
        <w:fldChar w:fldCharType="separate"/>
      </w:r>
      <w:r w:rsidR="007D3083">
        <w:rPr>
          <w:noProof/>
        </w:rPr>
        <w:t>1</w:t>
      </w:r>
      <w:r w:rsidRPr="00560BA3">
        <w:fldChar w:fldCharType="end"/>
      </w:r>
      <w:r w:rsidRPr="00560BA3">
        <w:t xml:space="preserve"> shows the default components of the spaCy </w:t>
      </w:r>
      <w:r>
        <w:t xml:space="preserve">preprocessing </w:t>
      </w:r>
      <w:r w:rsidRPr="00560BA3">
        <w:t>pipeline</w:t>
      </w:r>
      <w:r>
        <w:t>. It</w:t>
      </w:r>
      <w:r w:rsidRPr="00560BA3">
        <w:t xml:space="preserve"> </w:t>
      </w:r>
      <w:r>
        <w:t>may</w:t>
      </w:r>
      <w:r w:rsidRPr="00560BA3">
        <w:t xml:space="preserve"> be modified by disabling</w:t>
      </w:r>
      <w:r>
        <w:t>. or</w:t>
      </w:r>
      <w:r w:rsidRPr="00560BA3">
        <w:t xml:space="preserve"> </w:t>
      </w:r>
      <w:r>
        <w:t>appending</w:t>
      </w:r>
      <w:r w:rsidRPr="00560BA3">
        <w:t xml:space="preserve"> custom components, </w:t>
      </w:r>
      <w:r>
        <w:t xml:space="preserve">which are either </w:t>
      </w:r>
      <w:proofErr w:type="spellStart"/>
      <w:r>
        <w:t>customly</w:t>
      </w:r>
      <w:proofErr w:type="spellEnd"/>
      <w:r>
        <w:t xml:space="preserve"> </w:t>
      </w:r>
      <w:r w:rsidRPr="00560BA3">
        <w:t>developed by the user</w:t>
      </w:r>
      <w:r>
        <w:t>,</w:t>
      </w:r>
      <w:r w:rsidRPr="00560BA3">
        <w:t xml:space="preserve"> or available </w:t>
      </w:r>
      <w:r>
        <w:t xml:space="preserve">for use </w:t>
      </w:r>
      <w:r w:rsidRPr="00560BA3">
        <w:t>in the open-source community.</w:t>
      </w:r>
    </w:p>
    <w:p w14:paraId="293F74FB" w14:textId="35E0279E" w:rsidR="005E42D6" w:rsidRPr="00560BA3" w:rsidRDefault="005E42D6" w:rsidP="005E42D6">
      <w:pPr>
        <w:rPr>
          <w:color w:val="000000"/>
        </w:rPr>
      </w:pPr>
      <w:r w:rsidRPr="00560BA3">
        <w:t xml:space="preserve">The motivation behind spaCy is explained by its creator, Matthew </w:t>
      </w:r>
      <w:proofErr w:type="spellStart"/>
      <w:r w:rsidRPr="00560BA3">
        <w:t>Honnibal</w:t>
      </w:r>
      <w:proofErr w:type="spellEnd"/>
      <w:r w:rsidRPr="00560BA3">
        <w:t xml:space="preserve">, who wanted to develop a fast, efficient and compact language processing tool, suitable for production environments, as opposed to the older libraries, which he believes offer too many features that are otherwise nor effective nor up to date with the advancements in computer science </w:t>
      </w:r>
      <w:sdt>
        <w:sdtPr>
          <w:rPr>
            <w:color w:val="000000"/>
          </w:rPr>
          <w:tag w:val="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
          <w:id w:val="1333731334"/>
          <w:placeholder>
            <w:docPart w:val="77D826E599934B2BAD71174C38853D75"/>
          </w:placeholder>
        </w:sdtPr>
        <w:sdtContent>
          <w:r w:rsidR="0054762A" w:rsidRPr="0054762A">
            <w:rPr>
              <w:color w:val="000000"/>
            </w:rPr>
            <w:t xml:space="preserve">(Matthew </w:t>
          </w:r>
          <w:proofErr w:type="spellStart"/>
          <w:r w:rsidR="0054762A" w:rsidRPr="0054762A">
            <w:rPr>
              <w:color w:val="000000"/>
            </w:rPr>
            <w:t>Honnibal</w:t>
          </w:r>
          <w:proofErr w:type="spellEnd"/>
          <w:r w:rsidR="0054762A" w:rsidRPr="0054762A">
            <w:rPr>
              <w:color w:val="000000"/>
            </w:rPr>
            <w:t>, n.d.)</w:t>
          </w:r>
        </w:sdtContent>
      </w:sdt>
      <w:r w:rsidRPr="00560BA3">
        <w:rPr>
          <w:color w:val="000000"/>
        </w:rPr>
        <w:t xml:space="preserve">. </w:t>
      </w:r>
      <w:proofErr w:type="spellStart"/>
      <w:r w:rsidRPr="00560BA3">
        <w:rPr>
          <w:color w:val="000000"/>
        </w:rPr>
        <w:t>Honnibal</w:t>
      </w:r>
      <w:proofErr w:type="spellEnd"/>
      <w:r w:rsidRPr="00560BA3">
        <w:rPr>
          <w:color w:val="000000"/>
        </w:rPr>
        <w:t xml:space="preserve"> explained why he did not contribute to popular NLP library NLTK instead of starting a new project, stating that he thinks the maintainers of NLTK should not keep adding to the project, but “throw almost all of it away”.</w:t>
      </w:r>
    </w:p>
    <w:p w14:paraId="02778D3D" w14:textId="7F7039E3" w:rsidR="005E42D6" w:rsidRPr="00560BA3" w:rsidRDefault="005E42D6" w:rsidP="005E42D6">
      <w:r w:rsidRPr="00560BA3">
        <w:t xml:space="preserve">The reason why numerous NLP packages, NLTK included, became so large yet not industry-grade is simply because this is not their target, given the fact that they are developed by researchers for researchers and students </w:t>
      </w:r>
      <w:sdt>
        <w:sdtPr>
          <w:rPr>
            <w:color w:val="000000"/>
          </w:rPr>
          <w:tag w:val="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
          <w:id w:val="828328612"/>
          <w:placeholder>
            <w:docPart w:val="77D826E599934B2BAD71174C38853D75"/>
          </w:placeholder>
        </w:sdtPr>
        <w:sdtContent>
          <w:r w:rsidR="0054762A" w:rsidRPr="0054762A">
            <w:rPr>
              <w:color w:val="000000"/>
            </w:rPr>
            <w:t>(Srinivasa-Desikan, 2018)</w:t>
          </w:r>
        </w:sdtContent>
      </w:sdt>
      <w:r w:rsidRPr="00560BA3">
        <w:t>.</w:t>
      </w:r>
    </w:p>
    <w:p w14:paraId="3F721EA6" w14:textId="78D0EBD6" w:rsidR="005E42D6" w:rsidRPr="00560BA3" w:rsidRDefault="005E42D6" w:rsidP="005E42D6">
      <w:r w:rsidRPr="00560BA3">
        <w:t xml:space="preserve">In the following sections, I will detail the default components of the spaCy pipeline, specifically the components of the trained model that I used in my project, “en_core_web_lg”, a large general-purpose pipeline, trained on web articles, with </w:t>
      </w:r>
      <w:proofErr w:type="gramStart"/>
      <w:r w:rsidRPr="00560BA3">
        <w:t>514,000 word</w:t>
      </w:r>
      <w:proofErr w:type="gramEnd"/>
      <w:r w:rsidRPr="00560BA3">
        <w:t xml:space="preserve"> vectors </w:t>
      </w:r>
      <w:sdt>
        <w:sdtPr>
          <w:tag w:val="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485472071"/>
          <w:placeholder>
            <w:docPart w:val="77D826E599934B2BAD71174C38853D75"/>
          </w:placeholder>
        </w:sdtPr>
        <w:sdtContent>
          <w:r w:rsidR="0054762A">
            <w:rPr>
              <w:rFonts w:eastAsia="Times New Roman"/>
            </w:rPr>
            <w:t>(</w:t>
          </w:r>
          <w:r w:rsidR="0054762A">
            <w:rPr>
              <w:rFonts w:eastAsia="Times New Roman"/>
              <w:i/>
              <w:iCs/>
            </w:rPr>
            <w:t>SpaCy</w:t>
          </w:r>
          <w:r w:rsidR="0054762A">
            <w:rPr>
              <w:rFonts w:eastAsia="Times New Roman"/>
            </w:rPr>
            <w:t>, n.d.)</w:t>
          </w:r>
        </w:sdtContent>
      </w:sdt>
      <w:r w:rsidRPr="00560BA3">
        <w:t>.</w:t>
      </w:r>
    </w:p>
    <w:p w14:paraId="180E96B5" w14:textId="77777777" w:rsidR="005E42D6" w:rsidRPr="00560BA3" w:rsidRDefault="005E42D6" w:rsidP="005E42D6">
      <w:pPr>
        <w:jc w:val="center"/>
      </w:pPr>
      <w:r w:rsidRPr="00560BA3">
        <w:rPr>
          <w:noProof/>
        </w:rPr>
        <w:drawing>
          <wp:inline distT="0" distB="0" distL="0" distR="0" wp14:anchorId="418D9060" wp14:editId="6EE87F13">
            <wp:extent cx="4556760" cy="1506471"/>
            <wp:effectExtent l="0" t="0" r="0" b="0"/>
            <wp:docPr id="1190880967"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0967" name="Imagine 1" descr="O imagine care conține text, captură de ecran, diagramă, linie&#10;&#10;Descriere generată automat"/>
                    <pic:cNvPicPr/>
                  </pic:nvPicPr>
                  <pic:blipFill>
                    <a:blip r:embed="rId12"/>
                    <a:stretch>
                      <a:fillRect/>
                    </a:stretch>
                  </pic:blipFill>
                  <pic:spPr>
                    <a:xfrm>
                      <a:off x="0" y="0"/>
                      <a:ext cx="4583570" cy="1515334"/>
                    </a:xfrm>
                    <a:prstGeom prst="rect">
                      <a:avLst/>
                    </a:prstGeom>
                  </pic:spPr>
                </pic:pic>
              </a:graphicData>
            </a:graphic>
          </wp:inline>
        </w:drawing>
      </w:r>
    </w:p>
    <w:p w14:paraId="02B8646A" w14:textId="01778DC5" w:rsidR="005E42D6" w:rsidRPr="00560BA3" w:rsidRDefault="005E42D6" w:rsidP="005E42D6">
      <w:pPr>
        <w:jc w:val="center"/>
      </w:pPr>
      <w:r w:rsidRPr="00560BA3">
        <w:t xml:space="preserve">Figure </w:t>
      </w:r>
      <w:bookmarkStart w:id="19" w:name="lg_pipeline"/>
      <w:r w:rsidRPr="00560BA3">
        <w:fldChar w:fldCharType="begin"/>
      </w:r>
      <w:r w:rsidRPr="00560BA3">
        <w:instrText xml:space="preserve"> SEQ FIG \* MERGEFORMAT </w:instrText>
      </w:r>
      <w:r w:rsidRPr="00560BA3">
        <w:fldChar w:fldCharType="separate"/>
      </w:r>
      <w:r w:rsidR="007D3083">
        <w:rPr>
          <w:noProof/>
        </w:rPr>
        <w:t>2</w:t>
      </w:r>
      <w:r w:rsidRPr="00560BA3">
        <w:fldChar w:fldCharType="end"/>
      </w:r>
      <w:bookmarkEnd w:id="19"/>
      <w:r w:rsidRPr="00560BA3">
        <w:t xml:space="preserve">: en_core_web_lg pipeline </w:t>
      </w:r>
      <w:sdt>
        <w:sdtPr>
          <w:tag w:val="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554623513"/>
          <w:placeholder>
            <w:docPart w:val="77D826E599934B2BAD71174C38853D75"/>
          </w:placeholder>
        </w:sdtPr>
        <w:sdtContent>
          <w:r w:rsidR="0054762A">
            <w:rPr>
              <w:rFonts w:eastAsia="Times New Roman"/>
            </w:rPr>
            <w:t>(</w:t>
          </w:r>
          <w:r w:rsidR="0054762A">
            <w:rPr>
              <w:rFonts w:eastAsia="Times New Roman"/>
              <w:i/>
              <w:iCs/>
            </w:rPr>
            <w:t>SpaCy</w:t>
          </w:r>
          <w:r w:rsidR="0054762A">
            <w:rPr>
              <w:rFonts w:eastAsia="Times New Roman"/>
            </w:rPr>
            <w:t>, n.d.)</w:t>
          </w:r>
        </w:sdtContent>
      </w:sdt>
    </w:p>
    <w:p w14:paraId="76F0F4FF" w14:textId="5D716BBF" w:rsidR="005E42D6" w:rsidRPr="00560BA3" w:rsidRDefault="005E42D6" w:rsidP="005E42D6">
      <w:r w:rsidRPr="00560BA3">
        <w:t xml:space="preserve">The components of the common spaCy models are pictured in figure </w:t>
      </w:r>
      <w:r w:rsidRPr="00560BA3">
        <w:fldChar w:fldCharType="begin"/>
      </w:r>
      <w:r w:rsidRPr="00560BA3">
        <w:instrText xml:space="preserve"> REF lg_pipeline \h </w:instrText>
      </w:r>
      <w:r w:rsidRPr="00560BA3">
        <w:fldChar w:fldCharType="separate"/>
      </w:r>
      <w:r w:rsidR="007D3083">
        <w:rPr>
          <w:noProof/>
        </w:rPr>
        <w:t>2</w:t>
      </w:r>
      <w:r w:rsidRPr="00560BA3">
        <w:fldChar w:fldCharType="end"/>
      </w:r>
      <w:r w:rsidRPr="00560BA3">
        <w:t>, along with their dependencies.</w:t>
      </w:r>
    </w:p>
    <w:p w14:paraId="14F3C737" w14:textId="77777777" w:rsidR="005E42D6" w:rsidRPr="00560BA3" w:rsidRDefault="005E42D6" w:rsidP="005E42D6">
      <w:pPr>
        <w:pStyle w:val="Listparagraf"/>
        <w:numPr>
          <w:ilvl w:val="0"/>
          <w:numId w:val="19"/>
        </w:numPr>
      </w:pPr>
      <w:r w:rsidRPr="00560BA3">
        <w:t>The Tokenizer</w:t>
      </w:r>
    </w:p>
    <w:p w14:paraId="672E34A9" w14:textId="77777777" w:rsidR="005E42D6" w:rsidRPr="00560BA3" w:rsidRDefault="005E42D6" w:rsidP="005E42D6">
      <w:r w:rsidRPr="00560BA3">
        <w:t>The tokenizer is not present in the figure above, since it is considered different from the other components in that it receives a string as an input and returns a Doc object, while the others receive the Doc and return a processed version of it. Despite this, the tokenizer is an essential pipeline step, and it is the first to run, before the tok2vec component in the case of the en_core_web_lg model.</w:t>
      </w:r>
    </w:p>
    <w:p w14:paraId="72A7339F" w14:textId="77777777" w:rsidR="005E42D6" w:rsidRPr="00560BA3" w:rsidRDefault="005E42D6" w:rsidP="005E42D6">
      <w:r w:rsidRPr="00560BA3">
        <w:t>The Doc returned by this pipeline element contains the tokens obtained by splitting the text into words, whitespaces and punctuation marks. The tokenizer treats special cases according to the language, for instance it splits “Let’s” or “don’t” into two tokens even though they are not delimited by a whitespace, while it considers acronyms like “U.K.” and “N.Y.” as single tokens.</w:t>
      </w:r>
    </w:p>
    <w:p w14:paraId="1374611C" w14:textId="77777777" w:rsidR="005E42D6" w:rsidRPr="00560BA3" w:rsidRDefault="005E42D6" w:rsidP="005E42D6">
      <w:pPr>
        <w:jc w:val="center"/>
      </w:pPr>
      <w:r w:rsidRPr="00560BA3">
        <w:rPr>
          <w:noProof/>
        </w:rPr>
        <w:lastRenderedPageBreak/>
        <w:drawing>
          <wp:inline distT="0" distB="0" distL="0" distR="0" wp14:anchorId="685FF1B0" wp14:editId="150B7E96">
            <wp:extent cx="3476297" cy="2300462"/>
            <wp:effectExtent l="0" t="0" r="0" b="5080"/>
            <wp:docPr id="110214040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0405" name="Imagine 1" descr="O imagine care conține text, captură de ecran, Font, număr&#10;&#10;Descriere generată automat"/>
                    <pic:cNvPicPr/>
                  </pic:nvPicPr>
                  <pic:blipFill>
                    <a:blip r:embed="rId13"/>
                    <a:stretch>
                      <a:fillRect/>
                    </a:stretch>
                  </pic:blipFill>
                  <pic:spPr>
                    <a:xfrm>
                      <a:off x="0" y="0"/>
                      <a:ext cx="3486783" cy="2307401"/>
                    </a:xfrm>
                    <a:prstGeom prst="rect">
                      <a:avLst/>
                    </a:prstGeom>
                  </pic:spPr>
                </pic:pic>
              </a:graphicData>
            </a:graphic>
          </wp:inline>
        </w:drawing>
      </w:r>
    </w:p>
    <w:p w14:paraId="72BE3CDF" w14:textId="14168D7B" w:rsidR="005E42D6" w:rsidRPr="00560BA3" w:rsidRDefault="005E42D6" w:rsidP="005E42D6">
      <w:pPr>
        <w:jc w:val="center"/>
      </w:pPr>
      <w:r w:rsidRPr="00560BA3">
        <w:t xml:space="preserve">Figure </w:t>
      </w:r>
      <w:bookmarkStart w:id="20" w:name="SPACY_TOKENIZER"/>
      <w:r w:rsidRPr="00560BA3">
        <w:fldChar w:fldCharType="begin"/>
      </w:r>
      <w:r w:rsidRPr="00560BA3">
        <w:instrText xml:space="preserve"> SEQ FIG \* MERGEFORMAT </w:instrText>
      </w:r>
      <w:r w:rsidRPr="00560BA3">
        <w:fldChar w:fldCharType="separate"/>
      </w:r>
      <w:r w:rsidR="007D3083">
        <w:rPr>
          <w:noProof/>
        </w:rPr>
        <w:t>3</w:t>
      </w:r>
      <w:r w:rsidRPr="00560BA3">
        <w:fldChar w:fldCharType="end"/>
      </w:r>
      <w:bookmarkEnd w:id="20"/>
      <w:r w:rsidRPr="00560BA3">
        <w:t>: spaCy tokenizer</w:t>
      </w:r>
    </w:p>
    <w:p w14:paraId="07321EB7" w14:textId="10CABB54" w:rsidR="005E42D6" w:rsidRPr="00560BA3" w:rsidRDefault="005E42D6" w:rsidP="005E42D6">
      <w:r w:rsidRPr="00560BA3">
        <w:t xml:space="preserve">Figure </w:t>
      </w:r>
      <w:r w:rsidRPr="00560BA3">
        <w:fldChar w:fldCharType="begin"/>
      </w:r>
      <w:r w:rsidRPr="00560BA3">
        <w:instrText xml:space="preserve"> REF SPACY_TOKENIZER \h </w:instrText>
      </w:r>
      <w:r w:rsidRPr="00560BA3">
        <w:fldChar w:fldCharType="separate"/>
      </w:r>
      <w:r w:rsidR="007D3083">
        <w:rPr>
          <w:noProof/>
        </w:rPr>
        <w:t>3</w:t>
      </w:r>
      <w:r w:rsidRPr="00560BA3">
        <w:fldChar w:fldCharType="end"/>
      </w:r>
      <w:r w:rsidRPr="00560BA3">
        <w:t xml:space="preserve">, taken from </w:t>
      </w:r>
      <w:proofErr w:type="spellStart"/>
      <w:r w:rsidRPr="00560BA3">
        <w:t>spaCy’s</w:t>
      </w:r>
      <w:proofErr w:type="spellEnd"/>
      <w:r w:rsidRPr="00560BA3">
        <w:t xml:space="preserve"> official documentation </w:t>
      </w:r>
      <w:sdt>
        <w:sdtPr>
          <w:tag w:val="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176103777"/>
          <w:placeholder>
            <w:docPart w:val="77D826E599934B2BAD71174C38853D75"/>
          </w:placeholder>
        </w:sdtPr>
        <w:sdtContent>
          <w:r w:rsidR="0054762A">
            <w:rPr>
              <w:rFonts w:eastAsia="Times New Roman"/>
            </w:rPr>
            <w:t>(</w:t>
          </w:r>
          <w:r w:rsidR="0054762A">
            <w:rPr>
              <w:rFonts w:eastAsia="Times New Roman"/>
              <w:i/>
              <w:iCs/>
            </w:rPr>
            <w:t>SpaCy</w:t>
          </w:r>
          <w:r w:rsidR="0054762A">
            <w:rPr>
              <w:rFonts w:eastAsia="Times New Roman"/>
            </w:rPr>
            <w:t>, n.d.)</w:t>
          </w:r>
        </w:sdtContent>
      </w:sdt>
      <w:r w:rsidRPr="00560BA3">
        <w:t>, shows how spaCy tokenizes a sentence: it splits it by whitespaces first, then it treats special cases such as exceptions (“Let’s” and “N.Y.”), prefixes (opening quotes) and suffixes (exclamation point, closing quotes) from left to right.</w:t>
      </w:r>
    </w:p>
    <w:p w14:paraId="28D114F2" w14:textId="77777777" w:rsidR="005E42D6" w:rsidRPr="005E42D6" w:rsidRDefault="005E42D6" w:rsidP="005E42D6">
      <w:pPr>
        <w:pStyle w:val="Listparagraf"/>
        <w:numPr>
          <w:ilvl w:val="0"/>
          <w:numId w:val="19"/>
        </w:numPr>
      </w:pPr>
      <w:r w:rsidRPr="005E42D6">
        <w:t>The tok2vec</w:t>
      </w:r>
    </w:p>
    <w:p w14:paraId="781D3FCF" w14:textId="443FC2E2" w:rsidR="005E42D6" w:rsidRPr="00560BA3" w:rsidRDefault="005E42D6" w:rsidP="005E42D6">
      <w:r w:rsidRPr="00560BA3">
        <w:t xml:space="preserve">The token-to-vector component transforms the tokens into word vectors, numerical representations that encapsulate the semantics of words. Other components that rely on word embeddings can use the results made available by the tok2vec layer through listeners, as it can be seen in figure </w:t>
      </w:r>
      <w:r w:rsidRPr="00560BA3">
        <w:fldChar w:fldCharType="begin"/>
      </w:r>
      <w:r w:rsidRPr="00560BA3">
        <w:instrText xml:space="preserve"> REF lg_pipeline \h </w:instrText>
      </w:r>
      <w:r w:rsidRPr="00560BA3">
        <w:fldChar w:fldCharType="separate"/>
      </w:r>
      <w:r w:rsidR="007D3083">
        <w:rPr>
          <w:noProof/>
        </w:rPr>
        <w:t>2</w:t>
      </w:r>
      <w:r w:rsidRPr="00560BA3">
        <w:fldChar w:fldCharType="end"/>
      </w:r>
      <w:r w:rsidRPr="00560BA3">
        <w:t xml:space="preserve"> in case of the tagger, the parser and the lemmatizer. However, the named entity recognizer (</w:t>
      </w:r>
      <w:proofErr w:type="spellStart"/>
      <w:r w:rsidRPr="00560BA3">
        <w:t>ner</w:t>
      </w:r>
      <w:proofErr w:type="spellEnd"/>
      <w:r w:rsidRPr="00560BA3">
        <w:t>) is intended to be independent of the other steps so that it can be used by itself, hence it contains its own tok2vec layer.</w:t>
      </w:r>
    </w:p>
    <w:p w14:paraId="1525D55F" w14:textId="77777777" w:rsidR="005E42D6" w:rsidRPr="005E42D6" w:rsidRDefault="005E42D6" w:rsidP="005E42D6">
      <w:pPr>
        <w:pStyle w:val="Listparagraf"/>
        <w:numPr>
          <w:ilvl w:val="0"/>
          <w:numId w:val="19"/>
        </w:numPr>
      </w:pPr>
      <w:r w:rsidRPr="005E42D6">
        <w:t>The Part of Speech Tagger</w:t>
      </w:r>
    </w:p>
    <w:p w14:paraId="67776A03" w14:textId="346C1252" w:rsidR="005E42D6" w:rsidRPr="00560BA3" w:rsidRDefault="005E42D6" w:rsidP="005E42D6">
      <w:r w:rsidRPr="00560BA3">
        <w:t xml:space="preserve">The POS tagger makes statistical predictions about the syntactic role of each token. The Token class contains two attributes that provide information about the part of speech: “pos_” and “tag_”, which goes into more detail. I will illustrate the tagger using the same sentence from figure </w:t>
      </w:r>
      <w:r w:rsidRPr="00560BA3">
        <w:fldChar w:fldCharType="begin"/>
      </w:r>
      <w:r w:rsidRPr="00560BA3">
        <w:instrText xml:space="preserve"> REF SPACY_TOKENIZER \h </w:instrText>
      </w:r>
      <w:r w:rsidRPr="00560BA3">
        <w:fldChar w:fldCharType="separate"/>
      </w:r>
      <w:r w:rsidR="007D3083">
        <w:rPr>
          <w:noProof/>
        </w:rPr>
        <w:t>3</w:t>
      </w:r>
      <w:r w:rsidRPr="00560BA3">
        <w:fldChar w:fldCharType="end"/>
      </w:r>
      <w:r w:rsidRPr="00560BA3">
        <w:t>.</w:t>
      </w:r>
    </w:p>
    <w:p w14:paraId="6B2AE063" w14:textId="0C160843" w:rsidR="005E42D6" w:rsidRPr="00560BA3" w:rsidRDefault="005E42D6" w:rsidP="005E42D6">
      <w:pPr>
        <w:jc w:val="center"/>
      </w:pPr>
      <w:r w:rsidRPr="00560BA3">
        <w:t xml:space="preserve">Table </w:t>
      </w:r>
      <w:bookmarkStart w:id="21" w:name="POS_TAGS"/>
      <w:r w:rsidRPr="00560BA3">
        <w:fldChar w:fldCharType="begin"/>
      </w:r>
      <w:r w:rsidRPr="00560BA3">
        <w:instrText xml:space="preserve"> SEQ TBL \* MERGEFORMAT </w:instrText>
      </w:r>
      <w:r w:rsidRPr="00560BA3">
        <w:fldChar w:fldCharType="separate"/>
      </w:r>
      <w:r w:rsidR="007D3083">
        <w:rPr>
          <w:noProof/>
        </w:rPr>
        <w:t>1</w:t>
      </w:r>
      <w:r w:rsidRPr="00560BA3">
        <w:fldChar w:fldCharType="end"/>
      </w:r>
      <w:bookmarkEnd w:id="21"/>
      <w:r w:rsidRPr="00560BA3">
        <w:t>: POS tags</w:t>
      </w:r>
    </w:p>
    <w:tbl>
      <w:tblPr>
        <w:tblStyle w:val="Tabelprimar2"/>
        <w:tblW w:w="0" w:type="auto"/>
        <w:jc w:val="center"/>
        <w:tblLook w:val="04A0" w:firstRow="1" w:lastRow="0" w:firstColumn="1" w:lastColumn="0" w:noHBand="0" w:noVBand="1"/>
      </w:tblPr>
      <w:tblGrid>
        <w:gridCol w:w="2665"/>
        <w:gridCol w:w="2665"/>
        <w:gridCol w:w="2666"/>
      </w:tblGrid>
      <w:tr w:rsidR="005E42D6" w:rsidRPr="00560BA3" w14:paraId="72F37004" w14:textId="77777777" w:rsidTr="00E65ABD">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6EF13FF" w14:textId="77777777" w:rsidR="005E42D6" w:rsidRPr="00560BA3" w:rsidRDefault="005E42D6" w:rsidP="00E65ABD">
            <w:pPr>
              <w:jc w:val="center"/>
              <w:rPr>
                <w:sz w:val="18"/>
                <w:szCs w:val="18"/>
              </w:rPr>
            </w:pPr>
            <w:r w:rsidRPr="00560BA3">
              <w:rPr>
                <w:sz w:val="18"/>
                <w:szCs w:val="18"/>
              </w:rPr>
              <w:t>TOKEN</w:t>
            </w:r>
          </w:p>
        </w:tc>
        <w:tc>
          <w:tcPr>
            <w:tcW w:w="2665" w:type="dxa"/>
          </w:tcPr>
          <w:p w14:paraId="7CDF1C56" w14:textId="77777777" w:rsidR="005E42D6" w:rsidRPr="00560BA3" w:rsidRDefault="005E42D6" w:rsidP="00E65ABD">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POS</w:t>
            </w:r>
          </w:p>
        </w:tc>
        <w:tc>
          <w:tcPr>
            <w:tcW w:w="2666" w:type="dxa"/>
          </w:tcPr>
          <w:p w14:paraId="164F155E" w14:textId="77777777" w:rsidR="005E42D6" w:rsidRPr="00560BA3" w:rsidRDefault="005E42D6" w:rsidP="00E65ABD">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TAG</w:t>
            </w:r>
          </w:p>
        </w:tc>
      </w:tr>
      <w:tr w:rsidR="005E42D6" w:rsidRPr="00560BA3" w14:paraId="46BE300F"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01D447D" w14:textId="77777777" w:rsidR="005E42D6" w:rsidRPr="00560BA3" w:rsidRDefault="005E42D6" w:rsidP="00E65ABD">
            <w:pPr>
              <w:jc w:val="center"/>
              <w:rPr>
                <w:b w:val="0"/>
                <w:bCs w:val="0"/>
                <w:sz w:val="18"/>
                <w:szCs w:val="18"/>
              </w:rPr>
            </w:pPr>
            <w:r w:rsidRPr="00560BA3">
              <w:rPr>
                <w:b w:val="0"/>
                <w:bCs w:val="0"/>
                <w:sz w:val="18"/>
                <w:szCs w:val="18"/>
              </w:rPr>
              <w:t>“</w:t>
            </w:r>
          </w:p>
        </w:tc>
        <w:tc>
          <w:tcPr>
            <w:tcW w:w="2665" w:type="dxa"/>
          </w:tcPr>
          <w:p w14:paraId="7DD92CC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c>
          <w:tcPr>
            <w:tcW w:w="2666" w:type="dxa"/>
          </w:tcPr>
          <w:p w14:paraId="0F979F12"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560BA3">
              <w:rPr>
                <w:sz w:val="18"/>
                <w:szCs w:val="18"/>
              </w:rPr>
              <w:t>punct</w:t>
            </w:r>
            <w:proofErr w:type="spellEnd"/>
          </w:p>
        </w:tc>
      </w:tr>
      <w:tr w:rsidR="005E42D6" w:rsidRPr="00560BA3" w14:paraId="55A37BCC" w14:textId="77777777" w:rsidTr="00E65ABD">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094683F9" w14:textId="77777777" w:rsidR="005E42D6" w:rsidRPr="00560BA3" w:rsidRDefault="005E42D6" w:rsidP="00E65ABD">
            <w:pPr>
              <w:jc w:val="center"/>
              <w:rPr>
                <w:b w:val="0"/>
                <w:bCs w:val="0"/>
                <w:sz w:val="18"/>
                <w:szCs w:val="18"/>
              </w:rPr>
            </w:pPr>
            <w:r w:rsidRPr="00560BA3">
              <w:rPr>
                <w:b w:val="0"/>
                <w:bCs w:val="0"/>
                <w:sz w:val="18"/>
                <w:szCs w:val="18"/>
              </w:rPr>
              <w:t>Let</w:t>
            </w:r>
          </w:p>
        </w:tc>
        <w:tc>
          <w:tcPr>
            <w:tcW w:w="2665" w:type="dxa"/>
          </w:tcPr>
          <w:p w14:paraId="714196BC"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VERB</w:t>
            </w:r>
          </w:p>
        </w:tc>
        <w:tc>
          <w:tcPr>
            <w:tcW w:w="2666" w:type="dxa"/>
          </w:tcPr>
          <w:p w14:paraId="7C409BBC"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VB (verb, base form)</w:t>
            </w:r>
          </w:p>
        </w:tc>
      </w:tr>
      <w:tr w:rsidR="005E42D6" w:rsidRPr="00560BA3" w14:paraId="1F520F9F"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7BD12EBA" w14:textId="77777777" w:rsidR="005E42D6" w:rsidRPr="00560BA3" w:rsidRDefault="005E42D6" w:rsidP="00E65ABD">
            <w:pPr>
              <w:jc w:val="center"/>
              <w:rPr>
                <w:b w:val="0"/>
                <w:bCs w:val="0"/>
                <w:sz w:val="18"/>
                <w:szCs w:val="18"/>
              </w:rPr>
            </w:pPr>
            <w:r w:rsidRPr="00560BA3">
              <w:rPr>
                <w:b w:val="0"/>
                <w:bCs w:val="0"/>
                <w:sz w:val="18"/>
                <w:szCs w:val="18"/>
              </w:rPr>
              <w:t>‘s</w:t>
            </w:r>
          </w:p>
        </w:tc>
        <w:tc>
          <w:tcPr>
            <w:tcW w:w="2665" w:type="dxa"/>
          </w:tcPr>
          <w:p w14:paraId="22FA8BCF"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PRON</w:t>
            </w:r>
          </w:p>
        </w:tc>
        <w:tc>
          <w:tcPr>
            <w:tcW w:w="2666" w:type="dxa"/>
          </w:tcPr>
          <w:p w14:paraId="00D24FF5"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PRP (pronoun, personal)</w:t>
            </w:r>
          </w:p>
        </w:tc>
      </w:tr>
      <w:tr w:rsidR="005E42D6" w:rsidRPr="00560BA3" w14:paraId="0617B81C"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A2E0149" w14:textId="77777777" w:rsidR="005E42D6" w:rsidRPr="00560BA3" w:rsidRDefault="005E42D6" w:rsidP="00E65ABD">
            <w:pPr>
              <w:jc w:val="center"/>
              <w:rPr>
                <w:b w:val="0"/>
                <w:bCs w:val="0"/>
                <w:sz w:val="18"/>
                <w:szCs w:val="18"/>
              </w:rPr>
            </w:pPr>
            <w:r w:rsidRPr="00560BA3">
              <w:rPr>
                <w:b w:val="0"/>
                <w:bCs w:val="0"/>
                <w:sz w:val="18"/>
                <w:szCs w:val="18"/>
              </w:rPr>
              <w:t>go</w:t>
            </w:r>
          </w:p>
        </w:tc>
        <w:tc>
          <w:tcPr>
            <w:tcW w:w="2665" w:type="dxa"/>
          </w:tcPr>
          <w:p w14:paraId="41F4072D"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VERB</w:t>
            </w:r>
          </w:p>
        </w:tc>
        <w:tc>
          <w:tcPr>
            <w:tcW w:w="2666" w:type="dxa"/>
          </w:tcPr>
          <w:p w14:paraId="49C42DA4"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VB</w:t>
            </w:r>
          </w:p>
        </w:tc>
      </w:tr>
      <w:tr w:rsidR="005E42D6" w:rsidRPr="00560BA3" w14:paraId="4371A993"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56FEC13E" w14:textId="77777777" w:rsidR="005E42D6" w:rsidRPr="00560BA3" w:rsidRDefault="005E42D6" w:rsidP="00E65ABD">
            <w:pPr>
              <w:jc w:val="center"/>
              <w:rPr>
                <w:b w:val="0"/>
                <w:bCs w:val="0"/>
                <w:sz w:val="18"/>
                <w:szCs w:val="18"/>
              </w:rPr>
            </w:pPr>
            <w:r w:rsidRPr="00560BA3">
              <w:rPr>
                <w:b w:val="0"/>
                <w:bCs w:val="0"/>
                <w:sz w:val="18"/>
                <w:szCs w:val="18"/>
              </w:rPr>
              <w:t>to</w:t>
            </w:r>
          </w:p>
        </w:tc>
        <w:tc>
          <w:tcPr>
            <w:tcW w:w="2665" w:type="dxa"/>
          </w:tcPr>
          <w:p w14:paraId="064854C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ADP (</w:t>
            </w:r>
            <w:proofErr w:type="spellStart"/>
            <w:r w:rsidRPr="00560BA3">
              <w:rPr>
                <w:sz w:val="18"/>
                <w:szCs w:val="18"/>
              </w:rPr>
              <w:t>adposition</w:t>
            </w:r>
            <w:proofErr w:type="spellEnd"/>
            <w:r w:rsidRPr="00560BA3">
              <w:rPr>
                <w:sz w:val="18"/>
                <w:szCs w:val="18"/>
              </w:rPr>
              <w:t>)</w:t>
            </w:r>
          </w:p>
        </w:tc>
        <w:tc>
          <w:tcPr>
            <w:tcW w:w="2666" w:type="dxa"/>
          </w:tcPr>
          <w:p w14:paraId="1FE8DCF7"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IN (conjunction, subordinating or preposition)</w:t>
            </w:r>
          </w:p>
        </w:tc>
      </w:tr>
      <w:tr w:rsidR="005E42D6" w:rsidRPr="00560BA3" w14:paraId="15522214" w14:textId="77777777" w:rsidTr="00E65ABD">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7A834EEE" w14:textId="77777777" w:rsidR="005E42D6" w:rsidRPr="00560BA3" w:rsidRDefault="005E42D6" w:rsidP="00E65ABD">
            <w:pPr>
              <w:jc w:val="center"/>
              <w:rPr>
                <w:b w:val="0"/>
                <w:bCs w:val="0"/>
                <w:sz w:val="18"/>
                <w:szCs w:val="18"/>
              </w:rPr>
            </w:pPr>
            <w:r w:rsidRPr="00560BA3">
              <w:rPr>
                <w:b w:val="0"/>
                <w:bCs w:val="0"/>
                <w:sz w:val="18"/>
                <w:szCs w:val="18"/>
              </w:rPr>
              <w:t>N.Y.</w:t>
            </w:r>
          </w:p>
        </w:tc>
        <w:tc>
          <w:tcPr>
            <w:tcW w:w="2665" w:type="dxa"/>
          </w:tcPr>
          <w:p w14:paraId="1A77FB32"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PROPN (proper noun)</w:t>
            </w:r>
          </w:p>
        </w:tc>
        <w:tc>
          <w:tcPr>
            <w:tcW w:w="2666" w:type="dxa"/>
          </w:tcPr>
          <w:p w14:paraId="07EC7506"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NNP (noun, proper singular)</w:t>
            </w:r>
          </w:p>
        </w:tc>
      </w:tr>
      <w:tr w:rsidR="005E42D6" w:rsidRPr="00560BA3" w14:paraId="0A48F364"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AF203E7" w14:textId="77777777" w:rsidR="005E42D6" w:rsidRPr="00560BA3" w:rsidRDefault="005E42D6" w:rsidP="00E65ABD">
            <w:pPr>
              <w:jc w:val="center"/>
              <w:rPr>
                <w:b w:val="0"/>
                <w:bCs w:val="0"/>
                <w:sz w:val="18"/>
                <w:szCs w:val="18"/>
              </w:rPr>
            </w:pPr>
            <w:r w:rsidRPr="00560BA3">
              <w:rPr>
                <w:b w:val="0"/>
                <w:bCs w:val="0"/>
                <w:sz w:val="18"/>
                <w:szCs w:val="18"/>
              </w:rPr>
              <w:t>!</w:t>
            </w:r>
          </w:p>
        </w:tc>
        <w:tc>
          <w:tcPr>
            <w:tcW w:w="2665" w:type="dxa"/>
          </w:tcPr>
          <w:p w14:paraId="018C75F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c>
          <w:tcPr>
            <w:tcW w:w="2666" w:type="dxa"/>
          </w:tcPr>
          <w:p w14:paraId="049604F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560BA3">
              <w:rPr>
                <w:sz w:val="18"/>
                <w:szCs w:val="18"/>
              </w:rPr>
              <w:t>punct</w:t>
            </w:r>
            <w:proofErr w:type="spellEnd"/>
          </w:p>
        </w:tc>
      </w:tr>
      <w:tr w:rsidR="005E42D6" w:rsidRPr="00560BA3" w14:paraId="7E7296C3"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BADEDC6" w14:textId="77777777" w:rsidR="005E42D6" w:rsidRPr="00560BA3" w:rsidRDefault="005E42D6" w:rsidP="00E65ABD">
            <w:pPr>
              <w:jc w:val="center"/>
              <w:rPr>
                <w:b w:val="0"/>
                <w:bCs w:val="0"/>
                <w:sz w:val="18"/>
                <w:szCs w:val="18"/>
              </w:rPr>
            </w:pPr>
            <w:r w:rsidRPr="00560BA3">
              <w:rPr>
                <w:b w:val="0"/>
                <w:bCs w:val="0"/>
                <w:sz w:val="18"/>
                <w:szCs w:val="18"/>
              </w:rPr>
              <w:t>“</w:t>
            </w:r>
          </w:p>
        </w:tc>
        <w:tc>
          <w:tcPr>
            <w:tcW w:w="2665" w:type="dxa"/>
          </w:tcPr>
          <w:p w14:paraId="4A87801B"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PUNCT</w:t>
            </w:r>
          </w:p>
        </w:tc>
        <w:tc>
          <w:tcPr>
            <w:tcW w:w="2666" w:type="dxa"/>
          </w:tcPr>
          <w:p w14:paraId="4B4A5A2F"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560BA3">
              <w:rPr>
                <w:sz w:val="18"/>
                <w:szCs w:val="18"/>
              </w:rPr>
              <w:t>punct</w:t>
            </w:r>
            <w:proofErr w:type="spellEnd"/>
          </w:p>
        </w:tc>
      </w:tr>
    </w:tbl>
    <w:p w14:paraId="0D0EA0F1" w14:textId="77777777" w:rsidR="005E42D6" w:rsidRPr="00560BA3" w:rsidRDefault="005E42D6" w:rsidP="005E42D6"/>
    <w:p w14:paraId="0540F8D3" w14:textId="5EDF1EEA" w:rsidR="005E42D6" w:rsidRPr="00560BA3" w:rsidRDefault="005E42D6" w:rsidP="005E42D6">
      <w:r w:rsidRPr="00560BA3">
        <w:t xml:space="preserve">I obtained the results in table </w:t>
      </w:r>
      <w:r w:rsidRPr="00560BA3">
        <w:fldChar w:fldCharType="begin"/>
      </w:r>
      <w:r w:rsidRPr="00560BA3">
        <w:instrText xml:space="preserve"> REF POS_TAGS \h </w:instrText>
      </w:r>
      <w:r w:rsidRPr="00560BA3">
        <w:fldChar w:fldCharType="separate"/>
      </w:r>
      <w:r w:rsidR="007D3083">
        <w:rPr>
          <w:noProof/>
        </w:rPr>
        <w:t>1</w:t>
      </w:r>
      <w:r w:rsidRPr="00560BA3">
        <w:fldChar w:fldCharType="end"/>
      </w:r>
      <w:r w:rsidRPr="00560BA3">
        <w:t xml:space="preserve"> by applying the spaCy pipeline on the chosen sentence and printing the pos_ and tag_ attributes of each token, as well as the explanation of what the abbreviations mean, using </w:t>
      </w:r>
      <w:proofErr w:type="spellStart"/>
      <w:proofErr w:type="gramStart"/>
      <w:r w:rsidRPr="00560BA3">
        <w:t>spacy.explain</w:t>
      </w:r>
      <w:proofErr w:type="spellEnd"/>
      <w:proofErr w:type="gramEnd"/>
      <w:r w:rsidRPr="00560BA3">
        <w:t>().</w:t>
      </w:r>
    </w:p>
    <w:p w14:paraId="28965DC4" w14:textId="77777777" w:rsidR="005E42D6" w:rsidRPr="005E42D6" w:rsidRDefault="005E42D6" w:rsidP="005E42D6">
      <w:pPr>
        <w:pStyle w:val="Listparagraf"/>
        <w:numPr>
          <w:ilvl w:val="0"/>
          <w:numId w:val="19"/>
        </w:numPr>
      </w:pPr>
      <w:r w:rsidRPr="005E42D6">
        <w:t>The Dependency Parser</w:t>
      </w:r>
    </w:p>
    <w:p w14:paraId="2B97FB00" w14:textId="77777777" w:rsidR="005E42D6" w:rsidRPr="00560BA3" w:rsidRDefault="005E42D6" w:rsidP="005E42D6">
      <w:r w:rsidRPr="00560BA3">
        <w:t>The dependency parser builds a dependency graph that models the syntactic structure of a phrase, where words are represented as nodes and the edges are labelled with the relationships between words.</w:t>
      </w:r>
    </w:p>
    <w:p w14:paraId="0084FDD4" w14:textId="77777777" w:rsidR="005E42D6" w:rsidRPr="00560BA3" w:rsidRDefault="005E42D6" w:rsidP="005E42D6">
      <w:r w:rsidRPr="00560BA3">
        <w:rPr>
          <w:noProof/>
        </w:rPr>
        <w:drawing>
          <wp:inline distT="0" distB="0" distL="0" distR="0" wp14:anchorId="653AEE45" wp14:editId="20D3B3F2">
            <wp:extent cx="5733415" cy="1844040"/>
            <wp:effectExtent l="0" t="0" r="635" b="3810"/>
            <wp:docPr id="488182097" name="Imagine 1" descr="O imagine care conține schiță,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2097" name="Imagine 1" descr="O imagine care conține schiță, diagramă&#10;&#10;Descriere generată automat"/>
                    <pic:cNvPicPr/>
                  </pic:nvPicPr>
                  <pic:blipFill>
                    <a:blip r:embed="rId14"/>
                    <a:stretch>
                      <a:fillRect/>
                    </a:stretch>
                  </pic:blipFill>
                  <pic:spPr>
                    <a:xfrm>
                      <a:off x="0" y="0"/>
                      <a:ext cx="5733415" cy="1844040"/>
                    </a:xfrm>
                    <a:prstGeom prst="rect">
                      <a:avLst/>
                    </a:prstGeom>
                  </pic:spPr>
                </pic:pic>
              </a:graphicData>
            </a:graphic>
          </wp:inline>
        </w:drawing>
      </w:r>
    </w:p>
    <w:p w14:paraId="090A64CB" w14:textId="3171FD53" w:rsidR="005E42D6" w:rsidRPr="00560BA3" w:rsidRDefault="005E42D6" w:rsidP="005E42D6">
      <w:pPr>
        <w:jc w:val="center"/>
      </w:pPr>
      <w:r w:rsidRPr="00560BA3">
        <w:t xml:space="preserve">Figure </w:t>
      </w:r>
      <w:bookmarkStart w:id="22" w:name="displacy_dep"/>
      <w:r w:rsidRPr="00560BA3">
        <w:fldChar w:fldCharType="begin"/>
      </w:r>
      <w:r w:rsidRPr="00560BA3">
        <w:instrText xml:space="preserve"> SEQ FIG \* MERGEFORMAT </w:instrText>
      </w:r>
      <w:r w:rsidRPr="00560BA3">
        <w:fldChar w:fldCharType="separate"/>
      </w:r>
      <w:r w:rsidR="007D3083">
        <w:rPr>
          <w:noProof/>
        </w:rPr>
        <w:t>4</w:t>
      </w:r>
      <w:r w:rsidRPr="00560BA3">
        <w:fldChar w:fldCharType="end"/>
      </w:r>
      <w:bookmarkEnd w:id="22"/>
      <w:r w:rsidRPr="00560BA3">
        <w:t xml:space="preserve">: </w:t>
      </w:r>
      <w:proofErr w:type="spellStart"/>
      <w:r w:rsidRPr="00560BA3">
        <w:t>displaCy</w:t>
      </w:r>
      <w:proofErr w:type="spellEnd"/>
      <w:r w:rsidRPr="00560BA3">
        <w:t xml:space="preserve"> dependency visualizer</w:t>
      </w:r>
    </w:p>
    <w:p w14:paraId="6EC96AC1" w14:textId="2864F5D8" w:rsidR="005E42D6" w:rsidRPr="00560BA3" w:rsidRDefault="005E42D6" w:rsidP="005E42D6">
      <w:r w:rsidRPr="00560BA3">
        <w:t xml:space="preserve">The following dependencies are pictured in figure </w:t>
      </w:r>
      <w:r w:rsidRPr="00560BA3">
        <w:fldChar w:fldCharType="begin"/>
      </w:r>
      <w:r w:rsidRPr="00560BA3">
        <w:instrText xml:space="preserve"> REF displacy_dep \h </w:instrText>
      </w:r>
      <w:r w:rsidRPr="00560BA3">
        <w:fldChar w:fldCharType="separate"/>
      </w:r>
      <w:r w:rsidR="007D3083">
        <w:rPr>
          <w:noProof/>
        </w:rPr>
        <w:t>4</w:t>
      </w:r>
      <w:r w:rsidRPr="00560BA3">
        <w:fldChar w:fldCharType="end"/>
      </w:r>
      <w:r w:rsidRPr="00560BA3">
        <w:t xml:space="preserve">, which I made using </w:t>
      </w:r>
      <w:proofErr w:type="spellStart"/>
      <w:r w:rsidRPr="00560BA3">
        <w:t>displaCy</w:t>
      </w:r>
      <w:proofErr w:type="spellEnd"/>
      <w:r w:rsidRPr="00560BA3">
        <w:t xml:space="preserve"> visualizer</w:t>
      </w:r>
      <w:r w:rsidRPr="00560BA3">
        <w:rPr>
          <w:rStyle w:val="Referinnotdesubsol"/>
        </w:rPr>
        <w:footnoteReference w:id="8"/>
      </w:r>
      <w:r w:rsidRPr="00560BA3">
        <w:t>:</w:t>
      </w:r>
    </w:p>
    <w:p w14:paraId="40115D7F" w14:textId="77777777" w:rsidR="005E42D6" w:rsidRPr="00560BA3" w:rsidRDefault="005E42D6" w:rsidP="005E42D6">
      <w:pPr>
        <w:pStyle w:val="Listparagraf"/>
        <w:numPr>
          <w:ilvl w:val="0"/>
          <w:numId w:val="17"/>
        </w:numPr>
      </w:pPr>
      <w:proofErr w:type="spellStart"/>
      <w:r w:rsidRPr="00560BA3">
        <w:t>ccomp</w:t>
      </w:r>
      <w:proofErr w:type="spellEnd"/>
      <w:r w:rsidRPr="00560BA3">
        <w:t xml:space="preserve"> - clausal complement</w:t>
      </w:r>
    </w:p>
    <w:p w14:paraId="753C983E" w14:textId="77777777" w:rsidR="005E42D6" w:rsidRPr="00560BA3" w:rsidRDefault="005E42D6" w:rsidP="005E42D6">
      <w:pPr>
        <w:pStyle w:val="Listparagraf"/>
        <w:numPr>
          <w:ilvl w:val="0"/>
          <w:numId w:val="17"/>
        </w:numPr>
      </w:pPr>
      <w:proofErr w:type="spellStart"/>
      <w:r w:rsidRPr="00560BA3">
        <w:t>nsubj</w:t>
      </w:r>
      <w:proofErr w:type="spellEnd"/>
      <w:r w:rsidRPr="00560BA3">
        <w:t xml:space="preserve"> - nominal subject</w:t>
      </w:r>
    </w:p>
    <w:p w14:paraId="30A96AD3" w14:textId="77777777" w:rsidR="005E42D6" w:rsidRPr="00560BA3" w:rsidRDefault="005E42D6" w:rsidP="005E42D6">
      <w:pPr>
        <w:pStyle w:val="Listparagraf"/>
        <w:numPr>
          <w:ilvl w:val="0"/>
          <w:numId w:val="17"/>
        </w:numPr>
      </w:pPr>
      <w:r w:rsidRPr="00560BA3">
        <w:t>prep - prepositional modifier</w:t>
      </w:r>
    </w:p>
    <w:p w14:paraId="6E73F47F" w14:textId="77777777" w:rsidR="005E42D6" w:rsidRDefault="005E42D6" w:rsidP="005E42D6">
      <w:pPr>
        <w:pStyle w:val="Listparagraf"/>
        <w:numPr>
          <w:ilvl w:val="0"/>
          <w:numId w:val="17"/>
        </w:numPr>
      </w:pPr>
      <w:proofErr w:type="spellStart"/>
      <w:r w:rsidRPr="00560BA3">
        <w:t>pobj</w:t>
      </w:r>
      <w:proofErr w:type="spellEnd"/>
      <w:r w:rsidRPr="00560BA3">
        <w:t xml:space="preserve"> - object of preposition</w:t>
      </w:r>
    </w:p>
    <w:p w14:paraId="38705993" w14:textId="77777777" w:rsidR="005E42D6" w:rsidRPr="00560BA3" w:rsidRDefault="005E42D6" w:rsidP="005E42D6">
      <w:pPr>
        <w:pStyle w:val="Listparagraf"/>
      </w:pPr>
    </w:p>
    <w:p w14:paraId="71778FCA" w14:textId="77777777" w:rsidR="005E42D6" w:rsidRPr="00560BA3" w:rsidRDefault="005E42D6" w:rsidP="005E42D6">
      <w:pPr>
        <w:pStyle w:val="Listparagraf"/>
        <w:numPr>
          <w:ilvl w:val="0"/>
          <w:numId w:val="19"/>
        </w:numPr>
      </w:pPr>
      <w:r w:rsidRPr="00560BA3">
        <w:t>The Attribute Ruler</w:t>
      </w:r>
    </w:p>
    <w:p w14:paraId="12D428B4" w14:textId="77777777" w:rsidR="005E42D6" w:rsidRPr="00560BA3" w:rsidRDefault="005E42D6" w:rsidP="005E42D6">
      <w:r w:rsidRPr="00560BA3">
        <w:t xml:space="preserve">The attribute ruler layer allows users to specify some rules for setting token attributes that may be incorrectly handled by other pipeline components such as POS tagger, </w:t>
      </w:r>
      <w:proofErr w:type="spellStart"/>
      <w:r w:rsidRPr="00560BA3">
        <w:t>ner</w:t>
      </w:r>
      <w:proofErr w:type="spellEnd"/>
      <w:r w:rsidRPr="00560BA3">
        <w:t xml:space="preserve"> or lemmatizer. This step is suitable in case of domain specific contexts or unusual uses of some words.</w:t>
      </w:r>
    </w:p>
    <w:p w14:paraId="702A3FA7" w14:textId="77777777" w:rsidR="005E42D6" w:rsidRPr="00560BA3" w:rsidRDefault="005E42D6" w:rsidP="005E42D6">
      <w:pPr>
        <w:pStyle w:val="Listparagraf"/>
        <w:numPr>
          <w:ilvl w:val="0"/>
          <w:numId w:val="19"/>
        </w:numPr>
      </w:pPr>
      <w:commentRangeStart w:id="23"/>
      <w:r w:rsidRPr="00560BA3">
        <w:t>The Lemmatizer</w:t>
      </w:r>
      <w:commentRangeEnd w:id="23"/>
      <w:r>
        <w:rPr>
          <w:rStyle w:val="Referincomentariu"/>
        </w:rPr>
        <w:commentReference w:id="23"/>
      </w:r>
    </w:p>
    <w:p w14:paraId="1FD8E7B3" w14:textId="77777777" w:rsidR="005E42D6" w:rsidRPr="00560BA3" w:rsidRDefault="005E42D6" w:rsidP="005E42D6">
      <w:r w:rsidRPr="00560BA3">
        <w:t xml:space="preserve">The lemmatizer assigns base forms to tokens based on the POS tag, morphological rules and dictionary lookups. For instance, the lemma of the “’s” token in the previously </w:t>
      </w:r>
      <w:proofErr w:type="spellStart"/>
      <w:r w:rsidRPr="00560BA3">
        <w:t>analysed</w:t>
      </w:r>
      <w:proofErr w:type="spellEnd"/>
      <w:r w:rsidRPr="00560BA3">
        <w:t xml:space="preserve"> sentence “Let’s go to N.Y.!” is “us”, while the other lemmas coincide with the initial words.</w:t>
      </w:r>
    </w:p>
    <w:p w14:paraId="5F3D8595" w14:textId="77777777" w:rsidR="005E42D6" w:rsidRPr="00560BA3" w:rsidRDefault="005E42D6" w:rsidP="005E42D6">
      <w:pPr>
        <w:pStyle w:val="Listparagraf"/>
        <w:numPr>
          <w:ilvl w:val="0"/>
          <w:numId w:val="19"/>
        </w:numPr>
      </w:pPr>
      <w:r w:rsidRPr="00560BA3">
        <w:lastRenderedPageBreak/>
        <w:t>The Named Entity Recognizer</w:t>
      </w:r>
    </w:p>
    <w:p w14:paraId="563A90E0" w14:textId="376B5FF5" w:rsidR="005E42D6" w:rsidRPr="00560BA3" w:rsidRDefault="005E42D6" w:rsidP="005E42D6">
      <w:r w:rsidRPr="00560BA3">
        <w:t xml:space="preserve">The entity recognizer is a neural network model capable of annotating different types of proper nouns and numerical values with the following labels: CARDINAL, DATE, EVENT, FAC, GPE, LANGUAGE, LAW, LOC, MONEY, NORP, ORDINAL, ORG, PERCENT, PERSON, PRODUCT, QUANTITY, TIME, WORK_OF_ART </w:t>
      </w:r>
      <w:sdt>
        <w:sdtPr>
          <w:tag w:val="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037193480"/>
          <w:placeholder>
            <w:docPart w:val="77D826E599934B2BAD71174C38853D75"/>
          </w:placeholder>
        </w:sdtPr>
        <w:sdtContent>
          <w:r w:rsidR="0054762A">
            <w:rPr>
              <w:rFonts w:eastAsia="Times New Roman"/>
            </w:rPr>
            <w:t>(</w:t>
          </w:r>
          <w:r w:rsidR="0054762A">
            <w:rPr>
              <w:rFonts w:eastAsia="Times New Roman"/>
              <w:i/>
              <w:iCs/>
            </w:rPr>
            <w:t>SpaCy</w:t>
          </w:r>
          <w:r w:rsidR="0054762A">
            <w:rPr>
              <w:rFonts w:eastAsia="Times New Roman"/>
            </w:rPr>
            <w:t>, n.d.)</w:t>
          </w:r>
        </w:sdtContent>
      </w:sdt>
      <w:r w:rsidRPr="00560BA3">
        <w:t>.</w:t>
      </w:r>
    </w:p>
    <w:p w14:paraId="1FD4C2DC" w14:textId="77777777" w:rsidR="005E42D6" w:rsidRPr="00560BA3" w:rsidRDefault="005E42D6" w:rsidP="005E42D6">
      <w:pPr>
        <w:jc w:val="center"/>
      </w:pPr>
      <w:r w:rsidRPr="00560BA3">
        <w:rPr>
          <w:noProof/>
        </w:rPr>
        <w:drawing>
          <wp:inline distT="0" distB="0" distL="0" distR="0" wp14:anchorId="74AB0D73" wp14:editId="612FDA01">
            <wp:extent cx="5733415" cy="2186940"/>
            <wp:effectExtent l="0" t="0" r="635" b="3810"/>
            <wp:docPr id="199018632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86320" name="Imagine 1" descr="O imagine care conține text, captură de ecran, Font, număr&#10;&#10;Descriere generată automat"/>
                    <pic:cNvPicPr/>
                  </pic:nvPicPr>
                  <pic:blipFill>
                    <a:blip r:embed="rId19"/>
                    <a:stretch>
                      <a:fillRect/>
                    </a:stretch>
                  </pic:blipFill>
                  <pic:spPr>
                    <a:xfrm>
                      <a:off x="0" y="0"/>
                      <a:ext cx="5733415" cy="2186940"/>
                    </a:xfrm>
                    <a:prstGeom prst="rect">
                      <a:avLst/>
                    </a:prstGeom>
                  </pic:spPr>
                </pic:pic>
              </a:graphicData>
            </a:graphic>
          </wp:inline>
        </w:drawing>
      </w:r>
    </w:p>
    <w:p w14:paraId="40443176" w14:textId="3701F6AA" w:rsidR="005E42D6" w:rsidRPr="00560BA3" w:rsidRDefault="005E42D6" w:rsidP="005E42D6">
      <w:pPr>
        <w:jc w:val="center"/>
      </w:pPr>
      <w:r w:rsidRPr="00560BA3">
        <w:t xml:space="preserve">Figure </w:t>
      </w:r>
      <w:bookmarkStart w:id="24" w:name="displacy_ents"/>
      <w:r w:rsidRPr="00560BA3">
        <w:fldChar w:fldCharType="begin"/>
      </w:r>
      <w:r w:rsidRPr="00560BA3">
        <w:instrText xml:space="preserve"> SEQ FIG \* MERGEFORMAT </w:instrText>
      </w:r>
      <w:r w:rsidRPr="00560BA3">
        <w:fldChar w:fldCharType="separate"/>
      </w:r>
      <w:r w:rsidR="007D3083">
        <w:rPr>
          <w:noProof/>
        </w:rPr>
        <w:t>5</w:t>
      </w:r>
      <w:r w:rsidRPr="00560BA3">
        <w:fldChar w:fldCharType="end"/>
      </w:r>
      <w:bookmarkEnd w:id="24"/>
      <w:r w:rsidRPr="00560BA3">
        <w:t xml:space="preserve">: </w:t>
      </w:r>
      <w:proofErr w:type="spellStart"/>
      <w:r w:rsidRPr="00560BA3">
        <w:t>displaCy</w:t>
      </w:r>
      <w:proofErr w:type="spellEnd"/>
      <w:r w:rsidRPr="00560BA3">
        <w:t xml:space="preserve"> entity visualizer </w:t>
      </w:r>
      <w:r w:rsidRPr="00560BA3">
        <w:rPr>
          <w:rStyle w:val="Referinnotdesubsol"/>
        </w:rPr>
        <w:footnoteReference w:id="9"/>
      </w:r>
    </w:p>
    <w:p w14:paraId="132A56E8" w14:textId="369C04F4" w:rsidR="005E42D6" w:rsidRPr="00560BA3" w:rsidRDefault="005E42D6" w:rsidP="005E42D6">
      <w:r w:rsidRPr="00560BA3">
        <w:t xml:space="preserve">Figure </w:t>
      </w:r>
      <w:r w:rsidRPr="00560BA3">
        <w:fldChar w:fldCharType="begin"/>
      </w:r>
      <w:r w:rsidRPr="00560BA3">
        <w:instrText xml:space="preserve"> REF displacy_ents \h </w:instrText>
      </w:r>
      <w:r w:rsidRPr="00560BA3">
        <w:fldChar w:fldCharType="separate"/>
      </w:r>
      <w:r w:rsidR="007D3083">
        <w:rPr>
          <w:noProof/>
        </w:rPr>
        <w:t>5</w:t>
      </w:r>
      <w:r w:rsidRPr="00560BA3">
        <w:fldChar w:fldCharType="end"/>
      </w:r>
      <w:r w:rsidRPr="00560BA3">
        <w:t xml:space="preserve"> shows an example of a text labelled by the spaCy named entity recognizer.</w:t>
      </w:r>
    </w:p>
    <w:p w14:paraId="03AF6E41" w14:textId="5A54D05B" w:rsidR="005E42D6" w:rsidRDefault="005E42D6" w:rsidP="005E42D6">
      <w:r w:rsidRPr="00560BA3">
        <w:t>According to the spaCy documentation, the part of speech tagger in en_core_web_lg has an accuracy of 0.97 and its named entity recognizer has a precision of 0.85, a recall of 0.86 and an F-score equal to 0.85.</w:t>
      </w:r>
    </w:p>
    <w:p w14:paraId="208EA26C" w14:textId="77777777" w:rsidR="007C4917" w:rsidRPr="00560BA3" w:rsidRDefault="007C4917" w:rsidP="007C4917">
      <w:pPr>
        <w:pStyle w:val="Titlu2"/>
      </w:pPr>
      <w:bookmarkStart w:id="25" w:name="_Toc170063137"/>
      <w:r>
        <w:t>Detecting the Language of a Text</w:t>
      </w:r>
      <w:bookmarkEnd w:id="25"/>
    </w:p>
    <w:p w14:paraId="1AF9C2A2" w14:textId="18D7B564" w:rsidR="007C4917" w:rsidRPr="00560BA3" w:rsidRDefault="007C4917" w:rsidP="007C4917">
      <w:r w:rsidRPr="00560BA3">
        <w:t xml:space="preserve">fastText is a linear text classifier developed by Facebook AI Research </w:t>
      </w:r>
      <w:sdt>
        <w:sdtPr>
          <w:rPr>
            <w:color w:val="000000"/>
          </w:rPr>
          <w:tag w:val="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2092583504"/>
          <w:placeholder>
            <w:docPart w:val="58B114D0BFC5494DAEBBA15E4A85CAEE"/>
          </w:placeholder>
        </w:sdtPr>
        <w:sdtContent>
          <w:r w:rsidR="0054762A" w:rsidRPr="0054762A">
            <w:rPr>
              <w:color w:val="000000"/>
            </w:rPr>
            <w:t>(</w:t>
          </w:r>
          <w:proofErr w:type="spellStart"/>
          <w:r w:rsidR="0054762A" w:rsidRPr="0054762A">
            <w:rPr>
              <w:color w:val="000000"/>
            </w:rPr>
            <w:t>Joulin</w:t>
          </w:r>
          <w:proofErr w:type="spellEnd"/>
          <w:r w:rsidR="0054762A" w:rsidRPr="0054762A">
            <w:rPr>
              <w:color w:val="000000"/>
            </w:rPr>
            <w:t xml:space="preserve"> et al., 2016)</w:t>
          </w:r>
        </w:sdtContent>
      </w:sdt>
      <w:r w:rsidRPr="00560BA3">
        <w:t xml:space="preserve">, that achieves an accuracy </w:t>
      </w:r>
      <w:proofErr w:type="gramStart"/>
      <w:r w:rsidRPr="00560BA3">
        <w:t>similar to</w:t>
      </w:r>
      <w:proofErr w:type="gramEnd"/>
      <w:r w:rsidRPr="00560BA3">
        <w:t xml:space="preserve"> that of deep neural networks classifiers, while being remarkably faster. The training of fastText lasts less than ten minutes for more than one billion words and the classification of 500,000 sentences takes less than one minute on an average multicore CPU.</w:t>
      </w:r>
    </w:p>
    <w:p w14:paraId="7AAC7992" w14:textId="77777777" w:rsidR="007C4917" w:rsidRPr="00560BA3" w:rsidRDefault="007C4917" w:rsidP="007C4917">
      <w:r w:rsidRPr="00560BA3">
        <w:t xml:space="preserve">fastText represents the text as a bag of n-grams </w:t>
      </w:r>
      <w:proofErr w:type="gramStart"/>
      <w:r w:rsidRPr="00560BA3">
        <w:t>in order to</w:t>
      </w:r>
      <w:proofErr w:type="gramEnd"/>
      <w:r w:rsidRPr="00560BA3">
        <w:t xml:space="preserve"> retain some information about the order of words, that the simple bag of words model does not consider. Words and n-grams are converted into word vectors.</w:t>
      </w:r>
    </w:p>
    <w:p w14:paraId="45C0C322" w14:textId="64342B7A" w:rsidR="007C4917" w:rsidRPr="00560BA3" w:rsidRDefault="007C4917" w:rsidP="007C4917">
      <w:r w:rsidRPr="00560BA3">
        <w:t xml:space="preserve">During training, the probability distribution over classes is computed using hierarchical </w:t>
      </w:r>
      <w:proofErr w:type="spellStart"/>
      <w:r w:rsidRPr="00560BA3">
        <w:t>softmax</w:t>
      </w:r>
      <w:proofErr w:type="spellEnd"/>
      <w:r w:rsidRPr="00560BA3">
        <w:t xml:space="preserve">. The classes are organized in a binary decision tree and the probability of a class is computed by multiplying the probabilities of all the nodes visited during a depth first traversal from root to the leaf node which corresponds to that class. The purpose of training is to learn </w:t>
      </w:r>
      <w:r w:rsidRPr="00560BA3">
        <w:lastRenderedPageBreak/>
        <w:t xml:space="preserve">the configurations of matrixes A and B that minimize the loss between the predicted classes and the actual labels </w:t>
      </w:r>
      <w:sdt>
        <w:sdtPr>
          <w:rPr>
            <w:color w:val="000000"/>
          </w:rPr>
          <w:tag w:val="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350380731"/>
          <w:placeholder>
            <w:docPart w:val="58B114D0BFC5494DAEBBA15E4A85CAEE"/>
          </w:placeholder>
        </w:sdtPr>
        <w:sdtContent>
          <w:r w:rsidR="0054762A" w:rsidRPr="0054762A">
            <w:rPr>
              <w:color w:val="000000"/>
            </w:rPr>
            <w:t>(</w:t>
          </w:r>
          <w:proofErr w:type="spellStart"/>
          <w:r w:rsidR="0054762A" w:rsidRPr="0054762A">
            <w:rPr>
              <w:color w:val="000000"/>
            </w:rPr>
            <w:t>Joulin</w:t>
          </w:r>
          <w:proofErr w:type="spellEnd"/>
          <w:r w:rsidR="0054762A" w:rsidRPr="0054762A">
            <w:rPr>
              <w:color w:val="000000"/>
            </w:rPr>
            <w:t xml:space="preserve"> et al., 2016)</w:t>
          </w:r>
        </w:sdtContent>
      </w:sdt>
      <w:r w:rsidRPr="00560BA3">
        <w:t>:</w:t>
      </w:r>
    </w:p>
    <w:p w14:paraId="0F0ADB2D" w14:textId="5AE361A4" w:rsidR="007C4917" w:rsidRPr="00560BA3" w:rsidRDefault="007C4917" w:rsidP="007C4917">
      <w:pPr>
        <w:ind w:left="2880" w:firstLine="720"/>
      </w:pPr>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func>
              <m:funcPr>
                <m:ctrlPr>
                  <w:rPr>
                    <w:rFonts w:ascii="Cambria Math" w:hAnsi="Cambria Math"/>
                    <w:i/>
                    <w:sz w:val="22"/>
                    <w:szCs w:val="22"/>
                  </w:rPr>
                </m:ctrlPr>
              </m:funcPr>
              <m:fName>
                <m:r>
                  <m:rPr>
                    <m:sty m:val="p"/>
                  </m:rPr>
                  <w:rPr>
                    <w:rFonts w:ascii="Cambria Math" w:hAnsi="Cambria Math"/>
                    <w:sz w:val="22"/>
                    <w:szCs w:val="22"/>
                  </w:rPr>
                  <m:t>log</m:t>
                </m:r>
              </m:fName>
              <m:e>
                <m:r>
                  <w:rPr>
                    <w:rFonts w:ascii="Cambria Math" w:hAnsi="Cambria Math"/>
                    <w:sz w:val="22"/>
                    <w:szCs w:val="22"/>
                  </w:rPr>
                  <m:t>(f(BA</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e>
            </m:func>
          </m:e>
        </m:nary>
      </m:oMath>
      <w:r w:rsidRPr="00560BA3">
        <w:tab/>
      </w:r>
      <w:r w:rsidRPr="00560BA3">
        <w:tab/>
      </w:r>
      <w:r w:rsidRPr="00560BA3">
        <w:tab/>
      </w:r>
      <w:r w:rsidRPr="00560BA3">
        <w:tab/>
        <w:t xml:space="preserve">  (</w:t>
      </w:r>
      <w:bookmarkStart w:id="26" w:name="fastText_log_likelihood"/>
      <w:r w:rsidRPr="00560BA3">
        <w:fldChar w:fldCharType="begin"/>
      </w:r>
      <w:r w:rsidRPr="00560BA3">
        <w:instrText xml:space="preserve"> SEQ EQ \* MERGEFORMAT </w:instrText>
      </w:r>
      <w:r w:rsidRPr="00560BA3">
        <w:fldChar w:fldCharType="separate"/>
      </w:r>
      <w:r w:rsidR="007D3083">
        <w:rPr>
          <w:noProof/>
        </w:rPr>
        <w:t>1</w:t>
      </w:r>
      <w:r w:rsidRPr="00560BA3">
        <w:fldChar w:fldCharType="end"/>
      </w:r>
      <w:bookmarkEnd w:id="26"/>
      <w:r w:rsidRPr="00560BA3">
        <w:t>)</w:t>
      </w:r>
    </w:p>
    <w:p w14:paraId="2E870F70" w14:textId="3AD2A264" w:rsidR="007C4917" w:rsidRPr="00560BA3" w:rsidRDefault="007C4917" w:rsidP="007C4917">
      <w:r w:rsidRPr="00560BA3">
        <w:t>In formula (</w:t>
      </w:r>
      <w:r w:rsidRPr="00560BA3">
        <w:fldChar w:fldCharType="begin"/>
      </w:r>
      <w:r w:rsidRPr="00560BA3">
        <w:instrText xml:space="preserve"> REF fastText_log_likelihood \h </w:instrText>
      </w:r>
      <w:r w:rsidRPr="00560BA3">
        <w:fldChar w:fldCharType="separate"/>
      </w:r>
      <w:r w:rsidR="007D3083">
        <w:rPr>
          <w:noProof/>
        </w:rPr>
        <w:t>1</w:t>
      </w:r>
      <w:r w:rsidRPr="00560BA3">
        <w:fldChar w:fldCharType="end"/>
      </w:r>
      <w:r w:rsidRPr="00560BA3">
        <w:t xml:space="preserve">), N is the number of documents,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Pr="00560BA3">
        <w:t xml:space="preserve"> is a vector which indicates the correct label of document n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=1</m:t>
        </m:r>
      </m:oMath>
      <w:r w:rsidRPr="00560BA3">
        <w:t xml:space="preserve"> if document n belongs in class k, otherwise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=0</m:t>
        </m:r>
      </m:oMath>
      <w:r w:rsidRPr="00560BA3">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560BA3">
        <w:t xml:space="preserve"> is the normalized vector of n-gram features and f is the softmax function described above, thus </w:t>
      </w:r>
      <m:oMath>
        <m:r>
          <w:rPr>
            <w:rFonts w:ascii="Cambria Math" w:hAnsi="Cambria Math"/>
          </w:rPr>
          <m:t>f(BA</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560BA3">
        <w:t xml:space="preserve"> is the probability distribution over classes for document n. The algorithm uses stochastic gradient descent to find the parameters A and B that minimize the value of the negative log-likelihood formula (</w:t>
      </w:r>
      <w:r w:rsidRPr="00560BA3">
        <w:fldChar w:fldCharType="begin"/>
      </w:r>
      <w:r w:rsidRPr="00560BA3">
        <w:instrText xml:space="preserve"> REF fastText_log_likelihood \h </w:instrText>
      </w:r>
      <w:r w:rsidRPr="00560BA3">
        <w:fldChar w:fldCharType="separate"/>
      </w:r>
      <w:r w:rsidR="007D3083">
        <w:rPr>
          <w:noProof/>
        </w:rPr>
        <w:t>1</w:t>
      </w:r>
      <w:r w:rsidRPr="00560BA3">
        <w:fldChar w:fldCharType="end"/>
      </w:r>
      <w:r w:rsidRPr="00560BA3">
        <w:t xml:space="preserve">) </w:t>
      </w:r>
      <w:sdt>
        <w:sdtPr>
          <w:rPr>
            <w:color w:val="000000"/>
          </w:rPr>
          <w:tag w:val="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738530456"/>
          <w:placeholder>
            <w:docPart w:val="58B114D0BFC5494DAEBBA15E4A85CAEE"/>
          </w:placeholder>
        </w:sdtPr>
        <w:sdtContent>
          <w:r w:rsidR="0054762A" w:rsidRPr="0054762A">
            <w:rPr>
              <w:color w:val="000000"/>
            </w:rPr>
            <w:t>(</w:t>
          </w:r>
          <w:proofErr w:type="spellStart"/>
          <w:r w:rsidR="0054762A" w:rsidRPr="0054762A">
            <w:rPr>
              <w:color w:val="000000"/>
            </w:rPr>
            <w:t>Joulin</w:t>
          </w:r>
          <w:proofErr w:type="spellEnd"/>
          <w:r w:rsidR="0054762A" w:rsidRPr="0054762A">
            <w:rPr>
              <w:color w:val="000000"/>
            </w:rPr>
            <w:t xml:space="preserve"> et al., 2016)</w:t>
          </w:r>
        </w:sdtContent>
      </w:sdt>
      <w:r w:rsidRPr="00560BA3">
        <w:t>.</w:t>
      </w:r>
    </w:p>
    <w:p w14:paraId="0E67F71C" w14:textId="06C29910" w:rsidR="007C4917" w:rsidRDefault="007C4917" w:rsidP="007C4917">
      <w:pPr>
        <w:rPr>
          <w:color w:val="000000"/>
        </w:rPr>
      </w:pPr>
      <w:sdt>
        <w:sdtPr>
          <w:rPr>
            <w:color w:val="000000"/>
          </w:rPr>
          <w:tag w:val="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
          <w:id w:val="-398128782"/>
          <w:placeholder>
            <w:docPart w:val="58B114D0BFC5494DAEBBA15E4A85CAEE"/>
          </w:placeholder>
        </w:sdtPr>
        <w:sdtContent>
          <w:proofErr w:type="spellStart"/>
          <w:r w:rsidR="0054762A" w:rsidRPr="0054762A">
            <w:rPr>
              <w:color w:val="000000"/>
            </w:rPr>
            <w:t>Joulin</w:t>
          </w:r>
          <w:proofErr w:type="spellEnd"/>
          <w:r w:rsidR="0054762A" w:rsidRPr="0054762A">
            <w:rPr>
              <w:color w:val="000000"/>
            </w:rPr>
            <w:t xml:space="preserve">, Grave, Bojanowski, </w:t>
          </w:r>
          <w:proofErr w:type="spellStart"/>
          <w:r w:rsidR="0054762A" w:rsidRPr="0054762A">
            <w:rPr>
              <w:color w:val="000000"/>
            </w:rPr>
            <w:t>Douze</w:t>
          </w:r>
          <w:proofErr w:type="spellEnd"/>
          <w:r w:rsidR="0054762A" w:rsidRPr="0054762A">
            <w:rPr>
              <w:color w:val="000000"/>
            </w:rPr>
            <w:t>, et al. (2016)</w:t>
          </w:r>
        </w:sdtContent>
      </w:sdt>
      <w:r w:rsidRPr="00560BA3">
        <w:rPr>
          <w:color w:val="000000"/>
        </w:rPr>
        <w:t xml:space="preserve"> described some model compression techniques that can drastically reduce the memory usage without greatly impacting the accuracy: product quantization (splitting the word vectors into smaller </w:t>
      </w:r>
      <w:proofErr w:type="spellStart"/>
      <w:r w:rsidRPr="00560BA3">
        <w:rPr>
          <w:color w:val="000000"/>
        </w:rPr>
        <w:t>subvectors</w:t>
      </w:r>
      <w:proofErr w:type="spellEnd"/>
      <w:r w:rsidRPr="00560BA3">
        <w:rPr>
          <w:color w:val="000000"/>
        </w:rPr>
        <w:t xml:space="preserve"> and then quantizing them using nearest </w:t>
      </w:r>
      <w:proofErr w:type="spellStart"/>
      <w:r w:rsidRPr="00560BA3">
        <w:rPr>
          <w:color w:val="000000"/>
        </w:rPr>
        <w:t>neighbour</w:t>
      </w:r>
      <w:proofErr w:type="spellEnd"/>
      <w:r w:rsidRPr="00560BA3">
        <w:rPr>
          <w:color w:val="000000"/>
        </w:rPr>
        <w:t>), pruning the vocabulary (keeping only a fixed number of the most relevant words and n-grams), hashing trick and Bloom filter (hashing words and n-grams in order to reduce the size of the dictionary and using Bloom filters to check the presence of a term in the dictionary in constant time).</w:t>
      </w:r>
    </w:p>
    <w:p w14:paraId="457FA239" w14:textId="77777777" w:rsidR="007C4917" w:rsidRPr="00560BA3" w:rsidRDefault="007C4917" w:rsidP="007C4917">
      <w:pPr>
        <w:rPr>
          <w:color w:val="000000"/>
        </w:rPr>
      </w:pPr>
      <w:r>
        <w:rPr>
          <w:color w:val="000000"/>
        </w:rPr>
        <w:t>fastText can be used for a variety of NLP tasks, out of which language identification of a text is a common scenario. In our case, it was used to detect the language of a publication.</w:t>
      </w:r>
    </w:p>
    <w:p w14:paraId="1754F416" w14:textId="7BE70830" w:rsidR="007C4917" w:rsidRPr="00314039" w:rsidRDefault="007C4917" w:rsidP="005E42D6">
      <w:pPr>
        <w:rPr>
          <w:color w:val="000000"/>
        </w:rPr>
      </w:pPr>
      <w:r w:rsidRPr="00560BA3">
        <w:rPr>
          <w:color w:val="000000"/>
        </w:rPr>
        <w:t>I used the Python fastText library for the language identification purpose</w:t>
      </w:r>
      <w:r w:rsidRPr="00560BA3">
        <w:rPr>
          <w:rStyle w:val="Referinnotdesubsol"/>
          <w:color w:val="000000"/>
        </w:rPr>
        <w:footnoteReference w:id="10"/>
      </w:r>
      <w:r w:rsidRPr="00560BA3">
        <w:rPr>
          <w:color w:val="000000"/>
        </w:rPr>
        <w:t>. It provides two models capable of recognizing 176 languages, one with a size of 126MB and the compressed version with a size of 917kB. I chose to use the larger model, because it offers slightly superior speed and accuracy.</w:t>
      </w:r>
    </w:p>
    <w:p w14:paraId="7CDBB090" w14:textId="2FF9A708" w:rsidR="00EC27FA" w:rsidRPr="00560BA3" w:rsidRDefault="00C64FE8" w:rsidP="00351A64">
      <w:pPr>
        <w:pStyle w:val="Titlu2"/>
        <w:rPr>
          <w:color w:val="000000"/>
        </w:rPr>
      </w:pPr>
      <w:bookmarkStart w:id="27" w:name="_h18em7l97ids" w:colFirst="0" w:colLast="0"/>
      <w:bookmarkStart w:id="28" w:name="_Toc170063138"/>
      <w:bookmarkEnd w:id="27"/>
      <w:r>
        <w:t>Keyword Extraction</w:t>
      </w:r>
      <w:bookmarkEnd w:id="28"/>
    </w:p>
    <w:p w14:paraId="6649951D" w14:textId="6BCD7E7B" w:rsidR="0051504E" w:rsidRDefault="0051504E" w:rsidP="0051504E">
      <w:pPr>
        <w:rPr>
          <w:ins w:id="29" w:author="MARIUS GABRIEL GUTU-ROBU (2392)" w:date="2024-06-21T14:13:00Z"/>
          <w:color w:val="000000"/>
        </w:rPr>
      </w:pPr>
      <w:r w:rsidRPr="00560BA3">
        <w:t xml:space="preserve">Supervised methods have been the prevailing approach in keyword extraction, but they require extensive training </w:t>
      </w:r>
      <w:r w:rsidR="00B3105E" w:rsidRPr="00560BA3">
        <w:t xml:space="preserve">and </w:t>
      </w:r>
      <w:r w:rsidR="00F32332">
        <w:t xml:space="preserve">a lot of tedious </w:t>
      </w:r>
      <w:r w:rsidR="00B3105E" w:rsidRPr="00560BA3">
        <w:t xml:space="preserve">work </w:t>
      </w:r>
      <w:r w:rsidR="00F32332">
        <w:t xml:space="preserve">performed on a manual basis </w:t>
      </w:r>
      <w:r w:rsidR="00B3105E" w:rsidRPr="00560BA3">
        <w:t xml:space="preserve">for annotating large collections of documents </w:t>
      </w:r>
      <w:sdt>
        <w:sdtPr>
          <w:rPr>
            <w:color w:val="000000"/>
          </w:rPr>
          <w:tag w:val="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07984041"/>
          <w:placeholder>
            <w:docPart w:val="DefaultPlaceholder_-1854013440"/>
          </w:placeholder>
        </w:sdtPr>
        <w:sdtContent>
          <w:r w:rsidR="0054762A" w:rsidRPr="0054762A">
            <w:rPr>
              <w:color w:val="000000"/>
            </w:rPr>
            <w:t>(Campos et al., 2020)</w:t>
          </w:r>
        </w:sdtContent>
      </w:sdt>
      <w:r w:rsidR="00B3105E" w:rsidRPr="00560BA3">
        <w:rPr>
          <w:color w:val="000000"/>
        </w:rPr>
        <w:t>. Moreover, these</w:t>
      </w:r>
      <w:r w:rsidR="00BC5CC4" w:rsidRPr="00560BA3">
        <w:rPr>
          <w:color w:val="000000"/>
        </w:rPr>
        <w:t xml:space="preserve"> machine learning</w:t>
      </w:r>
      <w:r w:rsidR="00B3105E" w:rsidRPr="00560BA3">
        <w:rPr>
          <w:color w:val="000000"/>
        </w:rPr>
        <w:t xml:space="preserve"> </w:t>
      </w:r>
      <w:r w:rsidR="00BC5CC4" w:rsidRPr="00560BA3">
        <w:rPr>
          <w:color w:val="000000"/>
        </w:rPr>
        <w:t>models may not perform well on</w:t>
      </w:r>
      <w:r w:rsidR="00021A51" w:rsidRPr="00560BA3">
        <w:rPr>
          <w:color w:val="000000"/>
        </w:rPr>
        <w:t xml:space="preserve"> </w:t>
      </w:r>
      <w:r w:rsidR="00380E52" w:rsidRPr="00560BA3">
        <w:rPr>
          <w:color w:val="000000"/>
        </w:rPr>
        <w:t xml:space="preserve">domains that </w:t>
      </w:r>
      <w:r w:rsidR="007802BC">
        <w:rPr>
          <w:color w:val="000000"/>
        </w:rPr>
        <w:t xml:space="preserve">are distinct </w:t>
      </w:r>
      <w:r w:rsidR="004B5533">
        <w:rPr>
          <w:color w:val="000000"/>
        </w:rPr>
        <w:t>from</w:t>
      </w:r>
      <w:r w:rsidR="007802BC">
        <w:rPr>
          <w:color w:val="000000"/>
        </w:rPr>
        <w:t xml:space="preserve"> the ones </w:t>
      </w:r>
      <w:r w:rsidR="00B06467" w:rsidRPr="00560BA3">
        <w:rPr>
          <w:color w:val="000000"/>
        </w:rPr>
        <w:t>they</w:t>
      </w:r>
      <w:r w:rsidR="00380E52" w:rsidRPr="00560BA3">
        <w:rPr>
          <w:color w:val="000000"/>
        </w:rPr>
        <w:t xml:space="preserve"> </w:t>
      </w:r>
      <w:r w:rsidR="00B06467" w:rsidRPr="00560BA3">
        <w:rPr>
          <w:color w:val="000000"/>
        </w:rPr>
        <w:t>were</w:t>
      </w:r>
      <w:r w:rsidR="00380E52" w:rsidRPr="00560BA3">
        <w:rPr>
          <w:color w:val="000000"/>
        </w:rPr>
        <w:t xml:space="preserve"> trained on.</w:t>
      </w:r>
    </w:p>
    <w:p w14:paraId="41ABFADC" w14:textId="006357E2" w:rsidR="007D0A6B" w:rsidRPr="00560BA3" w:rsidRDefault="007D0A6B" w:rsidP="0051504E">
      <w:r w:rsidRPr="00560BA3">
        <w:rPr>
          <w:color w:val="000000"/>
        </w:rPr>
        <w:t>Despite being an unsupervised method, TF</w:t>
      </w:r>
      <w:r w:rsidR="00BC14B8" w:rsidRPr="00560BA3">
        <w:rPr>
          <w:color w:val="000000"/>
        </w:rPr>
        <w:t>-</w:t>
      </w:r>
      <w:r w:rsidRPr="00560BA3">
        <w:rPr>
          <w:color w:val="000000"/>
        </w:rPr>
        <w:t>IDF (</w:t>
      </w:r>
      <w:r w:rsidRPr="00560BA3">
        <w:t xml:space="preserve">Term Frequency-Inverse Document Frequency) needs an extended collection of documents since it </w:t>
      </w:r>
      <w:r w:rsidR="003E55D0" w:rsidRPr="00560BA3">
        <w:t xml:space="preserve">assumes that </w:t>
      </w:r>
      <w:r w:rsidRPr="00560BA3">
        <w:t xml:space="preserve">a term </w:t>
      </w:r>
      <w:r w:rsidR="003E55D0" w:rsidRPr="00560BA3">
        <w:t xml:space="preserve">is relevant </w:t>
      </w:r>
      <w:r w:rsidRPr="00560BA3">
        <w:t xml:space="preserve">in a specific text </w:t>
      </w:r>
      <w:r w:rsidR="003E55D0" w:rsidRPr="00560BA3">
        <w:t>if it occurs frequently in that document</w:t>
      </w:r>
      <w:r w:rsidR="007033D1">
        <w:t>.</w:t>
      </w:r>
      <w:r w:rsidR="003E55D0" w:rsidRPr="00560BA3">
        <w:t xml:space="preserve"> </w:t>
      </w:r>
      <w:r w:rsidR="007033D1">
        <w:t xml:space="preserve">On the contrary, </w:t>
      </w:r>
      <w:r w:rsidR="00F40860" w:rsidRPr="00560BA3">
        <w:t>rare</w:t>
      </w:r>
      <w:r w:rsidR="003E55D0" w:rsidRPr="00560BA3">
        <w:t xml:space="preserve"> </w:t>
      </w:r>
      <w:r w:rsidR="007033D1">
        <w:t xml:space="preserve">terms </w:t>
      </w:r>
      <w:r w:rsidR="00BC14B8" w:rsidRPr="00560BA3">
        <w:t>across the collection</w:t>
      </w:r>
      <w:r w:rsidR="007033D1">
        <w:t xml:space="preserve"> might emphasize more important terms</w:t>
      </w:r>
      <w:r w:rsidR="003E55D0" w:rsidRPr="00560BA3">
        <w:t xml:space="preserve">. </w:t>
      </w:r>
      <w:r w:rsidR="002133DA" w:rsidRPr="00560BA3">
        <w:t>The formula used to measure the significance of a word is</w:t>
      </w:r>
      <w:r w:rsidR="001F277E" w:rsidRPr="00560BA3">
        <w:t xml:space="preserve"> </w:t>
      </w:r>
      <w:sdt>
        <w:sdtPr>
          <w:rPr>
            <w:color w:val="000000"/>
          </w:rPr>
          <w:tag w:val="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341235773"/>
          <w:placeholder>
            <w:docPart w:val="DefaultPlaceholder_-1854013440"/>
          </w:placeholder>
        </w:sdtPr>
        <w:sdtContent>
          <w:r w:rsidR="0054762A" w:rsidRPr="0054762A">
            <w:rPr>
              <w:color w:val="000000"/>
            </w:rPr>
            <w:t>(Nomoto, 2022)</w:t>
          </w:r>
        </w:sdtContent>
      </w:sdt>
      <w:r w:rsidR="002133DA" w:rsidRPr="00560BA3">
        <w:t>:</w:t>
      </w:r>
    </w:p>
    <w:p w14:paraId="1759053F" w14:textId="250ED1DF" w:rsidR="00CB0383" w:rsidRPr="00560BA3" w:rsidRDefault="00000000" w:rsidP="00125AD8">
      <w:pPr>
        <w:ind w:left="2160" w:firstLine="720"/>
        <w:jc w:val="cente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func>
          <m:funcPr>
            <m:ctrlPr>
              <w:rPr>
                <w:rFonts w:ascii="Cambria Math" w:hAnsi="Cambria Math"/>
                <w:i/>
                <w:sz w:val="22"/>
                <w:szCs w:val="22"/>
              </w:rPr>
            </m:ctrlPr>
          </m:funcPr>
          <m:fName>
            <m:sSub>
              <m:sSubPr>
                <m:ctrlPr>
                  <w:rPr>
                    <w:rFonts w:ascii="Cambria Math" w:hAnsi="Cambria Math"/>
                    <w:i/>
                    <w:sz w:val="22"/>
                    <w:szCs w:val="22"/>
                  </w:rPr>
                </m:ctrlPr>
              </m:sSubPr>
              <m:e>
                <m:r>
                  <m:rPr>
                    <m:sty m:val="p"/>
                  </m:rPr>
                  <w:rPr>
                    <w:rFonts w:ascii="Cambria Math" w:hAnsi="Cambria Math"/>
                    <w:sz w:val="22"/>
                    <w:szCs w:val="22"/>
                  </w:rPr>
                  <m:t>log</m:t>
                </m:r>
              </m:e>
              <m:sub>
                <m:r>
                  <w:rPr>
                    <w:rFonts w:ascii="Cambria Math" w:hAnsi="Cambria Math"/>
                    <w:sz w:val="22"/>
                    <w:szCs w:val="22"/>
                  </w:rPr>
                  <m:t>2</m:t>
                </m:r>
              </m:sub>
            </m:sSub>
          </m:fName>
          <m:e>
            <m:f>
              <m:fPr>
                <m:ctrlPr>
                  <w:rPr>
                    <w:rFonts w:ascii="Cambria Math" w:hAnsi="Cambria Math"/>
                    <w:i/>
                    <w:sz w:val="22"/>
                    <w:szCs w:val="22"/>
                  </w:rPr>
                </m:ctrlPr>
              </m:fPr>
              <m:num>
                <m:r>
                  <w:rPr>
                    <w:rFonts w:ascii="Cambria Math" w:hAnsi="Cambria Math"/>
                    <w:sz w:val="22"/>
                    <w:szCs w:val="22"/>
                  </w:rPr>
                  <m:t>n</m:t>
                </m:r>
                <m:d>
                  <m:dPr>
                    <m:ctrlPr>
                      <w:rPr>
                        <w:rFonts w:ascii="Cambria Math" w:hAnsi="Cambria Math"/>
                        <w:i/>
                        <w:sz w:val="22"/>
                        <w:szCs w:val="22"/>
                      </w:rPr>
                    </m:ctrlPr>
                  </m:dPr>
                  <m:e>
                    <m:r>
                      <w:rPr>
                        <w:rFonts w:ascii="Cambria Math" w:hAnsi="Cambria Math"/>
                        <w:sz w:val="22"/>
                        <w:szCs w:val="22"/>
                      </w:rPr>
                      <m:t>D</m:t>
                    </m:r>
                  </m:e>
                </m:d>
              </m:num>
              <m:den>
                <m:nary>
                  <m:naryPr>
                    <m:chr m:val="∑"/>
                    <m:limLoc m:val="subSup"/>
                    <m:supHide m:val="1"/>
                    <m:ctrlPr>
                      <w:rPr>
                        <w:rFonts w:ascii="Cambria Math" w:hAnsi="Cambria Math"/>
                        <w:i/>
                        <w:sz w:val="22"/>
                        <w:szCs w:val="22"/>
                      </w:rPr>
                    </m:ctrlPr>
                  </m:naryPr>
                  <m:sub>
                    <m:r>
                      <w:rPr>
                        <w:rFonts w:ascii="Cambria Math" w:hAnsi="Cambria Math"/>
                        <w:sz w:val="22"/>
                        <w:szCs w:val="22"/>
                      </w:rPr>
                      <m:t>j</m:t>
                    </m:r>
                  </m:sub>
                  <m:sup/>
                  <m:e>
                    <m:r>
                      <w:rPr>
                        <w:rFonts w:ascii="Cambria Math" w:hAnsi="Cambria Math"/>
                        <w:sz w:val="22"/>
                        <w:szCs w:val="22"/>
                      </w:rPr>
                      <m:t>g</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e>
                    </m:d>
                  </m:e>
                </m:nary>
              </m:den>
            </m:f>
          </m:e>
        </m:func>
        <m:r>
          <w:rPr>
            <w:rFonts w:ascii="Cambria Math" w:hAnsi="Cambria Math"/>
            <w:sz w:val="22"/>
            <w:szCs w:val="22"/>
          </w:rPr>
          <m:t xml:space="preserve">     </m:t>
        </m:r>
      </m:oMath>
      <w:r w:rsidR="001F277E" w:rsidRPr="00560BA3">
        <w:rPr>
          <w:sz w:val="22"/>
          <w:szCs w:val="22"/>
        </w:rPr>
        <w:tab/>
      </w:r>
      <w:r w:rsidR="001F277E" w:rsidRPr="00560BA3">
        <w:rPr>
          <w:sz w:val="22"/>
          <w:szCs w:val="22"/>
        </w:rPr>
        <w:tab/>
      </w:r>
      <w:r w:rsidR="001F277E" w:rsidRPr="00560BA3">
        <w:rPr>
          <w:sz w:val="22"/>
          <w:szCs w:val="22"/>
        </w:rPr>
        <w:tab/>
      </w:r>
      <w:r w:rsidR="001F277E" w:rsidRPr="00560BA3">
        <w:rPr>
          <w:sz w:val="22"/>
          <w:szCs w:val="22"/>
        </w:rPr>
        <w:tab/>
      </w:r>
      <w:r w:rsidR="001F277E" w:rsidRPr="00560BA3">
        <w:rPr>
          <w:sz w:val="22"/>
          <w:szCs w:val="22"/>
        </w:rPr>
        <w:tab/>
      </w:r>
      <w:r w:rsidR="00CB0383" w:rsidRPr="00560BA3">
        <w:t>(</w:t>
      </w:r>
      <w:bookmarkStart w:id="30" w:name="TFIDF"/>
      <w:r w:rsidR="00CB0383" w:rsidRPr="00560BA3">
        <w:fldChar w:fldCharType="begin"/>
      </w:r>
      <w:r w:rsidR="00CB0383" w:rsidRPr="00560BA3">
        <w:instrText xml:space="preserve"> SEQ  EQ \* MERGEFORMAT </w:instrText>
      </w:r>
      <w:r w:rsidR="00CB0383" w:rsidRPr="00560BA3">
        <w:fldChar w:fldCharType="separate"/>
      </w:r>
      <w:r w:rsidR="007D3083">
        <w:rPr>
          <w:noProof/>
        </w:rPr>
        <w:t>2</w:t>
      </w:r>
      <w:r w:rsidR="00CB0383" w:rsidRPr="00560BA3">
        <w:fldChar w:fldCharType="end"/>
      </w:r>
      <w:bookmarkEnd w:id="30"/>
      <w:r w:rsidR="00CB0383" w:rsidRPr="00560BA3">
        <w:t>)</w:t>
      </w:r>
    </w:p>
    <w:p w14:paraId="0CA98A9B" w14:textId="65A45416" w:rsidR="001F277E" w:rsidRPr="00560BA3" w:rsidRDefault="00C84B3E" w:rsidP="001F277E">
      <w:pPr>
        <w:rPr>
          <w:color w:val="000000"/>
          <w:sz w:val="22"/>
          <w:szCs w:val="22"/>
        </w:rPr>
      </w:pPr>
      <w:r w:rsidRPr="00560BA3">
        <w:lastRenderedPageBreak/>
        <w:t>The first term in</w:t>
      </w:r>
      <w:r w:rsidR="00B1558C">
        <w:t xml:space="preserve"> the</w:t>
      </w:r>
      <w:r w:rsidRPr="00560BA3">
        <w:t xml:space="preserve"> equation (</w:t>
      </w:r>
      <w:r w:rsidRPr="00560BA3">
        <w:fldChar w:fldCharType="begin"/>
      </w:r>
      <w:r w:rsidRPr="00560BA3">
        <w:instrText xml:space="preserve"> REF TFIDF \h </w:instrText>
      </w:r>
      <w:r w:rsidRPr="00560BA3">
        <w:fldChar w:fldCharType="separate"/>
      </w:r>
      <w:r w:rsidR="007D3083">
        <w:rPr>
          <w:noProof/>
        </w:rPr>
        <w:t>2</w:t>
      </w:r>
      <w:r w:rsidRPr="00560BA3">
        <w:fldChar w:fldCharType="end"/>
      </w:r>
      <w:r w:rsidRPr="00560BA3">
        <w:t xml:space="preserve">) </w:t>
      </w:r>
      <w:r w:rsidR="00B1558C">
        <w:t>refers</w:t>
      </w:r>
      <w:r w:rsidR="00B1558C" w:rsidRPr="00560BA3">
        <w:t xml:space="preserve"> </w:t>
      </w:r>
      <w:r w:rsidR="00B1558C">
        <w:t xml:space="preserve">to </w:t>
      </w:r>
      <w:r w:rsidRPr="00560BA3">
        <w:t>Term Frequency (frequency of word</w:t>
      </w:r>
      <w:r w:rsidR="00104F77" w:rsidRPr="00560BA3">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Pr="00560BA3">
        <w:t xml:space="preserve"> in document</w:t>
      </w:r>
      <w:r w:rsidR="00104F77" w:rsidRPr="00560BA3">
        <w:t xml:space="preserve"> </w:t>
      </w:r>
      <w:r w:rsidR="00104F77" w:rsidRPr="008C66F5">
        <w:rPr>
          <w:i/>
          <w:iCs/>
        </w:rPr>
        <w:t>j</w:t>
      </w:r>
      <w:r w:rsidRPr="00560BA3">
        <w:t>), while the second term is known as the Inverse Document Frequency</w:t>
      </w:r>
      <w:r w:rsidR="00104F77" w:rsidRPr="00560BA3">
        <w:t xml:space="preserve">, where </w:t>
      </w:r>
      <w:r w:rsidRPr="00560BA3">
        <w:t xml:space="preserve">the numerator represents the </w:t>
      </w:r>
      <w:r w:rsidR="00104F77" w:rsidRPr="00560BA3">
        <w:t>total count of documents</w:t>
      </w:r>
      <w:r w:rsidR="00B1558C">
        <w:t>.</w:t>
      </w:r>
      <w:r w:rsidR="00104F77" w:rsidRPr="00560BA3">
        <w:t xml:space="preserve"> </w:t>
      </w:r>
      <w:r w:rsidR="00B1558C">
        <w:t>T</w:t>
      </w:r>
      <w:r w:rsidR="00104F77" w:rsidRPr="00560BA3">
        <w:t xml:space="preserve">he denominator is the number of documents that contain word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104F77" w:rsidRPr="00560BA3">
        <w:rPr>
          <w:sz w:val="22"/>
          <w:szCs w:val="22"/>
        </w:rPr>
        <w:t xml:space="preserve"> </w:t>
      </w:r>
      <w:sdt>
        <w:sdtPr>
          <w:rPr>
            <w:color w:val="000000"/>
          </w:rPr>
          <w:tag w:val="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703333554"/>
          <w:placeholder>
            <w:docPart w:val="DefaultPlaceholder_-1854013440"/>
          </w:placeholder>
        </w:sdtPr>
        <w:sdtEndPr>
          <w:rPr>
            <w:sz w:val="22"/>
            <w:szCs w:val="22"/>
          </w:rPr>
        </w:sdtEndPr>
        <w:sdtContent>
          <w:r w:rsidR="0054762A" w:rsidRPr="0054762A">
            <w:rPr>
              <w:color w:val="000000"/>
            </w:rPr>
            <w:t>(Nomoto, 2022)</w:t>
          </w:r>
        </w:sdtContent>
      </w:sdt>
      <w:r w:rsidR="00104F77" w:rsidRPr="00560BA3">
        <w:rPr>
          <w:color w:val="000000"/>
          <w:sz w:val="22"/>
          <w:szCs w:val="22"/>
        </w:rPr>
        <w:t>.</w:t>
      </w:r>
    </w:p>
    <w:p w14:paraId="3BCE8949" w14:textId="76733739" w:rsidR="006F4D3A" w:rsidRPr="00560BA3" w:rsidRDefault="00A615F1" w:rsidP="001F277E">
      <w:r w:rsidRPr="00560BA3">
        <w:t xml:space="preserve">RAKE (Rapid Automatic Keyword Extraction) </w:t>
      </w:r>
      <w:r w:rsidR="00043C61" w:rsidRPr="00560BA3">
        <w:t xml:space="preserve">is </w:t>
      </w:r>
      <w:r w:rsidR="004D2E34">
        <w:t>an</w:t>
      </w:r>
      <w:r w:rsidR="004D2E34" w:rsidRPr="00560BA3">
        <w:t xml:space="preserve"> </w:t>
      </w:r>
      <w:r w:rsidR="00043C61" w:rsidRPr="00560BA3">
        <w:t xml:space="preserve">unsupervised keyword extractor that makes use of a co-occurrence matrix, thus rewarding with a </w:t>
      </w:r>
      <w:r w:rsidR="00CE0096" w:rsidRPr="00560BA3">
        <w:t>higher</w:t>
      </w:r>
      <w:r w:rsidR="00043C61" w:rsidRPr="00560BA3">
        <w:t xml:space="preserve"> score the </w:t>
      </w:r>
      <w:r w:rsidR="00E62C06" w:rsidRPr="00560BA3">
        <w:t>words that appear not only frequently, but also in longer phrases</w:t>
      </w:r>
      <w:r w:rsidR="00CE0096" w:rsidRPr="00560BA3">
        <w:t xml:space="preserve"> </w:t>
      </w:r>
      <w:sdt>
        <w:sdtPr>
          <w:rPr>
            <w:color w:val="000000"/>
          </w:rPr>
          <w:tag w:val="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1764796093"/>
          <w:placeholder>
            <w:docPart w:val="DefaultPlaceholder_-1854013440"/>
          </w:placeholder>
        </w:sdtPr>
        <w:sdtContent>
          <w:r w:rsidR="0054762A" w:rsidRPr="0054762A">
            <w:rPr>
              <w:color w:val="000000"/>
            </w:rPr>
            <w:t>(Rose et al., 2010)</w:t>
          </w:r>
        </w:sdtContent>
      </w:sdt>
      <w:r w:rsidR="00CE0096" w:rsidRPr="00560BA3">
        <w:t>:</w:t>
      </w:r>
    </w:p>
    <w:p w14:paraId="7D9EF968" w14:textId="2394AAE7" w:rsidR="00CE0096" w:rsidRPr="00560BA3" w:rsidRDefault="00CE0096" w:rsidP="00125AD8">
      <w:pPr>
        <w:ind w:left="2160" w:firstLine="720"/>
        <w:jc w:val="center"/>
      </w:pPr>
      <m:oMath>
        <m:r>
          <w:rPr>
            <w:rFonts w:ascii="Cambria Math" w:hAnsi="Cambria Math"/>
            <w:sz w:val="22"/>
            <w:szCs w:val="22"/>
          </w:rPr>
          <m:t>score</m:t>
        </m:r>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deg⁡</m:t>
            </m:r>
            <m:r>
              <w:rPr>
                <w:rFonts w:ascii="Cambria Math" w:hAnsi="Cambria Math"/>
                <w:sz w:val="22"/>
                <w:szCs w:val="22"/>
              </w:rPr>
              <m:t>(w)</m:t>
            </m:r>
          </m:num>
          <m:den>
            <m:r>
              <w:rPr>
                <w:rFonts w:ascii="Cambria Math" w:hAnsi="Cambria Math"/>
                <w:sz w:val="22"/>
                <w:szCs w:val="22"/>
              </w:rPr>
              <m:t>freq(w)</m:t>
            </m:r>
          </m:den>
        </m:f>
      </m:oMath>
      <w:r w:rsidRPr="00560BA3">
        <w:tab/>
      </w:r>
      <w:r w:rsidRPr="00560BA3">
        <w:tab/>
      </w:r>
      <w:r w:rsidRPr="00560BA3">
        <w:tab/>
      </w:r>
      <w:r w:rsidRPr="00560BA3">
        <w:tab/>
      </w:r>
      <w:r w:rsidRPr="00560BA3">
        <w:tab/>
      </w:r>
      <w:r w:rsidRPr="00560BA3">
        <w:tab/>
        <w:t>(</w:t>
      </w:r>
      <w:bookmarkStart w:id="31" w:name="RAKE"/>
      <w:r w:rsidRPr="00560BA3">
        <w:fldChar w:fldCharType="begin"/>
      </w:r>
      <w:r w:rsidRPr="00560BA3">
        <w:instrText xml:space="preserve"> SEQ EQ \* MERGEFORMAT </w:instrText>
      </w:r>
      <w:r w:rsidRPr="00560BA3">
        <w:fldChar w:fldCharType="separate"/>
      </w:r>
      <w:r w:rsidR="007D3083">
        <w:rPr>
          <w:noProof/>
        </w:rPr>
        <w:t>3</w:t>
      </w:r>
      <w:r w:rsidRPr="00560BA3">
        <w:fldChar w:fldCharType="end"/>
      </w:r>
      <w:bookmarkEnd w:id="31"/>
      <w:r w:rsidRPr="00560BA3">
        <w:t>)</w:t>
      </w:r>
    </w:p>
    <w:p w14:paraId="6153CB98" w14:textId="21050306" w:rsidR="00D73AA4" w:rsidRPr="00560BA3" w:rsidRDefault="00F35F0C" w:rsidP="00D73AA4">
      <w:r>
        <w:t>In f</w:t>
      </w:r>
      <w:r w:rsidR="00AA154C" w:rsidRPr="00560BA3">
        <w:t>ormula (</w:t>
      </w:r>
      <w:r w:rsidR="00AA154C" w:rsidRPr="00560BA3">
        <w:fldChar w:fldCharType="begin"/>
      </w:r>
      <w:r w:rsidR="00AA154C" w:rsidRPr="00560BA3">
        <w:instrText xml:space="preserve"> REF RAKE \h </w:instrText>
      </w:r>
      <w:r w:rsidR="00AA154C" w:rsidRPr="00560BA3">
        <w:fldChar w:fldCharType="separate"/>
      </w:r>
      <w:r w:rsidR="007D3083">
        <w:rPr>
          <w:noProof/>
        </w:rPr>
        <w:t>3</w:t>
      </w:r>
      <w:r w:rsidR="00AA154C" w:rsidRPr="00560BA3">
        <w:fldChar w:fldCharType="end"/>
      </w:r>
      <w:r w:rsidR="00AA154C" w:rsidRPr="00560BA3">
        <w:t>)</w:t>
      </w:r>
      <w:r>
        <w:t xml:space="preserve">, </w:t>
      </w:r>
      <w:r w:rsidR="007F40D3" w:rsidRPr="00560BA3">
        <w:t xml:space="preserve">the degree (deg) is the total length of the </w:t>
      </w:r>
      <w:r w:rsidR="0015562C" w:rsidRPr="00560BA3">
        <w:t xml:space="preserve">potential </w:t>
      </w:r>
      <w:commentRangeStart w:id="32"/>
      <w:r w:rsidR="0015562C" w:rsidRPr="00560BA3">
        <w:t xml:space="preserve">keyphrases </w:t>
      </w:r>
      <w:commentRangeEnd w:id="32"/>
      <w:r>
        <w:rPr>
          <w:rStyle w:val="Referincomentariu"/>
        </w:rPr>
        <w:commentReference w:id="32"/>
      </w:r>
      <w:r w:rsidR="0015562C" w:rsidRPr="00560BA3">
        <w:t>that word w appears in, and the frequency represents the count of w in those sentences.</w:t>
      </w:r>
    </w:p>
    <w:p w14:paraId="1CEEECDC" w14:textId="6730A807" w:rsidR="00A96527" w:rsidRPr="00560BA3" w:rsidRDefault="00A96527" w:rsidP="00D73AA4">
      <w:r w:rsidRPr="00560BA3">
        <w:t>The score of a candidate keyphrase is computed by adding up the scores of the component words.</w:t>
      </w:r>
    </w:p>
    <w:p w14:paraId="46A57AC5" w14:textId="78F372D5" w:rsidR="00351A64" w:rsidRPr="00560BA3" w:rsidRDefault="009C73D6" w:rsidP="00351A64">
      <w:pPr>
        <w:rPr>
          <w:color w:val="000000"/>
        </w:rPr>
      </w:pPr>
      <w:r w:rsidRPr="00560BA3">
        <w:t xml:space="preserve">The subsequent unsupervised algorithm is YAKE, the approach that I chose </w:t>
      </w:r>
      <w:r w:rsidR="00CD5ECD" w:rsidRPr="00560BA3">
        <w:t>for</w:t>
      </w:r>
      <w:r w:rsidRPr="00560BA3">
        <w:t xml:space="preserve"> my implementation. YAKE</w:t>
      </w:r>
      <w:r w:rsidR="00E53043" w:rsidRPr="00560BA3">
        <w:t xml:space="preserve"> </w:t>
      </w:r>
      <w:r w:rsidR="001D6C65" w:rsidRPr="00560BA3">
        <w:t xml:space="preserve">ranks </w:t>
      </w:r>
      <w:r w:rsidRPr="00560BA3">
        <w:t xml:space="preserve">candidate </w:t>
      </w:r>
      <w:r w:rsidR="001D6C65" w:rsidRPr="00560BA3">
        <w:t xml:space="preserve">keywords </w:t>
      </w:r>
      <w:r w:rsidR="00CD5ECD" w:rsidRPr="00560BA3">
        <w:t>by calculating a score</w:t>
      </w:r>
      <w:r w:rsidR="001D6C65" w:rsidRPr="00560BA3">
        <w:t xml:space="preserve"> based on statistical text features. </w:t>
      </w:r>
      <w:r w:rsidR="00F730A4" w:rsidRPr="00560BA3">
        <w:t xml:space="preserve">It does not rely on a pre-labelled </w:t>
      </w:r>
      <w:proofErr w:type="gramStart"/>
      <w:r w:rsidR="00F730A4" w:rsidRPr="00560BA3">
        <w:t>corpus</w:t>
      </w:r>
      <w:proofErr w:type="gramEnd"/>
      <w:r w:rsidR="00F730A4" w:rsidRPr="00560BA3">
        <w:t xml:space="preserve"> and it is equally effective regardless of domain or language, only requiring a </w:t>
      </w:r>
      <w:r w:rsidR="00314039" w:rsidRPr="00560BA3">
        <w:t>stop word</w:t>
      </w:r>
      <w:r w:rsidR="00F730A4" w:rsidRPr="00560BA3">
        <w:t xml:space="preserve"> list specific to the </w:t>
      </w:r>
      <w:r w:rsidR="007268C4" w:rsidRPr="00560BA3">
        <w:t xml:space="preserve">language it is applied on </w:t>
      </w:r>
      <w:r w:rsidR="00F730A4" w:rsidRPr="00560BA3">
        <w:t xml:space="preserve"> </w:t>
      </w:r>
      <w:sdt>
        <w:sdtPr>
          <w:rPr>
            <w:color w:val="000000"/>
          </w:rPr>
          <w:tag w:val="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973216587"/>
          <w:placeholder>
            <w:docPart w:val="DefaultPlaceholder_-1854013440"/>
          </w:placeholder>
        </w:sdtPr>
        <w:sdtContent>
          <w:r w:rsidR="0054762A" w:rsidRPr="0054762A">
            <w:rPr>
              <w:color w:val="000000"/>
            </w:rPr>
            <w:t>(Campos et al., 2020)</w:t>
          </w:r>
        </w:sdtContent>
      </w:sdt>
      <w:r w:rsidR="007268C4" w:rsidRPr="00560BA3">
        <w:rPr>
          <w:color w:val="000000"/>
        </w:rPr>
        <w:t>.</w:t>
      </w:r>
      <w:r w:rsidR="003E2660" w:rsidRPr="00560BA3">
        <w:rPr>
          <w:color w:val="000000"/>
        </w:rPr>
        <w:t xml:space="preserve"> YAKE’s ability of operating on individual documents</w:t>
      </w:r>
      <w:r w:rsidR="00D43CBF" w:rsidRPr="00560BA3">
        <w:rPr>
          <w:color w:val="000000"/>
        </w:rPr>
        <w:t xml:space="preserve"> without the necessity of </w:t>
      </w:r>
      <w:r w:rsidR="000535B6" w:rsidRPr="00560BA3">
        <w:rPr>
          <w:color w:val="000000"/>
        </w:rPr>
        <w:t>additional</w:t>
      </w:r>
      <w:r w:rsidR="00D43CBF" w:rsidRPr="00560BA3">
        <w:rPr>
          <w:color w:val="000000"/>
        </w:rPr>
        <w:t xml:space="preserve"> corpora </w:t>
      </w:r>
      <w:r w:rsidR="003E2660" w:rsidRPr="00560BA3">
        <w:rPr>
          <w:color w:val="000000"/>
        </w:rPr>
        <w:t>makes it suitable for extracting keywords from a set of technical abstracts, a continuously expanding</w:t>
      </w:r>
      <w:r w:rsidR="00182FDE" w:rsidRPr="00560BA3">
        <w:rPr>
          <w:color w:val="000000"/>
        </w:rPr>
        <w:t xml:space="preserve"> and changing</w:t>
      </w:r>
      <w:r w:rsidR="00D43CBF" w:rsidRPr="00560BA3">
        <w:rPr>
          <w:color w:val="000000"/>
        </w:rPr>
        <w:t xml:space="preserve"> </w:t>
      </w:r>
      <w:r w:rsidR="003E2660" w:rsidRPr="00560BA3">
        <w:rPr>
          <w:color w:val="000000"/>
        </w:rPr>
        <w:t xml:space="preserve">collection </w:t>
      </w:r>
      <w:sdt>
        <w:sdtPr>
          <w:rPr>
            <w:color w:val="000000"/>
          </w:rPr>
          <w:tag w:val="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846831683"/>
          <w:placeholder>
            <w:docPart w:val="DefaultPlaceholder_-1854013440"/>
          </w:placeholder>
        </w:sdtPr>
        <w:sdtContent>
          <w:r w:rsidR="0054762A" w:rsidRPr="0054762A">
            <w:rPr>
              <w:color w:val="000000"/>
            </w:rPr>
            <w:t>(Rose et al., 2010)</w:t>
          </w:r>
        </w:sdtContent>
      </w:sdt>
      <w:r w:rsidR="00112797" w:rsidRPr="00560BA3">
        <w:rPr>
          <w:color w:val="000000"/>
        </w:rPr>
        <w:t>.</w:t>
      </w:r>
    </w:p>
    <w:p w14:paraId="29FAA2CB" w14:textId="32F9A88F" w:rsidR="001D05A1" w:rsidRPr="00560BA3" w:rsidRDefault="00125AD8" w:rsidP="00125AD8">
      <w:pPr>
        <w:jc w:val="center"/>
      </w:pPr>
      <w:r w:rsidRPr="00560BA3">
        <w:rPr>
          <w:noProof/>
        </w:rPr>
        <w:drawing>
          <wp:inline distT="0" distB="0" distL="0" distR="0" wp14:anchorId="2EC431E5" wp14:editId="3A14DCF8">
            <wp:extent cx="2865120" cy="3384977"/>
            <wp:effectExtent l="0" t="0" r="0" b="6350"/>
            <wp:docPr id="1643626008"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6008" name="Imagine 1" descr="O imagine care conține text, captură de ecran, Font, document&#10;&#10;Descriere generată automat"/>
                    <pic:cNvPicPr/>
                  </pic:nvPicPr>
                  <pic:blipFill>
                    <a:blip r:embed="rId20"/>
                    <a:stretch>
                      <a:fillRect/>
                    </a:stretch>
                  </pic:blipFill>
                  <pic:spPr>
                    <a:xfrm>
                      <a:off x="0" y="0"/>
                      <a:ext cx="2873882" cy="3395329"/>
                    </a:xfrm>
                    <a:prstGeom prst="rect">
                      <a:avLst/>
                    </a:prstGeom>
                  </pic:spPr>
                </pic:pic>
              </a:graphicData>
            </a:graphic>
          </wp:inline>
        </w:drawing>
      </w:r>
    </w:p>
    <w:p w14:paraId="7E716B4F" w14:textId="52405FB3" w:rsidR="00125AD8" w:rsidRPr="00560BA3" w:rsidRDefault="00125AD8" w:rsidP="00125AD8">
      <w:pPr>
        <w:jc w:val="center"/>
        <w:rPr>
          <w:color w:val="000000"/>
        </w:rPr>
      </w:pPr>
      <w:r w:rsidRPr="00560BA3">
        <w:t xml:space="preserve">Figure </w:t>
      </w:r>
      <w:bookmarkStart w:id="33" w:name="YAKE_ALG"/>
      <w:r w:rsidRPr="00560BA3">
        <w:fldChar w:fldCharType="begin"/>
      </w:r>
      <w:r w:rsidRPr="00560BA3">
        <w:instrText xml:space="preserve"> SEQ FIG \* MERGEFORMAT </w:instrText>
      </w:r>
      <w:r w:rsidRPr="00560BA3">
        <w:fldChar w:fldCharType="separate"/>
      </w:r>
      <w:r w:rsidR="007D3083">
        <w:rPr>
          <w:noProof/>
        </w:rPr>
        <w:t>6</w:t>
      </w:r>
      <w:r w:rsidRPr="00560BA3">
        <w:fldChar w:fldCharType="end"/>
      </w:r>
      <w:bookmarkEnd w:id="33"/>
      <w:r w:rsidR="00495FAA" w:rsidRPr="00560BA3">
        <w:t>:</w:t>
      </w:r>
      <w:r w:rsidRPr="00560BA3">
        <w:t xml:space="preserve"> YAKE Algorithm </w:t>
      </w:r>
      <w:sdt>
        <w:sdtPr>
          <w:rPr>
            <w:color w:val="000000"/>
          </w:rPr>
          <w:tag w:val="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497699230"/>
          <w:placeholder>
            <w:docPart w:val="DefaultPlaceholder_-1854013440"/>
          </w:placeholder>
        </w:sdtPr>
        <w:sdtContent>
          <w:r w:rsidR="0054762A" w:rsidRPr="0054762A">
            <w:rPr>
              <w:color w:val="000000"/>
            </w:rPr>
            <w:t>(Campos et al., 2020)</w:t>
          </w:r>
        </w:sdtContent>
      </w:sdt>
    </w:p>
    <w:p w14:paraId="29A5F2BF" w14:textId="0D41DE45" w:rsidR="00601B01" w:rsidRPr="00560BA3" w:rsidRDefault="00601B01" w:rsidP="00601B01">
      <w:r w:rsidRPr="00560BA3">
        <w:lastRenderedPageBreak/>
        <w:t xml:space="preserve">Figure </w:t>
      </w:r>
      <w:r w:rsidRPr="00560BA3">
        <w:fldChar w:fldCharType="begin"/>
      </w:r>
      <w:r w:rsidRPr="00560BA3">
        <w:instrText xml:space="preserve"> REF YAKE_ALG \h </w:instrText>
      </w:r>
      <w:r w:rsidRPr="00560BA3">
        <w:fldChar w:fldCharType="separate"/>
      </w:r>
      <w:r w:rsidR="007D3083">
        <w:rPr>
          <w:noProof/>
        </w:rPr>
        <w:t>6</w:t>
      </w:r>
      <w:r w:rsidRPr="00560BA3">
        <w:fldChar w:fldCharType="end"/>
      </w:r>
      <w:r w:rsidRPr="00560BA3">
        <w:t xml:space="preserve"> presents YAKE as pseudocode, highlighting the five steps of the algorithm</w:t>
      </w:r>
      <w:r w:rsidR="00431664" w:rsidRPr="00560BA3">
        <w:t xml:space="preserve"> </w:t>
      </w:r>
      <w:sdt>
        <w:sdtPr>
          <w:rPr>
            <w:color w:val="000000"/>
          </w:rPr>
          <w:tag w:val="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237837159"/>
          <w:placeholder>
            <w:docPart w:val="DefaultPlaceholder_-1854013440"/>
          </w:placeholder>
        </w:sdtPr>
        <w:sdtContent>
          <w:r w:rsidR="0054762A" w:rsidRPr="0054762A">
            <w:rPr>
              <w:color w:val="000000"/>
            </w:rPr>
            <w:t>(Campos et al., 2020)</w:t>
          </w:r>
        </w:sdtContent>
      </w:sdt>
      <w:r w:rsidRPr="00560BA3">
        <w:t>:</w:t>
      </w:r>
    </w:p>
    <w:p w14:paraId="5F9C3AB0" w14:textId="2779BFED" w:rsidR="00601B01" w:rsidRPr="00314039" w:rsidRDefault="00402532" w:rsidP="00314039">
      <w:pPr>
        <w:pStyle w:val="Listparagraf"/>
        <w:numPr>
          <w:ilvl w:val="0"/>
          <w:numId w:val="20"/>
        </w:numPr>
      </w:pPr>
      <w:commentRangeStart w:id="34"/>
      <w:r w:rsidRPr="00314039">
        <w:t>T</w:t>
      </w:r>
      <w:r w:rsidR="00601B01" w:rsidRPr="00314039">
        <w:t>ext pre-processing and candidate term identification</w:t>
      </w:r>
      <w:commentRangeEnd w:id="34"/>
      <w:r w:rsidR="00F35F0C" w:rsidRPr="00314039">
        <w:rPr>
          <w:rStyle w:val="Referincomentariu"/>
          <w:b/>
          <w:bCs/>
          <w:sz w:val="24"/>
          <w:szCs w:val="24"/>
        </w:rPr>
        <w:commentReference w:id="34"/>
      </w:r>
    </w:p>
    <w:p w14:paraId="0E6C93FE" w14:textId="16A67490" w:rsidR="00F02680" w:rsidRPr="00560BA3" w:rsidRDefault="00601B01" w:rsidP="00FF4B8C">
      <w:r w:rsidRPr="00560BA3">
        <w:t xml:space="preserve">The text is split into sentences, </w:t>
      </w:r>
      <w:r w:rsidR="007B0287" w:rsidRPr="00560BA3">
        <w:t>sentences are split into chunks delimited by punctuation marks and chunks are divided into tokens. Then, stop</w:t>
      </w:r>
      <w:r w:rsidR="00E547BE" w:rsidRPr="00560BA3">
        <w:t xml:space="preserve"> </w:t>
      </w:r>
      <w:r w:rsidR="007B0287" w:rsidRPr="00560BA3">
        <w:t>words are removed and tokens are tagged with the following labels: d (digit or number), u (unparsable), a (acronyms), u (uppercase), p (parsable)</w:t>
      </w:r>
      <w:r w:rsidR="00F02680" w:rsidRPr="00560BA3">
        <w:t>.</w:t>
      </w:r>
    </w:p>
    <w:p w14:paraId="0AE596F3" w14:textId="04C4A7EA" w:rsidR="00FF4B8C" w:rsidRPr="00314039" w:rsidRDefault="00402532" w:rsidP="00314039">
      <w:pPr>
        <w:pStyle w:val="Listparagraf"/>
        <w:numPr>
          <w:ilvl w:val="0"/>
          <w:numId w:val="20"/>
        </w:numPr>
        <w:rPr>
          <w:b/>
        </w:rPr>
      </w:pPr>
      <w:r w:rsidRPr="00314039">
        <w:rPr>
          <w:bCs/>
        </w:rPr>
        <w:t>F</w:t>
      </w:r>
      <w:r w:rsidR="00FF4B8C" w:rsidRPr="00314039">
        <w:rPr>
          <w:bCs/>
        </w:rPr>
        <w:t>eature</w:t>
      </w:r>
      <w:r w:rsidR="00FF4B8C" w:rsidRPr="00314039">
        <w:rPr>
          <w:b/>
        </w:rPr>
        <w:t xml:space="preserve"> </w:t>
      </w:r>
      <w:r w:rsidR="00FF4B8C" w:rsidRPr="00314039">
        <w:t>extraction</w:t>
      </w:r>
    </w:p>
    <w:p w14:paraId="521B053D" w14:textId="3F2026E6" w:rsidR="00DD4D0A" w:rsidRPr="00560BA3" w:rsidRDefault="00402532" w:rsidP="004B25DB">
      <w:r w:rsidRPr="00560BA3">
        <w:t>The algorithm</w:t>
      </w:r>
      <w:r w:rsidR="004B25DB" w:rsidRPr="00560BA3">
        <w:t xml:space="preserve"> </w:t>
      </w:r>
      <w:r w:rsidR="009509F1" w:rsidRPr="00560BA3">
        <w:t>favors</w:t>
      </w:r>
      <w:r w:rsidR="004B25DB" w:rsidRPr="00560BA3">
        <w:t xml:space="preserve"> tokens that appear </w:t>
      </w:r>
      <w:r w:rsidR="00A736E3" w:rsidRPr="00560BA3">
        <w:t>repeatedly in uppercase or abbreviated as an acronym and assumes a term is more important if it can be found closer to the beginning</w:t>
      </w:r>
      <w:r w:rsidRPr="00560BA3">
        <w:t xml:space="preserve"> </w:t>
      </w:r>
      <w:r w:rsidR="00A736E3" w:rsidRPr="00560BA3">
        <w:t xml:space="preserve">of the text. Therefore, it </w:t>
      </w:r>
      <w:r w:rsidRPr="00560BA3">
        <w:t>proceeds by calculating some statistics for each term: the frequency, the number of times that the word occurs capitalized inside sentences, the number of times that the term appears as an acronym and the position</w:t>
      </w:r>
      <w:r w:rsidR="00CE7A49" w:rsidRPr="00560BA3">
        <w:t>s</w:t>
      </w:r>
      <w:r w:rsidRPr="00560BA3">
        <w:t xml:space="preserve"> of the </w:t>
      </w:r>
      <w:r w:rsidR="00CE7A49" w:rsidRPr="00560BA3">
        <w:t>sentences that contain it in the document.</w:t>
      </w:r>
    </w:p>
    <w:p w14:paraId="6F201D60" w14:textId="04FE83EB" w:rsidR="00FD3B9F" w:rsidRPr="00560BA3" w:rsidRDefault="00FD3B9F" w:rsidP="004B25DB">
      <w:r w:rsidRPr="00560BA3">
        <w:t>Afterwards, YAKE calculates five features for each token and combines these attributes in</w:t>
      </w:r>
      <w:r w:rsidR="009E4458" w:rsidRPr="00560BA3">
        <w:t>to</w:t>
      </w:r>
      <w:r w:rsidRPr="00560BA3">
        <w:t xml:space="preserve"> the following formula</w:t>
      </w:r>
      <w:r w:rsidR="009E4458" w:rsidRPr="00560BA3">
        <w:t xml:space="preserve"> which quantifies the significance of a token</w:t>
      </w:r>
      <w:r w:rsidRPr="00560BA3">
        <w:t>:</w:t>
      </w:r>
    </w:p>
    <w:p w14:paraId="691489D2" w14:textId="0BB5FDDC" w:rsidR="006D1872" w:rsidRPr="00560BA3" w:rsidRDefault="009E4458" w:rsidP="00E565AA">
      <w:pPr>
        <w:ind w:left="144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Position</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Case</m:t>
                </m:r>
              </m:sub>
            </m:sSub>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TF</m:t>
                    </m:r>
                  </m:e>
                  <m:sub>
                    <m:r>
                      <w:rPr>
                        <w:rFonts w:ascii="Cambria Math" w:hAnsi="Cambria Math"/>
                        <w:sz w:val="22"/>
                        <w:szCs w:val="22"/>
                      </w:rPr>
                      <m:t>Norm</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Sentence</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den>
        </m:f>
      </m:oMath>
      <w:r w:rsidR="006A5C9F" w:rsidRPr="00560BA3">
        <w:t xml:space="preserve"> </w:t>
      </w:r>
      <w:r w:rsidR="006A5C9F" w:rsidRPr="00560BA3">
        <w:tab/>
      </w:r>
      <w:r w:rsidR="006A5C9F" w:rsidRPr="00560BA3">
        <w:tab/>
      </w:r>
      <w:r w:rsidR="006A5C9F" w:rsidRPr="00560BA3">
        <w:tab/>
      </w:r>
      <w:r w:rsidR="006A5C9F" w:rsidRPr="00560BA3">
        <w:tab/>
      </w:r>
      <w:r w:rsidR="00D77724" w:rsidRPr="00560BA3">
        <w:tab/>
      </w:r>
      <w:r w:rsidR="006A5C9F" w:rsidRPr="00560BA3">
        <w:t>(</w:t>
      </w:r>
      <w:bookmarkStart w:id="35" w:name="YAKE_SCORE"/>
      <w:r w:rsidR="006A5C9F" w:rsidRPr="00560BA3">
        <w:fldChar w:fldCharType="begin"/>
      </w:r>
      <w:r w:rsidR="006A5C9F" w:rsidRPr="00560BA3">
        <w:instrText xml:space="preserve"> SEQ EQ \* MERGEFORMAT </w:instrText>
      </w:r>
      <w:r w:rsidR="006A5C9F" w:rsidRPr="00560BA3">
        <w:fldChar w:fldCharType="separate"/>
      </w:r>
      <w:r w:rsidR="007D3083">
        <w:rPr>
          <w:noProof/>
        </w:rPr>
        <w:t>4</w:t>
      </w:r>
      <w:r w:rsidR="006A5C9F" w:rsidRPr="00560BA3">
        <w:fldChar w:fldCharType="end"/>
      </w:r>
      <w:bookmarkEnd w:id="35"/>
      <w:r w:rsidR="006A5C9F" w:rsidRPr="00560BA3">
        <w:t>)</w:t>
      </w:r>
    </w:p>
    <w:p w14:paraId="10518364" w14:textId="6ED48B59" w:rsidR="00601B01" w:rsidRPr="00560BA3" w:rsidRDefault="00A325B2" w:rsidP="006D1872">
      <w:r w:rsidRPr="00560BA3">
        <w:t>In formula (</w:t>
      </w:r>
      <w:r w:rsidRPr="00560BA3">
        <w:fldChar w:fldCharType="begin"/>
      </w:r>
      <w:r w:rsidRPr="00560BA3">
        <w:instrText xml:space="preserve"> REF YAKE_SCORE \h </w:instrText>
      </w:r>
      <w:r w:rsidRPr="00560BA3">
        <w:fldChar w:fldCharType="separate"/>
      </w:r>
      <w:r w:rsidR="007D3083">
        <w:rPr>
          <w:noProof/>
        </w:rPr>
        <w:t>4</w:t>
      </w:r>
      <w:r w:rsidRPr="00560BA3">
        <w:fldChar w:fldCharType="end"/>
      </w:r>
      <w:r w:rsidRPr="00560BA3">
        <w:t xml:space="preserve">), </w:t>
      </w:r>
      <m:oMath>
        <m:sSub>
          <m:sSubPr>
            <m:ctrlPr>
              <w:rPr>
                <w:rFonts w:ascii="Cambria Math" w:hAnsi="Cambria Math"/>
                <w:i/>
              </w:rPr>
            </m:ctrlPr>
          </m:sSubPr>
          <m:e>
            <m:r>
              <w:rPr>
                <w:rFonts w:ascii="Cambria Math" w:hAnsi="Cambria Math"/>
              </w:rPr>
              <m:t>T</m:t>
            </m:r>
          </m:e>
          <m:sub>
            <m:r>
              <w:rPr>
                <w:rFonts w:ascii="Cambria Math" w:hAnsi="Cambria Math"/>
              </w:rPr>
              <m:t>Case</m:t>
            </m:r>
          </m:sub>
        </m:sSub>
      </m:oMath>
      <w:r w:rsidRPr="00560BA3">
        <w:t xml:space="preserve"> </w:t>
      </w:r>
      <w:r w:rsidR="00BA177B" w:rsidRPr="00560BA3">
        <w:t xml:space="preserve">evaluates the casing dimension, </w:t>
      </w:r>
      <w:proofErr w:type="gramStart"/>
      <w:r w:rsidR="00990545" w:rsidRPr="00560BA3">
        <w:t>taking into account</w:t>
      </w:r>
      <w:proofErr w:type="gramEnd"/>
      <w:r w:rsidR="00990545" w:rsidRPr="00560BA3">
        <w:t xml:space="preserve"> the frequency of occurrence with a</w:t>
      </w:r>
      <w:r w:rsidR="009E4186" w:rsidRPr="00560BA3">
        <w:t>n initial</w:t>
      </w:r>
      <w:r w:rsidR="00990545" w:rsidRPr="00560BA3">
        <w:t xml:space="preserve"> capital letter and the frequency of the acronym. The </w:t>
      </w:r>
      <m:oMath>
        <m:sSub>
          <m:sSubPr>
            <m:ctrlPr>
              <w:rPr>
                <w:rFonts w:ascii="Cambria Math" w:hAnsi="Cambria Math"/>
                <w:i/>
              </w:rPr>
            </m:ctrlPr>
          </m:sSubPr>
          <m:e>
            <m:r>
              <w:rPr>
                <w:rFonts w:ascii="Cambria Math" w:hAnsi="Cambria Math"/>
              </w:rPr>
              <m:t>T</m:t>
            </m:r>
          </m:e>
          <m:sub>
            <m:r>
              <w:rPr>
                <w:rFonts w:ascii="Cambria Math" w:hAnsi="Cambria Math"/>
              </w:rPr>
              <m:t>Position</m:t>
            </m:r>
          </m:sub>
        </m:sSub>
      </m:oMath>
      <w:r w:rsidR="00990545" w:rsidRPr="00560BA3">
        <w:rPr>
          <w:sz w:val="22"/>
          <w:szCs w:val="22"/>
        </w:rPr>
        <w:t xml:space="preserve"> </w:t>
      </w:r>
      <w:r w:rsidR="00990545" w:rsidRPr="00560BA3">
        <w:t xml:space="preserve">factor </w:t>
      </w:r>
      <w:r w:rsidR="00225093" w:rsidRPr="00560BA3">
        <w:t>measures the importance of a word based on</w:t>
      </w:r>
      <w:r w:rsidR="00E07843" w:rsidRPr="00560BA3">
        <w:t xml:space="preserve"> </w:t>
      </w:r>
      <w:proofErr w:type="gramStart"/>
      <w:r w:rsidR="00E07843" w:rsidRPr="00560BA3">
        <w:t>all of</w:t>
      </w:r>
      <w:proofErr w:type="gramEnd"/>
      <w:r w:rsidR="00225093" w:rsidRPr="00560BA3">
        <w:t xml:space="preserve"> its </w:t>
      </w:r>
      <w:r w:rsidR="00E07843" w:rsidRPr="00560BA3">
        <w:t>positions in the text, more precisely the indices of the sentences it occurs in.</w:t>
      </w:r>
      <w:r w:rsidR="00722DA9" w:rsidRPr="00560BA3">
        <w:t xml:space="preserve"> The </w:t>
      </w:r>
      <w:r w:rsidR="004217B8" w:rsidRPr="00560BA3">
        <w:t>“</w:t>
      </w:r>
      <w:r w:rsidR="00722DA9" w:rsidRPr="00560BA3">
        <w:t>term frequency normalization</w:t>
      </w:r>
      <w:r w:rsidR="004217B8" w:rsidRPr="00560BA3">
        <w:t>”</w:t>
      </w:r>
      <w:r w:rsidR="00722DA9" w:rsidRPr="00560BA3">
        <w:t xml:space="preserve"> (</w:t>
      </w:r>
      <m:oMath>
        <m:sSub>
          <m:sSubPr>
            <m:ctrlPr>
              <w:rPr>
                <w:rFonts w:ascii="Cambria Math" w:hAnsi="Cambria Math"/>
                <w:i/>
              </w:rPr>
            </m:ctrlPr>
          </m:sSubPr>
          <m:e>
            <m:r>
              <w:rPr>
                <w:rFonts w:ascii="Cambria Math" w:hAnsi="Cambria Math"/>
              </w:rPr>
              <m:t>TF</m:t>
            </m:r>
          </m:e>
          <m:sub>
            <m:r>
              <w:rPr>
                <w:rFonts w:ascii="Cambria Math" w:hAnsi="Cambria Math"/>
              </w:rPr>
              <m:t>Norm</m:t>
            </m:r>
          </m:sub>
        </m:sSub>
      </m:oMath>
      <w:r w:rsidR="00722DA9" w:rsidRPr="00560BA3">
        <w:t xml:space="preserve">) represents the </w:t>
      </w:r>
      <w:r w:rsidR="004217B8" w:rsidRPr="00560BA3">
        <w:t xml:space="preserve">frequency of a </w:t>
      </w:r>
      <w:r w:rsidR="009E4186" w:rsidRPr="00560BA3">
        <w:t>word</w:t>
      </w:r>
      <w:r w:rsidR="004217B8" w:rsidRPr="00560BA3">
        <w:t>, normalized to ensure that, in large documents, this element does not overweigh the other features in the formula. The fourth component, “term relatedness to context” (</w:t>
      </w:r>
      <m:oMath>
        <m:sSub>
          <m:sSubPr>
            <m:ctrlPr>
              <w:rPr>
                <w:rFonts w:ascii="Cambria Math" w:hAnsi="Cambria Math"/>
                <w:i/>
              </w:rPr>
            </m:ctrlPr>
          </m:sSubPr>
          <m:e>
            <m:r>
              <w:rPr>
                <w:rFonts w:ascii="Cambria Math" w:hAnsi="Cambria Math"/>
              </w:rPr>
              <m:t>T</m:t>
            </m:r>
          </m:e>
          <m:sub>
            <m:r>
              <w:rPr>
                <w:rFonts w:ascii="Cambria Math" w:hAnsi="Cambria Math"/>
              </w:rPr>
              <m:t>Rel</m:t>
            </m:r>
          </m:sub>
        </m:sSub>
      </m:oMath>
      <w:r w:rsidR="004217B8" w:rsidRPr="00560BA3">
        <w:t xml:space="preserve">), </w:t>
      </w:r>
      <w:r w:rsidR="00465491" w:rsidRPr="00560BA3">
        <w:t xml:space="preserve">aims to </w:t>
      </w:r>
      <w:r w:rsidR="00050C29" w:rsidRPr="00560BA3">
        <w:t>downgrade</w:t>
      </w:r>
      <w:r w:rsidR="00465491" w:rsidRPr="00560BA3">
        <w:t xml:space="preserve"> the words that have similar characteristics to those of stop</w:t>
      </w:r>
      <w:r w:rsidR="00E547BE" w:rsidRPr="00560BA3">
        <w:t xml:space="preserve"> </w:t>
      </w:r>
      <w:r w:rsidR="00465491" w:rsidRPr="00560BA3">
        <w:t>words</w:t>
      </w:r>
      <w:r w:rsidR="00050C29" w:rsidRPr="00560BA3">
        <w:t>, specifically a high number of occurrences with many different words around them.</w:t>
      </w:r>
      <w:r w:rsidR="00382973" w:rsidRPr="00560BA3">
        <w:t xml:space="preserve"> The last feature in the formula is </w:t>
      </w:r>
      <m:oMath>
        <m:sSub>
          <m:sSubPr>
            <m:ctrlPr>
              <w:rPr>
                <w:rFonts w:ascii="Cambria Math" w:hAnsi="Cambria Math"/>
                <w:i/>
              </w:rPr>
            </m:ctrlPr>
          </m:sSubPr>
          <m:e>
            <m:r>
              <w:rPr>
                <w:rFonts w:ascii="Cambria Math" w:hAnsi="Cambria Math"/>
              </w:rPr>
              <m:t>T</m:t>
            </m:r>
          </m:e>
          <m:sub>
            <m:r>
              <w:rPr>
                <w:rFonts w:ascii="Cambria Math" w:hAnsi="Cambria Math"/>
              </w:rPr>
              <m:t>Sentence</m:t>
            </m:r>
          </m:sub>
        </m:sSub>
      </m:oMath>
      <w:r w:rsidR="00CA343A" w:rsidRPr="00560BA3">
        <w:t xml:space="preserve"> (“term different sentence”)</w:t>
      </w:r>
      <w:r w:rsidR="007647E7" w:rsidRPr="00560BA3">
        <w:t>, which rewards tokens that appear in numerous sentences.</w:t>
      </w:r>
    </w:p>
    <w:p w14:paraId="0782B32F" w14:textId="3D1D0019" w:rsidR="00E51598" w:rsidRPr="00560BA3" w:rsidRDefault="00E51598" w:rsidP="00314039">
      <w:pPr>
        <w:pStyle w:val="Listparagraf"/>
        <w:numPr>
          <w:ilvl w:val="0"/>
          <w:numId w:val="20"/>
        </w:numPr>
      </w:pPr>
      <w:r w:rsidRPr="00560BA3">
        <w:t>Computing term score</w:t>
      </w:r>
    </w:p>
    <w:p w14:paraId="4944E1A9" w14:textId="4E58403F" w:rsidR="00E51598" w:rsidRPr="00560BA3" w:rsidRDefault="00E51598" w:rsidP="00E51598">
      <w:r w:rsidRPr="00560BA3">
        <w:t>The score of each token is determined using formula (</w:t>
      </w:r>
      <w:r w:rsidRPr="00560BA3">
        <w:fldChar w:fldCharType="begin"/>
      </w:r>
      <w:r w:rsidRPr="00560BA3">
        <w:instrText xml:space="preserve"> REF YAKE_SCORE \h </w:instrText>
      </w:r>
      <w:r w:rsidRPr="00560BA3">
        <w:fldChar w:fldCharType="separate"/>
      </w:r>
      <w:r w:rsidR="007D3083">
        <w:rPr>
          <w:noProof/>
        </w:rPr>
        <w:t>4</w:t>
      </w:r>
      <w:r w:rsidRPr="00560BA3">
        <w:fldChar w:fldCharType="end"/>
      </w:r>
      <w:r w:rsidRPr="00560BA3">
        <w:t>), the most significant terms having the lowest score.</w:t>
      </w:r>
    </w:p>
    <w:p w14:paraId="3202F544" w14:textId="16FAAD49" w:rsidR="000C7A28" w:rsidRPr="00560BA3" w:rsidRDefault="000C7A28" w:rsidP="00314039">
      <w:pPr>
        <w:pStyle w:val="Listparagraf"/>
        <w:numPr>
          <w:ilvl w:val="0"/>
          <w:numId w:val="20"/>
        </w:numPr>
      </w:pPr>
      <w:r w:rsidRPr="00560BA3">
        <w:t>Generating n-grams and calculating the scores of potential keyphrases</w:t>
      </w:r>
    </w:p>
    <w:p w14:paraId="0631E9D5" w14:textId="465B4C19" w:rsidR="00CD028C" w:rsidRPr="00560BA3" w:rsidRDefault="00AA25BA" w:rsidP="00CD028C">
      <w:r w:rsidRPr="00560BA3">
        <w:t xml:space="preserve">In the fourth stage, the YAKE algorithm </w:t>
      </w:r>
      <w:r w:rsidR="003E0C41" w:rsidRPr="00560BA3">
        <w:t>finds potential keywords by extracting n-grams (with the maximum n given as input to the algorithm) from the chunks obtained in the first step, choosing only the phrases that do not contain tokens marked as “digit” or “unparsable” and do not start or end with a stop</w:t>
      </w:r>
      <w:r w:rsidR="00E547BE" w:rsidRPr="00560BA3">
        <w:t xml:space="preserve"> </w:t>
      </w:r>
      <w:r w:rsidR="003E0C41" w:rsidRPr="00560BA3">
        <w:t>word.</w:t>
      </w:r>
    </w:p>
    <w:p w14:paraId="61D60CAC" w14:textId="5FE78954" w:rsidR="00FA7DA5" w:rsidRPr="00560BA3" w:rsidRDefault="00FA7DA5" w:rsidP="00CD028C">
      <w:r w:rsidRPr="00560BA3">
        <w:lastRenderedPageBreak/>
        <w:t>The score of a keyword kw is determined as:</w:t>
      </w:r>
    </w:p>
    <w:p w14:paraId="2DB6D7EE" w14:textId="2D997E4B" w:rsidR="00FA7DA5" w:rsidRPr="00560BA3" w:rsidRDefault="00E50946" w:rsidP="008410F6">
      <w:pPr>
        <w:ind w:left="216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 </m:t>
        </m:r>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num>
          <m:den>
            <m:r>
              <w:rPr>
                <w:rFonts w:ascii="Cambria Math" w:hAnsi="Cambria Math"/>
                <w:sz w:val="22"/>
                <w:szCs w:val="22"/>
              </w:rPr>
              <m:t>KF</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*(1 + </m:t>
            </m:r>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r>
              <w:rPr>
                <w:rFonts w:ascii="Cambria Math" w:hAnsi="Cambria Math"/>
                <w:sz w:val="22"/>
                <w:szCs w:val="22"/>
              </w:rPr>
              <m:t>)</m:t>
            </m:r>
          </m:den>
        </m:f>
      </m:oMath>
      <w:r w:rsidR="008410F6" w:rsidRPr="00560BA3">
        <w:tab/>
      </w:r>
      <w:r w:rsidR="008410F6" w:rsidRPr="00560BA3">
        <w:tab/>
      </w:r>
      <w:r w:rsidR="008410F6" w:rsidRPr="00560BA3">
        <w:tab/>
      </w:r>
      <w:r w:rsidR="008410F6" w:rsidRPr="00560BA3">
        <w:tab/>
        <w:t>(</w:t>
      </w:r>
      <w:bookmarkStart w:id="36" w:name="YAKE_KW_SCORE"/>
      <w:r w:rsidR="008410F6" w:rsidRPr="00560BA3">
        <w:fldChar w:fldCharType="begin"/>
      </w:r>
      <w:r w:rsidR="008410F6" w:rsidRPr="00560BA3">
        <w:instrText xml:space="preserve"> SEQ EQ \* MERGEFORMAT </w:instrText>
      </w:r>
      <w:r w:rsidR="008410F6" w:rsidRPr="00560BA3">
        <w:fldChar w:fldCharType="separate"/>
      </w:r>
      <w:r w:rsidR="007D3083">
        <w:rPr>
          <w:noProof/>
        </w:rPr>
        <w:t>5</w:t>
      </w:r>
      <w:r w:rsidR="008410F6" w:rsidRPr="00560BA3">
        <w:fldChar w:fldCharType="end"/>
      </w:r>
      <w:bookmarkEnd w:id="36"/>
      <w:r w:rsidR="008410F6" w:rsidRPr="00560BA3">
        <w:t>)</w:t>
      </w:r>
    </w:p>
    <w:p w14:paraId="62C394BB" w14:textId="1CD8029D" w:rsidR="004F72A0" w:rsidRPr="00560BA3" w:rsidRDefault="00D13574" w:rsidP="008410F6">
      <w:r w:rsidRPr="00560BA3">
        <w:t>In e</w:t>
      </w:r>
      <w:r w:rsidR="008410F6" w:rsidRPr="00560BA3">
        <w:t>quation (</w:t>
      </w:r>
      <w:r w:rsidR="008410F6" w:rsidRPr="00560BA3">
        <w:fldChar w:fldCharType="begin"/>
      </w:r>
      <w:r w:rsidR="008410F6" w:rsidRPr="00560BA3">
        <w:instrText xml:space="preserve"> REF YAKE_KW_SCORE \h </w:instrText>
      </w:r>
      <w:r w:rsidR="008410F6" w:rsidRPr="00560BA3">
        <w:fldChar w:fldCharType="separate"/>
      </w:r>
      <w:r w:rsidR="007D3083">
        <w:rPr>
          <w:noProof/>
        </w:rPr>
        <w:t>5</w:t>
      </w:r>
      <w:r w:rsidR="008410F6" w:rsidRPr="00560BA3">
        <w:fldChar w:fldCharType="end"/>
      </w:r>
      <w:r w:rsidR="008410F6" w:rsidRPr="00560BA3">
        <w:t>)</w:t>
      </w:r>
      <w:r w:rsidRPr="00560BA3">
        <w:t xml:space="preserve">, the </w:t>
      </w:r>
      <w:r w:rsidR="00B83F63" w:rsidRPr="00560BA3">
        <w:t xml:space="preserve">multiplied </w:t>
      </w:r>
      <w:r w:rsidRPr="00560BA3">
        <w:t xml:space="preserve">scores of the component tokens of kw </w:t>
      </w:r>
      <w:r w:rsidR="00B83F63" w:rsidRPr="00560BA3">
        <w:t xml:space="preserve">are divided by the sum of these scores amplified by the frequency </w:t>
      </w:r>
      <w:r w:rsidR="003E6140" w:rsidRPr="00560BA3">
        <w:t xml:space="preserve">KF </w:t>
      </w:r>
      <w:r w:rsidR="00B83F63" w:rsidRPr="00560BA3">
        <w:t>of the keyword</w:t>
      </w:r>
      <w:r w:rsidR="0054296F" w:rsidRPr="00560BA3">
        <w:t xml:space="preserve">. Consequently, the algorithm </w:t>
      </w:r>
      <w:r w:rsidR="00AF47E0" w:rsidRPr="00560BA3">
        <w:t xml:space="preserve">can </w:t>
      </w:r>
      <w:r w:rsidR="0054296F" w:rsidRPr="00560BA3">
        <w:t xml:space="preserve">differentiate between potential keywords that contain the same words </w:t>
      </w:r>
      <w:r w:rsidR="00383105" w:rsidRPr="00560BA3">
        <w:t>reordered and</w:t>
      </w:r>
      <w:r w:rsidR="00AF47E0" w:rsidRPr="00560BA3">
        <w:t xml:space="preserve"> choose the most frequent one.</w:t>
      </w:r>
    </w:p>
    <w:p w14:paraId="619390CE" w14:textId="6467F528" w:rsidR="008410F6" w:rsidRPr="00560BA3" w:rsidRDefault="00383105" w:rsidP="00314039">
      <w:pPr>
        <w:pStyle w:val="Listparagraf"/>
        <w:numPr>
          <w:ilvl w:val="0"/>
          <w:numId w:val="20"/>
        </w:numPr>
      </w:pPr>
      <w:r w:rsidRPr="00560BA3">
        <w:t>Handling duplicates</w:t>
      </w:r>
    </w:p>
    <w:p w14:paraId="0CE37A1A" w14:textId="31694E15" w:rsidR="008A356B" w:rsidRDefault="008A356B" w:rsidP="00426ADA">
      <w:r w:rsidRPr="00560BA3">
        <w:t xml:space="preserve">After ranking the keywords by the lowest score, YAKE removes duplicates using </w:t>
      </w:r>
      <w:r w:rsidR="00056701" w:rsidRPr="00560BA3">
        <w:t>a similarity measure</w:t>
      </w:r>
      <w:r w:rsidR="00426ADA" w:rsidRPr="00560BA3">
        <w:t>, which can be either the Levenshtein similarity, the Jaro-Winkler similarity or the sequence matcher.</w:t>
      </w:r>
      <w:r w:rsidR="002C48F7" w:rsidRPr="00560BA3">
        <w:t xml:space="preserve"> Two keywords are considered duplicates if their distance, computed using one of the three previous methods, surpasses a deduplication threshold </w:t>
      </w:r>
      <w:r w:rsidR="00192B03" w:rsidRPr="00560BA3">
        <w:t>chosen</w:t>
      </w:r>
      <w:r w:rsidR="002C48F7" w:rsidRPr="00560BA3">
        <w:t xml:space="preserve"> before starting the algorithm and given as </w:t>
      </w:r>
      <w:r w:rsidR="002A6003" w:rsidRPr="00560BA3">
        <w:t>parameter</w:t>
      </w:r>
      <w:r w:rsidR="002C48F7" w:rsidRPr="00560BA3">
        <w:t>.</w:t>
      </w:r>
      <w:r w:rsidR="009A2D98" w:rsidRPr="00560BA3">
        <w:t xml:space="preserve"> When two keyphrases exceed this similarity threshold, the one with the higher score is removed from the final keyword list.</w:t>
      </w:r>
    </w:p>
    <w:p w14:paraId="2816F1EF" w14:textId="4245C1B3" w:rsidR="009509F1" w:rsidRPr="00560BA3" w:rsidRDefault="009509F1" w:rsidP="00426ADA">
      <w:r>
        <w:t>YAKE returns a list of tuples that contain a keyword and its score, ranked by their importance, so from the lowest score to the highest.</w:t>
      </w:r>
    </w:p>
    <w:p w14:paraId="4EC1D15E" w14:textId="59643D3F" w:rsidR="002D4A6A" w:rsidRPr="00560BA3" w:rsidRDefault="00947B67" w:rsidP="000C638D">
      <w:pPr>
        <w:pStyle w:val="Titlu2"/>
      </w:pPr>
      <w:bookmarkStart w:id="37" w:name="_Ref169449274"/>
      <w:bookmarkStart w:id="38" w:name="_Toc170063139"/>
      <w:r>
        <w:t>Topic Modeling</w:t>
      </w:r>
      <w:bookmarkEnd w:id="37"/>
      <w:bookmarkEnd w:id="38"/>
    </w:p>
    <w:p w14:paraId="3DF69226" w14:textId="521E434C" w:rsidR="000C638D" w:rsidRPr="00560BA3" w:rsidRDefault="00F67026" w:rsidP="000C638D">
      <w:pPr>
        <w:rPr>
          <w:color w:val="000000"/>
        </w:rPr>
      </w:pPr>
      <w:r w:rsidRPr="00560BA3">
        <w:t xml:space="preserve">Topic modeling methods aim to discover “hidden” (latent) topics from large collections of documents. Each topic </w:t>
      </w:r>
      <w:r w:rsidR="004A4969" w:rsidRPr="00560BA3">
        <w:t xml:space="preserve">consists of a set of words that </w:t>
      </w:r>
      <w:r w:rsidR="00965449" w:rsidRPr="00560BA3">
        <w:t xml:space="preserve">frequently occur together and </w:t>
      </w:r>
      <w:r w:rsidR="00F600EA" w:rsidRPr="00560BA3">
        <w:t>thus it is assumed that they are conceptually related</w:t>
      </w:r>
      <w:r w:rsidR="008E77AC" w:rsidRPr="00560BA3">
        <w:t>.</w:t>
      </w:r>
      <w:r w:rsidR="00EA699E" w:rsidRPr="00560BA3">
        <w:t xml:space="preserve"> Given its capacity of capturing semantic features of corpora, topic modeling is an effective tool in text mining and information retrieval, used in </w:t>
      </w:r>
      <w:r w:rsidR="002B3B20" w:rsidRPr="00560BA3">
        <w:t>text</w:t>
      </w:r>
      <w:r w:rsidR="00EA699E" w:rsidRPr="00560BA3">
        <w:t xml:space="preserve"> </w:t>
      </w:r>
      <w:r w:rsidR="002B3B20" w:rsidRPr="00560BA3">
        <w:t>summarization and sentiment analysis</w:t>
      </w:r>
      <w:r w:rsidR="008073F4" w:rsidRPr="00560BA3">
        <w:t xml:space="preserve"> applications</w:t>
      </w:r>
      <w:r w:rsidR="002B3B20" w:rsidRPr="00560BA3">
        <w:t xml:space="preserve"> </w:t>
      </w:r>
      <w:sdt>
        <w:sdtPr>
          <w:rPr>
            <w:color w:val="000000"/>
          </w:rPr>
          <w:tag w:val="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273006647"/>
          <w:placeholder>
            <w:docPart w:val="DefaultPlaceholder_-1854013440"/>
          </w:placeholder>
        </w:sdtPr>
        <w:sdtContent>
          <w:r w:rsidR="0054762A" w:rsidRPr="0054762A">
            <w:rPr>
              <w:color w:val="000000"/>
            </w:rPr>
            <w:t>(</w:t>
          </w:r>
          <w:proofErr w:type="spellStart"/>
          <w:r w:rsidR="0054762A" w:rsidRPr="0054762A">
            <w:rPr>
              <w:color w:val="000000"/>
            </w:rPr>
            <w:t>Abdelrazek</w:t>
          </w:r>
          <w:proofErr w:type="spellEnd"/>
          <w:r w:rsidR="0054762A" w:rsidRPr="0054762A">
            <w:rPr>
              <w:color w:val="000000"/>
            </w:rPr>
            <w:t xml:space="preserve"> et al., 2023)</w:t>
          </w:r>
        </w:sdtContent>
      </w:sdt>
      <w:r w:rsidR="002B3B20" w:rsidRPr="00560BA3">
        <w:rPr>
          <w:color w:val="000000"/>
        </w:rPr>
        <w:t>.</w:t>
      </w:r>
    </w:p>
    <w:p w14:paraId="7D3A0F2E" w14:textId="6127692C" w:rsidR="00ED7F4B" w:rsidRPr="00560BA3" w:rsidRDefault="00B316D8" w:rsidP="000C638D">
      <w:pPr>
        <w:rPr>
          <w:color w:val="000000"/>
        </w:rPr>
      </w:pPr>
      <w:r w:rsidRPr="00560BA3">
        <w:t xml:space="preserve">There are four categories of topic models: algebraic, fuzzy, probabilistic and neural </w:t>
      </w:r>
      <w:sdt>
        <w:sdtPr>
          <w:rPr>
            <w:color w:val="000000"/>
          </w:rPr>
          <w:tag w:val="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739820605"/>
          <w:placeholder>
            <w:docPart w:val="DefaultPlaceholder_-1854013440"/>
          </w:placeholder>
        </w:sdtPr>
        <w:sdtContent>
          <w:r w:rsidR="0054762A" w:rsidRPr="0054762A">
            <w:rPr>
              <w:color w:val="000000"/>
            </w:rPr>
            <w:t>(</w:t>
          </w:r>
          <w:proofErr w:type="spellStart"/>
          <w:r w:rsidR="0054762A" w:rsidRPr="0054762A">
            <w:rPr>
              <w:color w:val="000000"/>
            </w:rPr>
            <w:t>Abdelrazek</w:t>
          </w:r>
          <w:proofErr w:type="spellEnd"/>
          <w:r w:rsidR="0054762A" w:rsidRPr="0054762A">
            <w:rPr>
              <w:color w:val="000000"/>
            </w:rPr>
            <w:t xml:space="preserve"> et al., 2023)</w:t>
          </w:r>
        </w:sdtContent>
      </w:sdt>
      <w:r w:rsidR="0001214D" w:rsidRPr="00560BA3">
        <w:rPr>
          <w:color w:val="000000"/>
        </w:rPr>
        <w:t xml:space="preserve">. </w:t>
      </w:r>
    </w:p>
    <w:p w14:paraId="0B960E34" w14:textId="004E1547" w:rsidR="001670B8" w:rsidRPr="00560BA3" w:rsidRDefault="001670B8" w:rsidP="000C638D">
      <w:pPr>
        <w:rPr>
          <w:color w:val="000000"/>
        </w:rPr>
      </w:pPr>
      <w:r w:rsidRPr="00560BA3">
        <w:rPr>
          <w:color w:val="000000"/>
        </w:rPr>
        <w:t xml:space="preserve">The most </w:t>
      </w:r>
      <w:r w:rsidR="008E4B06" w:rsidRPr="00560BA3">
        <w:rPr>
          <w:color w:val="000000"/>
        </w:rPr>
        <w:t xml:space="preserve">notable algebraic topic modeling method is Latent Semantic </w:t>
      </w:r>
      <w:r w:rsidR="00980E63" w:rsidRPr="00560BA3">
        <w:rPr>
          <w:color w:val="000000"/>
        </w:rPr>
        <w:t>Indexing</w:t>
      </w:r>
      <w:r w:rsidR="008E4B06" w:rsidRPr="00560BA3">
        <w:rPr>
          <w:color w:val="000000"/>
        </w:rPr>
        <w:t xml:space="preserve"> (LS</w:t>
      </w:r>
      <w:r w:rsidR="00980E63" w:rsidRPr="00560BA3">
        <w:rPr>
          <w:color w:val="000000"/>
        </w:rPr>
        <w:t>I</w:t>
      </w:r>
      <w:r w:rsidR="008E4B06" w:rsidRPr="00560BA3">
        <w:rPr>
          <w:color w:val="000000"/>
        </w:rPr>
        <w:t>)</w:t>
      </w:r>
      <w:r w:rsidR="00980E63" w:rsidRPr="00560BA3">
        <w:rPr>
          <w:color w:val="000000"/>
        </w:rPr>
        <w:t xml:space="preserve"> </w:t>
      </w:r>
      <w:sdt>
        <w:sdtPr>
          <w:rPr>
            <w:color w:val="000000"/>
          </w:rPr>
          <w:tag w:val="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966773301"/>
          <w:placeholder>
            <w:docPart w:val="DefaultPlaceholder_-1854013440"/>
          </w:placeholder>
        </w:sdtPr>
        <w:sdtContent>
          <w:r w:rsidR="0054762A" w:rsidRPr="0054762A">
            <w:rPr>
              <w:color w:val="000000"/>
            </w:rPr>
            <w:t>(Deerwester et al., 1990)</w:t>
          </w:r>
        </w:sdtContent>
      </w:sdt>
      <w:r w:rsidR="00980E63" w:rsidRPr="00560BA3">
        <w:rPr>
          <w:color w:val="000000"/>
        </w:rPr>
        <w:t>, that represent a collection of documents as a term-document matrix, where an element of the matrix is the frequency of a word in a document (a row corresponds to a word, while documents are placed on columns).</w:t>
      </w:r>
      <w:r w:rsidR="00154BFC" w:rsidRPr="00560BA3">
        <w:rPr>
          <w:color w:val="000000"/>
        </w:rPr>
        <w:t xml:space="preserve"> </w:t>
      </w:r>
      <w:sdt>
        <w:sdtPr>
          <w:rPr>
            <w:color w:val="000000"/>
          </w:rPr>
          <w:tag w:val="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
          <w:id w:val="-1154597470"/>
          <w:placeholder>
            <w:docPart w:val="DefaultPlaceholder_-1854013440"/>
          </w:placeholder>
        </w:sdtPr>
        <w:sdtContent>
          <w:r w:rsidR="0054762A" w:rsidRPr="0054762A">
            <w:rPr>
              <w:color w:val="000000"/>
            </w:rPr>
            <w:t>Deerwester et al. (1990)</w:t>
          </w:r>
        </w:sdtContent>
      </w:sdt>
      <w:r w:rsidR="00154BFC" w:rsidRPr="00560BA3">
        <w:rPr>
          <w:color w:val="000000"/>
        </w:rPr>
        <w:t xml:space="preserve"> decomposed the term-document matrix using singular value decomposition (SVD) </w:t>
      </w:r>
      <w:proofErr w:type="gramStart"/>
      <w:r w:rsidR="00154BFC" w:rsidRPr="00560BA3">
        <w:rPr>
          <w:color w:val="000000"/>
        </w:rPr>
        <w:t>in order to</w:t>
      </w:r>
      <w:proofErr w:type="gramEnd"/>
      <w:r w:rsidR="00154BFC" w:rsidRPr="00560BA3">
        <w:rPr>
          <w:color w:val="000000"/>
        </w:rPr>
        <w:t xml:space="preserve"> obtain a vectorial representation for words and texts.</w:t>
      </w:r>
      <w:r w:rsidR="00D00467" w:rsidRPr="00560BA3">
        <w:rPr>
          <w:color w:val="000000"/>
        </w:rPr>
        <w:t xml:space="preserve"> Geometrically, the distance </w:t>
      </w:r>
      <w:r w:rsidR="005128B8" w:rsidRPr="00560BA3">
        <w:rPr>
          <w:color w:val="000000"/>
        </w:rPr>
        <w:t xml:space="preserve">(calculated as cosine similarity) </w:t>
      </w:r>
      <w:r w:rsidR="00D00467" w:rsidRPr="00560BA3">
        <w:rPr>
          <w:color w:val="000000"/>
        </w:rPr>
        <w:t xml:space="preserve">between these vectors indicates the degree of semantic correlation between two terms, two documents or a term and a document. </w:t>
      </w:r>
      <w:r w:rsidR="00CE2005" w:rsidRPr="00560BA3">
        <w:rPr>
          <w:color w:val="000000"/>
        </w:rPr>
        <w:t xml:space="preserve">Although LSI is proficient in capturing synonymy, it does not handle polysemy with the same </w:t>
      </w:r>
      <w:r w:rsidR="007A2433" w:rsidRPr="00560BA3">
        <w:rPr>
          <w:color w:val="000000"/>
        </w:rPr>
        <w:t xml:space="preserve">efficacy </w:t>
      </w:r>
      <w:sdt>
        <w:sdtPr>
          <w:rPr>
            <w:color w:val="000000"/>
          </w:rPr>
          <w:tag w:val="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1041133209"/>
          <w:placeholder>
            <w:docPart w:val="DefaultPlaceholder_-1854013440"/>
          </w:placeholder>
        </w:sdtPr>
        <w:sdtContent>
          <w:r w:rsidR="0054762A" w:rsidRPr="0054762A">
            <w:rPr>
              <w:color w:val="000000"/>
            </w:rPr>
            <w:t>(Deerwester et al., 1990)</w:t>
          </w:r>
        </w:sdtContent>
      </w:sdt>
      <w:r w:rsidR="007A2433" w:rsidRPr="00560BA3">
        <w:rPr>
          <w:color w:val="000000"/>
        </w:rPr>
        <w:t>.</w:t>
      </w:r>
    </w:p>
    <w:p w14:paraId="7C81DA1B" w14:textId="7352AC97" w:rsidR="005938D0" w:rsidRPr="00560BA3" w:rsidRDefault="005938D0" w:rsidP="000C638D">
      <w:pPr>
        <w:rPr>
          <w:color w:val="000000"/>
        </w:rPr>
      </w:pPr>
      <w:r w:rsidRPr="00560BA3">
        <w:rPr>
          <w:color w:val="000000"/>
        </w:rPr>
        <w:t xml:space="preserve">LSI is not based on a solid statistical foundation and a flaw that it presents is the false assumption that words and documents follow a joint Gaussian distribution </w:t>
      </w:r>
      <w:sdt>
        <w:sdtPr>
          <w:rPr>
            <w:color w:val="000000"/>
          </w:rPr>
          <w:tag w:val="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2000917981"/>
          <w:placeholder>
            <w:docPart w:val="DefaultPlaceholder_-1854013440"/>
          </w:placeholder>
        </w:sdtPr>
        <w:sdtContent>
          <w:r w:rsidR="0054762A" w:rsidRPr="0054762A">
            <w:rPr>
              <w:color w:val="000000"/>
            </w:rPr>
            <w:t>(</w:t>
          </w:r>
          <w:proofErr w:type="spellStart"/>
          <w:r w:rsidR="0054762A" w:rsidRPr="0054762A">
            <w:rPr>
              <w:color w:val="000000"/>
            </w:rPr>
            <w:t>Abdelrazek</w:t>
          </w:r>
          <w:proofErr w:type="spellEnd"/>
          <w:r w:rsidR="0054762A" w:rsidRPr="0054762A">
            <w:rPr>
              <w:color w:val="000000"/>
            </w:rPr>
            <w:t xml:space="preserve"> et al., 2023)</w:t>
          </w:r>
        </w:sdtContent>
      </w:sdt>
      <w:r w:rsidR="00A171E5" w:rsidRPr="00560BA3">
        <w:rPr>
          <w:color w:val="000000"/>
        </w:rPr>
        <w:t>. These concerns are solved by the probabilistic approaches, which</w:t>
      </w:r>
      <w:r w:rsidR="00275DFE" w:rsidRPr="00560BA3">
        <w:rPr>
          <w:color w:val="000000"/>
        </w:rPr>
        <w:t xml:space="preserve">, according to </w:t>
      </w:r>
      <w:sdt>
        <w:sdtPr>
          <w:rPr>
            <w:color w:val="000000"/>
          </w:rPr>
          <w:tag w:val="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
          <w:id w:val="-1088152267"/>
          <w:placeholder>
            <w:docPart w:val="DefaultPlaceholder_-1854013440"/>
          </w:placeholder>
        </w:sdtPr>
        <w:sdtContent>
          <w:proofErr w:type="spellStart"/>
          <w:r w:rsidR="0054762A" w:rsidRPr="0054762A">
            <w:rPr>
              <w:color w:val="000000"/>
            </w:rPr>
            <w:t>Abdelrazek</w:t>
          </w:r>
          <w:proofErr w:type="spellEnd"/>
          <w:r w:rsidR="0054762A" w:rsidRPr="0054762A">
            <w:rPr>
              <w:color w:val="000000"/>
            </w:rPr>
            <w:t xml:space="preserve"> et al. (2023)</w:t>
          </w:r>
        </w:sdtContent>
      </w:sdt>
      <w:r w:rsidR="00275DFE" w:rsidRPr="00560BA3">
        <w:rPr>
          <w:color w:val="000000"/>
        </w:rPr>
        <w:t>,</w:t>
      </w:r>
      <w:r w:rsidR="00A171E5" w:rsidRPr="00560BA3">
        <w:rPr>
          <w:color w:val="000000"/>
        </w:rPr>
        <w:t xml:space="preserve"> </w:t>
      </w:r>
      <w:r w:rsidR="00275DFE" w:rsidRPr="00560BA3">
        <w:rPr>
          <w:color w:val="000000"/>
        </w:rPr>
        <w:t>dominated the field before neural topic models began their rising around 2015</w:t>
      </w:r>
      <w:r w:rsidR="00055BE4" w:rsidRPr="00560BA3">
        <w:rPr>
          <w:color w:val="000000"/>
        </w:rPr>
        <w:t>.</w:t>
      </w:r>
    </w:p>
    <w:p w14:paraId="3C67BFF0" w14:textId="05464484" w:rsidR="00972DD0" w:rsidRPr="00560BA3" w:rsidRDefault="00ED2EE3" w:rsidP="0064292F">
      <w:r w:rsidRPr="00560BA3">
        <w:rPr>
          <w:color w:val="000000"/>
        </w:rPr>
        <w:t>Latent Dirichlet Allocation</w:t>
      </w:r>
      <w:r w:rsidR="004C1C6D" w:rsidRPr="00560BA3">
        <w:rPr>
          <w:color w:val="000000"/>
        </w:rPr>
        <w:t xml:space="preserve"> (LDA)</w:t>
      </w:r>
      <w:r w:rsidR="006D6B42" w:rsidRPr="00560BA3">
        <w:rPr>
          <w:color w:val="000000"/>
        </w:rPr>
        <w:t xml:space="preserve">, a </w:t>
      </w:r>
      <w:r w:rsidR="00C63177" w:rsidRPr="00560BA3">
        <w:rPr>
          <w:color w:val="000000"/>
        </w:rPr>
        <w:t xml:space="preserve">generative </w:t>
      </w:r>
      <w:r w:rsidR="006D6B42" w:rsidRPr="00560BA3">
        <w:rPr>
          <w:color w:val="000000"/>
        </w:rPr>
        <w:t xml:space="preserve">probabilistic model developed by </w:t>
      </w:r>
      <w:sdt>
        <w:sdtPr>
          <w:rPr>
            <w:color w:val="000000"/>
          </w:rPr>
          <w:tag w:val="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
          <w:id w:val="1970092843"/>
          <w:placeholder>
            <w:docPart w:val="DefaultPlaceholder_-1854013440"/>
          </w:placeholder>
        </w:sdtPr>
        <w:sdtContent>
          <w:r w:rsidR="0054762A" w:rsidRPr="0054762A">
            <w:rPr>
              <w:color w:val="000000"/>
            </w:rPr>
            <w:t>Blei et al. (2003)</w:t>
          </w:r>
        </w:sdtContent>
      </w:sdt>
      <w:r w:rsidR="006D6B42" w:rsidRPr="00560BA3">
        <w:rPr>
          <w:color w:val="000000"/>
        </w:rPr>
        <w:t>,</w:t>
      </w:r>
      <w:r w:rsidRPr="00560BA3">
        <w:rPr>
          <w:color w:val="000000"/>
        </w:rPr>
        <w:t xml:space="preserve"> </w:t>
      </w:r>
      <w:r w:rsidR="00C63177" w:rsidRPr="00560BA3">
        <w:rPr>
          <w:color w:val="000000"/>
        </w:rPr>
        <w:t>remains</w:t>
      </w:r>
      <w:r w:rsidRPr="00560BA3">
        <w:rPr>
          <w:color w:val="000000"/>
        </w:rPr>
        <w:t xml:space="preserve"> one of the most popular </w:t>
      </w:r>
      <w:r w:rsidR="004C1C6D" w:rsidRPr="00560BA3">
        <w:rPr>
          <w:color w:val="000000"/>
        </w:rPr>
        <w:t>topic modeling method</w:t>
      </w:r>
      <w:r w:rsidR="008207A1" w:rsidRPr="00560BA3">
        <w:rPr>
          <w:color w:val="000000"/>
        </w:rPr>
        <w:t>s</w:t>
      </w:r>
      <w:r w:rsidR="006D6B42" w:rsidRPr="00560BA3">
        <w:rPr>
          <w:color w:val="000000"/>
        </w:rPr>
        <w:t>.</w:t>
      </w:r>
      <w:r w:rsidR="00D53577" w:rsidRPr="00560BA3">
        <w:rPr>
          <w:color w:val="000000"/>
        </w:rPr>
        <w:t xml:space="preserve"> </w:t>
      </w:r>
      <w:r w:rsidR="00E11AB8" w:rsidRPr="00560BA3">
        <w:rPr>
          <w:color w:val="000000"/>
        </w:rPr>
        <w:t>LDA is characterized by a series of assumptions:</w:t>
      </w:r>
    </w:p>
    <w:p w14:paraId="74F74E78" w14:textId="633E7D2A" w:rsidR="00972DD0" w:rsidRPr="00560BA3" w:rsidRDefault="00E11AB8" w:rsidP="00972DD0">
      <w:pPr>
        <w:pStyle w:val="Listparagraf"/>
        <w:numPr>
          <w:ilvl w:val="0"/>
          <w:numId w:val="15"/>
        </w:numPr>
      </w:pPr>
      <w:r w:rsidRPr="00560BA3">
        <w:t>documents and words are exchangeable, the</w:t>
      </w:r>
      <w:r w:rsidR="0064292F" w:rsidRPr="00560BA3">
        <w:t>ir</w:t>
      </w:r>
      <w:r w:rsidRPr="00560BA3">
        <w:t xml:space="preserve"> order does not matter</w:t>
      </w:r>
      <w:r w:rsidR="0029567A" w:rsidRPr="00560BA3">
        <w:t xml:space="preserve">, concept known as </w:t>
      </w:r>
      <w:r w:rsidR="0064292F" w:rsidRPr="00560BA3">
        <w:t>the bag of words model</w:t>
      </w:r>
      <w:r w:rsidR="0029567A" w:rsidRPr="00560BA3">
        <w:t xml:space="preserve"> </w:t>
      </w:r>
      <w:sdt>
        <w:sdtPr>
          <w:rPr>
            <w:color w:val="000000"/>
          </w:rPr>
          <w:tag w:val="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650509839"/>
          <w:placeholder>
            <w:docPart w:val="DefaultPlaceholder_-1854013440"/>
          </w:placeholder>
        </w:sdtPr>
        <w:sdtContent>
          <w:r w:rsidR="0054762A" w:rsidRPr="0054762A">
            <w:rPr>
              <w:color w:val="000000"/>
            </w:rPr>
            <w:t>(Blei et al., 2003)</w:t>
          </w:r>
        </w:sdtContent>
      </w:sdt>
      <w:r w:rsidR="002A01FB" w:rsidRPr="00560BA3">
        <w:rPr>
          <w:color w:val="000000"/>
        </w:rPr>
        <w:t>;</w:t>
      </w:r>
    </w:p>
    <w:p w14:paraId="4C41CD7B" w14:textId="02917709" w:rsidR="00972DD0" w:rsidRPr="00560BA3" w:rsidRDefault="00E11AB8" w:rsidP="00972DD0">
      <w:pPr>
        <w:pStyle w:val="Listparagraf"/>
        <w:numPr>
          <w:ilvl w:val="0"/>
          <w:numId w:val="15"/>
        </w:numPr>
      </w:pPr>
      <w:r w:rsidRPr="00560BA3">
        <w:t>each document is a probability distribution over topics</w:t>
      </w:r>
      <w:r w:rsidR="0029567A" w:rsidRPr="00560BA3">
        <w:t xml:space="preserve"> and the distributions of topics in all documents share the same Dirichlet prior </w:t>
      </w:r>
      <w:sdt>
        <w:sdtPr>
          <w:rPr>
            <w:color w:val="000000"/>
          </w:rPr>
          <w:tag w:val="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657961407"/>
          <w:placeholder>
            <w:docPart w:val="DefaultPlaceholder_-1854013440"/>
          </w:placeholder>
        </w:sdtPr>
        <w:sdtContent>
          <w:r w:rsidR="0054762A" w:rsidRPr="0054762A">
            <w:rPr>
              <w:color w:val="000000"/>
            </w:rPr>
            <w:t>(Jelodar et al., 2017)</w:t>
          </w:r>
        </w:sdtContent>
      </w:sdt>
      <w:r w:rsidR="002A01FB" w:rsidRPr="00560BA3">
        <w:rPr>
          <w:color w:val="000000"/>
        </w:rPr>
        <w:t>;</w:t>
      </w:r>
    </w:p>
    <w:p w14:paraId="2B0F5FF4" w14:textId="4D8559A4" w:rsidR="00E11AB8" w:rsidRPr="00560BA3" w:rsidRDefault="00E11AB8" w:rsidP="00972DD0">
      <w:pPr>
        <w:pStyle w:val="Listparagraf"/>
        <w:numPr>
          <w:ilvl w:val="0"/>
          <w:numId w:val="15"/>
        </w:numPr>
      </w:pPr>
      <w:r w:rsidRPr="00560BA3">
        <w:t>each topic is a distribution over words</w:t>
      </w:r>
      <w:r w:rsidR="0029567A" w:rsidRPr="00560BA3">
        <w:t xml:space="preserve"> and the distributions of words </w:t>
      </w:r>
      <w:r w:rsidR="000E79D9" w:rsidRPr="00560BA3">
        <w:t>across</w:t>
      </w:r>
      <w:r w:rsidR="0029567A" w:rsidRPr="00560BA3">
        <w:t xml:space="preserve"> topics are characterized by a common Dirichlet prior </w:t>
      </w:r>
      <w:sdt>
        <w:sdtPr>
          <w:rPr>
            <w:color w:val="000000"/>
          </w:rPr>
          <w:tag w:val="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577118715"/>
          <w:placeholder>
            <w:docPart w:val="DefaultPlaceholder_-1854013440"/>
          </w:placeholder>
        </w:sdtPr>
        <w:sdtContent>
          <w:r w:rsidR="0054762A" w:rsidRPr="0054762A">
            <w:rPr>
              <w:color w:val="000000"/>
            </w:rPr>
            <w:t>(Jelodar et al., 2017)</w:t>
          </w:r>
        </w:sdtContent>
      </w:sdt>
      <w:r w:rsidR="0029567A" w:rsidRPr="00560BA3">
        <w:rPr>
          <w:color w:val="000000"/>
        </w:rPr>
        <w:t>.</w:t>
      </w:r>
    </w:p>
    <w:p w14:paraId="5D2B1C7B" w14:textId="5ABD9080" w:rsidR="00972DD0" w:rsidRPr="00560BA3" w:rsidRDefault="00DB095A" w:rsidP="004D73E2">
      <w:pPr>
        <w:rPr>
          <w:rFonts w:cstheme="minorHAnsi"/>
        </w:rPr>
      </w:pPr>
      <w:r w:rsidRPr="00560BA3">
        <w:t xml:space="preserve">The generative process of LDA begins </w:t>
      </w:r>
      <w:r w:rsidR="00CE60A8" w:rsidRPr="00560BA3">
        <w:t>by</w:t>
      </w:r>
      <w:r w:rsidRPr="00560BA3">
        <w:t xml:space="preserve"> choosing the Dirichlet priors </w:t>
      </w:r>
      <w:r w:rsidRPr="00560BA3">
        <w:rPr>
          <w:rFonts w:cstheme="minorHAnsi"/>
        </w:rPr>
        <w:t>α</w:t>
      </w:r>
      <w:r w:rsidRPr="00560BA3">
        <w:t xml:space="preserve"> and </w:t>
      </w:r>
      <w:r w:rsidRPr="00560BA3">
        <w:rPr>
          <w:rFonts w:cstheme="minorHAnsi"/>
        </w:rPr>
        <w:t>β</w:t>
      </w:r>
      <w:r w:rsidR="00CE60A8" w:rsidRPr="00560BA3">
        <w:rPr>
          <w:rFonts w:cstheme="minorHAnsi"/>
        </w:rPr>
        <w:t xml:space="preserve">, corpus-level parameters. Afterwards, </w:t>
      </w:r>
      <w:r w:rsidR="007F41EA" w:rsidRPr="00560BA3">
        <w:rPr>
          <w:rFonts w:cstheme="minorHAnsi"/>
        </w:rPr>
        <w:t xml:space="preserve">for each document, </w:t>
      </w:r>
      <w:r w:rsidR="00CE60A8" w:rsidRPr="00560BA3">
        <w:rPr>
          <w:rFonts w:cstheme="minorHAnsi"/>
        </w:rPr>
        <w:t xml:space="preserve">the algorithm </w:t>
      </w:r>
      <w:r w:rsidR="007F41EA" w:rsidRPr="00560BA3">
        <w:rPr>
          <w:rFonts w:cstheme="minorHAnsi"/>
        </w:rPr>
        <w:t xml:space="preserve">chooses </w:t>
      </w:r>
      <w:r w:rsidR="008A4821" w:rsidRPr="00560BA3">
        <w:rPr>
          <w:rFonts w:cstheme="minorHAnsi"/>
        </w:rPr>
        <w:t>the distribution θ of topics in the current document</w:t>
      </w:r>
      <w:r w:rsidR="008A4821" w:rsidRPr="00560BA3">
        <w:rPr>
          <w:color w:val="000000"/>
        </w:rPr>
        <w:t xml:space="preserve"> </w:t>
      </w:r>
      <w:r w:rsidR="002426FB" w:rsidRPr="00560BA3">
        <w:rPr>
          <w:color w:val="000000"/>
        </w:rPr>
        <w:t>from a</w:t>
      </w:r>
      <w:r w:rsidR="008A4821" w:rsidRPr="00560BA3">
        <w:rPr>
          <w:color w:val="000000"/>
        </w:rPr>
        <w:t xml:space="preserve"> </w:t>
      </w:r>
      <w:r w:rsidR="007F41EA" w:rsidRPr="00560BA3">
        <w:rPr>
          <w:rFonts w:cstheme="minorHAnsi"/>
        </w:rPr>
        <w:t xml:space="preserve">Dirichlet distribution </w:t>
      </w:r>
      <w:r w:rsidR="003F34A8" w:rsidRPr="00560BA3">
        <w:rPr>
          <w:rFonts w:cstheme="minorHAnsi"/>
        </w:rPr>
        <w:t>of parameter α.</w:t>
      </w:r>
      <w:r w:rsidR="00BA249B" w:rsidRPr="00560BA3">
        <w:rPr>
          <w:color w:val="000000"/>
        </w:rPr>
        <w:t xml:space="preserve"> Then, for each of the N words of the document, a topic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n</m:t>
            </m:r>
          </m:sub>
        </m:sSub>
      </m:oMath>
      <w:r w:rsidR="00BA249B" w:rsidRPr="00560BA3">
        <w:rPr>
          <w:color w:val="000000"/>
        </w:rPr>
        <w:t xml:space="preserve"> is sampled from distribution </w:t>
      </w:r>
      <w:r w:rsidR="00BA249B" w:rsidRPr="00560BA3">
        <w:rPr>
          <w:rFonts w:cstheme="minorHAnsi"/>
        </w:rPr>
        <w:t xml:space="preserve">θ and a word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n</m:t>
            </m:r>
          </m:sub>
        </m:sSub>
      </m:oMath>
      <w:r w:rsidR="00BA249B" w:rsidRPr="00560BA3">
        <w:rPr>
          <w:rFonts w:cstheme="minorHAnsi"/>
        </w:rPr>
        <w:t xml:space="preserve"> is </w:t>
      </w:r>
      <w:r w:rsidR="0045280C" w:rsidRPr="00560BA3">
        <w:rPr>
          <w:rFonts w:cstheme="minorHAnsi"/>
        </w:rPr>
        <w:t>chosen</w:t>
      </w:r>
      <w:r w:rsidR="00BA249B" w:rsidRPr="00560BA3">
        <w:rPr>
          <w:rFonts w:cstheme="minorHAnsi"/>
        </w:rPr>
        <w:t xml:space="preserve"> </w:t>
      </w:r>
      <w:r w:rsidR="0045280C" w:rsidRPr="00560BA3">
        <w:rPr>
          <w:rFonts w:cstheme="minorHAnsi"/>
        </w:rPr>
        <w:t xml:space="preserve">from </w:t>
      </w:r>
      <w:r w:rsidR="001E1F36" w:rsidRPr="00560BA3">
        <w:rPr>
          <w:rFonts w:cstheme="minorHAnsi"/>
        </w:rPr>
        <w:t>the distribution of this topic</w:t>
      </w:r>
      <w:r w:rsidR="00577CFE" w:rsidRPr="00560BA3">
        <w:rPr>
          <w:rFonts w:cstheme="minorHAnsi"/>
        </w:rPr>
        <w:t xml:space="preserve"> </w:t>
      </w:r>
      <w:sdt>
        <w:sdtPr>
          <w:rPr>
            <w:rFonts w:cstheme="minorHAnsi"/>
            <w:color w:val="000000"/>
          </w:rPr>
          <w:tag w:val="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738141358"/>
          <w:placeholder>
            <w:docPart w:val="DefaultPlaceholder_-1854013440"/>
          </w:placeholder>
        </w:sdtPr>
        <w:sdtContent>
          <w:r w:rsidR="0054762A" w:rsidRPr="0054762A">
            <w:rPr>
              <w:rFonts w:cstheme="minorHAnsi"/>
              <w:color w:val="000000"/>
            </w:rPr>
            <w:t>(Blei et al., 2003)</w:t>
          </w:r>
        </w:sdtContent>
      </w:sdt>
      <w:r w:rsidR="001E1F36" w:rsidRPr="00560BA3">
        <w:rPr>
          <w:rFonts w:cstheme="minorHAnsi"/>
        </w:rPr>
        <w:t>.</w:t>
      </w:r>
      <w:r w:rsidR="002426FB" w:rsidRPr="00560BA3">
        <w:rPr>
          <w:rFonts w:cstheme="minorHAnsi"/>
        </w:rPr>
        <w:t xml:space="preserve"> Thus, the generative process of LDA iteratively calculates the probability distribution of topics in documents and the distribution of words within topics</w:t>
      </w:r>
      <w:r w:rsidR="002A01FB" w:rsidRPr="00560BA3">
        <w:rPr>
          <w:rFonts w:cstheme="minorHAnsi"/>
        </w:rPr>
        <w:t>, by randomly assigning them based on a probability distribution, until the results converge</w:t>
      </w:r>
      <w:r w:rsidR="00BC764C" w:rsidRPr="00560BA3">
        <w:rPr>
          <w:rFonts w:cstheme="minorHAnsi"/>
        </w:rPr>
        <w:t>.</w:t>
      </w:r>
    </w:p>
    <w:p w14:paraId="3518F6DF" w14:textId="771FA722" w:rsidR="002466AA" w:rsidRPr="00560BA3" w:rsidRDefault="00000000" w:rsidP="004D73E2">
      <w:pPr>
        <w:rPr>
          <w:rFonts w:cstheme="minorHAnsi"/>
        </w:rPr>
      </w:pPr>
      <w:sdt>
        <w:sdtPr>
          <w:rPr>
            <w:rFonts w:cstheme="minorHAnsi"/>
          </w:rPr>
          <w:tag w:val="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1682315715"/>
          <w:placeholder>
            <w:docPart w:val="DefaultPlaceholder_-1854013440"/>
          </w:placeholder>
        </w:sdtPr>
        <w:sdtContent>
          <w:r w:rsidR="0054762A">
            <w:rPr>
              <w:rFonts w:eastAsia="Times New Roman"/>
            </w:rPr>
            <w:t xml:space="preserve">Griffiths &amp; </w:t>
          </w:r>
          <w:proofErr w:type="spellStart"/>
          <w:r w:rsidR="0054762A">
            <w:rPr>
              <w:rFonts w:eastAsia="Times New Roman"/>
            </w:rPr>
            <w:t>Steyvers</w:t>
          </w:r>
          <w:proofErr w:type="spellEnd"/>
          <w:r w:rsidR="0054762A">
            <w:rPr>
              <w:rFonts w:eastAsia="Times New Roman"/>
            </w:rPr>
            <w:t xml:space="preserve"> (2004)</w:t>
          </w:r>
        </w:sdtContent>
      </w:sdt>
      <w:r w:rsidR="006A3039" w:rsidRPr="00560BA3">
        <w:rPr>
          <w:rFonts w:cstheme="minorHAnsi"/>
        </w:rPr>
        <w:t xml:space="preserve"> </w:t>
      </w:r>
      <w:r w:rsidR="00300723" w:rsidRPr="00560BA3">
        <w:rPr>
          <w:rFonts w:cstheme="minorHAnsi"/>
        </w:rPr>
        <w:t>used LDA to extract topics from scientific abstracts and achieved meaningful results, as in the following figure:</w:t>
      </w:r>
    </w:p>
    <w:p w14:paraId="58FB624E" w14:textId="46FC20F5" w:rsidR="002F31C4" w:rsidRPr="00560BA3" w:rsidRDefault="002F31C4" w:rsidP="002F31C4">
      <w:pPr>
        <w:jc w:val="center"/>
        <w:rPr>
          <w:rFonts w:cstheme="minorHAnsi"/>
        </w:rPr>
      </w:pPr>
      <w:r w:rsidRPr="00560BA3">
        <w:rPr>
          <w:noProof/>
        </w:rPr>
        <w:drawing>
          <wp:inline distT="0" distB="0" distL="0" distR="0" wp14:anchorId="156086D2" wp14:editId="57C722BB">
            <wp:extent cx="5733415" cy="1376680"/>
            <wp:effectExtent l="0" t="0" r="635" b="0"/>
            <wp:docPr id="1921617247" name="Imagine 1" descr="O imagine care conține text, Font, alb, chitan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247" name="Imagine 1" descr="O imagine care conține text, Font, alb, chitanță&#10;&#10;Descriere generată automat"/>
                    <pic:cNvPicPr/>
                  </pic:nvPicPr>
                  <pic:blipFill>
                    <a:blip r:embed="rId21"/>
                    <a:stretch>
                      <a:fillRect/>
                    </a:stretch>
                  </pic:blipFill>
                  <pic:spPr>
                    <a:xfrm>
                      <a:off x="0" y="0"/>
                      <a:ext cx="5733415" cy="1376680"/>
                    </a:xfrm>
                    <a:prstGeom prst="rect">
                      <a:avLst/>
                    </a:prstGeom>
                  </pic:spPr>
                </pic:pic>
              </a:graphicData>
            </a:graphic>
          </wp:inline>
        </w:drawing>
      </w:r>
    </w:p>
    <w:p w14:paraId="1A14BE43" w14:textId="78B36C53" w:rsidR="002F31C4" w:rsidRPr="00560BA3" w:rsidRDefault="002F31C4" w:rsidP="002F31C4">
      <w:pPr>
        <w:jc w:val="center"/>
        <w:rPr>
          <w:rFonts w:cstheme="minorHAnsi"/>
        </w:rPr>
      </w:pPr>
      <w:r w:rsidRPr="00560BA3">
        <w:rPr>
          <w:rFonts w:cstheme="minorHAnsi"/>
        </w:rPr>
        <w:t xml:space="preserve">Figure </w:t>
      </w:r>
      <w:bookmarkStart w:id="39" w:name="PNAS_LDA_RES"/>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7D3083">
        <w:rPr>
          <w:rFonts w:cstheme="minorHAnsi"/>
          <w:noProof/>
        </w:rPr>
        <w:t>7</w:t>
      </w:r>
      <w:r w:rsidRPr="00560BA3">
        <w:rPr>
          <w:rFonts w:cstheme="minorHAnsi"/>
        </w:rPr>
        <w:fldChar w:fldCharType="end"/>
      </w:r>
      <w:bookmarkEnd w:id="39"/>
      <w:r w:rsidR="00495FAA" w:rsidRPr="00560BA3">
        <w:rPr>
          <w:rFonts w:cstheme="minorHAnsi"/>
        </w:rPr>
        <w:t>:</w:t>
      </w:r>
      <w:r w:rsidRPr="00560BA3">
        <w:rPr>
          <w:rFonts w:cstheme="minorHAnsi"/>
        </w:rPr>
        <w:t xml:space="preserve"> An abstract with the words labelled according to the topic they belong </w:t>
      </w:r>
      <w:r w:rsidR="00600EE5" w:rsidRPr="00560BA3">
        <w:rPr>
          <w:rFonts w:cstheme="minorHAnsi"/>
        </w:rPr>
        <w:t>in</w:t>
      </w:r>
      <w:ins w:id="40" w:author="MARIUS GABRIEL GUTU-ROBU (2392)" w:date="2024-06-21T14:21:00Z">
        <w:r w:rsidR="00394E2D">
          <w:rPr>
            <w:rFonts w:cstheme="minorHAnsi"/>
          </w:rPr>
          <w:t xml:space="preserve"> </w:t>
        </w:r>
      </w:ins>
      <w:sdt>
        <w:sdtPr>
          <w:rPr>
            <w:rFonts w:cstheme="minorHAnsi"/>
          </w:rPr>
          <w:tag w:val="MENDELEY_CITATION_v3_eyJjaXRhdGlvbklEIjoiTUVOREVMRVlfQ0lUQVRJT05fOWQzZjI0MGYtNmRmZC00ZGUyLWFhOGEtYzYxNTMwNGVhZWU2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038776903"/>
          <w:placeholder>
            <w:docPart w:val="DefaultPlaceholder_-1854013440"/>
          </w:placeholder>
        </w:sdtPr>
        <w:sdtContent>
          <w:r w:rsidR="0054762A">
            <w:rPr>
              <w:rFonts w:eastAsia="Times New Roman"/>
            </w:rPr>
            <w:t xml:space="preserve">(Griffiths &amp; </w:t>
          </w:r>
          <w:proofErr w:type="spellStart"/>
          <w:r w:rsidR="0054762A">
            <w:rPr>
              <w:rFonts w:eastAsia="Times New Roman"/>
            </w:rPr>
            <w:t>Steyvers</w:t>
          </w:r>
          <w:proofErr w:type="spellEnd"/>
          <w:r w:rsidR="0054762A">
            <w:rPr>
              <w:rFonts w:eastAsia="Times New Roman"/>
            </w:rPr>
            <w:t>, 2004)</w:t>
          </w:r>
        </w:sdtContent>
      </w:sdt>
    </w:p>
    <w:p w14:paraId="57FACC1D" w14:textId="74F5D160" w:rsidR="00600EE5" w:rsidRPr="00560BA3" w:rsidRDefault="00600EE5" w:rsidP="00600EE5">
      <w:pPr>
        <w:rPr>
          <w:rFonts w:cstheme="minorHAnsi"/>
        </w:rPr>
      </w:pPr>
      <w:r w:rsidRPr="00560BA3">
        <w:rPr>
          <w:rFonts w:cstheme="minorHAnsi"/>
        </w:rPr>
        <w:t xml:space="preserve">In figure </w:t>
      </w:r>
      <w:r w:rsidRPr="00560BA3">
        <w:rPr>
          <w:rFonts w:cstheme="minorHAnsi"/>
        </w:rPr>
        <w:fldChar w:fldCharType="begin"/>
      </w:r>
      <w:r w:rsidRPr="00560BA3">
        <w:rPr>
          <w:rFonts w:cstheme="minorHAnsi"/>
        </w:rPr>
        <w:instrText xml:space="preserve"> REF PNAS_LDA_RES \h </w:instrText>
      </w:r>
      <w:r w:rsidRPr="00560BA3">
        <w:rPr>
          <w:rFonts w:cstheme="minorHAnsi"/>
        </w:rPr>
      </w:r>
      <w:r w:rsidRPr="00560BA3">
        <w:rPr>
          <w:rFonts w:cstheme="minorHAnsi"/>
        </w:rPr>
        <w:fldChar w:fldCharType="separate"/>
      </w:r>
      <w:r w:rsidR="007D3083">
        <w:rPr>
          <w:rFonts w:cstheme="minorHAnsi"/>
          <w:noProof/>
        </w:rPr>
        <w:t>7</w:t>
      </w:r>
      <w:r w:rsidRPr="00560BA3">
        <w:rPr>
          <w:rFonts w:cstheme="minorHAnsi"/>
        </w:rPr>
        <w:fldChar w:fldCharType="end"/>
      </w:r>
      <w:r w:rsidRPr="00560BA3">
        <w:rPr>
          <w:rFonts w:cstheme="minorHAnsi"/>
        </w:rPr>
        <w:t xml:space="preserve">, the words </w:t>
      </w:r>
      <w:r w:rsidR="000E79D9" w:rsidRPr="00560BA3">
        <w:rPr>
          <w:rFonts w:cstheme="minorHAnsi"/>
        </w:rPr>
        <w:t>in</w:t>
      </w:r>
      <w:r w:rsidRPr="00560BA3">
        <w:rPr>
          <w:rFonts w:cstheme="minorHAnsi"/>
        </w:rPr>
        <w:t xml:space="preserve"> an abstract are tagged with a number corresponding to the topic they belong in. </w:t>
      </w:r>
      <w:r w:rsidR="00AF0DAA" w:rsidRPr="00560BA3">
        <w:rPr>
          <w:rFonts w:cstheme="minorHAnsi"/>
        </w:rPr>
        <w:t xml:space="preserve">The highlighted words are extracted from the topic with the highest </w:t>
      </w:r>
      <w:proofErr w:type="gramStart"/>
      <w:r w:rsidR="00A25892" w:rsidRPr="00560BA3">
        <w:rPr>
          <w:rFonts w:cstheme="minorHAnsi"/>
        </w:rPr>
        <w:t>probability</w:t>
      </w:r>
      <w:r w:rsidR="000E79D9" w:rsidRPr="00560BA3">
        <w:rPr>
          <w:rFonts w:cstheme="minorHAnsi"/>
        </w:rPr>
        <w:t>,</w:t>
      </w:r>
      <w:proofErr w:type="gramEnd"/>
      <w:r w:rsidR="00AF29D6" w:rsidRPr="00560BA3">
        <w:rPr>
          <w:rFonts w:cstheme="minorHAnsi"/>
        </w:rPr>
        <w:t xml:space="preserve"> </w:t>
      </w:r>
      <w:r w:rsidR="00AF0DAA" w:rsidRPr="00560BA3">
        <w:rPr>
          <w:rFonts w:cstheme="minorHAnsi"/>
        </w:rPr>
        <w:t>hence they can be considered as keywords of the abstract</w:t>
      </w:r>
      <w:r w:rsidR="000E79D9" w:rsidRPr="00560BA3">
        <w:rPr>
          <w:rFonts w:cstheme="minorHAnsi"/>
        </w:rPr>
        <w:t>.</w:t>
      </w:r>
      <w:r w:rsidR="003A3338" w:rsidRPr="00560BA3">
        <w:rPr>
          <w:rFonts w:cstheme="minorHAnsi"/>
        </w:rPr>
        <w:t xml:space="preserve"> </w:t>
      </w:r>
      <w:r w:rsidR="000E79D9" w:rsidRPr="00560BA3">
        <w:rPr>
          <w:rFonts w:cstheme="minorHAnsi"/>
        </w:rPr>
        <w:t>A</w:t>
      </w:r>
      <w:r w:rsidR="003951EE" w:rsidRPr="00560BA3">
        <w:rPr>
          <w:rFonts w:cstheme="minorHAnsi"/>
        </w:rPr>
        <w:t xml:space="preserve">ccording to </w:t>
      </w:r>
      <w:sdt>
        <w:sdtPr>
          <w:rPr>
            <w:rFonts w:cstheme="minorHAnsi"/>
          </w:rPr>
          <w:tag w:val="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829059157"/>
          <w:placeholder>
            <w:docPart w:val="DefaultPlaceholder_-1854013440"/>
          </w:placeholder>
        </w:sdtPr>
        <w:sdtContent>
          <w:r w:rsidR="0054762A">
            <w:rPr>
              <w:rFonts w:eastAsia="Times New Roman"/>
            </w:rPr>
            <w:t xml:space="preserve">Griffiths &amp; </w:t>
          </w:r>
          <w:proofErr w:type="spellStart"/>
          <w:r w:rsidR="0054762A">
            <w:rPr>
              <w:rFonts w:eastAsia="Times New Roman"/>
            </w:rPr>
            <w:t>Steyvers</w:t>
          </w:r>
          <w:proofErr w:type="spellEnd"/>
          <w:r w:rsidR="0054762A">
            <w:rPr>
              <w:rFonts w:eastAsia="Times New Roman"/>
            </w:rPr>
            <w:t xml:space="preserve"> (2004)</w:t>
          </w:r>
        </w:sdtContent>
      </w:sdt>
      <w:r w:rsidR="003951EE" w:rsidRPr="00560BA3">
        <w:rPr>
          <w:rFonts w:cstheme="minorHAnsi"/>
        </w:rPr>
        <w:t>, these words accurately summarize the content of the document.</w:t>
      </w:r>
    </w:p>
    <w:p w14:paraId="1633283F" w14:textId="076B0457" w:rsidR="00A64C7C" w:rsidRPr="00560BA3" w:rsidRDefault="00A25892" w:rsidP="00600EE5">
      <w:pPr>
        <w:rPr>
          <w:rFonts w:cstheme="minorHAnsi"/>
        </w:rPr>
      </w:pPr>
      <w:r w:rsidRPr="00560BA3">
        <w:rPr>
          <w:rFonts w:cstheme="minorHAnsi"/>
        </w:rPr>
        <w:t>The limitations of LDA stem from the variability of its parameters</w:t>
      </w:r>
      <w:r w:rsidR="00E36546" w:rsidRPr="00560BA3">
        <w:rPr>
          <w:rFonts w:cstheme="minorHAnsi"/>
        </w:rPr>
        <w:t xml:space="preserve"> which need to be selected before running the algorithm</w:t>
      </w:r>
      <w:r w:rsidRPr="00560BA3">
        <w:rPr>
          <w:rFonts w:cstheme="minorHAnsi"/>
        </w:rPr>
        <w:t>: the Dirichlet priors α and β</w:t>
      </w:r>
      <w:r w:rsidR="00E36546" w:rsidRPr="00560BA3">
        <w:rPr>
          <w:rFonts w:cstheme="minorHAnsi"/>
        </w:rPr>
        <w:t xml:space="preserve"> and</w:t>
      </w:r>
      <w:r w:rsidRPr="00560BA3">
        <w:rPr>
          <w:rFonts w:cstheme="minorHAnsi"/>
        </w:rPr>
        <w:t xml:space="preserve"> the number of topics</w:t>
      </w:r>
      <w:r w:rsidR="00E36546" w:rsidRPr="00560BA3">
        <w:rPr>
          <w:rFonts w:cstheme="minorHAnsi"/>
        </w:rPr>
        <w:t>.</w:t>
      </w:r>
      <w:r w:rsidRPr="00560BA3">
        <w:rPr>
          <w:rFonts w:cstheme="minorHAnsi"/>
        </w:rPr>
        <w:t xml:space="preserve"> </w:t>
      </w:r>
      <w:r w:rsidR="00E36546" w:rsidRPr="00560BA3">
        <w:rPr>
          <w:rFonts w:cstheme="minorHAnsi"/>
        </w:rPr>
        <w:t xml:space="preserve">Although these parameters can be </w:t>
      </w:r>
      <w:r w:rsidR="002A01FB" w:rsidRPr="00560BA3">
        <w:rPr>
          <w:rFonts w:cstheme="minorHAnsi"/>
        </w:rPr>
        <w:t>fine-tuned</w:t>
      </w:r>
      <w:r w:rsidR="00E36546" w:rsidRPr="00560BA3">
        <w:rPr>
          <w:rFonts w:cstheme="minorHAnsi"/>
        </w:rPr>
        <w:t xml:space="preserve"> using </w:t>
      </w:r>
      <w:r w:rsidR="00CF3F6F" w:rsidRPr="00560BA3">
        <w:rPr>
          <w:rFonts w:cstheme="minorHAnsi"/>
        </w:rPr>
        <w:t xml:space="preserve">variational inference or </w:t>
      </w:r>
      <w:r w:rsidR="00E36546" w:rsidRPr="00560BA3">
        <w:rPr>
          <w:rFonts w:cstheme="minorHAnsi"/>
        </w:rPr>
        <w:t xml:space="preserve">Gibbs </w:t>
      </w:r>
      <w:r w:rsidR="00CF3F6F" w:rsidRPr="00560BA3">
        <w:rPr>
          <w:rFonts w:cstheme="minorHAnsi"/>
        </w:rPr>
        <w:t>s</w:t>
      </w:r>
      <w:r w:rsidR="00E36546" w:rsidRPr="00560BA3">
        <w:rPr>
          <w:rFonts w:cstheme="minorHAnsi"/>
        </w:rPr>
        <w:t xml:space="preserve">ampling, their variations significantly impact the performance of </w:t>
      </w:r>
      <w:r w:rsidR="009B4618" w:rsidRPr="00560BA3">
        <w:rPr>
          <w:rFonts w:cstheme="minorHAnsi"/>
        </w:rPr>
        <w:t>the algorithm</w:t>
      </w:r>
      <w:r w:rsidR="00E36546" w:rsidRPr="00560BA3">
        <w:rPr>
          <w:rFonts w:cstheme="minorHAnsi"/>
        </w:rPr>
        <w:t xml:space="preserve"> </w:t>
      </w:r>
      <w:sdt>
        <w:sdtPr>
          <w:rPr>
            <w:rFonts w:cstheme="minorHAnsi"/>
          </w:rPr>
          <w:tag w:val="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942403886"/>
          <w:placeholder>
            <w:docPart w:val="DefaultPlaceholder_-1854013440"/>
          </w:placeholder>
        </w:sdtPr>
        <w:sdtContent>
          <w:r w:rsidR="0054762A">
            <w:rPr>
              <w:rFonts w:eastAsia="Times New Roman"/>
            </w:rPr>
            <w:t xml:space="preserve">(Griffiths &amp; </w:t>
          </w:r>
          <w:proofErr w:type="spellStart"/>
          <w:r w:rsidR="0054762A">
            <w:rPr>
              <w:rFonts w:eastAsia="Times New Roman"/>
            </w:rPr>
            <w:t>Steyvers</w:t>
          </w:r>
          <w:proofErr w:type="spellEnd"/>
          <w:r w:rsidR="0054762A">
            <w:rPr>
              <w:rFonts w:eastAsia="Times New Roman"/>
            </w:rPr>
            <w:t>, 2004)</w:t>
          </w:r>
        </w:sdtContent>
      </w:sdt>
      <w:r w:rsidR="00E36546" w:rsidRPr="00560BA3">
        <w:rPr>
          <w:rFonts w:cstheme="minorHAnsi"/>
        </w:rPr>
        <w:t>.</w:t>
      </w:r>
      <w:r w:rsidR="003833B4" w:rsidRPr="00560BA3">
        <w:rPr>
          <w:rFonts w:cstheme="minorHAnsi"/>
        </w:rPr>
        <w:t xml:space="preserve"> </w:t>
      </w:r>
      <w:r w:rsidR="00CF3F6F" w:rsidRPr="00560BA3">
        <w:rPr>
          <w:rFonts w:cstheme="minorHAnsi"/>
        </w:rPr>
        <w:lastRenderedPageBreak/>
        <w:t>The</w:t>
      </w:r>
      <w:r w:rsidR="003833B4" w:rsidRPr="00560BA3">
        <w:rPr>
          <w:rFonts w:cstheme="minorHAnsi"/>
        </w:rPr>
        <w:t xml:space="preserve"> value</w:t>
      </w:r>
      <w:r w:rsidR="00CF3F6F" w:rsidRPr="00560BA3">
        <w:rPr>
          <w:rFonts w:cstheme="minorHAnsi"/>
        </w:rPr>
        <w:t xml:space="preserve"> of</w:t>
      </w:r>
      <w:r w:rsidR="003833B4" w:rsidRPr="00560BA3">
        <w:rPr>
          <w:rFonts w:cstheme="minorHAnsi"/>
        </w:rPr>
        <w:t xml:space="preserve"> α </w:t>
      </w:r>
      <w:r w:rsidR="00CF3F6F" w:rsidRPr="00560BA3">
        <w:rPr>
          <w:rFonts w:cstheme="minorHAnsi"/>
        </w:rPr>
        <w:t>determines the</w:t>
      </w:r>
      <w:r w:rsidR="003833B4" w:rsidRPr="00560BA3">
        <w:rPr>
          <w:rFonts w:cstheme="minorHAnsi"/>
        </w:rPr>
        <w:t xml:space="preserve"> number of topics being assigned to a document</w:t>
      </w:r>
      <w:r w:rsidR="00CF3F6F" w:rsidRPr="00560BA3">
        <w:rPr>
          <w:rFonts w:cstheme="minorHAnsi"/>
        </w:rPr>
        <w:t xml:space="preserve"> (a higher value leads to more topics)</w:t>
      </w:r>
      <w:r w:rsidR="003833B4" w:rsidRPr="00560BA3">
        <w:rPr>
          <w:rFonts w:cstheme="minorHAnsi"/>
        </w:rPr>
        <w:t xml:space="preserve">, while </w:t>
      </w:r>
      <w:r w:rsidR="00192C9B" w:rsidRPr="00560BA3">
        <w:rPr>
          <w:rFonts w:cstheme="minorHAnsi"/>
        </w:rPr>
        <w:t>the</w:t>
      </w:r>
      <w:r w:rsidR="003833B4" w:rsidRPr="00560BA3">
        <w:rPr>
          <w:rFonts w:cstheme="minorHAnsi"/>
        </w:rPr>
        <w:t xml:space="preserve"> value </w:t>
      </w:r>
      <w:r w:rsidR="00192C9B" w:rsidRPr="00560BA3">
        <w:rPr>
          <w:rFonts w:cstheme="minorHAnsi"/>
        </w:rPr>
        <w:t>of</w:t>
      </w:r>
      <w:r w:rsidR="003833B4" w:rsidRPr="00560BA3">
        <w:rPr>
          <w:rFonts w:cstheme="minorHAnsi"/>
        </w:rPr>
        <w:t xml:space="preserve"> β </w:t>
      </w:r>
      <w:r w:rsidR="00192C9B" w:rsidRPr="00560BA3">
        <w:rPr>
          <w:rFonts w:cstheme="minorHAnsi"/>
        </w:rPr>
        <w:t>controls the sparsity of the topic-word distributions (a higher β determines the algorithm to assign similar probabilities to more words).</w:t>
      </w:r>
      <w:r w:rsidR="000A3332" w:rsidRPr="00560BA3">
        <w:rPr>
          <w:rFonts w:cstheme="minorHAnsi"/>
        </w:rPr>
        <w:t xml:space="preserve"> </w:t>
      </w:r>
      <w:r w:rsidR="0032736E" w:rsidRPr="00560BA3">
        <w:rPr>
          <w:rFonts w:cstheme="minorHAnsi"/>
        </w:rPr>
        <w:t xml:space="preserve">Regarding the number of topics, a small number may lead to underfitting, while </w:t>
      </w:r>
      <w:proofErr w:type="gramStart"/>
      <w:r w:rsidR="0032736E" w:rsidRPr="00560BA3">
        <w:rPr>
          <w:rFonts w:cstheme="minorHAnsi"/>
        </w:rPr>
        <w:t>a large number of</w:t>
      </w:r>
      <w:proofErr w:type="gramEnd"/>
      <w:r w:rsidR="0032736E" w:rsidRPr="00560BA3">
        <w:rPr>
          <w:rFonts w:cstheme="minorHAnsi"/>
        </w:rPr>
        <w:t xml:space="preserve"> topics generally results in overfitting </w:t>
      </w:r>
      <w:r w:rsidR="00561C23" w:rsidRPr="00560BA3">
        <w:rPr>
          <w:rFonts w:cstheme="minorHAnsi"/>
        </w:rPr>
        <w:t>the data</w:t>
      </w:r>
      <w:r w:rsidR="00906261" w:rsidRPr="00560BA3">
        <w:rPr>
          <w:rFonts w:cstheme="minorHAnsi"/>
        </w:rPr>
        <w:t xml:space="preserve"> </w:t>
      </w:r>
      <w:sdt>
        <w:sdtPr>
          <w:rPr>
            <w:rFonts w:cstheme="minorHAnsi"/>
          </w:rPr>
          <w:tag w:val="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583077843"/>
          <w:placeholder>
            <w:docPart w:val="DefaultPlaceholder_-1854013440"/>
          </w:placeholder>
        </w:sdtPr>
        <w:sdtContent>
          <w:r w:rsidR="0054762A">
            <w:rPr>
              <w:rFonts w:eastAsia="Times New Roman"/>
            </w:rPr>
            <w:t>(Tijare &amp; Rani, 2020)</w:t>
          </w:r>
        </w:sdtContent>
      </w:sdt>
      <w:r w:rsidR="00561C23" w:rsidRPr="00560BA3">
        <w:rPr>
          <w:rFonts w:cstheme="minorHAnsi"/>
        </w:rPr>
        <w:t>.</w:t>
      </w:r>
    </w:p>
    <w:p w14:paraId="43050768" w14:textId="602A707E" w:rsidR="00A25892" w:rsidRPr="00560BA3" w:rsidRDefault="009B4618" w:rsidP="00600EE5">
      <w:pPr>
        <w:rPr>
          <w:rFonts w:cstheme="minorHAnsi"/>
          <w:color w:val="000000"/>
        </w:rPr>
      </w:pPr>
      <w:r w:rsidRPr="00560BA3">
        <w:rPr>
          <w:rFonts w:cstheme="minorHAnsi"/>
        </w:rPr>
        <w:t xml:space="preserve">Another considerable </w:t>
      </w:r>
      <w:r w:rsidR="00032754" w:rsidRPr="00560BA3">
        <w:rPr>
          <w:rFonts w:cstheme="minorHAnsi"/>
        </w:rPr>
        <w:t>issue</w:t>
      </w:r>
      <w:r w:rsidRPr="00560BA3">
        <w:rPr>
          <w:rFonts w:cstheme="minorHAnsi"/>
        </w:rPr>
        <w:t xml:space="preserve"> is that LDA requires a thorough </w:t>
      </w:r>
      <w:r w:rsidR="009000B5" w:rsidRPr="00560BA3">
        <w:rPr>
          <w:rFonts w:cstheme="minorHAnsi"/>
        </w:rPr>
        <w:t>clean-up</w:t>
      </w:r>
      <w:r w:rsidRPr="00560BA3">
        <w:rPr>
          <w:rFonts w:cstheme="minorHAnsi"/>
        </w:rPr>
        <w:t xml:space="preserve"> </w:t>
      </w:r>
      <w:r w:rsidR="009000B5" w:rsidRPr="00560BA3">
        <w:rPr>
          <w:rFonts w:cstheme="minorHAnsi"/>
        </w:rPr>
        <w:t xml:space="preserve">and preprocessing </w:t>
      </w:r>
      <w:r w:rsidRPr="00560BA3">
        <w:rPr>
          <w:rFonts w:cstheme="minorHAnsi"/>
        </w:rPr>
        <w:t>of the documents</w:t>
      </w:r>
      <w:r w:rsidR="00C84F51" w:rsidRPr="00560BA3">
        <w:rPr>
          <w:rFonts w:cstheme="minorHAnsi"/>
        </w:rPr>
        <w:t>; stop</w:t>
      </w:r>
      <w:r w:rsidR="00E547BE" w:rsidRPr="00560BA3">
        <w:rPr>
          <w:rFonts w:cstheme="minorHAnsi"/>
        </w:rPr>
        <w:t xml:space="preserve"> </w:t>
      </w:r>
      <w:r w:rsidR="00C84F51" w:rsidRPr="00560BA3">
        <w:rPr>
          <w:rFonts w:cstheme="minorHAnsi"/>
        </w:rPr>
        <w:t>word removal and lemmatization are very important</w:t>
      </w:r>
      <w:r w:rsidR="009000B5" w:rsidRPr="00560BA3">
        <w:rPr>
          <w:rFonts w:cstheme="minorHAnsi"/>
        </w:rPr>
        <w:t>, otherwise stop</w:t>
      </w:r>
      <w:r w:rsidR="00E547BE" w:rsidRPr="00560BA3">
        <w:rPr>
          <w:rFonts w:cstheme="minorHAnsi"/>
        </w:rPr>
        <w:t xml:space="preserve"> </w:t>
      </w:r>
      <w:r w:rsidR="009000B5" w:rsidRPr="00560BA3">
        <w:rPr>
          <w:rFonts w:cstheme="minorHAnsi"/>
        </w:rPr>
        <w:t xml:space="preserve">words </w:t>
      </w:r>
      <w:r w:rsidR="005701CA" w:rsidRPr="00560BA3">
        <w:rPr>
          <w:rFonts w:cstheme="minorHAnsi"/>
        </w:rPr>
        <w:t>will</w:t>
      </w:r>
      <w:r w:rsidR="009000B5" w:rsidRPr="00560BA3">
        <w:rPr>
          <w:rFonts w:cstheme="minorHAnsi"/>
        </w:rPr>
        <w:t xml:space="preserve"> occur among the words </w:t>
      </w:r>
      <w:r w:rsidR="005701CA" w:rsidRPr="00560BA3">
        <w:rPr>
          <w:rFonts w:cstheme="minorHAnsi"/>
        </w:rPr>
        <w:t>that define</w:t>
      </w:r>
      <w:r w:rsidR="009000B5" w:rsidRPr="00560BA3">
        <w:rPr>
          <w:rFonts w:cstheme="minorHAnsi"/>
        </w:rPr>
        <w:t xml:space="preserve"> topics</w:t>
      </w:r>
      <w:r w:rsidR="00C84F51" w:rsidRPr="00560BA3">
        <w:rPr>
          <w:rFonts w:cstheme="minorHAnsi"/>
        </w:rPr>
        <w:t xml:space="preserve"> and different forms of the same word </w:t>
      </w:r>
      <w:r w:rsidR="005701CA" w:rsidRPr="00560BA3">
        <w:rPr>
          <w:rFonts w:cstheme="minorHAnsi"/>
        </w:rPr>
        <w:t xml:space="preserve">will </w:t>
      </w:r>
      <w:r w:rsidR="00C84F51" w:rsidRPr="00560BA3">
        <w:rPr>
          <w:rFonts w:cstheme="minorHAnsi"/>
        </w:rPr>
        <w:t xml:space="preserve">be considered separately </w:t>
      </w:r>
      <w:sdt>
        <w:sdtPr>
          <w:rPr>
            <w:rFonts w:cstheme="minorHAnsi"/>
            <w:color w:val="000000"/>
          </w:rPr>
          <w:tag w:val="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
          <w:id w:val="-476297805"/>
          <w:placeholder>
            <w:docPart w:val="DefaultPlaceholder_-1854013440"/>
          </w:placeholder>
        </w:sdtPr>
        <w:sdtContent>
          <w:r w:rsidR="0054762A" w:rsidRPr="0054762A">
            <w:rPr>
              <w:rFonts w:cstheme="minorHAnsi"/>
              <w:color w:val="000000"/>
            </w:rPr>
            <w:t>(Moreno-Ortiz, 2024)</w:t>
          </w:r>
        </w:sdtContent>
      </w:sdt>
      <w:r w:rsidR="00C84F51" w:rsidRPr="00560BA3">
        <w:rPr>
          <w:rFonts w:cstheme="minorHAnsi"/>
          <w:color w:val="000000"/>
        </w:rPr>
        <w:t>.</w:t>
      </w:r>
    </w:p>
    <w:p w14:paraId="170042C9" w14:textId="4BA885D4" w:rsidR="00565485" w:rsidRPr="00560BA3" w:rsidRDefault="00000000" w:rsidP="00600EE5">
      <w:pPr>
        <w:rPr>
          <w:rFonts w:cstheme="minorHAnsi"/>
        </w:rPr>
      </w:pPr>
      <w:sdt>
        <w:sdtPr>
          <w:rPr>
            <w:rFonts w:cstheme="minorHAnsi"/>
          </w:rPr>
          <w:tag w:val="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831487242"/>
          <w:placeholder>
            <w:docPart w:val="DefaultPlaceholder_-1854013440"/>
          </w:placeholder>
        </w:sdtPr>
        <w:sdtContent>
          <w:r w:rsidR="0054762A">
            <w:rPr>
              <w:rFonts w:eastAsia="Times New Roman"/>
            </w:rPr>
            <w:t>Tijare &amp; Rani (2020)</w:t>
          </w:r>
        </w:sdtContent>
      </w:sdt>
      <w:r w:rsidR="00565485" w:rsidRPr="00560BA3">
        <w:rPr>
          <w:rFonts w:cstheme="minorHAnsi"/>
        </w:rPr>
        <w:t xml:space="preserve"> compared the results of LDA</w:t>
      </w:r>
      <w:r w:rsidR="00710D95" w:rsidRPr="00560BA3">
        <w:rPr>
          <w:rFonts w:cstheme="minorHAnsi"/>
        </w:rPr>
        <w:t xml:space="preserve"> on social media data,</w:t>
      </w:r>
      <w:r w:rsidR="00565485" w:rsidRPr="00560BA3">
        <w:rPr>
          <w:rFonts w:cstheme="minorHAnsi"/>
        </w:rPr>
        <w:t xml:space="preserve"> using the implementations from popular Python packages Gensim and scikit-learn, and visualizing them with pyLDAvis, a tool which graphical</w:t>
      </w:r>
      <w:r w:rsidR="002B4673" w:rsidRPr="00560BA3">
        <w:rPr>
          <w:rFonts w:cstheme="minorHAnsi"/>
        </w:rPr>
        <w:t>ly</w:t>
      </w:r>
      <w:r w:rsidR="00565485" w:rsidRPr="00560BA3">
        <w:rPr>
          <w:rFonts w:cstheme="minorHAnsi"/>
        </w:rPr>
        <w:t xml:space="preserve"> represen</w:t>
      </w:r>
      <w:r w:rsidR="002B4673" w:rsidRPr="00560BA3">
        <w:rPr>
          <w:rFonts w:cstheme="minorHAnsi"/>
        </w:rPr>
        <w:t>t</w:t>
      </w:r>
      <w:r w:rsidR="00565485" w:rsidRPr="00560BA3">
        <w:rPr>
          <w:rFonts w:cstheme="minorHAnsi"/>
        </w:rPr>
        <w:t>s</w:t>
      </w:r>
      <w:r w:rsidR="002B4673" w:rsidRPr="00560BA3">
        <w:rPr>
          <w:rFonts w:cstheme="minorHAnsi"/>
        </w:rPr>
        <w:t xml:space="preserve"> </w:t>
      </w:r>
      <w:r w:rsidR="00565485" w:rsidRPr="00560BA3">
        <w:rPr>
          <w:rFonts w:cstheme="minorHAnsi"/>
        </w:rPr>
        <w:t>topics</w:t>
      </w:r>
      <w:r w:rsidR="00F12F44" w:rsidRPr="00560BA3">
        <w:rPr>
          <w:rFonts w:cstheme="minorHAnsi"/>
        </w:rPr>
        <w:t>.</w:t>
      </w:r>
      <w:r w:rsidR="00565485" w:rsidRPr="00560BA3">
        <w:rPr>
          <w:rFonts w:cstheme="minorHAnsi"/>
        </w:rPr>
        <w:t xml:space="preserve"> </w:t>
      </w:r>
      <w:r w:rsidR="00F12F44" w:rsidRPr="00560BA3">
        <w:rPr>
          <w:rFonts w:cstheme="minorHAnsi"/>
        </w:rPr>
        <w:t>They also</w:t>
      </w:r>
      <w:r w:rsidR="00565485" w:rsidRPr="00560BA3">
        <w:rPr>
          <w:rFonts w:cstheme="minorHAnsi"/>
        </w:rPr>
        <w:t xml:space="preserve"> compute</w:t>
      </w:r>
      <w:r w:rsidR="00F12F44" w:rsidRPr="00560BA3">
        <w:rPr>
          <w:rFonts w:cstheme="minorHAnsi"/>
        </w:rPr>
        <w:t>d</w:t>
      </w:r>
      <w:r w:rsidR="00565485" w:rsidRPr="00560BA3">
        <w:rPr>
          <w:rFonts w:cstheme="minorHAnsi"/>
        </w:rPr>
        <w:t xml:space="preserve"> coherence score</w:t>
      </w:r>
      <w:r w:rsidR="00684225" w:rsidRPr="00560BA3">
        <w:rPr>
          <w:rFonts w:cstheme="minorHAnsi"/>
        </w:rPr>
        <w:t xml:space="preserve">s, </w:t>
      </w:r>
      <w:r w:rsidR="006D1E17" w:rsidRPr="00560BA3">
        <w:rPr>
          <w:rFonts w:cstheme="minorHAnsi"/>
        </w:rPr>
        <w:t xml:space="preserve">using some </w:t>
      </w:r>
      <w:r w:rsidR="00684225" w:rsidRPr="00560BA3">
        <w:rPr>
          <w:rFonts w:cstheme="minorHAnsi"/>
        </w:rPr>
        <w:t xml:space="preserve">statistical formulas </w:t>
      </w:r>
      <w:r w:rsidR="006D1E17" w:rsidRPr="00560BA3">
        <w:rPr>
          <w:rFonts w:cstheme="minorHAnsi"/>
        </w:rPr>
        <w:t>to evaluate</w:t>
      </w:r>
      <w:r w:rsidR="00684225" w:rsidRPr="00560BA3">
        <w:rPr>
          <w:rFonts w:cstheme="minorHAnsi"/>
        </w:rPr>
        <w:t xml:space="preserve"> topics</w:t>
      </w:r>
      <w:r w:rsidR="00565485" w:rsidRPr="00560BA3">
        <w:rPr>
          <w:rFonts w:cstheme="minorHAnsi"/>
        </w:rPr>
        <w:t>.</w:t>
      </w:r>
      <w:r w:rsidR="00C336F3" w:rsidRPr="00560BA3">
        <w:rPr>
          <w:rFonts w:cstheme="minorHAnsi"/>
        </w:rPr>
        <w:t xml:space="preserve"> </w:t>
      </w:r>
      <w:sdt>
        <w:sdtPr>
          <w:rPr>
            <w:rFonts w:cstheme="minorHAnsi"/>
            <w:color w:val="000000"/>
          </w:rPr>
          <w:tag w:val="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1348603115"/>
          <w:placeholder>
            <w:docPart w:val="DefaultPlaceholder_-1854013440"/>
          </w:placeholder>
        </w:sdtPr>
        <w:sdtContent>
          <w:r w:rsidR="0054762A" w:rsidRPr="0054762A">
            <w:rPr>
              <w:rFonts w:cstheme="minorHAnsi"/>
              <w:color w:val="000000"/>
            </w:rPr>
            <w:t>Röder et al. (2015)</w:t>
          </w:r>
        </w:sdtContent>
      </w:sdt>
      <w:r w:rsidR="006D1E17" w:rsidRPr="00560BA3">
        <w:rPr>
          <w:rFonts w:cstheme="minorHAnsi"/>
          <w:color w:val="000000"/>
        </w:rPr>
        <w:t xml:space="preserve"> discussed multiple coherence measurements for topic models, comparing their results with human ratings, considered the gold standard for evaluating topics.</w:t>
      </w:r>
      <w:r w:rsidR="00030144" w:rsidRPr="00560BA3">
        <w:rPr>
          <w:rFonts w:cstheme="minorHAnsi"/>
          <w:color w:val="000000"/>
        </w:rPr>
        <w:t xml:space="preserve"> They proposed a new coherence measurement, CV, which is a combination of other existing formulas and, according to </w:t>
      </w:r>
      <w:sdt>
        <w:sdtPr>
          <w:rPr>
            <w:rFonts w:cstheme="minorHAnsi"/>
            <w:color w:val="000000"/>
          </w:rPr>
          <w:tag w:val="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2070882182"/>
          <w:placeholder>
            <w:docPart w:val="DefaultPlaceholder_-1854013440"/>
          </w:placeholder>
        </w:sdtPr>
        <w:sdtContent>
          <w:r w:rsidR="0054762A" w:rsidRPr="0054762A">
            <w:rPr>
              <w:rFonts w:cstheme="minorHAnsi"/>
              <w:color w:val="000000"/>
            </w:rPr>
            <w:t>Röder et al. (2015)</w:t>
          </w:r>
        </w:sdtContent>
      </w:sdt>
      <w:r w:rsidR="00030144" w:rsidRPr="00560BA3">
        <w:rPr>
          <w:rFonts w:cstheme="minorHAnsi"/>
          <w:color w:val="000000"/>
        </w:rPr>
        <w:t>, achieves the best performance in evaluating topic models, having the strongest correlation with</w:t>
      </w:r>
      <w:r w:rsidR="00D9311E" w:rsidRPr="00560BA3">
        <w:rPr>
          <w:rFonts w:cstheme="minorHAnsi"/>
          <w:color w:val="000000"/>
        </w:rPr>
        <w:t xml:space="preserve"> the</w:t>
      </w:r>
      <w:r w:rsidR="00030144" w:rsidRPr="00560BA3">
        <w:rPr>
          <w:rFonts w:cstheme="minorHAnsi"/>
          <w:color w:val="000000"/>
        </w:rPr>
        <w:t xml:space="preserve"> human ratings.</w:t>
      </w:r>
    </w:p>
    <w:p w14:paraId="5E865BF7" w14:textId="556DAE84" w:rsidR="00D91F56" w:rsidRPr="00560BA3" w:rsidRDefault="00D91F56" w:rsidP="00D91F56">
      <w:pPr>
        <w:jc w:val="center"/>
        <w:rPr>
          <w:rFonts w:cstheme="minorHAnsi"/>
        </w:rPr>
      </w:pPr>
      <w:r w:rsidRPr="00560BA3">
        <w:rPr>
          <w:noProof/>
        </w:rPr>
        <w:drawing>
          <wp:inline distT="0" distB="0" distL="0" distR="0" wp14:anchorId="6BCCF2FD" wp14:editId="42D2C58E">
            <wp:extent cx="3726180" cy="2213415"/>
            <wp:effectExtent l="0" t="0" r="7620" b="0"/>
            <wp:docPr id="1789917127" name="Imagine 1" descr="O imagine care conține linie, Interval, diagram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17127" name="Imagine 1" descr="O imagine care conține linie, Interval, diagramă, captură de ecran&#10;&#10;Descriere generată automat"/>
                    <pic:cNvPicPr/>
                  </pic:nvPicPr>
                  <pic:blipFill>
                    <a:blip r:embed="rId22"/>
                    <a:stretch>
                      <a:fillRect/>
                    </a:stretch>
                  </pic:blipFill>
                  <pic:spPr>
                    <a:xfrm>
                      <a:off x="0" y="0"/>
                      <a:ext cx="3732910" cy="2217413"/>
                    </a:xfrm>
                    <a:prstGeom prst="rect">
                      <a:avLst/>
                    </a:prstGeom>
                  </pic:spPr>
                </pic:pic>
              </a:graphicData>
            </a:graphic>
          </wp:inline>
        </w:drawing>
      </w:r>
    </w:p>
    <w:p w14:paraId="17F1B345" w14:textId="41DDD9A4" w:rsidR="00D91F56" w:rsidRPr="00560BA3" w:rsidRDefault="00D91F56" w:rsidP="00D91F56">
      <w:pPr>
        <w:jc w:val="center"/>
        <w:rPr>
          <w:rFonts w:cstheme="minorHAnsi"/>
        </w:rPr>
      </w:pPr>
      <w:r w:rsidRPr="00560BA3">
        <w:rPr>
          <w:rFonts w:cstheme="minorHAnsi"/>
        </w:rPr>
        <w:t xml:space="preserve">Figure </w:t>
      </w:r>
      <w:bookmarkStart w:id="41" w:name="COH_SCORE_LDA"/>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7D3083">
        <w:rPr>
          <w:rFonts w:cstheme="minorHAnsi"/>
          <w:noProof/>
        </w:rPr>
        <w:t>8</w:t>
      </w:r>
      <w:r w:rsidRPr="00560BA3">
        <w:rPr>
          <w:rFonts w:cstheme="minorHAnsi"/>
        </w:rPr>
        <w:fldChar w:fldCharType="end"/>
      </w:r>
      <w:bookmarkEnd w:id="41"/>
      <w:r w:rsidR="00495FAA" w:rsidRPr="00560BA3">
        <w:rPr>
          <w:rFonts w:cstheme="minorHAnsi"/>
        </w:rPr>
        <w:t>:</w:t>
      </w:r>
      <w:r w:rsidRPr="00560BA3">
        <w:rPr>
          <w:rFonts w:cstheme="minorHAnsi"/>
        </w:rPr>
        <w:t xml:space="preserve"> Coherence score for scikit-learn LDA </w:t>
      </w:r>
      <w:sdt>
        <w:sdtPr>
          <w:rPr>
            <w:rFonts w:cstheme="minorHAnsi"/>
          </w:rPr>
          <w:tag w:val="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928497129"/>
          <w:placeholder>
            <w:docPart w:val="DefaultPlaceholder_-1854013440"/>
          </w:placeholder>
        </w:sdtPr>
        <w:sdtContent>
          <w:r w:rsidR="0054762A">
            <w:rPr>
              <w:rFonts w:eastAsia="Times New Roman"/>
            </w:rPr>
            <w:t>(Tijare &amp; Rani, 2020)</w:t>
          </w:r>
        </w:sdtContent>
      </w:sdt>
    </w:p>
    <w:p w14:paraId="0B13F4D0" w14:textId="674D36EF" w:rsidR="00D91F56" w:rsidRPr="00560BA3" w:rsidRDefault="00D91F56" w:rsidP="00D91F56">
      <w:pPr>
        <w:rPr>
          <w:rFonts w:cstheme="minorHAnsi"/>
        </w:rPr>
      </w:pPr>
      <w:r w:rsidRPr="00560BA3">
        <w:rPr>
          <w:rFonts w:cstheme="minorHAnsi"/>
        </w:rPr>
        <w:t xml:space="preserve">Figure </w:t>
      </w:r>
      <w:r w:rsidRPr="00560BA3">
        <w:rPr>
          <w:rFonts w:cstheme="minorHAnsi"/>
        </w:rPr>
        <w:fldChar w:fldCharType="begin"/>
      </w:r>
      <w:r w:rsidRPr="00560BA3">
        <w:rPr>
          <w:rFonts w:cstheme="minorHAnsi"/>
        </w:rPr>
        <w:instrText xml:space="preserve"> REF COH_SCORE_LDA \h </w:instrText>
      </w:r>
      <w:r w:rsidRPr="00560BA3">
        <w:rPr>
          <w:rFonts w:cstheme="minorHAnsi"/>
        </w:rPr>
      </w:r>
      <w:r w:rsidRPr="00560BA3">
        <w:rPr>
          <w:rFonts w:cstheme="minorHAnsi"/>
        </w:rPr>
        <w:fldChar w:fldCharType="separate"/>
      </w:r>
      <w:r w:rsidR="007D3083">
        <w:rPr>
          <w:rFonts w:cstheme="minorHAnsi"/>
          <w:noProof/>
        </w:rPr>
        <w:t>8</w:t>
      </w:r>
      <w:r w:rsidRPr="00560BA3">
        <w:rPr>
          <w:rFonts w:cstheme="minorHAnsi"/>
        </w:rPr>
        <w:fldChar w:fldCharType="end"/>
      </w:r>
      <w:r w:rsidRPr="00560BA3">
        <w:rPr>
          <w:rFonts w:cstheme="minorHAnsi"/>
        </w:rPr>
        <w:t xml:space="preserve"> shows the coherence score depending on the number of topics. Despite the </w:t>
      </w:r>
      <w:r w:rsidR="00F71212" w:rsidRPr="00560BA3">
        <w:rPr>
          <w:rFonts w:cstheme="minorHAnsi"/>
        </w:rPr>
        <w:t xml:space="preserve">score </w:t>
      </w:r>
      <w:r w:rsidRPr="00560BA3">
        <w:rPr>
          <w:rFonts w:cstheme="minorHAnsi"/>
        </w:rPr>
        <w:t xml:space="preserve">rising, </w:t>
      </w:r>
      <w:sdt>
        <w:sdtPr>
          <w:rPr>
            <w:rFonts w:cstheme="minorHAnsi"/>
          </w:rPr>
          <w:tag w:val="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112818809"/>
          <w:placeholder>
            <w:docPart w:val="DefaultPlaceholder_-1854013440"/>
          </w:placeholder>
        </w:sdtPr>
        <w:sdtContent>
          <w:r w:rsidR="0054762A">
            <w:rPr>
              <w:rFonts w:eastAsia="Times New Roman"/>
            </w:rPr>
            <w:t>Tijare &amp; Rani (2020)</w:t>
          </w:r>
        </w:sdtContent>
      </w:sdt>
      <w:r w:rsidRPr="00560BA3">
        <w:rPr>
          <w:rFonts w:cstheme="minorHAnsi"/>
        </w:rPr>
        <w:t xml:space="preserve"> </w:t>
      </w:r>
      <w:r w:rsidR="00E54BA8" w:rsidRPr="00560BA3">
        <w:rPr>
          <w:rFonts w:cstheme="minorHAnsi"/>
        </w:rPr>
        <w:t>observed</w:t>
      </w:r>
      <w:r w:rsidRPr="00560BA3">
        <w:rPr>
          <w:rFonts w:cstheme="minorHAnsi"/>
        </w:rPr>
        <w:t xml:space="preserve"> that</w:t>
      </w:r>
      <w:r w:rsidR="00F71212" w:rsidRPr="00560BA3">
        <w:rPr>
          <w:rFonts w:cstheme="minorHAnsi"/>
        </w:rPr>
        <w:t xml:space="preserve"> topics</w:t>
      </w:r>
      <w:r w:rsidR="0092717E" w:rsidRPr="00560BA3">
        <w:rPr>
          <w:rFonts w:cstheme="minorHAnsi"/>
        </w:rPr>
        <w:t xml:space="preserve"> begin to overlap</w:t>
      </w:r>
      <w:r w:rsidR="00F71212" w:rsidRPr="00560BA3">
        <w:rPr>
          <w:rFonts w:cstheme="minorHAnsi"/>
        </w:rPr>
        <w:t xml:space="preserve"> when there are more than 10 of them</w:t>
      </w:r>
      <w:r w:rsidR="0092717E" w:rsidRPr="00560BA3">
        <w:rPr>
          <w:rFonts w:cstheme="minorHAnsi"/>
        </w:rPr>
        <w:t>.</w:t>
      </w:r>
    </w:p>
    <w:p w14:paraId="2BC95759" w14:textId="2F64CE84" w:rsidR="0092717E" w:rsidRPr="00560BA3" w:rsidRDefault="002D3D05" w:rsidP="0092717E">
      <w:pPr>
        <w:jc w:val="center"/>
        <w:rPr>
          <w:rFonts w:cstheme="minorHAnsi"/>
        </w:rPr>
      </w:pPr>
      <w:r w:rsidRPr="00560BA3">
        <w:rPr>
          <w:noProof/>
        </w:rPr>
        <w:lastRenderedPageBreak/>
        <w:drawing>
          <wp:inline distT="0" distB="0" distL="0" distR="0" wp14:anchorId="4953735F" wp14:editId="3A6A20A4">
            <wp:extent cx="5733415" cy="2844800"/>
            <wp:effectExtent l="0" t="0" r="635" b="0"/>
            <wp:docPr id="2042613647" name="Imagine 1" descr="O imagine care conține captură de ecran, cerc,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13647" name="Imagine 1" descr="O imagine care conține captură de ecran, cerc, diagramă, proiectare&#10;&#10;Descriere generată automat"/>
                    <pic:cNvPicPr/>
                  </pic:nvPicPr>
                  <pic:blipFill>
                    <a:blip r:embed="rId23"/>
                    <a:stretch>
                      <a:fillRect/>
                    </a:stretch>
                  </pic:blipFill>
                  <pic:spPr>
                    <a:xfrm>
                      <a:off x="0" y="0"/>
                      <a:ext cx="5733415" cy="2844800"/>
                    </a:xfrm>
                    <a:prstGeom prst="rect">
                      <a:avLst/>
                    </a:prstGeom>
                  </pic:spPr>
                </pic:pic>
              </a:graphicData>
            </a:graphic>
          </wp:inline>
        </w:drawing>
      </w:r>
    </w:p>
    <w:p w14:paraId="79BDD687" w14:textId="1FCC028C" w:rsidR="0092717E" w:rsidRPr="00560BA3" w:rsidRDefault="0092717E" w:rsidP="0092717E">
      <w:pPr>
        <w:jc w:val="center"/>
        <w:rPr>
          <w:rFonts w:cstheme="minorHAnsi"/>
        </w:rPr>
      </w:pPr>
      <w:r w:rsidRPr="00560BA3">
        <w:rPr>
          <w:rFonts w:cstheme="minorHAnsi"/>
        </w:rPr>
        <w:t xml:space="preserve">Figure </w:t>
      </w:r>
      <w:bookmarkStart w:id="42" w:name="pyldavis"/>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7D3083">
        <w:rPr>
          <w:rFonts w:cstheme="minorHAnsi"/>
          <w:noProof/>
        </w:rPr>
        <w:t>9</w:t>
      </w:r>
      <w:r w:rsidRPr="00560BA3">
        <w:rPr>
          <w:rFonts w:cstheme="minorHAnsi"/>
        </w:rPr>
        <w:fldChar w:fldCharType="end"/>
      </w:r>
      <w:bookmarkEnd w:id="42"/>
      <w:r w:rsidR="00495FAA" w:rsidRPr="00560BA3">
        <w:rPr>
          <w:rFonts w:cstheme="minorHAnsi"/>
        </w:rPr>
        <w:t>:</w:t>
      </w:r>
      <w:r w:rsidRPr="00560BA3">
        <w:rPr>
          <w:rFonts w:cstheme="minorHAnsi"/>
        </w:rPr>
        <w:t xml:space="preserve"> pyLDAvis representation of LDA results obtained with Gensim</w:t>
      </w:r>
    </w:p>
    <w:p w14:paraId="7E4EFA2B" w14:textId="67758EB0" w:rsidR="0092717E" w:rsidRPr="00560BA3" w:rsidRDefault="0092717E" w:rsidP="0092717E">
      <w:pPr>
        <w:rPr>
          <w:rFonts w:cstheme="minorHAnsi"/>
        </w:rPr>
      </w:pPr>
      <w:r w:rsidRPr="00560BA3">
        <w:rPr>
          <w:rFonts w:cstheme="minorHAnsi"/>
        </w:rPr>
        <w:t xml:space="preserve">In figure </w:t>
      </w:r>
      <w:r w:rsidRPr="00560BA3">
        <w:rPr>
          <w:rFonts w:cstheme="minorHAnsi"/>
        </w:rPr>
        <w:fldChar w:fldCharType="begin"/>
      </w:r>
      <w:r w:rsidRPr="00560BA3">
        <w:rPr>
          <w:rFonts w:cstheme="minorHAnsi"/>
        </w:rPr>
        <w:instrText xml:space="preserve"> REF pyldavis \h </w:instrText>
      </w:r>
      <w:r w:rsidRPr="00560BA3">
        <w:rPr>
          <w:rFonts w:cstheme="minorHAnsi"/>
        </w:rPr>
      </w:r>
      <w:r w:rsidRPr="00560BA3">
        <w:rPr>
          <w:rFonts w:cstheme="minorHAnsi"/>
        </w:rPr>
        <w:fldChar w:fldCharType="separate"/>
      </w:r>
      <w:r w:rsidR="007D3083">
        <w:rPr>
          <w:rFonts w:cstheme="minorHAnsi"/>
          <w:noProof/>
        </w:rPr>
        <w:t>9</w:t>
      </w:r>
      <w:r w:rsidRPr="00560BA3">
        <w:rPr>
          <w:rFonts w:cstheme="minorHAnsi"/>
        </w:rPr>
        <w:fldChar w:fldCharType="end"/>
      </w:r>
      <w:r w:rsidRPr="00560BA3">
        <w:rPr>
          <w:rFonts w:cstheme="minorHAnsi"/>
        </w:rPr>
        <w:t>, which depicts 10 topics extracted using the Gensim implementation of LDA, topics 7, 9 and 10 slightly intersect, indicating they share common terms.</w:t>
      </w:r>
    </w:p>
    <w:p w14:paraId="226E31EF" w14:textId="179EDDC9" w:rsidR="00B702ED" w:rsidRPr="00560BA3" w:rsidRDefault="00000000" w:rsidP="000D2E9F">
      <w:sdt>
        <w:sdtPr>
          <w:rPr>
            <w:rFonts w:cstheme="minorHAnsi"/>
          </w:rPr>
          <w:tag w:val="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87124526"/>
          <w:placeholder>
            <w:docPart w:val="DefaultPlaceholder_-1854013440"/>
          </w:placeholder>
        </w:sdtPr>
        <w:sdtContent>
          <w:r w:rsidR="0054762A">
            <w:rPr>
              <w:rFonts w:eastAsia="Times New Roman"/>
            </w:rPr>
            <w:t>Tijare &amp; Rani (2020)</w:t>
          </w:r>
        </w:sdtContent>
      </w:sdt>
      <w:r w:rsidR="00067066" w:rsidRPr="00560BA3">
        <w:rPr>
          <w:rFonts w:cstheme="minorHAnsi"/>
        </w:rPr>
        <w:t xml:space="preserve"> also compared LDA with LSI and NMF, another topic modeling technique, and </w:t>
      </w:r>
      <w:r w:rsidR="00EE4D00" w:rsidRPr="00560BA3">
        <w:rPr>
          <w:rFonts w:cstheme="minorHAnsi"/>
        </w:rPr>
        <w:t>concluded</w:t>
      </w:r>
      <w:r w:rsidR="00067066" w:rsidRPr="00560BA3">
        <w:rPr>
          <w:rFonts w:cstheme="minorHAnsi"/>
        </w:rPr>
        <w:t xml:space="preserve"> that LDA </w:t>
      </w:r>
      <w:r w:rsidR="005C10E9" w:rsidRPr="00560BA3">
        <w:rPr>
          <w:rFonts w:cstheme="minorHAnsi"/>
        </w:rPr>
        <w:t xml:space="preserve">achieves better coherence scores. </w:t>
      </w:r>
      <w:r w:rsidR="00C336F3" w:rsidRPr="00560BA3">
        <w:rPr>
          <w:rFonts w:cstheme="minorHAnsi"/>
        </w:rPr>
        <w:t>The</w:t>
      </w:r>
      <w:r w:rsidR="00C3684B" w:rsidRPr="00560BA3">
        <w:t xml:space="preserve"> CV</w:t>
      </w:r>
      <w:r w:rsidR="00C336F3" w:rsidRPr="00560BA3">
        <w:t xml:space="preserve"> </w:t>
      </w:r>
      <w:r w:rsidR="00C3684B" w:rsidRPr="00560BA3">
        <w:t xml:space="preserve">score </w:t>
      </w:r>
      <w:r w:rsidR="00C336F3" w:rsidRPr="00560BA3">
        <w:t xml:space="preserve">for LDA was </w:t>
      </w:r>
      <m:oMath>
        <m:r>
          <m:rPr>
            <m:sty m:val="p"/>
          </m:rPr>
          <w:rPr>
            <w:rFonts w:ascii="Cambria Math" w:hAnsi="Cambria Math"/>
          </w:rPr>
          <m:t>0.47531674689</m:t>
        </m:r>
      </m:oMath>
      <w:r w:rsidR="00C3684B" w:rsidRPr="00560BA3">
        <w:t xml:space="preserve"> and </w:t>
      </w:r>
      <m:oMath>
        <m:r>
          <m:rPr>
            <m:sty m:val="p"/>
          </m:rPr>
          <w:rPr>
            <w:rFonts w:ascii="Cambria Math" w:hAnsi="Cambria Math"/>
          </w:rPr>
          <m:t>0.28887862599</m:t>
        </m:r>
      </m:oMath>
      <w:r w:rsidR="00C3684B" w:rsidRPr="00560BA3">
        <w:t xml:space="preserve"> for LSI</w:t>
      </w:r>
      <w:r w:rsidR="008305B3" w:rsidRPr="00560BA3">
        <w:t xml:space="preserve">. </w:t>
      </w:r>
      <w:r w:rsidR="00E92562" w:rsidRPr="00560BA3">
        <w:t>LDA has the higher score, thus the higher coherence</w:t>
      </w:r>
      <w:r w:rsidR="00C3684B" w:rsidRPr="00560BA3">
        <w:t>.</w:t>
      </w:r>
    </w:p>
    <w:p w14:paraId="5A1B4398" w14:textId="13BC8F1F" w:rsidR="00AB21EC" w:rsidRPr="00560BA3" w:rsidRDefault="00B736E9" w:rsidP="007C794F">
      <w:pPr>
        <w:pStyle w:val="Titlu2"/>
      </w:pPr>
      <w:bookmarkStart w:id="43" w:name="_Toc170063140"/>
      <w:r w:rsidRPr="00560BA3">
        <w:t>Gensim</w:t>
      </w:r>
      <w:bookmarkEnd w:id="43"/>
    </w:p>
    <w:p w14:paraId="69D1DB92" w14:textId="7BFF335D" w:rsidR="007C794F" w:rsidRPr="00560BA3" w:rsidRDefault="007C794F" w:rsidP="007C794F">
      <w:r w:rsidRPr="00560BA3">
        <w:t>Gensim is an open-source natural language processing Python library</w:t>
      </w:r>
      <w:r w:rsidRPr="00560BA3">
        <w:rPr>
          <w:rStyle w:val="Referinnotdesubsol"/>
        </w:rPr>
        <w:footnoteReference w:id="11"/>
      </w:r>
      <w:r w:rsidRPr="00560BA3">
        <w:t xml:space="preserve"> focused on topic modeling, specifically unsupervised semantic modeling methods like the ones previously discussed in this paper: Latent Semantic Indexing/Analysis and Latent Dirichlet Allocation.</w:t>
      </w:r>
      <w:r w:rsidR="004C7E0D" w:rsidRPr="00560BA3">
        <w:t xml:space="preserve"> Radim </w:t>
      </w:r>
      <w:proofErr w:type="spellStart"/>
      <w:r w:rsidR="004C7E0D" w:rsidRPr="00560BA3">
        <w:t>Řehůřek</w:t>
      </w:r>
      <w:proofErr w:type="spellEnd"/>
      <w:r w:rsidR="004C7E0D" w:rsidRPr="00560BA3">
        <w:t xml:space="preserve">, the creator of Gensim, acknowledged the </w:t>
      </w:r>
      <w:r w:rsidR="00D51287" w:rsidRPr="00560BA3">
        <w:t>lack of easy to use and efficient NLP libraries</w:t>
      </w:r>
      <w:r w:rsidR="00D51287" w:rsidRPr="00560BA3">
        <w:rPr>
          <w:rStyle w:val="Referinnotdesubsol"/>
        </w:rPr>
        <w:footnoteReference w:id="12"/>
      </w:r>
      <w:r w:rsidR="004C7E0D" w:rsidRPr="00560BA3">
        <w:t xml:space="preserve"> </w:t>
      </w:r>
      <w:r w:rsidR="00D51287" w:rsidRPr="00560BA3">
        <w:t xml:space="preserve">and committed to </w:t>
      </w:r>
      <w:r w:rsidR="003E1328" w:rsidRPr="00560BA3">
        <w:t xml:space="preserve">bridging the “gap between academia and ready-to-use software packages” </w:t>
      </w:r>
      <w:sdt>
        <w:sdtPr>
          <w:tag w:val="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
          <w:id w:val="2133969861"/>
          <w:placeholder>
            <w:docPart w:val="DefaultPlaceholder_-1854013440"/>
          </w:placeholder>
        </w:sdtPr>
        <w:sdtContent>
          <w:r w:rsidR="0054762A">
            <w:rPr>
              <w:rFonts w:eastAsia="Times New Roman"/>
            </w:rPr>
            <w:t>(</w:t>
          </w:r>
          <w:proofErr w:type="spellStart"/>
          <w:r w:rsidR="0054762A">
            <w:rPr>
              <w:rFonts w:eastAsia="Times New Roman"/>
            </w:rPr>
            <w:t>Řeh</w:t>
          </w:r>
          <w:proofErr w:type="spellEnd"/>
          <w:r w:rsidR="0054762A">
            <w:rPr>
              <w:rFonts w:eastAsia="Times New Roman"/>
            </w:rPr>
            <w:t xml:space="preserve"> </w:t>
          </w:r>
          <w:proofErr w:type="spellStart"/>
          <w:r w:rsidR="0054762A">
            <w:rPr>
              <w:rFonts w:eastAsia="Times New Roman"/>
            </w:rPr>
            <w:t>uřek</w:t>
          </w:r>
          <w:proofErr w:type="spellEnd"/>
          <w:r w:rsidR="0054762A">
            <w:rPr>
              <w:rFonts w:eastAsia="Times New Roman"/>
            </w:rPr>
            <w:t xml:space="preserve"> &amp; Sojka, 2010)</w:t>
          </w:r>
        </w:sdtContent>
      </w:sdt>
      <w:r w:rsidR="003E1328" w:rsidRPr="00560BA3">
        <w:t>.</w:t>
      </w:r>
    </w:p>
    <w:p w14:paraId="13437D94" w14:textId="60EAC754" w:rsidR="00FC3E73" w:rsidRPr="00560BA3" w:rsidRDefault="000F1D42" w:rsidP="007C794F">
      <w:r w:rsidRPr="00560BA3">
        <w:t xml:space="preserve">Gensim is based on two fundamental ideas, according to </w:t>
      </w:r>
      <w:sdt>
        <w:sdtPr>
          <w:tag w:val="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
          <w:id w:val="1395845477"/>
          <w:placeholder>
            <w:docPart w:val="DefaultPlaceholder_-1854013440"/>
          </w:placeholder>
        </w:sdtPr>
        <w:sdtContent>
          <w:proofErr w:type="spellStart"/>
          <w:r w:rsidR="0054762A">
            <w:rPr>
              <w:rFonts w:eastAsia="Times New Roman"/>
            </w:rPr>
            <w:t>Řeh</w:t>
          </w:r>
          <w:proofErr w:type="spellEnd"/>
          <w:r w:rsidR="0054762A">
            <w:rPr>
              <w:rFonts w:eastAsia="Times New Roman"/>
            </w:rPr>
            <w:t xml:space="preserve"> </w:t>
          </w:r>
          <w:proofErr w:type="spellStart"/>
          <w:r w:rsidR="0054762A">
            <w:rPr>
              <w:rFonts w:eastAsia="Times New Roman"/>
            </w:rPr>
            <w:t>uřek</w:t>
          </w:r>
          <w:proofErr w:type="spellEnd"/>
          <w:r w:rsidR="0054762A">
            <w:rPr>
              <w:rFonts w:eastAsia="Times New Roman"/>
            </w:rPr>
            <w:t xml:space="preserve"> &amp; Sojka (2010)</w:t>
          </w:r>
        </w:sdtContent>
      </w:sdt>
      <w:r w:rsidRPr="00560BA3">
        <w:t>: document streaming,</w:t>
      </w:r>
      <w:r w:rsidR="00C659E1" w:rsidRPr="00560BA3">
        <w:t xml:space="preserve"> which </w:t>
      </w:r>
      <w:r w:rsidR="00271830" w:rsidRPr="00560BA3">
        <w:t>guarantees memory independence by not storing the whole large corpus in RAM, and transformations between vector spaces</w:t>
      </w:r>
      <w:r w:rsidR="00C659E1" w:rsidRPr="00560BA3">
        <w:t xml:space="preserve">. </w:t>
      </w:r>
      <w:r w:rsidR="00FC3E73" w:rsidRPr="00560BA3">
        <w:t xml:space="preserve">Gensim relies on the Vector Space Model, the paradigm of representing documents </w:t>
      </w:r>
      <w:r w:rsidR="009C0F41" w:rsidRPr="00560BA3">
        <w:t>as vectors of features</w:t>
      </w:r>
      <w:r w:rsidR="00F7335E" w:rsidRPr="00560BA3">
        <w:t>. This model</w:t>
      </w:r>
      <w:r w:rsidR="009C0F41" w:rsidRPr="00560BA3">
        <w:t xml:space="preserve"> allows</w:t>
      </w:r>
      <w:r w:rsidR="00DA1637" w:rsidRPr="00560BA3">
        <w:t xml:space="preserve"> for</w:t>
      </w:r>
      <w:r w:rsidR="009C0F41" w:rsidRPr="00560BA3">
        <w:t xml:space="preserve"> </w:t>
      </w:r>
      <w:r w:rsidR="00E87D3F" w:rsidRPr="00560BA3">
        <w:t>easy estimati</w:t>
      </w:r>
      <w:r w:rsidR="00DA1637" w:rsidRPr="00560BA3">
        <w:t>on</w:t>
      </w:r>
      <w:r w:rsidR="009C0F41" w:rsidRPr="00560BA3">
        <w:t xml:space="preserve"> </w:t>
      </w:r>
      <w:r w:rsidR="00BA35E1" w:rsidRPr="00560BA3">
        <w:t xml:space="preserve">of </w:t>
      </w:r>
      <w:r w:rsidR="00E87D3F" w:rsidRPr="00560BA3">
        <w:t>document resemblance through cosine similarity</w:t>
      </w:r>
      <w:r w:rsidR="00271830" w:rsidRPr="00560BA3">
        <w:t xml:space="preserve"> </w:t>
      </w:r>
      <w:r w:rsidR="00F7335E" w:rsidRPr="00560BA3">
        <w:t>and facilitates</w:t>
      </w:r>
      <w:r w:rsidR="00271830" w:rsidRPr="00560BA3">
        <w:t xml:space="preserve"> </w:t>
      </w:r>
      <w:r w:rsidR="002E2A92" w:rsidRPr="00560BA3">
        <w:t>the transformation</w:t>
      </w:r>
      <w:r w:rsidR="008D4B1F" w:rsidRPr="00560BA3">
        <w:t xml:space="preserve"> of documents from </w:t>
      </w:r>
      <w:r w:rsidR="0081685B" w:rsidRPr="00560BA3">
        <w:t>one</w:t>
      </w:r>
      <w:r w:rsidR="008D4B1F" w:rsidRPr="00560BA3">
        <w:t xml:space="preserve"> </w:t>
      </w:r>
      <w:r w:rsidR="00EA269B" w:rsidRPr="00560BA3">
        <w:t xml:space="preserve">model </w:t>
      </w:r>
      <w:r w:rsidR="008D4B1F" w:rsidRPr="00560BA3">
        <w:t>representation to another (</w:t>
      </w:r>
      <w:r w:rsidR="00F7335E" w:rsidRPr="00560BA3">
        <w:t>for instance from</w:t>
      </w:r>
      <w:r w:rsidR="00EA269B" w:rsidRPr="00560BA3">
        <w:t xml:space="preserve"> </w:t>
      </w:r>
      <w:r w:rsidR="008D4B1F" w:rsidRPr="00560BA3">
        <w:t>TF-IDF to</w:t>
      </w:r>
      <w:r w:rsidR="00F7335E" w:rsidRPr="00560BA3">
        <w:t xml:space="preserve"> </w:t>
      </w:r>
      <w:r w:rsidR="008D4B1F" w:rsidRPr="00560BA3">
        <w:t>LSA) by performing a vector space translation.</w:t>
      </w:r>
    </w:p>
    <w:p w14:paraId="282D2261" w14:textId="2A73B076" w:rsidR="002E2A92" w:rsidRPr="00560BA3" w:rsidRDefault="00B273FA" w:rsidP="007C794F">
      <w:r>
        <w:lastRenderedPageBreak/>
        <w:t>For our experiment,</w:t>
      </w:r>
      <w:r w:rsidRPr="00560BA3">
        <w:t xml:space="preserve"> </w:t>
      </w:r>
      <w:r w:rsidR="00E035AA" w:rsidRPr="00560BA3">
        <w:t xml:space="preserve">the </w:t>
      </w:r>
      <w:proofErr w:type="spellStart"/>
      <w:r w:rsidR="00E035AA" w:rsidRPr="00560BA3">
        <w:t>LdaMulticore</w:t>
      </w:r>
      <w:proofErr w:type="spellEnd"/>
      <w:r w:rsidR="00E035AA" w:rsidRPr="00560BA3">
        <w:t xml:space="preserve"> model from Gensim</w:t>
      </w:r>
      <w:r>
        <w:t xml:space="preserve"> was used for training LDA. It is</w:t>
      </w:r>
      <w:r w:rsidR="00E035AA" w:rsidRPr="00560BA3">
        <w:t xml:space="preserve"> a parallelized version of the LDA algorithm, capable of significantly reducing the training time</w:t>
      </w:r>
      <w:r w:rsidR="00E035AA" w:rsidRPr="00560BA3">
        <w:rPr>
          <w:rStyle w:val="Referinnotdesubsol"/>
        </w:rPr>
        <w:footnoteReference w:id="13"/>
      </w:r>
      <w:r w:rsidR="00E035AA" w:rsidRPr="00560BA3">
        <w:t>:</w:t>
      </w:r>
    </w:p>
    <w:p w14:paraId="3F598D57" w14:textId="454A3134" w:rsidR="00E74B68" w:rsidRPr="00560BA3" w:rsidRDefault="00E74B68" w:rsidP="00E74B68">
      <w:pPr>
        <w:jc w:val="center"/>
      </w:pPr>
      <w:r w:rsidRPr="00560BA3">
        <w:t xml:space="preserve">Table </w:t>
      </w:r>
      <w:bookmarkStart w:id="44" w:name="lda_table"/>
      <w:r w:rsidRPr="00560BA3">
        <w:fldChar w:fldCharType="begin"/>
      </w:r>
      <w:r w:rsidRPr="00560BA3">
        <w:instrText xml:space="preserve"> SEQ TBL \* MERGEFORMAT </w:instrText>
      </w:r>
      <w:r w:rsidRPr="00560BA3">
        <w:fldChar w:fldCharType="separate"/>
      </w:r>
      <w:r w:rsidR="007D3083">
        <w:rPr>
          <w:noProof/>
        </w:rPr>
        <w:t>2</w:t>
      </w:r>
      <w:r w:rsidRPr="00560BA3">
        <w:fldChar w:fldCharType="end"/>
      </w:r>
      <w:bookmarkEnd w:id="44"/>
      <w:r w:rsidRPr="00560BA3">
        <w:t xml:space="preserve">: </w:t>
      </w:r>
      <w:proofErr w:type="spellStart"/>
      <w:r w:rsidRPr="00560BA3">
        <w:t>LdaMulticore</w:t>
      </w:r>
      <w:proofErr w:type="spellEnd"/>
      <w:r w:rsidRPr="00560BA3">
        <w:t xml:space="preserve"> and </w:t>
      </w:r>
      <w:proofErr w:type="spellStart"/>
      <w:r w:rsidRPr="00560BA3">
        <w:t>LdaModel</w:t>
      </w:r>
      <w:proofErr w:type="spellEnd"/>
      <w:r w:rsidRPr="00560BA3">
        <w:t xml:space="preserve"> training time</w:t>
      </w:r>
    </w:p>
    <w:tbl>
      <w:tblPr>
        <w:tblStyle w:val="Tabelprimar2"/>
        <w:tblW w:w="0" w:type="auto"/>
        <w:jc w:val="center"/>
        <w:tblLook w:val="04A0" w:firstRow="1" w:lastRow="0" w:firstColumn="1" w:lastColumn="0" w:noHBand="0" w:noVBand="1"/>
      </w:tblPr>
      <w:tblGrid>
        <w:gridCol w:w="4509"/>
        <w:gridCol w:w="4510"/>
      </w:tblGrid>
      <w:tr w:rsidR="00E035AA" w:rsidRPr="00560BA3" w14:paraId="74CD0DD2" w14:textId="77777777" w:rsidTr="00E74B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50114EEB" w14:textId="5019D24F" w:rsidR="00E035AA" w:rsidRPr="00560BA3" w:rsidRDefault="00E035AA" w:rsidP="00E035AA">
            <w:pPr>
              <w:jc w:val="center"/>
              <w:rPr>
                <w:sz w:val="18"/>
                <w:szCs w:val="18"/>
              </w:rPr>
            </w:pPr>
            <w:r w:rsidRPr="00560BA3">
              <w:rPr>
                <w:sz w:val="18"/>
                <w:szCs w:val="18"/>
              </w:rPr>
              <w:t>Algorithm</w:t>
            </w:r>
          </w:p>
        </w:tc>
        <w:tc>
          <w:tcPr>
            <w:tcW w:w="4510" w:type="dxa"/>
          </w:tcPr>
          <w:p w14:paraId="430D6AF5" w14:textId="40B45B5C" w:rsidR="00E035AA" w:rsidRPr="00560BA3" w:rsidRDefault="00E035AA" w:rsidP="00E035AA">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Training time</w:t>
            </w:r>
          </w:p>
        </w:tc>
      </w:tr>
      <w:tr w:rsidR="00E035AA" w:rsidRPr="00560BA3" w14:paraId="1FF93C2E"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799822CD" w14:textId="456CBA88" w:rsidR="00E035AA" w:rsidRPr="00560BA3" w:rsidRDefault="00E035AA" w:rsidP="00E035AA">
            <w:pPr>
              <w:jc w:val="center"/>
              <w:rPr>
                <w:b w:val="0"/>
                <w:bCs w:val="0"/>
                <w:sz w:val="18"/>
                <w:szCs w:val="18"/>
              </w:rPr>
            </w:pPr>
            <w:proofErr w:type="spellStart"/>
            <w:r w:rsidRPr="00560BA3">
              <w:rPr>
                <w:b w:val="0"/>
                <w:bCs w:val="0"/>
                <w:sz w:val="18"/>
                <w:szCs w:val="18"/>
              </w:rPr>
              <w:t>LdaMulticore</w:t>
            </w:r>
            <w:proofErr w:type="spellEnd"/>
            <w:r w:rsidRPr="00560BA3">
              <w:rPr>
                <w:b w:val="0"/>
                <w:bCs w:val="0"/>
                <w:sz w:val="18"/>
                <w:szCs w:val="18"/>
              </w:rPr>
              <w:t>(workers=1)</w:t>
            </w:r>
          </w:p>
        </w:tc>
        <w:tc>
          <w:tcPr>
            <w:tcW w:w="4510" w:type="dxa"/>
          </w:tcPr>
          <w:p w14:paraId="5C7C19DE" w14:textId="4C1B8563" w:rsidR="00E035AA" w:rsidRPr="00560BA3" w:rsidRDefault="00E035AA" w:rsidP="00E035AA">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2h30m</w:t>
            </w:r>
          </w:p>
        </w:tc>
      </w:tr>
      <w:tr w:rsidR="00E035AA" w:rsidRPr="00560BA3" w14:paraId="70E03C8F"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7868515" w14:textId="706C9DC0" w:rsidR="00E035AA" w:rsidRPr="00560BA3" w:rsidRDefault="00E035AA" w:rsidP="00E035AA">
            <w:pPr>
              <w:jc w:val="center"/>
              <w:rPr>
                <w:b w:val="0"/>
                <w:bCs w:val="0"/>
                <w:sz w:val="18"/>
                <w:szCs w:val="18"/>
              </w:rPr>
            </w:pPr>
            <w:proofErr w:type="spellStart"/>
            <w:r w:rsidRPr="00560BA3">
              <w:rPr>
                <w:b w:val="0"/>
                <w:bCs w:val="0"/>
                <w:sz w:val="18"/>
                <w:szCs w:val="18"/>
              </w:rPr>
              <w:t>LdaMulticore</w:t>
            </w:r>
            <w:proofErr w:type="spellEnd"/>
            <w:r w:rsidRPr="00560BA3">
              <w:rPr>
                <w:b w:val="0"/>
                <w:bCs w:val="0"/>
                <w:sz w:val="18"/>
                <w:szCs w:val="18"/>
              </w:rPr>
              <w:t>(workers=2)</w:t>
            </w:r>
          </w:p>
        </w:tc>
        <w:tc>
          <w:tcPr>
            <w:tcW w:w="4510" w:type="dxa"/>
          </w:tcPr>
          <w:p w14:paraId="3EAC3E56" w14:textId="4AA548E5" w:rsidR="00E035AA" w:rsidRPr="00560BA3" w:rsidRDefault="00E035AA" w:rsidP="00E035AA">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1h24m</w:t>
            </w:r>
          </w:p>
        </w:tc>
      </w:tr>
      <w:tr w:rsidR="00E74B68" w:rsidRPr="00560BA3" w14:paraId="6659913D"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6580398D" w14:textId="57E4CF08" w:rsidR="00E74B68" w:rsidRPr="00560BA3" w:rsidRDefault="00E74B68" w:rsidP="00E74B68">
            <w:pPr>
              <w:jc w:val="center"/>
              <w:rPr>
                <w:b w:val="0"/>
                <w:bCs w:val="0"/>
                <w:sz w:val="18"/>
                <w:szCs w:val="18"/>
              </w:rPr>
            </w:pPr>
            <w:proofErr w:type="spellStart"/>
            <w:r w:rsidRPr="00560BA3">
              <w:rPr>
                <w:b w:val="0"/>
                <w:bCs w:val="0"/>
                <w:sz w:val="18"/>
                <w:szCs w:val="18"/>
              </w:rPr>
              <w:t>LdaMulticore</w:t>
            </w:r>
            <w:proofErr w:type="spellEnd"/>
            <w:r w:rsidRPr="00560BA3">
              <w:rPr>
                <w:b w:val="0"/>
                <w:bCs w:val="0"/>
                <w:sz w:val="18"/>
                <w:szCs w:val="18"/>
              </w:rPr>
              <w:t>(workers=3)</w:t>
            </w:r>
          </w:p>
        </w:tc>
        <w:tc>
          <w:tcPr>
            <w:tcW w:w="4510" w:type="dxa"/>
          </w:tcPr>
          <w:p w14:paraId="032CBCF4" w14:textId="5423B6B8" w:rsidR="00E74B68" w:rsidRPr="00560BA3"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1h6m</w:t>
            </w:r>
          </w:p>
        </w:tc>
      </w:tr>
      <w:tr w:rsidR="00E74B68" w:rsidRPr="00560BA3" w14:paraId="3429A787"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1525BEA3" w14:textId="6CF93A60" w:rsidR="00E74B68" w:rsidRPr="00560BA3" w:rsidRDefault="00E74B68" w:rsidP="00E74B68">
            <w:pPr>
              <w:jc w:val="center"/>
              <w:rPr>
                <w:b w:val="0"/>
                <w:bCs w:val="0"/>
                <w:sz w:val="18"/>
                <w:szCs w:val="18"/>
              </w:rPr>
            </w:pPr>
            <w:r w:rsidRPr="00560BA3">
              <w:rPr>
                <w:b w:val="0"/>
                <w:bCs w:val="0"/>
                <w:sz w:val="18"/>
                <w:szCs w:val="18"/>
              </w:rPr>
              <w:t xml:space="preserve">old </w:t>
            </w:r>
            <w:proofErr w:type="spellStart"/>
            <w:proofErr w:type="gramStart"/>
            <w:r w:rsidRPr="00560BA3">
              <w:rPr>
                <w:b w:val="0"/>
                <w:bCs w:val="0"/>
                <w:sz w:val="18"/>
                <w:szCs w:val="18"/>
              </w:rPr>
              <w:t>LdaModel</w:t>
            </w:r>
            <w:proofErr w:type="spellEnd"/>
            <w:r w:rsidRPr="00560BA3">
              <w:rPr>
                <w:b w:val="0"/>
                <w:bCs w:val="0"/>
                <w:sz w:val="18"/>
                <w:szCs w:val="18"/>
              </w:rPr>
              <w:t>(</w:t>
            </w:r>
            <w:proofErr w:type="gramEnd"/>
            <w:r w:rsidRPr="00560BA3">
              <w:rPr>
                <w:b w:val="0"/>
                <w:bCs w:val="0"/>
                <w:sz w:val="18"/>
                <w:szCs w:val="18"/>
              </w:rPr>
              <w:t>)</w:t>
            </w:r>
          </w:p>
        </w:tc>
        <w:tc>
          <w:tcPr>
            <w:tcW w:w="4510" w:type="dxa"/>
          </w:tcPr>
          <w:p w14:paraId="640F25CA" w14:textId="1E0E36C6" w:rsidR="00E74B68" w:rsidRPr="00560BA3" w:rsidRDefault="00E74B68" w:rsidP="00E74B68">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3h44m</w:t>
            </w:r>
          </w:p>
        </w:tc>
      </w:tr>
      <w:tr w:rsidR="00E74B68" w:rsidRPr="00560BA3" w14:paraId="605A03C6"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D0CA429" w14:textId="3730C086" w:rsidR="00E74B68" w:rsidRPr="00560BA3" w:rsidRDefault="00E74B68" w:rsidP="00E74B68">
            <w:pPr>
              <w:jc w:val="center"/>
              <w:rPr>
                <w:b w:val="0"/>
                <w:bCs w:val="0"/>
                <w:sz w:val="18"/>
                <w:szCs w:val="18"/>
              </w:rPr>
            </w:pPr>
            <w:r w:rsidRPr="00560BA3">
              <w:rPr>
                <w:b w:val="0"/>
                <w:bCs w:val="0"/>
                <w:sz w:val="18"/>
                <w:szCs w:val="18"/>
              </w:rPr>
              <w:t>iterating over the corpus</w:t>
            </w:r>
          </w:p>
        </w:tc>
        <w:tc>
          <w:tcPr>
            <w:tcW w:w="4510" w:type="dxa"/>
          </w:tcPr>
          <w:p w14:paraId="290282A0" w14:textId="27FD5119" w:rsidR="00E74B68" w:rsidRPr="00560BA3"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20m</w:t>
            </w:r>
          </w:p>
        </w:tc>
      </w:tr>
    </w:tbl>
    <w:p w14:paraId="0C85327C" w14:textId="77777777" w:rsidR="00E035AA" w:rsidRPr="00560BA3" w:rsidRDefault="00E035AA" w:rsidP="007C794F"/>
    <w:p w14:paraId="4E92BC2B" w14:textId="2E1BDF47" w:rsidR="00A42F48" w:rsidRPr="00A42F48" w:rsidRDefault="00891D85" w:rsidP="00A42F48">
      <w:r w:rsidRPr="00560BA3">
        <w:t xml:space="preserve">Table </w:t>
      </w:r>
      <w:r w:rsidRPr="00560BA3">
        <w:fldChar w:fldCharType="begin"/>
      </w:r>
      <w:r w:rsidRPr="00560BA3">
        <w:instrText xml:space="preserve"> REF lda_table \h </w:instrText>
      </w:r>
      <w:r w:rsidRPr="00560BA3">
        <w:fldChar w:fldCharType="separate"/>
      </w:r>
      <w:r w:rsidR="007D3083">
        <w:rPr>
          <w:noProof/>
        </w:rPr>
        <w:t>2</w:t>
      </w:r>
      <w:r w:rsidRPr="00560BA3">
        <w:fldChar w:fldCharType="end"/>
      </w:r>
      <w:r w:rsidRPr="00560BA3">
        <w:t xml:space="preserve">, taken from the Gensim documentation, shows the duration of training </w:t>
      </w:r>
      <w:proofErr w:type="spellStart"/>
      <w:r w:rsidRPr="00560BA3">
        <w:t>LdaMulticore</w:t>
      </w:r>
      <w:proofErr w:type="spellEnd"/>
      <w:r w:rsidRPr="00560BA3">
        <w:t xml:space="preserve"> and the old </w:t>
      </w:r>
      <w:proofErr w:type="spellStart"/>
      <w:r w:rsidRPr="00560BA3">
        <w:t>LdaModel</w:t>
      </w:r>
      <w:proofErr w:type="spellEnd"/>
      <w:r w:rsidRPr="00560BA3">
        <w:t xml:space="preserve"> on all the English articles from Wikipedia, measured on a</w:t>
      </w:r>
      <w:r w:rsidR="00C06378" w:rsidRPr="00560BA3">
        <w:t>n</w:t>
      </w:r>
      <w:r w:rsidRPr="00560BA3">
        <w:t xml:space="preserve"> i7 server</w:t>
      </w:r>
      <w:r w:rsidR="00C06378" w:rsidRPr="00560BA3">
        <w:t xml:space="preserve"> with 4 physical cores</w:t>
      </w:r>
      <w:r w:rsidRPr="00560BA3">
        <w:t xml:space="preserve">. </w:t>
      </w:r>
      <w:r w:rsidR="00560E2C" w:rsidRPr="00560BA3">
        <w:t xml:space="preserve">After deducting the 20 minutes spent iterating over the </w:t>
      </w:r>
      <w:r w:rsidR="00307123" w:rsidRPr="00560BA3">
        <w:t>documents</w:t>
      </w:r>
      <w:r w:rsidR="00560E2C" w:rsidRPr="00560BA3">
        <w:t xml:space="preserve">, it can be concluded that </w:t>
      </w:r>
      <w:proofErr w:type="spellStart"/>
      <w:r w:rsidR="00560E2C" w:rsidRPr="00560BA3">
        <w:t>LdaMulticore</w:t>
      </w:r>
      <w:proofErr w:type="spellEnd"/>
      <w:r w:rsidR="00560E2C" w:rsidRPr="00560BA3">
        <w:t xml:space="preserve">, even when it runs on a single thread, is almost 3 times faster than the basic </w:t>
      </w:r>
      <w:proofErr w:type="spellStart"/>
      <w:r w:rsidR="00560E2C" w:rsidRPr="00560BA3">
        <w:t>LdaModel</w:t>
      </w:r>
      <w:proofErr w:type="spellEnd"/>
      <w:r w:rsidR="00560E2C" w:rsidRPr="00560BA3">
        <w:t xml:space="preserve">, </w:t>
      </w:r>
      <w:r w:rsidR="004D126A" w:rsidRPr="00560BA3">
        <w:t>while with 2 workers</w:t>
      </w:r>
      <w:r w:rsidR="00BB685B" w:rsidRPr="00560BA3">
        <w:t xml:space="preserve"> it achieves a speed-up equal to 6</w:t>
      </w:r>
      <w:r w:rsidR="004D126A" w:rsidRPr="00560BA3">
        <w:t xml:space="preserve"> </w:t>
      </w:r>
      <w:r w:rsidR="00BB685B" w:rsidRPr="00560BA3">
        <w:t>a</w:t>
      </w:r>
      <w:r w:rsidR="004D126A" w:rsidRPr="00560BA3">
        <w:t xml:space="preserve">nd with 3 cores </w:t>
      </w:r>
      <w:r w:rsidR="00BB685B" w:rsidRPr="00560BA3">
        <w:t>the speed-up reaches</w:t>
      </w:r>
      <w:r w:rsidR="004D126A" w:rsidRPr="00560BA3">
        <w:t xml:space="preserve"> 8.35.</w:t>
      </w:r>
      <w:r w:rsidR="00A42F48">
        <w:rPr>
          <w:caps/>
        </w:rPr>
        <w:br w:type="page"/>
      </w:r>
    </w:p>
    <w:p w14:paraId="542EBB6D" w14:textId="6EF52B80" w:rsidR="003957E4" w:rsidRPr="00560BA3" w:rsidRDefault="0069705C" w:rsidP="0053404B">
      <w:pPr>
        <w:pStyle w:val="Titlu1"/>
      </w:pPr>
      <w:bookmarkStart w:id="45" w:name="_Ref169986614"/>
      <w:bookmarkStart w:id="46" w:name="_Toc170063141"/>
      <w:r>
        <w:rPr>
          <w:caps w:val="0"/>
        </w:rPr>
        <w:lastRenderedPageBreak/>
        <w:t>SOLUTION</w:t>
      </w:r>
      <w:bookmarkEnd w:id="45"/>
      <w:bookmarkEnd w:id="46"/>
    </w:p>
    <w:p w14:paraId="7155B706" w14:textId="00A12A3D" w:rsidR="00284850" w:rsidRPr="00560BA3" w:rsidRDefault="000A19FA" w:rsidP="00886E46">
      <w:r w:rsidRPr="00560BA3">
        <w:t xml:space="preserve">The </w:t>
      </w:r>
      <w:r w:rsidR="009B7F3A" w:rsidRPr="00560BA3">
        <w:t xml:space="preserve">proposed solution </w:t>
      </w:r>
      <w:r w:rsidR="00A55412" w:rsidRPr="00560BA3">
        <w:t>integrates</w:t>
      </w:r>
      <w:r w:rsidR="009B7F3A" w:rsidRPr="00560BA3">
        <w:t xml:space="preserve"> a variety of natural language processing techniques and </w:t>
      </w:r>
      <w:r w:rsidR="00BD6B3E" w:rsidRPr="00560BA3">
        <w:t>tools</w:t>
      </w:r>
      <w:r w:rsidR="009B7F3A" w:rsidRPr="00560BA3">
        <w:t xml:space="preserve"> that </w:t>
      </w:r>
      <w:r w:rsidR="00BD6B3E" w:rsidRPr="00560BA3">
        <w:t xml:space="preserve">include statistical, probabilistic and machine learning methods, both supervised and unsupervised. </w:t>
      </w:r>
      <w:r w:rsidR="00C65400" w:rsidRPr="00560BA3">
        <w:t>Together</w:t>
      </w:r>
      <w:r w:rsidR="00BD6B3E" w:rsidRPr="00560BA3">
        <w:t xml:space="preserve">, along with a </w:t>
      </w:r>
      <w:r w:rsidR="00674DCD" w:rsidRPr="00560BA3">
        <w:t xml:space="preserve">carefully </w:t>
      </w:r>
      <w:r w:rsidR="00287D2C" w:rsidRPr="00560BA3">
        <w:t>thought-out</w:t>
      </w:r>
      <w:r w:rsidR="00674DCD" w:rsidRPr="00560BA3">
        <w:t xml:space="preserve"> preprocessing</w:t>
      </w:r>
      <w:r w:rsidR="00287D2C" w:rsidRPr="00560BA3">
        <w:t>,</w:t>
      </w:r>
      <w:r w:rsidR="00674DCD" w:rsidRPr="00560BA3">
        <w:t xml:space="preserve"> </w:t>
      </w:r>
      <w:r w:rsidR="00287D2C" w:rsidRPr="00560BA3">
        <w:t>tailored to the specific NLP tools employed and</w:t>
      </w:r>
      <w:r w:rsidR="00674DCD" w:rsidRPr="00560BA3">
        <w:t xml:space="preserve"> the collection of data to be processed</w:t>
      </w:r>
      <w:r w:rsidR="00287D2C" w:rsidRPr="00560BA3">
        <w:t xml:space="preserve">, they form an effective system, capable of </w:t>
      </w:r>
      <w:r w:rsidR="00284850" w:rsidRPr="00560BA3">
        <w:t>dis</w:t>
      </w:r>
      <w:r w:rsidR="00287D2C" w:rsidRPr="00560BA3">
        <w:t xml:space="preserve">covering themes from researchers’ abstracts. </w:t>
      </w:r>
      <w:r w:rsidR="00284850" w:rsidRPr="00560BA3">
        <w:t xml:space="preserve">I implemented two different methods to achieve this: keyword extraction with YAKE and topic modeling using LDA, two approaches that complement each other and manage to extract meaningful words that reveal the sphere of </w:t>
      </w:r>
      <w:r w:rsidR="00F40468" w:rsidRPr="00560BA3">
        <w:t>specialization</w:t>
      </w:r>
      <w:r w:rsidR="00284850" w:rsidRPr="00560BA3">
        <w:t xml:space="preserve"> for any </w:t>
      </w:r>
      <w:r w:rsidR="00FE2EEA" w:rsidRPr="00560BA3">
        <w:t>author.</w:t>
      </w:r>
    </w:p>
    <w:p w14:paraId="7B6C7F1E" w14:textId="16172BAB" w:rsidR="00F56264" w:rsidRPr="00560BA3" w:rsidRDefault="00F56264" w:rsidP="00886E46">
      <w:r w:rsidRPr="00560BA3">
        <w:t xml:space="preserve">I chose to develop my solution using the Python programming language, the most suitable for natural language processing applications for its speed, versatility and collection of the most powerful NLP libraries, </w:t>
      </w:r>
      <w:r w:rsidR="00512E00" w:rsidRPr="00560BA3">
        <w:t xml:space="preserve">as </w:t>
      </w:r>
      <w:r w:rsidRPr="00560BA3">
        <w:t>described in chapter</w:t>
      </w:r>
      <w:r w:rsidR="005F036A">
        <w:t xml:space="preserve"> </w:t>
      </w:r>
      <w:r w:rsidR="005F036A">
        <w:fldChar w:fldCharType="begin"/>
      </w:r>
      <w:r w:rsidR="005F036A">
        <w:instrText xml:space="preserve"> REF _Ref169971293 \r \h </w:instrText>
      </w:r>
      <w:r w:rsidR="005F036A">
        <w:fldChar w:fldCharType="separate"/>
      </w:r>
      <w:r w:rsidR="007D3083">
        <w:t>2</w:t>
      </w:r>
      <w:r w:rsidR="005F036A">
        <w:fldChar w:fldCharType="end"/>
      </w:r>
      <w:r w:rsidRPr="00560BA3">
        <w:t>.</w:t>
      </w:r>
    </w:p>
    <w:p w14:paraId="52009432" w14:textId="6575577C" w:rsidR="00886E46" w:rsidRPr="00560BA3" w:rsidRDefault="00287D2C" w:rsidP="00886E46">
      <w:r w:rsidRPr="00560BA3">
        <w:t xml:space="preserve">In the current chapter, I will </w:t>
      </w:r>
      <w:r w:rsidR="00AE2F36" w:rsidRPr="00560BA3">
        <w:t xml:space="preserve">outline the </w:t>
      </w:r>
      <w:r w:rsidR="00D515D2" w:rsidRPr="00560BA3">
        <w:t>architecture</w:t>
      </w:r>
      <w:r w:rsidR="00A55412" w:rsidRPr="00560BA3">
        <w:t xml:space="preserve"> of my solution, which includes three main steps</w:t>
      </w:r>
      <w:r w:rsidR="00F73E1F" w:rsidRPr="00560BA3">
        <w:t xml:space="preserve"> for obtaining the keywords </w:t>
      </w:r>
      <w:r w:rsidR="00D515D2" w:rsidRPr="00560BA3">
        <w:t>from a researcher’s abstract</w:t>
      </w:r>
      <w:r w:rsidR="00AF24FE" w:rsidRPr="00560BA3">
        <w:t>s</w:t>
      </w:r>
      <w:r w:rsidR="00A55412" w:rsidRPr="00560BA3">
        <w:t xml:space="preserve">: </w:t>
      </w:r>
      <w:r w:rsidR="00F73E1F" w:rsidRPr="00560BA3">
        <w:t xml:space="preserve">cleaning up the abstract </w:t>
      </w:r>
      <w:r w:rsidR="00D515D2" w:rsidRPr="00560BA3">
        <w:t>collection</w:t>
      </w:r>
      <w:r w:rsidR="00F73E1F" w:rsidRPr="00560BA3">
        <w:t>, extracting keywords with YAKE, which contains a</w:t>
      </w:r>
      <w:r w:rsidR="00D515D2" w:rsidRPr="00560BA3">
        <w:t xml:space="preserve">nother preprocessing step at the abstract level, and extracting </w:t>
      </w:r>
      <w:r w:rsidR="00203C91" w:rsidRPr="00560BA3">
        <w:t>significant words</w:t>
      </w:r>
      <w:r w:rsidR="00D515D2" w:rsidRPr="00560BA3">
        <w:t xml:space="preserve"> with LDA, which also integrates </w:t>
      </w:r>
      <w:r w:rsidR="006E1272" w:rsidRPr="00560BA3">
        <w:t>a</w:t>
      </w:r>
      <w:r w:rsidR="00D515D2" w:rsidRPr="00560BA3">
        <w:t xml:space="preserve"> </w:t>
      </w:r>
      <w:r w:rsidR="00774B26" w:rsidRPr="00560BA3">
        <w:t>clean-up</w:t>
      </w:r>
      <w:r w:rsidR="00D515D2" w:rsidRPr="00560BA3">
        <w:t xml:space="preserve"> stage.</w:t>
      </w:r>
    </w:p>
    <w:p w14:paraId="520E41B2" w14:textId="79D9C3B4" w:rsidR="00AE5D3C" w:rsidRPr="00560BA3" w:rsidRDefault="0097058C" w:rsidP="00AE5D3C">
      <w:pPr>
        <w:pStyle w:val="Titlu2"/>
      </w:pPr>
      <w:bookmarkStart w:id="47" w:name="_Ref169526518"/>
      <w:bookmarkStart w:id="48" w:name="_Toc170063142"/>
      <w:r w:rsidRPr="00560BA3">
        <w:t xml:space="preserve">Filtering the </w:t>
      </w:r>
      <w:r w:rsidR="00DD5A64">
        <w:t>A</w:t>
      </w:r>
      <w:r w:rsidR="00DD5A64" w:rsidRPr="00560BA3">
        <w:t xml:space="preserve">bstract </w:t>
      </w:r>
      <w:bookmarkEnd w:id="47"/>
      <w:r w:rsidR="00DD5A64">
        <w:t>L</w:t>
      </w:r>
      <w:r w:rsidR="00DD5A64" w:rsidRPr="00560BA3">
        <w:t>ist</w:t>
      </w:r>
      <w:bookmarkEnd w:id="48"/>
    </w:p>
    <w:p w14:paraId="566CA0AC" w14:textId="16479034" w:rsidR="00203C91" w:rsidRPr="00560BA3" w:rsidRDefault="00203C91" w:rsidP="00203C91">
      <w:r w:rsidRPr="00560BA3">
        <w:t xml:space="preserve">Before preprocessing the abstracts and extracting themes from them, it is important to remove the texts that do not contain any </w:t>
      </w:r>
      <w:r w:rsidR="00984358" w:rsidRPr="00560BA3">
        <w:t>useful information</w:t>
      </w:r>
      <w:r w:rsidRPr="00560BA3">
        <w:t xml:space="preserve">, </w:t>
      </w:r>
      <w:r w:rsidR="003B59FB" w:rsidRPr="00560BA3">
        <w:t>to prevent them from negatively impacting the results and to reduce the unnecessary use of memory and computational resources.</w:t>
      </w:r>
    </w:p>
    <w:p w14:paraId="78FA8F5B" w14:textId="573C09B4" w:rsidR="009B57A3" w:rsidRPr="00560BA3" w:rsidRDefault="00F56264" w:rsidP="00203C91">
      <w:r w:rsidRPr="00560BA3">
        <w:t xml:space="preserve">During this step, the program </w:t>
      </w:r>
      <w:r w:rsidR="00B63357" w:rsidRPr="00560BA3">
        <w:t>takes an author’s list of abstracts, extracted from the research platform, and first filters out the</w:t>
      </w:r>
      <w:r w:rsidR="009B57A3" w:rsidRPr="00560BA3">
        <w:t xml:space="preserve"> empty abstracts or the abstracts that are not composed of words. Among the top 20 authors on the platform, with the most publications, there were 3416 abstracts extracted from the database that were either null or did not contain any </w:t>
      </w:r>
      <w:r w:rsidR="0080198F" w:rsidRPr="00560BA3">
        <w:t>alphabetic</w:t>
      </w:r>
      <w:r w:rsidR="00D83C34" w:rsidRPr="00560BA3">
        <w:t xml:space="preserve"> characters</w:t>
      </w:r>
      <w:r w:rsidR="009B57A3" w:rsidRPr="00560BA3">
        <w:t>.</w:t>
      </w:r>
    </w:p>
    <w:p w14:paraId="5CA4E2BE" w14:textId="6C1D5C06" w:rsidR="00F56264" w:rsidRPr="00560BA3" w:rsidRDefault="00A17B87" w:rsidP="00203C91">
      <w:r w:rsidRPr="00560BA3">
        <w:t>From the non-empty texts that contain letters from the English alphabet, abstracts</w:t>
      </w:r>
      <w:r w:rsidR="00B63357" w:rsidRPr="00560BA3">
        <w:t xml:space="preserve"> that are not written in English</w:t>
      </w:r>
      <w:r w:rsidRPr="00560BA3">
        <w:t xml:space="preserve"> are removed</w:t>
      </w:r>
      <w:r w:rsidR="00B63357" w:rsidRPr="00560BA3">
        <w:t>, using the fastText library</w:t>
      </w:r>
      <w:r w:rsidR="00595314" w:rsidRPr="00560BA3">
        <w:t xml:space="preserve"> for language prediction</w:t>
      </w:r>
      <w:r w:rsidR="00B63357" w:rsidRPr="00560BA3">
        <w:t>.</w:t>
      </w:r>
      <w:r w:rsidR="00595314" w:rsidRPr="00560BA3">
        <w:t xml:space="preserve"> Besides the fact that the presence of these non-English abstracts in the corpus would unnecessarily take up resources</w:t>
      </w:r>
      <w:r w:rsidR="00CC7F42" w:rsidRPr="00560BA3">
        <w:t>, it would also impact the results. The English spaCy pipeline cannot parse and label non-English texts correctly</w:t>
      </w:r>
      <w:r w:rsidRPr="00560BA3">
        <w:t xml:space="preserve"> and the YAKE algorithm is not able to handle this kind of documents either, since it relies on a static stop</w:t>
      </w:r>
      <w:r w:rsidR="00E547BE" w:rsidRPr="00560BA3">
        <w:t xml:space="preserve"> </w:t>
      </w:r>
      <w:r w:rsidRPr="00560BA3">
        <w:t>word list to identify the irrelevant terms.</w:t>
      </w:r>
      <w:r w:rsidR="007A66C5" w:rsidRPr="00560BA3">
        <w:t xml:space="preserve"> With fastText, I found 269 </w:t>
      </w:r>
      <w:r w:rsidR="00197111" w:rsidRPr="00560BA3">
        <w:t xml:space="preserve">non-English </w:t>
      </w:r>
      <w:r w:rsidR="007A66C5" w:rsidRPr="00560BA3">
        <w:t>abstracts among the top 20 researchers.</w:t>
      </w:r>
      <w:r w:rsidR="007C1787" w:rsidRPr="00560BA3">
        <w:t xml:space="preserve"> </w:t>
      </w:r>
      <w:r w:rsidR="00FB468C" w:rsidRPr="00560BA3">
        <w:t xml:space="preserve">Given the fact that LDA computes a higher probability of appearance within a topic for the more frequent words in the corpus, this means that there is a high chance that some of the most frequent non-English words will appear </w:t>
      </w:r>
      <w:r w:rsidR="0031130E" w:rsidRPr="00560BA3">
        <w:t xml:space="preserve">among the </w:t>
      </w:r>
      <w:r w:rsidR="00C04B09" w:rsidRPr="00560BA3">
        <w:t>keywords extracted with LDA.</w:t>
      </w:r>
      <w:r w:rsidR="00B902E3" w:rsidRPr="00560BA3">
        <w:t xml:space="preserve"> For instance, I tried applying LDA to the abstracts of </w:t>
      </w:r>
      <w:r w:rsidR="004A2CA8" w:rsidRPr="00560BA3">
        <w:t>the author who has the most abstracts not written in English,</w:t>
      </w:r>
      <w:r w:rsidR="00B902E3" w:rsidRPr="00560BA3">
        <w:t xml:space="preserve"> </w:t>
      </w:r>
      <w:r w:rsidR="004A2CA8" w:rsidRPr="00560BA3">
        <w:lastRenderedPageBreak/>
        <w:t>to extract one topic, without priorly removing the non-English texts, and the Romanian preposition “de” was among the top 15 words.</w:t>
      </w:r>
    </w:p>
    <w:p w14:paraId="76C057BC" w14:textId="2AFA45E9" w:rsidR="001542BD" w:rsidRPr="00560BA3" w:rsidRDefault="006C629F" w:rsidP="00203C91">
      <w:r w:rsidRPr="00560BA3">
        <w:t xml:space="preserve">The next step in the corpus preprocessing </w:t>
      </w:r>
      <w:r w:rsidR="005A4F7A" w:rsidRPr="00560BA3">
        <w:t>entails the use of spaCy</w:t>
      </w:r>
      <w:r w:rsidRPr="00560BA3">
        <w:t xml:space="preserve"> </w:t>
      </w:r>
      <w:r w:rsidR="005A4F7A" w:rsidRPr="00560BA3">
        <w:t xml:space="preserve">for the named entity recognition </w:t>
      </w:r>
      <w:r w:rsidR="00F2319D" w:rsidRPr="00560BA3">
        <w:t xml:space="preserve">(NER) </w:t>
      </w:r>
      <w:r w:rsidR="005A4F7A" w:rsidRPr="00560BA3">
        <w:t xml:space="preserve">pipeline, </w:t>
      </w:r>
      <w:proofErr w:type="gramStart"/>
      <w:r w:rsidR="005A4F7A" w:rsidRPr="00560BA3">
        <w:t>in order to</w:t>
      </w:r>
      <w:proofErr w:type="gramEnd"/>
      <w:r w:rsidR="005A4F7A" w:rsidRPr="00560BA3">
        <w:t xml:space="preserve"> </w:t>
      </w:r>
      <w:r w:rsidRPr="00560BA3">
        <w:t>remov</w:t>
      </w:r>
      <w:r w:rsidR="005A4F7A" w:rsidRPr="00560BA3">
        <w:t>e</w:t>
      </w:r>
      <w:r w:rsidRPr="00560BA3">
        <w:t xml:space="preserve"> the abstracts that contain more person and organization names than useful information, step that I introduced after discovering</w:t>
      </w:r>
      <w:r w:rsidR="00625CC0" w:rsidRPr="00560BA3">
        <w:t xml:space="preserve"> that</w:t>
      </w:r>
      <w:r w:rsidRPr="00560BA3">
        <w:t xml:space="preserve"> </w:t>
      </w:r>
      <w:r w:rsidR="00886BCF" w:rsidRPr="00560BA3">
        <w:t>77</w:t>
      </w:r>
      <w:r w:rsidR="00625CC0" w:rsidRPr="00560BA3">
        <w:t xml:space="preserve"> of </w:t>
      </w:r>
      <w:r w:rsidR="00886BCF" w:rsidRPr="00560BA3">
        <w:t xml:space="preserve">the </w:t>
      </w:r>
      <w:r w:rsidR="00625CC0" w:rsidRPr="00560BA3">
        <w:t xml:space="preserve">input texts </w:t>
      </w:r>
      <w:r w:rsidR="005A4F7A" w:rsidRPr="00560BA3">
        <w:t>were</w:t>
      </w:r>
      <w:r w:rsidR="00625CC0" w:rsidRPr="00560BA3">
        <w:t xml:space="preserve"> nothing more than an enumeration of person</w:t>
      </w:r>
      <w:r w:rsidR="00685ADF" w:rsidRPr="00560BA3">
        <w:t>al</w:t>
      </w:r>
      <w:r w:rsidR="00625CC0" w:rsidRPr="00560BA3">
        <w:t xml:space="preserve"> names </w:t>
      </w:r>
      <w:r w:rsidR="00BC6FF6" w:rsidRPr="00560BA3">
        <w:t>and institutions</w:t>
      </w:r>
      <w:r w:rsidR="00625CC0" w:rsidRPr="00560BA3">
        <w:t>.</w:t>
      </w:r>
      <w:r w:rsidR="005A4F7A" w:rsidRPr="00560BA3">
        <w:t xml:space="preserve"> </w:t>
      </w:r>
      <w:r w:rsidR="00F46D69" w:rsidRPr="00560BA3">
        <w:t>The spaCy named entity recognizer does not always label those names correctly, especially given the fact that they are not part of a clear context, for instance:</w:t>
      </w:r>
    </w:p>
    <w:p w14:paraId="0695CE5A" w14:textId="487DF2E9" w:rsidR="00DC2CC3" w:rsidRPr="00560BA3" w:rsidRDefault="00DC2CC3" w:rsidP="00DC2CC3">
      <w:pPr>
        <w:jc w:val="center"/>
      </w:pPr>
      <w:r w:rsidRPr="00560BA3">
        <w:rPr>
          <w:noProof/>
        </w:rPr>
        <w:drawing>
          <wp:inline distT="0" distB="0" distL="0" distR="0" wp14:anchorId="22DCAE56" wp14:editId="7EC000EA">
            <wp:extent cx="5733415" cy="1946275"/>
            <wp:effectExtent l="0" t="0" r="635" b="0"/>
            <wp:docPr id="81383308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3080" name="Imagine 1" descr="O imagine care conține text, captură de ecran, Font, număr&#10;&#10;Descriere generată automat"/>
                    <pic:cNvPicPr/>
                  </pic:nvPicPr>
                  <pic:blipFill>
                    <a:blip r:embed="rId24"/>
                    <a:stretch>
                      <a:fillRect/>
                    </a:stretch>
                  </pic:blipFill>
                  <pic:spPr>
                    <a:xfrm>
                      <a:off x="0" y="0"/>
                      <a:ext cx="5733415" cy="1946275"/>
                    </a:xfrm>
                    <a:prstGeom prst="rect">
                      <a:avLst/>
                    </a:prstGeom>
                  </pic:spPr>
                </pic:pic>
              </a:graphicData>
            </a:graphic>
          </wp:inline>
        </w:drawing>
      </w:r>
    </w:p>
    <w:p w14:paraId="17F24BCE" w14:textId="2FB0B07F" w:rsidR="00DC2CC3" w:rsidRPr="00560BA3" w:rsidRDefault="00DC2CC3" w:rsidP="00DC2CC3">
      <w:pPr>
        <w:jc w:val="center"/>
      </w:pPr>
      <w:r w:rsidRPr="00560BA3">
        <w:t xml:space="preserve">Figure </w:t>
      </w:r>
      <w:bookmarkStart w:id="49" w:name="displacy_ner_abstract"/>
      <w:r w:rsidRPr="00560BA3">
        <w:fldChar w:fldCharType="begin"/>
      </w:r>
      <w:r w:rsidRPr="00560BA3">
        <w:instrText xml:space="preserve"> SEQ FIG \* MERGEFORMAT </w:instrText>
      </w:r>
      <w:r w:rsidRPr="00560BA3">
        <w:fldChar w:fldCharType="separate"/>
      </w:r>
      <w:r w:rsidR="007D3083">
        <w:rPr>
          <w:noProof/>
        </w:rPr>
        <w:t>10</w:t>
      </w:r>
      <w:r w:rsidRPr="00560BA3">
        <w:fldChar w:fldCharType="end"/>
      </w:r>
      <w:bookmarkEnd w:id="49"/>
      <w:r w:rsidRPr="00560BA3">
        <w:t xml:space="preserve">: </w:t>
      </w:r>
      <w:r w:rsidR="008830D6">
        <w:t>Preview of the NER functionality</w:t>
      </w:r>
    </w:p>
    <w:p w14:paraId="6D9DE0BF" w14:textId="2DCD7744" w:rsidR="00DC2CC3" w:rsidRDefault="00DC2CC3" w:rsidP="00DC2CC3">
      <w:r w:rsidRPr="00560BA3">
        <w:t xml:space="preserve">Figure </w:t>
      </w:r>
      <w:r w:rsidRPr="00560BA3">
        <w:fldChar w:fldCharType="begin"/>
      </w:r>
      <w:r w:rsidRPr="00560BA3">
        <w:instrText xml:space="preserve"> REF displacy_ner_abstract \h </w:instrText>
      </w:r>
      <w:r w:rsidRPr="00560BA3">
        <w:fldChar w:fldCharType="separate"/>
      </w:r>
      <w:r w:rsidR="007D3083">
        <w:rPr>
          <w:noProof/>
        </w:rPr>
        <w:t>10</w:t>
      </w:r>
      <w:r w:rsidRPr="00560BA3">
        <w:fldChar w:fldCharType="end"/>
      </w:r>
      <w:r w:rsidRPr="00560BA3">
        <w:t xml:space="preserve"> </w:t>
      </w:r>
      <w:r w:rsidR="00F2319D" w:rsidRPr="00560BA3">
        <w:t xml:space="preserve">represents the output of the </w:t>
      </w:r>
      <w:proofErr w:type="spellStart"/>
      <w:r w:rsidR="00F2319D" w:rsidRPr="00560BA3">
        <w:t>displaCy</w:t>
      </w:r>
      <w:proofErr w:type="spellEnd"/>
      <w:r w:rsidR="00F2319D" w:rsidRPr="00560BA3">
        <w:t xml:space="preserve"> visualizer and shows an example of a</w:t>
      </w:r>
      <w:r w:rsidR="007C0EE2">
        <w:t>n</w:t>
      </w:r>
      <w:r w:rsidR="00F2319D" w:rsidRPr="00560BA3">
        <w:t xml:space="preserve"> </w:t>
      </w:r>
      <w:r w:rsidR="007C0EE2">
        <w:t>abstract</w:t>
      </w:r>
      <w:r w:rsidR="00F2319D" w:rsidRPr="00560BA3">
        <w:t xml:space="preserve"> in which the spaCy NER does not label all the named entities </w:t>
      </w:r>
      <w:r w:rsidR="001120B1" w:rsidRPr="00560BA3">
        <w:t>properly</w:t>
      </w:r>
      <w:r w:rsidR="00F2319D" w:rsidRPr="00560BA3">
        <w:t xml:space="preserve">. “Mihnea COSTOIU” is one of the names </w:t>
      </w:r>
      <w:r w:rsidR="001120B1" w:rsidRPr="00560BA3">
        <w:t xml:space="preserve">incorrectly </w:t>
      </w:r>
      <w:r w:rsidR="00F2319D" w:rsidRPr="00560BA3">
        <w:t>not labelled as “PERSON”</w:t>
      </w:r>
      <w:r w:rsidR="001120B1" w:rsidRPr="00560BA3">
        <w:t>, and it appears among the keywords extracted with YAKE:</w:t>
      </w:r>
    </w:p>
    <w:p w14:paraId="23358AA5" w14:textId="4A07E6C2" w:rsidR="008E627C" w:rsidRPr="00560BA3" w:rsidRDefault="008E627C" w:rsidP="008E627C">
      <w:pPr>
        <w:jc w:val="center"/>
      </w:pPr>
      <w:r>
        <w:t xml:space="preserve">Table </w:t>
      </w:r>
      <w:bookmarkStart w:id="50" w:name="yake_output_names"/>
      <w:r>
        <w:fldChar w:fldCharType="begin"/>
      </w:r>
      <w:r>
        <w:instrText xml:space="preserve"> SEQ TBL \* MERGEFORMAT </w:instrText>
      </w:r>
      <w:r>
        <w:fldChar w:fldCharType="separate"/>
      </w:r>
      <w:r w:rsidR="007D3083">
        <w:rPr>
          <w:noProof/>
        </w:rPr>
        <w:t>3</w:t>
      </w:r>
      <w:r>
        <w:fldChar w:fldCharType="end"/>
      </w:r>
      <w:bookmarkEnd w:id="50"/>
      <w:commentRangeStart w:id="51"/>
      <w:r w:rsidRPr="00560BA3">
        <w:t>: YAKE output with person names</w:t>
      </w:r>
      <w:commentRangeEnd w:id="51"/>
      <w:r>
        <w:rPr>
          <w:rStyle w:val="Referincomentariu"/>
        </w:rPr>
        <w:commentReference w:id="51"/>
      </w:r>
    </w:p>
    <w:tbl>
      <w:tblPr>
        <w:tblStyle w:val="Tabelprimar2"/>
        <w:tblW w:w="0" w:type="auto"/>
        <w:jc w:val="center"/>
        <w:tblLook w:val="04A0" w:firstRow="1" w:lastRow="0" w:firstColumn="1" w:lastColumn="0" w:noHBand="0" w:noVBand="1"/>
      </w:tblPr>
      <w:tblGrid>
        <w:gridCol w:w="2386"/>
      </w:tblGrid>
      <w:tr w:rsidR="007C0EE2" w:rsidRPr="007C0EE2" w14:paraId="183D8D45" w14:textId="77777777" w:rsidTr="0047165D">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0196FB91" w14:textId="6A7AEC95" w:rsidR="007C0EE2" w:rsidRPr="007C0EE2" w:rsidRDefault="007C0EE2" w:rsidP="007C0EE2">
            <w:pPr>
              <w:jc w:val="center"/>
              <w:rPr>
                <w:b w:val="0"/>
                <w:bCs w:val="0"/>
                <w:sz w:val="18"/>
                <w:szCs w:val="18"/>
              </w:rPr>
            </w:pPr>
            <w:r>
              <w:rPr>
                <w:b w:val="0"/>
                <w:bCs w:val="0"/>
                <w:sz w:val="18"/>
                <w:szCs w:val="18"/>
              </w:rPr>
              <w:t>scanning electron microscopy</w:t>
            </w:r>
          </w:p>
        </w:tc>
      </w:tr>
      <w:tr w:rsidR="007C0EE2" w:rsidRPr="007C0EE2" w14:paraId="0C04162E"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0C614E43" w14:textId="1ED99B98" w:rsidR="007C0EE2" w:rsidRPr="007C0EE2" w:rsidRDefault="007C0EE2" w:rsidP="007C0EE2">
            <w:pPr>
              <w:jc w:val="center"/>
              <w:rPr>
                <w:b w:val="0"/>
                <w:bCs w:val="0"/>
                <w:sz w:val="18"/>
                <w:szCs w:val="18"/>
              </w:rPr>
            </w:pPr>
            <w:r>
              <w:rPr>
                <w:b w:val="0"/>
                <w:bCs w:val="0"/>
                <w:sz w:val="18"/>
                <w:szCs w:val="18"/>
              </w:rPr>
              <w:t>ray diffraction</w:t>
            </w:r>
          </w:p>
        </w:tc>
      </w:tr>
      <w:tr w:rsidR="007C0EE2" w:rsidRPr="007C0EE2" w14:paraId="37427087"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3D39687" w14:textId="446A158E" w:rsidR="007C0EE2" w:rsidRPr="007C0EE2" w:rsidRDefault="007C0EE2" w:rsidP="007C0EE2">
            <w:pPr>
              <w:jc w:val="center"/>
              <w:rPr>
                <w:b w:val="0"/>
                <w:bCs w:val="0"/>
                <w:sz w:val="18"/>
                <w:szCs w:val="18"/>
              </w:rPr>
            </w:pPr>
            <w:r>
              <w:rPr>
                <w:b w:val="0"/>
                <w:bCs w:val="0"/>
                <w:sz w:val="18"/>
                <w:szCs w:val="18"/>
              </w:rPr>
              <w:t>composite materials</w:t>
            </w:r>
          </w:p>
        </w:tc>
      </w:tr>
      <w:tr w:rsidR="007C0EE2" w:rsidRPr="007C0EE2" w14:paraId="5F0C1369"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0AE3C513" w14:textId="3AFB23DB" w:rsidR="007C0EE2" w:rsidRPr="007C0EE2" w:rsidRDefault="007C0EE2" w:rsidP="007C0EE2">
            <w:pPr>
              <w:jc w:val="center"/>
              <w:rPr>
                <w:b w:val="0"/>
                <w:bCs w:val="0"/>
                <w:sz w:val="18"/>
                <w:szCs w:val="18"/>
              </w:rPr>
            </w:pPr>
            <w:r>
              <w:rPr>
                <w:b w:val="0"/>
                <w:bCs w:val="0"/>
                <w:sz w:val="18"/>
                <w:szCs w:val="18"/>
              </w:rPr>
              <w:t>materials</w:t>
            </w:r>
          </w:p>
        </w:tc>
      </w:tr>
      <w:tr w:rsidR="007C0EE2" w:rsidRPr="007C0EE2" w14:paraId="6DD23793"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6D51951C" w14:textId="47B68ED0" w:rsidR="007C0EE2" w:rsidRPr="007C0EE2" w:rsidRDefault="007C0EE2" w:rsidP="007C0EE2">
            <w:pPr>
              <w:jc w:val="center"/>
              <w:rPr>
                <w:b w:val="0"/>
                <w:bCs w:val="0"/>
                <w:sz w:val="18"/>
                <w:szCs w:val="18"/>
              </w:rPr>
            </w:pPr>
            <w:r>
              <w:rPr>
                <w:b w:val="0"/>
                <w:bCs w:val="0"/>
                <w:sz w:val="18"/>
                <w:szCs w:val="18"/>
              </w:rPr>
              <w:t>SEM</w:t>
            </w:r>
          </w:p>
        </w:tc>
      </w:tr>
      <w:tr w:rsidR="007C0EE2" w:rsidRPr="007C0EE2" w14:paraId="1C1A6DE4"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34AAEB87" w14:textId="435A541D" w:rsidR="007C0EE2" w:rsidRPr="007C0EE2" w:rsidRDefault="007C0EE2" w:rsidP="007C0EE2">
            <w:pPr>
              <w:jc w:val="center"/>
              <w:rPr>
                <w:b w:val="0"/>
                <w:bCs w:val="0"/>
                <w:sz w:val="18"/>
                <w:szCs w:val="18"/>
              </w:rPr>
            </w:pPr>
            <w:r>
              <w:rPr>
                <w:b w:val="0"/>
                <w:bCs w:val="0"/>
                <w:sz w:val="18"/>
                <w:szCs w:val="18"/>
              </w:rPr>
              <w:t>XRD</w:t>
            </w:r>
          </w:p>
        </w:tc>
      </w:tr>
      <w:tr w:rsidR="007C0EE2" w:rsidRPr="007C0EE2" w14:paraId="57C44C11"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3CF6811F" w14:textId="3FC340E3" w:rsidR="007C0EE2" w:rsidRPr="007C0EE2" w:rsidRDefault="007C0EE2" w:rsidP="007C0EE2">
            <w:pPr>
              <w:jc w:val="center"/>
              <w:rPr>
                <w:b w:val="0"/>
                <w:bCs w:val="0"/>
                <w:sz w:val="18"/>
                <w:szCs w:val="18"/>
              </w:rPr>
            </w:pPr>
            <w:r>
              <w:rPr>
                <w:b w:val="0"/>
                <w:bCs w:val="0"/>
                <w:sz w:val="18"/>
                <w:szCs w:val="18"/>
              </w:rPr>
              <w:t>drug delivery systems</w:t>
            </w:r>
          </w:p>
        </w:tc>
      </w:tr>
      <w:tr w:rsidR="007C0EE2" w:rsidRPr="007C0EE2" w14:paraId="41898AB0"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20A6FECC" w14:textId="64561964" w:rsidR="007C0EE2" w:rsidRPr="007C0EE2" w:rsidRDefault="007C0EE2" w:rsidP="007C0EE2">
            <w:pPr>
              <w:jc w:val="center"/>
              <w:rPr>
                <w:b w:val="0"/>
                <w:bCs w:val="0"/>
                <w:sz w:val="18"/>
                <w:szCs w:val="18"/>
              </w:rPr>
            </w:pPr>
            <w:r>
              <w:rPr>
                <w:b w:val="0"/>
                <w:bCs w:val="0"/>
                <w:sz w:val="18"/>
                <w:szCs w:val="18"/>
              </w:rPr>
              <w:t>properties</w:t>
            </w:r>
          </w:p>
        </w:tc>
      </w:tr>
      <w:tr w:rsidR="007C0EE2" w:rsidRPr="007C0EE2" w14:paraId="6691471E"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633AEC8A" w14:textId="0D825069" w:rsidR="007C0EE2" w:rsidRDefault="007C0EE2" w:rsidP="007C0EE2">
            <w:pPr>
              <w:jc w:val="center"/>
              <w:rPr>
                <w:b w:val="0"/>
                <w:bCs w:val="0"/>
                <w:sz w:val="18"/>
                <w:szCs w:val="18"/>
              </w:rPr>
            </w:pPr>
            <w:r>
              <w:rPr>
                <w:b w:val="0"/>
                <w:bCs w:val="0"/>
                <w:sz w:val="18"/>
                <w:szCs w:val="18"/>
              </w:rPr>
              <w:t>dielectric properties</w:t>
            </w:r>
          </w:p>
        </w:tc>
      </w:tr>
      <w:tr w:rsidR="007C0EE2" w:rsidRPr="007C0EE2" w14:paraId="3E7DECF6"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549A4CB7" w14:textId="1860655A" w:rsidR="007C0EE2" w:rsidRPr="007C0EE2" w:rsidRDefault="007C0EE2" w:rsidP="007C0EE2">
            <w:pPr>
              <w:jc w:val="center"/>
              <w:rPr>
                <w:b w:val="0"/>
                <w:bCs w:val="0"/>
                <w:sz w:val="18"/>
                <w:szCs w:val="18"/>
              </w:rPr>
            </w:pPr>
            <w:r>
              <w:rPr>
                <w:b w:val="0"/>
                <w:bCs w:val="0"/>
                <w:sz w:val="18"/>
                <w:szCs w:val="18"/>
              </w:rPr>
              <w:t>Chairs Mihnea COSTOIU</w:t>
            </w:r>
          </w:p>
        </w:tc>
      </w:tr>
      <w:tr w:rsidR="007C0EE2" w:rsidRPr="007C0EE2" w14:paraId="76FE85BA" w14:textId="77777777" w:rsidTr="0047165D">
        <w:trPr>
          <w:trHeight w:val="281"/>
          <w:jc w:val="center"/>
        </w:trPr>
        <w:tc>
          <w:tcPr>
            <w:cnfStyle w:val="001000000000" w:firstRow="0" w:lastRow="0" w:firstColumn="1" w:lastColumn="0" w:oddVBand="0" w:evenVBand="0" w:oddHBand="0" w:evenHBand="0" w:firstRowFirstColumn="0" w:firstRowLastColumn="0" w:lastRowFirstColumn="0" w:lastRowLastColumn="0"/>
            <w:tcW w:w="0" w:type="auto"/>
          </w:tcPr>
          <w:p w14:paraId="7FF86318" w14:textId="302F4446" w:rsidR="007C0EE2" w:rsidRPr="007C0EE2" w:rsidRDefault="007C0EE2" w:rsidP="007C0EE2">
            <w:pPr>
              <w:jc w:val="center"/>
              <w:rPr>
                <w:b w:val="0"/>
                <w:bCs w:val="0"/>
                <w:sz w:val="18"/>
                <w:szCs w:val="18"/>
              </w:rPr>
            </w:pPr>
            <w:r>
              <w:rPr>
                <w:b w:val="0"/>
                <w:bCs w:val="0"/>
                <w:sz w:val="18"/>
                <w:szCs w:val="18"/>
              </w:rPr>
              <w:t>Chairs BURILEANU Valentin</w:t>
            </w:r>
          </w:p>
        </w:tc>
      </w:tr>
      <w:tr w:rsidR="007C0EE2" w:rsidRPr="007C0EE2" w14:paraId="1BA367FD"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D5D3412" w14:textId="55CB0EC9" w:rsidR="007C0EE2" w:rsidRPr="007C0EE2" w:rsidRDefault="007C0EE2" w:rsidP="007C0EE2">
            <w:pPr>
              <w:jc w:val="center"/>
              <w:rPr>
                <w:b w:val="0"/>
                <w:bCs w:val="0"/>
                <w:sz w:val="18"/>
                <w:szCs w:val="18"/>
              </w:rPr>
            </w:pPr>
            <w:r>
              <w:rPr>
                <w:b w:val="0"/>
                <w:bCs w:val="0"/>
                <w:sz w:val="18"/>
                <w:szCs w:val="18"/>
              </w:rPr>
              <w:t>iron oxide nanoparticles</w:t>
            </w:r>
          </w:p>
        </w:tc>
      </w:tr>
      <w:tr w:rsidR="007C0EE2" w:rsidRPr="007C0EE2" w14:paraId="31B01248"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66D91964" w14:textId="25653505" w:rsidR="007C0EE2" w:rsidRPr="007C0EE2" w:rsidRDefault="007C0EE2" w:rsidP="007C0EE2">
            <w:pPr>
              <w:jc w:val="center"/>
              <w:rPr>
                <w:b w:val="0"/>
                <w:bCs w:val="0"/>
                <w:sz w:val="18"/>
                <w:szCs w:val="18"/>
              </w:rPr>
            </w:pPr>
            <w:r>
              <w:rPr>
                <w:b w:val="0"/>
                <w:bCs w:val="0"/>
                <w:sz w:val="18"/>
                <w:szCs w:val="18"/>
              </w:rPr>
              <w:t>BMT ceramic material</w:t>
            </w:r>
          </w:p>
        </w:tc>
      </w:tr>
      <w:tr w:rsidR="007C0EE2" w:rsidRPr="007C0EE2" w14:paraId="613BDB8F"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4ABA1EC9" w14:textId="4E26CA37" w:rsidR="007C0EE2" w:rsidRPr="007C0EE2" w:rsidRDefault="007C0EE2" w:rsidP="007C0EE2">
            <w:pPr>
              <w:jc w:val="center"/>
              <w:rPr>
                <w:b w:val="0"/>
                <w:bCs w:val="0"/>
                <w:sz w:val="18"/>
                <w:szCs w:val="18"/>
              </w:rPr>
            </w:pPr>
            <w:r>
              <w:rPr>
                <w:b w:val="0"/>
                <w:bCs w:val="0"/>
                <w:sz w:val="18"/>
                <w:szCs w:val="18"/>
              </w:rPr>
              <w:t>transmission electron</w:t>
            </w:r>
          </w:p>
        </w:tc>
      </w:tr>
      <w:tr w:rsidR="007C0EE2" w:rsidRPr="007C0EE2" w14:paraId="7F68C06A"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5062F549" w14:textId="1D9644F2" w:rsidR="007C0EE2" w:rsidRPr="007C0EE2" w:rsidRDefault="007C0EE2" w:rsidP="007C0EE2">
            <w:pPr>
              <w:jc w:val="center"/>
              <w:rPr>
                <w:b w:val="0"/>
                <w:bCs w:val="0"/>
                <w:sz w:val="18"/>
                <w:szCs w:val="18"/>
              </w:rPr>
            </w:pPr>
            <w:r>
              <w:rPr>
                <w:b w:val="0"/>
                <w:bCs w:val="0"/>
                <w:sz w:val="18"/>
                <w:szCs w:val="18"/>
              </w:rPr>
              <w:t>microscopy</w:t>
            </w:r>
          </w:p>
        </w:tc>
      </w:tr>
    </w:tbl>
    <w:p w14:paraId="2DD729E1" w14:textId="17A27707" w:rsidR="001120B1" w:rsidRPr="00560BA3" w:rsidRDefault="001120B1" w:rsidP="001120B1">
      <w:pPr>
        <w:jc w:val="center"/>
      </w:pPr>
    </w:p>
    <w:p w14:paraId="1B51FA56" w14:textId="5AAC332E" w:rsidR="005E27D7" w:rsidRDefault="008E627C" w:rsidP="001120B1">
      <w:r>
        <w:lastRenderedPageBreak/>
        <w:t>Table</w:t>
      </w:r>
      <w:r w:rsidR="001120B1" w:rsidRPr="00560BA3">
        <w:t xml:space="preserve"> </w:t>
      </w:r>
      <w:r w:rsidR="00042258">
        <w:fldChar w:fldCharType="begin"/>
      </w:r>
      <w:r w:rsidR="00042258">
        <w:instrText xml:space="preserve"> REF yake_output_names \h </w:instrText>
      </w:r>
      <w:r w:rsidR="00042258">
        <w:fldChar w:fldCharType="separate"/>
      </w:r>
      <w:r w:rsidR="007D3083">
        <w:rPr>
          <w:noProof/>
        </w:rPr>
        <w:t>3</w:t>
      </w:r>
      <w:r w:rsidR="00042258">
        <w:fldChar w:fldCharType="end"/>
      </w:r>
      <w:r w:rsidR="001120B1" w:rsidRPr="00560BA3">
        <w:t xml:space="preserve"> shows two researchers’ names in the output of YAKE, as proper nouns are more likely to be extracted by YAKE</w:t>
      </w:r>
      <w:r w:rsidR="00BF2472" w:rsidRPr="00560BA3">
        <w:t>, because it considers capitalized words more important.</w:t>
      </w:r>
    </w:p>
    <w:p w14:paraId="773EFE7C" w14:textId="41654C7D" w:rsidR="00687DDC" w:rsidRPr="00560BA3" w:rsidRDefault="00687DDC" w:rsidP="00687DDC">
      <w:pPr>
        <w:jc w:val="center"/>
      </w:pPr>
      <w:r>
        <w:t xml:space="preserve">Table </w:t>
      </w:r>
      <w:bookmarkStart w:id="52" w:name="yake_output_no_names"/>
      <w:r>
        <w:fldChar w:fldCharType="begin"/>
      </w:r>
      <w:r>
        <w:instrText xml:space="preserve"> SEQ TBL \* MERGEFORMAT </w:instrText>
      </w:r>
      <w:r>
        <w:fldChar w:fldCharType="separate"/>
      </w:r>
      <w:r w:rsidR="007D3083">
        <w:rPr>
          <w:noProof/>
        </w:rPr>
        <w:t>4</w:t>
      </w:r>
      <w:r>
        <w:fldChar w:fldCharType="end"/>
      </w:r>
      <w:bookmarkEnd w:id="52"/>
      <w:commentRangeStart w:id="53"/>
      <w:r w:rsidRPr="00560BA3">
        <w:t>: YAKE output without names</w:t>
      </w:r>
      <w:commentRangeEnd w:id="53"/>
      <w:r>
        <w:rPr>
          <w:rStyle w:val="Referincomentariu"/>
        </w:rPr>
        <w:commentReference w:id="53"/>
      </w:r>
    </w:p>
    <w:tbl>
      <w:tblPr>
        <w:tblStyle w:val="Tabelprimar2"/>
        <w:tblW w:w="0" w:type="auto"/>
        <w:jc w:val="center"/>
        <w:tblLook w:val="04A0" w:firstRow="1" w:lastRow="0" w:firstColumn="1" w:lastColumn="0" w:noHBand="0" w:noVBand="1"/>
      </w:tblPr>
      <w:tblGrid>
        <w:gridCol w:w="2386"/>
      </w:tblGrid>
      <w:tr w:rsidR="00042258" w:rsidRPr="007C0EE2" w14:paraId="060D6973" w14:textId="77777777" w:rsidTr="0047165D">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836B6BF" w14:textId="77777777" w:rsidR="00042258" w:rsidRPr="007C0EE2" w:rsidRDefault="00042258" w:rsidP="00E65ABD">
            <w:pPr>
              <w:jc w:val="center"/>
              <w:rPr>
                <w:b w:val="0"/>
                <w:bCs w:val="0"/>
                <w:sz w:val="18"/>
                <w:szCs w:val="18"/>
              </w:rPr>
            </w:pPr>
            <w:r>
              <w:rPr>
                <w:b w:val="0"/>
                <w:bCs w:val="0"/>
                <w:sz w:val="18"/>
                <w:szCs w:val="18"/>
              </w:rPr>
              <w:t>scanning electron microscopy</w:t>
            </w:r>
          </w:p>
        </w:tc>
      </w:tr>
      <w:tr w:rsidR="00042258" w:rsidRPr="007C0EE2" w14:paraId="635D6037"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4B930CC3" w14:textId="77777777" w:rsidR="00042258" w:rsidRPr="007C0EE2" w:rsidRDefault="00042258" w:rsidP="00E65ABD">
            <w:pPr>
              <w:jc w:val="center"/>
              <w:rPr>
                <w:b w:val="0"/>
                <w:bCs w:val="0"/>
                <w:sz w:val="18"/>
                <w:szCs w:val="18"/>
              </w:rPr>
            </w:pPr>
            <w:r>
              <w:rPr>
                <w:b w:val="0"/>
                <w:bCs w:val="0"/>
                <w:sz w:val="18"/>
                <w:szCs w:val="18"/>
              </w:rPr>
              <w:t>ray diffraction</w:t>
            </w:r>
          </w:p>
        </w:tc>
      </w:tr>
      <w:tr w:rsidR="00042258" w:rsidRPr="007C0EE2" w14:paraId="2BA31498"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04113D9" w14:textId="77777777" w:rsidR="00042258" w:rsidRPr="007C0EE2" w:rsidRDefault="00042258" w:rsidP="00E65ABD">
            <w:pPr>
              <w:jc w:val="center"/>
              <w:rPr>
                <w:b w:val="0"/>
                <w:bCs w:val="0"/>
                <w:sz w:val="18"/>
                <w:szCs w:val="18"/>
              </w:rPr>
            </w:pPr>
            <w:r>
              <w:rPr>
                <w:b w:val="0"/>
                <w:bCs w:val="0"/>
                <w:sz w:val="18"/>
                <w:szCs w:val="18"/>
              </w:rPr>
              <w:t>composite materials</w:t>
            </w:r>
          </w:p>
        </w:tc>
      </w:tr>
      <w:tr w:rsidR="00042258" w:rsidRPr="007C0EE2" w14:paraId="54A14E89"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2A59DDDE" w14:textId="77777777" w:rsidR="00042258" w:rsidRPr="007C0EE2" w:rsidRDefault="00042258" w:rsidP="00E65ABD">
            <w:pPr>
              <w:jc w:val="center"/>
              <w:rPr>
                <w:b w:val="0"/>
                <w:bCs w:val="0"/>
                <w:sz w:val="18"/>
                <w:szCs w:val="18"/>
              </w:rPr>
            </w:pPr>
            <w:r>
              <w:rPr>
                <w:b w:val="0"/>
                <w:bCs w:val="0"/>
                <w:sz w:val="18"/>
                <w:szCs w:val="18"/>
              </w:rPr>
              <w:t>materials</w:t>
            </w:r>
          </w:p>
        </w:tc>
      </w:tr>
      <w:tr w:rsidR="00042258" w:rsidRPr="007C0EE2" w14:paraId="27A1596E"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4B4EC326" w14:textId="77777777" w:rsidR="00042258" w:rsidRPr="007C0EE2" w:rsidRDefault="00042258" w:rsidP="00E65ABD">
            <w:pPr>
              <w:jc w:val="center"/>
              <w:rPr>
                <w:b w:val="0"/>
                <w:bCs w:val="0"/>
                <w:sz w:val="18"/>
                <w:szCs w:val="18"/>
              </w:rPr>
            </w:pPr>
            <w:r>
              <w:rPr>
                <w:b w:val="0"/>
                <w:bCs w:val="0"/>
                <w:sz w:val="18"/>
                <w:szCs w:val="18"/>
              </w:rPr>
              <w:t>SEM</w:t>
            </w:r>
          </w:p>
        </w:tc>
      </w:tr>
      <w:tr w:rsidR="00042258" w:rsidRPr="007C0EE2" w14:paraId="6FA4F0DF"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73F09584" w14:textId="77777777" w:rsidR="00042258" w:rsidRPr="007C0EE2" w:rsidRDefault="00042258" w:rsidP="00E65ABD">
            <w:pPr>
              <w:jc w:val="center"/>
              <w:rPr>
                <w:b w:val="0"/>
                <w:bCs w:val="0"/>
                <w:sz w:val="18"/>
                <w:szCs w:val="18"/>
              </w:rPr>
            </w:pPr>
            <w:r>
              <w:rPr>
                <w:b w:val="0"/>
                <w:bCs w:val="0"/>
                <w:sz w:val="18"/>
                <w:szCs w:val="18"/>
              </w:rPr>
              <w:t>XRD</w:t>
            </w:r>
          </w:p>
        </w:tc>
      </w:tr>
      <w:tr w:rsidR="00042258" w:rsidRPr="007C0EE2" w14:paraId="59A47FD5"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25B98809" w14:textId="77777777" w:rsidR="00042258" w:rsidRPr="007C0EE2" w:rsidRDefault="00042258" w:rsidP="00E65ABD">
            <w:pPr>
              <w:jc w:val="center"/>
              <w:rPr>
                <w:b w:val="0"/>
                <w:bCs w:val="0"/>
                <w:sz w:val="18"/>
                <w:szCs w:val="18"/>
              </w:rPr>
            </w:pPr>
            <w:r>
              <w:rPr>
                <w:b w:val="0"/>
                <w:bCs w:val="0"/>
                <w:sz w:val="18"/>
                <w:szCs w:val="18"/>
              </w:rPr>
              <w:t>drug delivery systems</w:t>
            </w:r>
          </w:p>
        </w:tc>
      </w:tr>
      <w:tr w:rsidR="00042258" w:rsidRPr="007C0EE2" w14:paraId="385B71A8"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16C901EC" w14:textId="77777777" w:rsidR="00042258" w:rsidRPr="007C0EE2" w:rsidRDefault="00042258" w:rsidP="00E65ABD">
            <w:pPr>
              <w:jc w:val="center"/>
              <w:rPr>
                <w:b w:val="0"/>
                <w:bCs w:val="0"/>
                <w:sz w:val="18"/>
                <w:szCs w:val="18"/>
              </w:rPr>
            </w:pPr>
            <w:r>
              <w:rPr>
                <w:b w:val="0"/>
                <w:bCs w:val="0"/>
                <w:sz w:val="18"/>
                <w:szCs w:val="18"/>
              </w:rPr>
              <w:t>properties</w:t>
            </w:r>
          </w:p>
        </w:tc>
      </w:tr>
      <w:tr w:rsidR="00042258" w:rsidRPr="007C0EE2" w14:paraId="2EECFA3E"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27241958" w14:textId="77777777" w:rsidR="00042258" w:rsidRDefault="00042258" w:rsidP="00E65ABD">
            <w:pPr>
              <w:jc w:val="center"/>
              <w:rPr>
                <w:b w:val="0"/>
                <w:bCs w:val="0"/>
                <w:sz w:val="18"/>
                <w:szCs w:val="18"/>
              </w:rPr>
            </w:pPr>
            <w:r>
              <w:rPr>
                <w:b w:val="0"/>
                <w:bCs w:val="0"/>
                <w:sz w:val="18"/>
                <w:szCs w:val="18"/>
              </w:rPr>
              <w:t>dielectric properties</w:t>
            </w:r>
          </w:p>
        </w:tc>
      </w:tr>
      <w:tr w:rsidR="00042258" w:rsidRPr="007C0EE2" w14:paraId="0EF7B5C3"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5448FBFB" w14:textId="3DF0DC03" w:rsidR="00042258" w:rsidRPr="007C0EE2" w:rsidRDefault="00042258" w:rsidP="00E65ABD">
            <w:pPr>
              <w:jc w:val="center"/>
              <w:rPr>
                <w:b w:val="0"/>
                <w:bCs w:val="0"/>
                <w:sz w:val="18"/>
                <w:szCs w:val="18"/>
              </w:rPr>
            </w:pPr>
            <w:r>
              <w:rPr>
                <w:b w:val="0"/>
                <w:bCs w:val="0"/>
                <w:sz w:val="18"/>
                <w:szCs w:val="18"/>
              </w:rPr>
              <w:t>iron oxide nanoparticles</w:t>
            </w:r>
          </w:p>
        </w:tc>
      </w:tr>
      <w:tr w:rsidR="00042258" w:rsidRPr="007C0EE2" w14:paraId="5E15329F" w14:textId="77777777" w:rsidTr="0047165D">
        <w:trPr>
          <w:trHeight w:val="281"/>
          <w:jc w:val="center"/>
        </w:trPr>
        <w:tc>
          <w:tcPr>
            <w:cnfStyle w:val="001000000000" w:firstRow="0" w:lastRow="0" w:firstColumn="1" w:lastColumn="0" w:oddVBand="0" w:evenVBand="0" w:oddHBand="0" w:evenHBand="0" w:firstRowFirstColumn="0" w:firstRowLastColumn="0" w:lastRowFirstColumn="0" w:lastRowLastColumn="0"/>
            <w:tcW w:w="0" w:type="auto"/>
          </w:tcPr>
          <w:p w14:paraId="5004AAB1" w14:textId="6938AA31" w:rsidR="00042258" w:rsidRPr="007C0EE2" w:rsidRDefault="00042258" w:rsidP="00E65ABD">
            <w:pPr>
              <w:jc w:val="center"/>
              <w:rPr>
                <w:b w:val="0"/>
                <w:bCs w:val="0"/>
                <w:sz w:val="18"/>
                <w:szCs w:val="18"/>
              </w:rPr>
            </w:pPr>
            <w:r>
              <w:rPr>
                <w:b w:val="0"/>
                <w:bCs w:val="0"/>
                <w:sz w:val="18"/>
                <w:szCs w:val="18"/>
              </w:rPr>
              <w:t>BMT ceramic material</w:t>
            </w:r>
          </w:p>
        </w:tc>
      </w:tr>
      <w:tr w:rsidR="00042258" w:rsidRPr="007C0EE2" w14:paraId="3FFFEF16"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6E43F44C" w14:textId="44A26FF0" w:rsidR="00042258" w:rsidRPr="007C0EE2" w:rsidRDefault="00042258" w:rsidP="00E65ABD">
            <w:pPr>
              <w:jc w:val="center"/>
              <w:rPr>
                <w:b w:val="0"/>
                <w:bCs w:val="0"/>
                <w:sz w:val="18"/>
                <w:szCs w:val="18"/>
              </w:rPr>
            </w:pPr>
            <w:r>
              <w:rPr>
                <w:b w:val="0"/>
                <w:bCs w:val="0"/>
                <w:sz w:val="18"/>
                <w:szCs w:val="18"/>
              </w:rPr>
              <w:t>transmission electron</w:t>
            </w:r>
          </w:p>
        </w:tc>
      </w:tr>
      <w:tr w:rsidR="00042258" w:rsidRPr="007C0EE2" w14:paraId="590D9F23"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5883F2FC" w14:textId="08ABF29D" w:rsidR="00042258" w:rsidRPr="007C0EE2" w:rsidRDefault="00042258" w:rsidP="00E65ABD">
            <w:pPr>
              <w:jc w:val="center"/>
              <w:rPr>
                <w:b w:val="0"/>
                <w:bCs w:val="0"/>
                <w:sz w:val="18"/>
                <w:szCs w:val="18"/>
              </w:rPr>
            </w:pPr>
            <w:r>
              <w:rPr>
                <w:b w:val="0"/>
                <w:bCs w:val="0"/>
                <w:sz w:val="18"/>
                <w:szCs w:val="18"/>
              </w:rPr>
              <w:t>microscopy</w:t>
            </w:r>
          </w:p>
        </w:tc>
      </w:tr>
      <w:tr w:rsidR="00042258" w:rsidRPr="007C0EE2" w14:paraId="3D760FF2" w14:textId="77777777" w:rsidTr="0047165D">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7A9EE9A3" w14:textId="34BD61FF" w:rsidR="00042258" w:rsidRPr="007C0EE2" w:rsidRDefault="00042258" w:rsidP="00E65ABD">
            <w:pPr>
              <w:jc w:val="center"/>
              <w:rPr>
                <w:b w:val="0"/>
                <w:bCs w:val="0"/>
                <w:sz w:val="18"/>
                <w:szCs w:val="18"/>
              </w:rPr>
            </w:pPr>
            <w:r>
              <w:rPr>
                <w:b w:val="0"/>
                <w:bCs w:val="0"/>
                <w:sz w:val="18"/>
                <w:szCs w:val="18"/>
              </w:rPr>
              <w:t>method</w:t>
            </w:r>
          </w:p>
        </w:tc>
      </w:tr>
      <w:tr w:rsidR="00042258" w:rsidRPr="007C0EE2" w14:paraId="60E91B3C" w14:textId="77777777" w:rsidTr="0047165D">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tcPr>
          <w:p w14:paraId="754E88F5" w14:textId="67DECCB6" w:rsidR="00042258" w:rsidRPr="007C0EE2" w:rsidRDefault="00042258" w:rsidP="00E65ABD">
            <w:pPr>
              <w:jc w:val="center"/>
              <w:rPr>
                <w:b w:val="0"/>
                <w:bCs w:val="0"/>
                <w:sz w:val="18"/>
                <w:szCs w:val="18"/>
              </w:rPr>
            </w:pPr>
            <w:r>
              <w:rPr>
                <w:b w:val="0"/>
                <w:bCs w:val="0"/>
                <w:sz w:val="18"/>
                <w:szCs w:val="18"/>
              </w:rPr>
              <w:t>electron</w:t>
            </w:r>
          </w:p>
        </w:tc>
      </w:tr>
    </w:tbl>
    <w:p w14:paraId="42B1FDF5" w14:textId="7566109E" w:rsidR="005E27D7" w:rsidRPr="00560BA3" w:rsidRDefault="005E27D7" w:rsidP="00042258"/>
    <w:p w14:paraId="48D98048" w14:textId="2445A80E" w:rsidR="001120B1" w:rsidRPr="00560BA3" w:rsidRDefault="005E27D7" w:rsidP="001120B1">
      <w:r w:rsidRPr="00560BA3">
        <w:t xml:space="preserve">In </w:t>
      </w:r>
      <w:r w:rsidR="00687DDC">
        <w:t xml:space="preserve">table </w:t>
      </w:r>
      <w:r w:rsidR="00687DDC">
        <w:fldChar w:fldCharType="begin"/>
      </w:r>
      <w:r w:rsidR="00687DDC">
        <w:instrText xml:space="preserve"> REF yake_output_no_names \h </w:instrText>
      </w:r>
      <w:r w:rsidR="00687DDC">
        <w:fldChar w:fldCharType="separate"/>
      </w:r>
      <w:r w:rsidR="007D3083">
        <w:rPr>
          <w:noProof/>
        </w:rPr>
        <w:t>4</w:t>
      </w:r>
      <w:r w:rsidR="00687DDC">
        <w:fldChar w:fldCharType="end"/>
      </w:r>
      <w:r w:rsidR="00685ADF" w:rsidRPr="00560BA3">
        <w:t xml:space="preserve">, </w:t>
      </w:r>
      <w:r w:rsidRPr="00560BA3">
        <w:t>the output of YAKE for the same author, after removing those input texts</w:t>
      </w:r>
      <w:r w:rsidR="00685ADF" w:rsidRPr="00560BA3">
        <w:t>, the two personal names do</w:t>
      </w:r>
      <w:r w:rsidR="004253E9" w:rsidRPr="00560BA3">
        <w:t xml:space="preserve"> not occur among the keywords anymore.</w:t>
      </w:r>
      <w:r w:rsidR="00685ADF" w:rsidRPr="00560BA3">
        <w:t xml:space="preserve"> Therefore</w:t>
      </w:r>
      <w:r w:rsidRPr="00560BA3">
        <w:t xml:space="preserve">, it is essential </w:t>
      </w:r>
      <w:r w:rsidR="001C4093" w:rsidRPr="00560BA3">
        <w:t>to</w:t>
      </w:r>
      <w:r w:rsidR="004253E9" w:rsidRPr="00560BA3">
        <w:t xml:space="preserve"> filter out </w:t>
      </w:r>
      <w:r w:rsidR="001C4093" w:rsidRPr="00560BA3">
        <w:t>texts that contain mostly names before</w:t>
      </w:r>
      <w:r w:rsidR="004253E9" w:rsidRPr="00560BA3">
        <w:t xml:space="preserve"> extract</w:t>
      </w:r>
      <w:r w:rsidR="001C4093" w:rsidRPr="00560BA3">
        <w:t>ing</w:t>
      </w:r>
      <w:r w:rsidR="004253E9" w:rsidRPr="00560BA3">
        <w:t xml:space="preserve"> keywords.</w:t>
      </w:r>
    </w:p>
    <w:p w14:paraId="71D8F245" w14:textId="3F12DDDB" w:rsidR="007B1D4D" w:rsidRPr="00560BA3" w:rsidRDefault="007B1D4D" w:rsidP="007B1D4D">
      <w:pPr>
        <w:pStyle w:val="Titlu2"/>
      </w:pPr>
      <w:bookmarkStart w:id="54" w:name="_Toc170063143"/>
      <w:r w:rsidRPr="00560BA3">
        <w:t xml:space="preserve">Extracting </w:t>
      </w:r>
      <w:r w:rsidR="008830D6">
        <w:t>K</w:t>
      </w:r>
      <w:r w:rsidRPr="00560BA3">
        <w:t>eywords with YAKE</w:t>
      </w:r>
      <w:bookmarkEnd w:id="54"/>
    </w:p>
    <w:p w14:paraId="50041F35" w14:textId="3D6036CF" w:rsidR="007B1D4D" w:rsidRPr="00560BA3" w:rsidRDefault="00396FCA" w:rsidP="007B1D4D">
      <w:r w:rsidRPr="00560BA3">
        <w:t>The next step of the proposed solution is the keyword extraction using YAKE. This algorithm does not require a comprehensive preprocessing, since it uses punctuation and stop</w:t>
      </w:r>
      <w:r w:rsidR="00E547BE" w:rsidRPr="00560BA3">
        <w:t xml:space="preserve"> </w:t>
      </w:r>
      <w:r w:rsidRPr="00560BA3">
        <w:t xml:space="preserve">words to </w:t>
      </w:r>
      <w:r w:rsidR="00D17D19" w:rsidRPr="00560BA3">
        <w:t>identify candidate keyphrases.</w:t>
      </w:r>
      <w:r w:rsidR="00497CFA" w:rsidRPr="00560BA3">
        <w:t xml:space="preserve"> However, I </w:t>
      </w:r>
      <w:r w:rsidR="00D67BB8" w:rsidRPr="00560BA3">
        <w:t>removed some words that I did not want to appear in the resulting keyword list.</w:t>
      </w:r>
    </w:p>
    <w:p w14:paraId="1DD2566E" w14:textId="4FCA08DD" w:rsidR="00E547BE" w:rsidRPr="00560BA3" w:rsidRDefault="00E547BE" w:rsidP="00E547BE">
      <w:pPr>
        <w:pStyle w:val="Titlu3"/>
      </w:pPr>
      <w:bookmarkStart w:id="55" w:name="_Ref169616334"/>
      <w:bookmarkStart w:id="56" w:name="_Toc170063144"/>
      <w:r w:rsidRPr="00560BA3">
        <w:t>Preprocessing</w:t>
      </w:r>
      <w:bookmarkEnd w:id="55"/>
      <w:bookmarkEnd w:id="56"/>
    </w:p>
    <w:p w14:paraId="3B66E739" w14:textId="3231B6E3" w:rsidR="00E547BE" w:rsidRPr="00560BA3" w:rsidRDefault="00A55834" w:rsidP="00E547BE">
      <w:r w:rsidRPr="00560BA3">
        <w:t>Firstly, before extracting the keywords, I concatenated all the abstracts of a researcher into a single string, because YAKE operates on individual documents.</w:t>
      </w:r>
      <w:r w:rsidR="006D1A83" w:rsidRPr="00560BA3">
        <w:t xml:space="preserve"> For preprocessing the resulting text, I used the spaCy NER pipeline component to remove the following named entities: personal names, nationalities, religious or political groups, </w:t>
      </w:r>
      <w:r w:rsidR="009F1EFA" w:rsidRPr="00560BA3">
        <w:t>buildings, geopolitical and other types of locations, date and time entities, monetary values and other numerical figures.</w:t>
      </w:r>
      <w:r w:rsidR="003B5657" w:rsidRPr="00560BA3">
        <w:t xml:space="preserve"> I did not eliminate organizations, as I observed that a lot of relevant terms that were written with initial uppercase letters were frequently classified by spaCy as organization names</w:t>
      </w:r>
      <w:r w:rsidR="005852C4" w:rsidRPr="00560BA3">
        <w:t>, such as “Big Data”, “Cloud Computing”</w:t>
      </w:r>
      <w:r w:rsidR="003E7319" w:rsidRPr="00560BA3">
        <w:t xml:space="preserve"> or “Natural Language Processing”.</w:t>
      </w:r>
    </w:p>
    <w:p w14:paraId="5DF986BF" w14:textId="506C8E34" w:rsidR="003B5657" w:rsidRPr="00560BA3" w:rsidRDefault="00613266" w:rsidP="003B5657">
      <w:pPr>
        <w:jc w:val="center"/>
      </w:pPr>
      <w:r w:rsidRPr="00560BA3">
        <w:rPr>
          <w:noProof/>
        </w:rPr>
        <w:lastRenderedPageBreak/>
        <w:drawing>
          <wp:inline distT="0" distB="0" distL="0" distR="0" wp14:anchorId="6F9844C4" wp14:editId="628D9264">
            <wp:extent cx="4814133" cy="3032760"/>
            <wp:effectExtent l="0" t="0" r="5715" b="0"/>
            <wp:docPr id="1190887343"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7343" name="Imagine 1" descr="O imagine care conține text, captură de ecran, Font, proiectare&#10;&#10;Descriere generată automat"/>
                    <pic:cNvPicPr/>
                  </pic:nvPicPr>
                  <pic:blipFill>
                    <a:blip r:embed="rId25"/>
                    <a:stretch>
                      <a:fillRect/>
                    </a:stretch>
                  </pic:blipFill>
                  <pic:spPr>
                    <a:xfrm>
                      <a:off x="0" y="0"/>
                      <a:ext cx="4830207" cy="3042886"/>
                    </a:xfrm>
                    <a:prstGeom prst="rect">
                      <a:avLst/>
                    </a:prstGeom>
                  </pic:spPr>
                </pic:pic>
              </a:graphicData>
            </a:graphic>
          </wp:inline>
        </w:drawing>
      </w:r>
    </w:p>
    <w:p w14:paraId="56DED222" w14:textId="66269492" w:rsidR="003B5657" w:rsidRPr="00560BA3" w:rsidRDefault="003B5657" w:rsidP="003B5657">
      <w:pPr>
        <w:jc w:val="center"/>
      </w:pPr>
      <w:r w:rsidRPr="00560BA3">
        <w:t xml:space="preserve">Figure </w:t>
      </w:r>
      <w:bookmarkStart w:id="57" w:name="ner_orgs"/>
      <w:r w:rsidRPr="00560BA3">
        <w:fldChar w:fldCharType="begin"/>
      </w:r>
      <w:r w:rsidRPr="00560BA3">
        <w:instrText xml:space="preserve"> SEQ FIG \* MERGEFORMAT </w:instrText>
      </w:r>
      <w:r w:rsidRPr="00560BA3">
        <w:fldChar w:fldCharType="separate"/>
      </w:r>
      <w:r w:rsidR="007D3083">
        <w:rPr>
          <w:noProof/>
        </w:rPr>
        <w:t>11</w:t>
      </w:r>
      <w:r w:rsidRPr="00560BA3">
        <w:fldChar w:fldCharType="end"/>
      </w:r>
      <w:bookmarkEnd w:id="57"/>
      <w:r w:rsidRPr="00560BA3">
        <w:t>: Significant terms incorrectly classified as ORG</w:t>
      </w:r>
    </w:p>
    <w:p w14:paraId="55B4327A" w14:textId="146C56AA" w:rsidR="00067A90" w:rsidRDefault="00E324C2" w:rsidP="00E324C2">
      <w:r w:rsidRPr="00560BA3">
        <w:t xml:space="preserve">Figure </w:t>
      </w:r>
      <w:r w:rsidRPr="00560BA3">
        <w:fldChar w:fldCharType="begin"/>
      </w:r>
      <w:r w:rsidRPr="00560BA3">
        <w:instrText xml:space="preserve"> REF ner_orgs \h </w:instrText>
      </w:r>
      <w:r w:rsidRPr="00560BA3">
        <w:fldChar w:fldCharType="separate"/>
      </w:r>
      <w:r w:rsidR="007D3083">
        <w:rPr>
          <w:noProof/>
        </w:rPr>
        <w:t>11</w:t>
      </w:r>
      <w:r w:rsidRPr="00560BA3">
        <w:fldChar w:fldCharType="end"/>
      </w:r>
      <w:r w:rsidRPr="00560BA3">
        <w:t xml:space="preserve"> pictures an abstract of one of the top 20 authors, where the “Big Data” term is labelled </w:t>
      </w:r>
      <w:r w:rsidR="00613266" w:rsidRPr="00560BA3">
        <w:t>seven</w:t>
      </w:r>
      <w:r w:rsidRPr="00560BA3">
        <w:t xml:space="preserve"> times as an organization, suggesting how significant concepts like this would be lost if I chose to remove “ORG” entities during preprocessing.</w:t>
      </w:r>
      <w:r w:rsidR="00067A90" w:rsidRPr="00560BA3">
        <w:t xml:space="preserve"> To illustrate this, I extracted keywords from the publications of the same author, adding organizations to the list of entities to remove</w:t>
      </w:r>
      <w:r w:rsidR="00613266" w:rsidRPr="00560BA3">
        <w:t>, and I obtained the keyphrases below:</w:t>
      </w:r>
    </w:p>
    <w:p w14:paraId="4201204A" w14:textId="5506C23D" w:rsidR="00927806" w:rsidRPr="00560BA3" w:rsidRDefault="00927806" w:rsidP="00927806">
      <w:pPr>
        <w:jc w:val="center"/>
      </w:pPr>
      <w:r>
        <w:t xml:space="preserve">Table </w:t>
      </w:r>
      <w:bookmarkStart w:id="58" w:name="yake_no_orgs"/>
      <w:r>
        <w:fldChar w:fldCharType="begin"/>
      </w:r>
      <w:r>
        <w:instrText xml:space="preserve"> SEQ TBL \* MERGEFORMAT </w:instrText>
      </w:r>
      <w:r>
        <w:fldChar w:fldCharType="separate"/>
      </w:r>
      <w:r w:rsidR="007D3083">
        <w:rPr>
          <w:noProof/>
        </w:rPr>
        <w:t>5</w:t>
      </w:r>
      <w:r>
        <w:fldChar w:fldCharType="end"/>
      </w:r>
      <w:bookmarkEnd w:id="58"/>
      <w:r w:rsidRPr="00560BA3">
        <w:t>: keyword results after removing ORGs</w:t>
      </w:r>
    </w:p>
    <w:tbl>
      <w:tblPr>
        <w:tblStyle w:val="Tabelprimar2"/>
        <w:tblW w:w="0" w:type="auto"/>
        <w:jc w:val="center"/>
        <w:tblLook w:val="04A0" w:firstRow="1" w:lastRow="0" w:firstColumn="1" w:lastColumn="0" w:noHBand="0" w:noVBand="1"/>
      </w:tblPr>
      <w:tblGrid>
        <w:gridCol w:w="2473"/>
      </w:tblGrid>
      <w:tr w:rsidR="0047165D" w14:paraId="6FF77CB4" w14:textId="77777777" w:rsidTr="0047165D">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AC4838C" w14:textId="07CBBAF1" w:rsidR="0047165D" w:rsidRPr="0047165D" w:rsidRDefault="0047165D" w:rsidP="00613266">
            <w:pPr>
              <w:jc w:val="center"/>
              <w:rPr>
                <w:b w:val="0"/>
                <w:bCs w:val="0"/>
                <w:sz w:val="18"/>
                <w:szCs w:val="18"/>
              </w:rPr>
            </w:pPr>
            <w:r>
              <w:rPr>
                <w:b w:val="0"/>
                <w:bCs w:val="0"/>
                <w:sz w:val="18"/>
                <w:szCs w:val="18"/>
              </w:rPr>
              <w:t>Cloud computing</w:t>
            </w:r>
          </w:p>
        </w:tc>
      </w:tr>
      <w:tr w:rsidR="0047165D" w14:paraId="0B9828AD"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04780659" w14:textId="53F8E172" w:rsidR="0047165D" w:rsidRPr="0047165D" w:rsidRDefault="0047165D" w:rsidP="00613266">
            <w:pPr>
              <w:jc w:val="center"/>
              <w:rPr>
                <w:b w:val="0"/>
                <w:bCs w:val="0"/>
                <w:sz w:val="18"/>
                <w:szCs w:val="18"/>
              </w:rPr>
            </w:pPr>
            <w:r>
              <w:rPr>
                <w:b w:val="0"/>
                <w:bCs w:val="0"/>
                <w:sz w:val="18"/>
                <w:szCs w:val="18"/>
              </w:rPr>
              <w:t>Cloud systems</w:t>
            </w:r>
          </w:p>
        </w:tc>
      </w:tr>
      <w:tr w:rsidR="0047165D" w14:paraId="7C6DA37C"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675D2BFE" w14:textId="606E880E" w:rsidR="0047165D" w:rsidRPr="0047165D" w:rsidRDefault="0047165D" w:rsidP="00613266">
            <w:pPr>
              <w:jc w:val="center"/>
              <w:rPr>
                <w:b w:val="0"/>
                <w:bCs w:val="0"/>
                <w:sz w:val="18"/>
                <w:szCs w:val="18"/>
              </w:rPr>
            </w:pPr>
            <w:r>
              <w:rPr>
                <w:b w:val="0"/>
                <w:bCs w:val="0"/>
                <w:sz w:val="18"/>
                <w:szCs w:val="18"/>
              </w:rPr>
              <w:t>service level agreement</w:t>
            </w:r>
          </w:p>
        </w:tc>
      </w:tr>
      <w:tr w:rsidR="0047165D" w14:paraId="6484374E" w14:textId="77777777" w:rsidTr="0047165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0" w:type="auto"/>
          </w:tcPr>
          <w:p w14:paraId="1525C1B0" w14:textId="0F196796" w:rsidR="0047165D" w:rsidRPr="0047165D" w:rsidRDefault="0047165D" w:rsidP="00613266">
            <w:pPr>
              <w:jc w:val="center"/>
              <w:rPr>
                <w:b w:val="0"/>
                <w:bCs w:val="0"/>
                <w:sz w:val="18"/>
                <w:szCs w:val="18"/>
              </w:rPr>
            </w:pPr>
            <w:r>
              <w:rPr>
                <w:b w:val="0"/>
                <w:bCs w:val="0"/>
                <w:sz w:val="18"/>
                <w:szCs w:val="18"/>
              </w:rPr>
              <w:t>Cloud</w:t>
            </w:r>
          </w:p>
        </w:tc>
      </w:tr>
      <w:tr w:rsidR="0047165D" w14:paraId="2BC0E00B"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3F4A9848" w14:textId="71EF6B8C" w:rsidR="0047165D" w:rsidRPr="0047165D" w:rsidRDefault="0047165D" w:rsidP="00613266">
            <w:pPr>
              <w:jc w:val="center"/>
              <w:rPr>
                <w:b w:val="0"/>
                <w:bCs w:val="0"/>
                <w:sz w:val="18"/>
                <w:szCs w:val="18"/>
              </w:rPr>
            </w:pPr>
            <w:r>
              <w:rPr>
                <w:b w:val="0"/>
                <w:bCs w:val="0"/>
                <w:sz w:val="18"/>
                <w:szCs w:val="18"/>
              </w:rPr>
              <w:t>data</w:t>
            </w:r>
          </w:p>
        </w:tc>
      </w:tr>
      <w:tr w:rsidR="0047165D" w14:paraId="73C7E12F"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215FD054" w14:textId="1711C0B9" w:rsidR="0047165D" w:rsidRPr="0047165D" w:rsidRDefault="0047165D" w:rsidP="00613266">
            <w:pPr>
              <w:jc w:val="center"/>
              <w:rPr>
                <w:b w:val="0"/>
                <w:bCs w:val="0"/>
                <w:sz w:val="18"/>
                <w:szCs w:val="18"/>
              </w:rPr>
            </w:pPr>
            <w:r>
              <w:rPr>
                <w:b w:val="0"/>
                <w:bCs w:val="0"/>
                <w:sz w:val="18"/>
                <w:szCs w:val="18"/>
              </w:rPr>
              <w:t>grid scheduling algorithms</w:t>
            </w:r>
          </w:p>
        </w:tc>
      </w:tr>
      <w:tr w:rsidR="0047165D" w14:paraId="3E98F0F5"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5616AA87" w14:textId="4A19F659" w:rsidR="0047165D" w:rsidRPr="0047165D" w:rsidRDefault="0047165D" w:rsidP="00613266">
            <w:pPr>
              <w:jc w:val="center"/>
              <w:rPr>
                <w:b w:val="0"/>
                <w:bCs w:val="0"/>
                <w:sz w:val="18"/>
                <w:szCs w:val="18"/>
              </w:rPr>
            </w:pPr>
            <w:r>
              <w:rPr>
                <w:b w:val="0"/>
                <w:bCs w:val="0"/>
                <w:sz w:val="18"/>
                <w:szCs w:val="18"/>
              </w:rPr>
              <w:t>Cloud service providers</w:t>
            </w:r>
          </w:p>
        </w:tc>
      </w:tr>
      <w:tr w:rsidR="0047165D" w14:paraId="76D01044"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0C60C0C5" w14:textId="33DC1927" w:rsidR="0047165D" w:rsidRPr="0047165D" w:rsidRDefault="0047165D" w:rsidP="00613266">
            <w:pPr>
              <w:jc w:val="center"/>
              <w:rPr>
                <w:b w:val="0"/>
                <w:bCs w:val="0"/>
                <w:sz w:val="18"/>
                <w:szCs w:val="18"/>
              </w:rPr>
            </w:pPr>
            <w:r>
              <w:rPr>
                <w:b w:val="0"/>
                <w:bCs w:val="0"/>
                <w:sz w:val="18"/>
                <w:szCs w:val="18"/>
              </w:rPr>
              <w:t>distributed systems resources</w:t>
            </w:r>
          </w:p>
        </w:tc>
      </w:tr>
      <w:tr w:rsidR="0047165D" w14:paraId="39756F9E"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270D0494" w14:textId="1A52AC09" w:rsidR="0047165D" w:rsidRPr="0047165D" w:rsidRDefault="0047165D" w:rsidP="00613266">
            <w:pPr>
              <w:jc w:val="center"/>
              <w:rPr>
                <w:b w:val="0"/>
                <w:bCs w:val="0"/>
                <w:sz w:val="18"/>
                <w:szCs w:val="18"/>
              </w:rPr>
            </w:pPr>
            <w:r>
              <w:rPr>
                <w:b w:val="0"/>
                <w:bCs w:val="0"/>
                <w:sz w:val="18"/>
                <w:szCs w:val="18"/>
              </w:rPr>
              <w:t>system</w:t>
            </w:r>
          </w:p>
        </w:tc>
      </w:tr>
      <w:tr w:rsidR="0047165D" w14:paraId="02F6DA12" w14:textId="77777777" w:rsidTr="0047165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0" w:type="auto"/>
          </w:tcPr>
          <w:p w14:paraId="6947CFAC" w14:textId="4E96AAE4" w:rsidR="0047165D" w:rsidRPr="0047165D" w:rsidRDefault="0047165D" w:rsidP="00613266">
            <w:pPr>
              <w:jc w:val="center"/>
              <w:rPr>
                <w:b w:val="0"/>
                <w:bCs w:val="0"/>
                <w:sz w:val="18"/>
                <w:szCs w:val="18"/>
              </w:rPr>
            </w:pPr>
            <w:r>
              <w:rPr>
                <w:b w:val="0"/>
                <w:bCs w:val="0"/>
                <w:sz w:val="18"/>
                <w:szCs w:val="18"/>
              </w:rPr>
              <w:t>computing distributed systems</w:t>
            </w:r>
          </w:p>
        </w:tc>
      </w:tr>
      <w:tr w:rsidR="0047165D" w14:paraId="7252FA33"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53189D2F" w14:textId="7BDA21AB" w:rsidR="0047165D" w:rsidRPr="0047165D" w:rsidRDefault="0047165D" w:rsidP="00613266">
            <w:pPr>
              <w:jc w:val="center"/>
              <w:rPr>
                <w:b w:val="0"/>
                <w:bCs w:val="0"/>
                <w:sz w:val="18"/>
                <w:szCs w:val="18"/>
              </w:rPr>
            </w:pPr>
            <w:r>
              <w:rPr>
                <w:b w:val="0"/>
                <w:bCs w:val="0"/>
                <w:sz w:val="18"/>
                <w:szCs w:val="18"/>
              </w:rPr>
              <w:t>scheduling</w:t>
            </w:r>
          </w:p>
        </w:tc>
      </w:tr>
      <w:tr w:rsidR="0047165D" w14:paraId="0EBB6A0B"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4557D78" w14:textId="41D1CD0C" w:rsidR="0047165D" w:rsidRPr="0047165D" w:rsidRDefault="0047165D" w:rsidP="00613266">
            <w:pPr>
              <w:jc w:val="center"/>
              <w:rPr>
                <w:b w:val="0"/>
                <w:bCs w:val="0"/>
                <w:sz w:val="18"/>
                <w:szCs w:val="18"/>
              </w:rPr>
            </w:pPr>
            <w:r>
              <w:rPr>
                <w:b w:val="0"/>
                <w:bCs w:val="0"/>
                <w:sz w:val="18"/>
                <w:szCs w:val="18"/>
              </w:rPr>
              <w:t>Data management systems</w:t>
            </w:r>
          </w:p>
        </w:tc>
      </w:tr>
      <w:tr w:rsidR="0047165D" w14:paraId="17D92144"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6DFEECE" w14:textId="7C5AE2B6" w:rsidR="0047165D" w:rsidRPr="0047165D" w:rsidRDefault="0047165D" w:rsidP="00613266">
            <w:pPr>
              <w:jc w:val="center"/>
              <w:rPr>
                <w:b w:val="0"/>
                <w:bCs w:val="0"/>
                <w:sz w:val="18"/>
                <w:szCs w:val="18"/>
              </w:rPr>
            </w:pPr>
            <w:r>
              <w:rPr>
                <w:b w:val="0"/>
                <w:bCs w:val="0"/>
                <w:sz w:val="18"/>
                <w:szCs w:val="18"/>
              </w:rPr>
              <w:t>data processing</w:t>
            </w:r>
          </w:p>
        </w:tc>
      </w:tr>
      <w:tr w:rsidR="0047165D" w14:paraId="7FA6E146" w14:textId="77777777" w:rsidTr="0047165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FDDEBAA" w14:textId="04717C68" w:rsidR="0047165D" w:rsidRPr="0047165D" w:rsidRDefault="0047165D" w:rsidP="00613266">
            <w:pPr>
              <w:jc w:val="center"/>
              <w:rPr>
                <w:b w:val="0"/>
                <w:bCs w:val="0"/>
                <w:sz w:val="18"/>
                <w:szCs w:val="18"/>
              </w:rPr>
            </w:pPr>
            <w:r>
              <w:rPr>
                <w:b w:val="0"/>
                <w:bCs w:val="0"/>
                <w:sz w:val="18"/>
                <w:szCs w:val="18"/>
              </w:rPr>
              <w:t>big data platforms</w:t>
            </w:r>
          </w:p>
        </w:tc>
      </w:tr>
      <w:tr w:rsidR="0047165D" w14:paraId="3C1A2DB4" w14:textId="77777777" w:rsidTr="0047165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01D38D6" w14:textId="169518AA" w:rsidR="0047165D" w:rsidRPr="0047165D" w:rsidRDefault="0047165D" w:rsidP="00613266">
            <w:pPr>
              <w:jc w:val="center"/>
              <w:rPr>
                <w:b w:val="0"/>
                <w:bCs w:val="0"/>
                <w:sz w:val="18"/>
                <w:szCs w:val="18"/>
              </w:rPr>
            </w:pPr>
            <w:r>
              <w:rPr>
                <w:b w:val="0"/>
                <w:bCs w:val="0"/>
                <w:sz w:val="18"/>
                <w:szCs w:val="18"/>
              </w:rPr>
              <w:t>big data</w:t>
            </w:r>
          </w:p>
        </w:tc>
      </w:tr>
    </w:tbl>
    <w:p w14:paraId="20141C55" w14:textId="4347FEC0" w:rsidR="00613266" w:rsidRPr="00560BA3" w:rsidRDefault="00613266" w:rsidP="00613266">
      <w:pPr>
        <w:jc w:val="center"/>
      </w:pPr>
    </w:p>
    <w:p w14:paraId="57B58169" w14:textId="0A432183" w:rsidR="00B129DC" w:rsidRDefault="00742012">
      <w:r w:rsidRPr="00560BA3">
        <w:t xml:space="preserve">In </w:t>
      </w:r>
      <w:r w:rsidR="00927806">
        <w:t xml:space="preserve">table </w:t>
      </w:r>
      <w:r w:rsidR="00B129DC">
        <w:fldChar w:fldCharType="begin"/>
      </w:r>
      <w:r w:rsidR="00B129DC">
        <w:instrText xml:space="preserve"> REF yake_no_orgs \h </w:instrText>
      </w:r>
      <w:r w:rsidR="00B129DC">
        <w:fldChar w:fldCharType="separate"/>
      </w:r>
      <w:r w:rsidR="007D3083">
        <w:rPr>
          <w:noProof/>
        </w:rPr>
        <w:t>5</w:t>
      </w:r>
      <w:r w:rsidR="00B129DC">
        <w:fldChar w:fldCharType="end"/>
      </w:r>
      <w:r w:rsidRPr="00560BA3">
        <w:t xml:space="preserve">, “big data” appears </w:t>
      </w:r>
      <w:r w:rsidR="00B95225" w:rsidRPr="00560BA3">
        <w:t xml:space="preserve">once </w:t>
      </w:r>
      <w:r w:rsidRPr="00560BA3">
        <w:t>as a keyword</w:t>
      </w:r>
      <w:r w:rsidR="00B95225" w:rsidRPr="00560BA3">
        <w:t xml:space="preserve"> and once inside another keyphrase</w:t>
      </w:r>
      <w:r w:rsidRPr="00560BA3">
        <w:t>, but it only appears in lowercase and at the bottom of the keyword list.</w:t>
      </w:r>
    </w:p>
    <w:p w14:paraId="0CB38812" w14:textId="7D0C0173" w:rsidR="00B129DC" w:rsidRDefault="00B129DC"/>
    <w:p w14:paraId="3C41E51F" w14:textId="01F96B45" w:rsidR="00B129DC" w:rsidRDefault="005A6576" w:rsidP="00B129DC">
      <w:pPr>
        <w:jc w:val="center"/>
      </w:pPr>
      <w:r>
        <w:lastRenderedPageBreak/>
        <w:t xml:space="preserve">Table </w:t>
      </w:r>
      <w:bookmarkStart w:id="59" w:name="yake_orgs_kept"/>
      <w:r>
        <w:fldChar w:fldCharType="begin"/>
      </w:r>
      <w:r>
        <w:instrText xml:space="preserve"> SEQ TBL \* MERGEFORMAT </w:instrText>
      </w:r>
      <w:r>
        <w:fldChar w:fldCharType="separate"/>
      </w:r>
      <w:r w:rsidR="007D3083">
        <w:rPr>
          <w:noProof/>
        </w:rPr>
        <w:t>6</w:t>
      </w:r>
      <w:r>
        <w:fldChar w:fldCharType="end"/>
      </w:r>
      <w:bookmarkEnd w:id="59"/>
      <w:r w:rsidR="00B129DC" w:rsidRPr="00560BA3">
        <w:t>: keyword results without removing ORGs</w:t>
      </w:r>
    </w:p>
    <w:tbl>
      <w:tblPr>
        <w:tblStyle w:val="Tabelprimar2"/>
        <w:tblW w:w="0" w:type="auto"/>
        <w:jc w:val="center"/>
        <w:tblLook w:val="04A0" w:firstRow="1" w:lastRow="0" w:firstColumn="1" w:lastColumn="0" w:noHBand="0" w:noVBand="1"/>
      </w:tblPr>
      <w:tblGrid>
        <w:gridCol w:w="2473"/>
      </w:tblGrid>
      <w:tr w:rsidR="00B129DC" w14:paraId="6C23EEF3" w14:textId="77777777" w:rsidTr="00E65ABD">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8623F51" w14:textId="34EBDE22" w:rsidR="00B129DC" w:rsidRPr="0047165D" w:rsidRDefault="00B129DC" w:rsidP="00E65ABD">
            <w:pPr>
              <w:jc w:val="center"/>
              <w:rPr>
                <w:b w:val="0"/>
                <w:bCs w:val="0"/>
                <w:sz w:val="18"/>
                <w:szCs w:val="18"/>
              </w:rPr>
            </w:pPr>
            <w:r>
              <w:rPr>
                <w:b w:val="0"/>
                <w:bCs w:val="0"/>
                <w:sz w:val="18"/>
                <w:szCs w:val="18"/>
              </w:rPr>
              <w:t>Cloud computing</w:t>
            </w:r>
          </w:p>
        </w:tc>
      </w:tr>
      <w:tr w:rsidR="00B129DC" w14:paraId="4F39C8C8"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3992C91A" w14:textId="0FBAAA4E" w:rsidR="00B129DC" w:rsidRPr="0047165D" w:rsidRDefault="00B129DC" w:rsidP="00E65ABD">
            <w:pPr>
              <w:jc w:val="center"/>
              <w:rPr>
                <w:b w:val="0"/>
                <w:bCs w:val="0"/>
                <w:sz w:val="18"/>
                <w:szCs w:val="18"/>
              </w:rPr>
            </w:pPr>
            <w:r>
              <w:rPr>
                <w:b w:val="0"/>
                <w:bCs w:val="0"/>
                <w:sz w:val="18"/>
                <w:szCs w:val="18"/>
              </w:rPr>
              <w:t>Big Data processing</w:t>
            </w:r>
          </w:p>
        </w:tc>
      </w:tr>
      <w:tr w:rsidR="00B129DC" w14:paraId="681160A1"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6D86E6E" w14:textId="0DFD5B2C" w:rsidR="00B129DC" w:rsidRPr="0047165D" w:rsidRDefault="00B129DC" w:rsidP="00E65ABD">
            <w:pPr>
              <w:jc w:val="center"/>
              <w:rPr>
                <w:b w:val="0"/>
                <w:bCs w:val="0"/>
                <w:sz w:val="18"/>
                <w:szCs w:val="18"/>
              </w:rPr>
            </w:pPr>
            <w:r>
              <w:rPr>
                <w:b w:val="0"/>
                <w:bCs w:val="0"/>
                <w:sz w:val="18"/>
                <w:szCs w:val="18"/>
              </w:rPr>
              <w:t>Big Data</w:t>
            </w:r>
          </w:p>
        </w:tc>
      </w:tr>
      <w:tr w:rsidR="00B129DC" w14:paraId="1FCC474F" w14:textId="77777777" w:rsidTr="00E65AB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0" w:type="auto"/>
          </w:tcPr>
          <w:p w14:paraId="7DB4E543" w14:textId="256F8278" w:rsidR="00B129DC" w:rsidRPr="0047165D" w:rsidRDefault="00B129DC" w:rsidP="00E65ABD">
            <w:pPr>
              <w:jc w:val="center"/>
              <w:rPr>
                <w:b w:val="0"/>
                <w:bCs w:val="0"/>
                <w:sz w:val="18"/>
                <w:szCs w:val="18"/>
              </w:rPr>
            </w:pPr>
            <w:r>
              <w:rPr>
                <w:b w:val="0"/>
                <w:bCs w:val="0"/>
                <w:sz w:val="18"/>
                <w:szCs w:val="18"/>
              </w:rPr>
              <w:t>Cloud</w:t>
            </w:r>
            <w:r>
              <w:rPr>
                <w:b w:val="0"/>
                <w:bCs w:val="0"/>
                <w:sz w:val="18"/>
                <w:szCs w:val="18"/>
              </w:rPr>
              <w:t xml:space="preserve"> systems</w:t>
            </w:r>
          </w:p>
        </w:tc>
      </w:tr>
      <w:tr w:rsidR="00B129DC" w14:paraId="5A08DCD8"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7AD860DC" w14:textId="77777777" w:rsidR="00B129DC" w:rsidRPr="0047165D" w:rsidRDefault="00B129DC" w:rsidP="00E65ABD">
            <w:pPr>
              <w:jc w:val="center"/>
              <w:rPr>
                <w:b w:val="0"/>
                <w:bCs w:val="0"/>
                <w:sz w:val="18"/>
                <w:szCs w:val="18"/>
              </w:rPr>
            </w:pPr>
            <w:r>
              <w:rPr>
                <w:b w:val="0"/>
                <w:bCs w:val="0"/>
                <w:sz w:val="18"/>
                <w:szCs w:val="18"/>
              </w:rPr>
              <w:t>data</w:t>
            </w:r>
          </w:p>
        </w:tc>
      </w:tr>
      <w:tr w:rsidR="00B129DC" w14:paraId="118FACDB"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210D2D4D" w14:textId="5AD3313A" w:rsidR="00B129DC" w:rsidRPr="0047165D" w:rsidRDefault="00B129DC" w:rsidP="00E65ABD">
            <w:pPr>
              <w:jc w:val="center"/>
              <w:rPr>
                <w:b w:val="0"/>
                <w:bCs w:val="0"/>
                <w:sz w:val="18"/>
                <w:szCs w:val="18"/>
              </w:rPr>
            </w:pPr>
            <w:r>
              <w:rPr>
                <w:b w:val="0"/>
                <w:bCs w:val="0"/>
                <w:sz w:val="18"/>
                <w:szCs w:val="18"/>
              </w:rPr>
              <w:t>Cloud</w:t>
            </w:r>
          </w:p>
        </w:tc>
      </w:tr>
      <w:tr w:rsidR="00B129DC" w14:paraId="6CAF4179"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4FE704C8" w14:textId="50921456" w:rsidR="00B129DC" w:rsidRPr="0047165D" w:rsidRDefault="00B129DC" w:rsidP="00E65ABD">
            <w:pPr>
              <w:jc w:val="center"/>
              <w:rPr>
                <w:b w:val="0"/>
                <w:bCs w:val="0"/>
                <w:sz w:val="18"/>
                <w:szCs w:val="18"/>
              </w:rPr>
            </w:pPr>
            <w:r>
              <w:rPr>
                <w:b w:val="0"/>
                <w:bCs w:val="0"/>
                <w:sz w:val="18"/>
                <w:szCs w:val="18"/>
              </w:rPr>
              <w:t>service level agreement</w:t>
            </w:r>
          </w:p>
        </w:tc>
      </w:tr>
      <w:tr w:rsidR="00B129DC" w14:paraId="49D1F2FD"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1A6FB07A" w14:textId="251012DB" w:rsidR="00B129DC" w:rsidRPr="0047165D" w:rsidRDefault="00B129DC" w:rsidP="00E65ABD">
            <w:pPr>
              <w:jc w:val="center"/>
              <w:rPr>
                <w:b w:val="0"/>
                <w:bCs w:val="0"/>
                <w:sz w:val="18"/>
                <w:szCs w:val="18"/>
              </w:rPr>
            </w:pPr>
            <w:r>
              <w:rPr>
                <w:b w:val="0"/>
                <w:bCs w:val="0"/>
                <w:sz w:val="18"/>
                <w:szCs w:val="18"/>
              </w:rPr>
              <w:t>Cloud service providers</w:t>
            </w:r>
          </w:p>
        </w:tc>
      </w:tr>
      <w:tr w:rsidR="00B129DC" w14:paraId="0A58018E"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1663B65E" w14:textId="50B3E2A3" w:rsidR="00B129DC" w:rsidRPr="0047165D" w:rsidRDefault="00B129DC" w:rsidP="00E65ABD">
            <w:pPr>
              <w:jc w:val="center"/>
              <w:rPr>
                <w:b w:val="0"/>
                <w:bCs w:val="0"/>
                <w:sz w:val="18"/>
                <w:szCs w:val="18"/>
              </w:rPr>
            </w:pPr>
            <w:r>
              <w:rPr>
                <w:b w:val="0"/>
                <w:bCs w:val="0"/>
                <w:sz w:val="18"/>
                <w:szCs w:val="18"/>
              </w:rPr>
              <w:t>Data processing systems</w:t>
            </w:r>
          </w:p>
        </w:tc>
      </w:tr>
      <w:tr w:rsidR="00B129DC" w14:paraId="5665A7AB" w14:textId="77777777" w:rsidTr="00E65ABD">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0" w:type="auto"/>
          </w:tcPr>
          <w:p w14:paraId="6D404A0C" w14:textId="5D1C5671" w:rsidR="00B129DC" w:rsidRPr="0047165D" w:rsidRDefault="00B129DC" w:rsidP="00E65ABD">
            <w:pPr>
              <w:jc w:val="center"/>
              <w:rPr>
                <w:b w:val="0"/>
                <w:bCs w:val="0"/>
                <w:sz w:val="18"/>
                <w:szCs w:val="18"/>
              </w:rPr>
            </w:pPr>
            <w:r>
              <w:rPr>
                <w:b w:val="0"/>
                <w:bCs w:val="0"/>
                <w:sz w:val="18"/>
                <w:szCs w:val="18"/>
              </w:rPr>
              <w:t xml:space="preserve">distributed </w:t>
            </w:r>
            <w:r>
              <w:rPr>
                <w:b w:val="0"/>
                <w:bCs w:val="0"/>
                <w:sz w:val="18"/>
                <w:szCs w:val="18"/>
              </w:rPr>
              <w:t>systems resources</w:t>
            </w:r>
          </w:p>
        </w:tc>
      </w:tr>
      <w:tr w:rsidR="00B129DC" w14:paraId="29AFBDDE"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14DE27F6" w14:textId="46AF3027" w:rsidR="00B129DC" w:rsidRPr="0047165D" w:rsidRDefault="00B129DC" w:rsidP="00E65ABD">
            <w:pPr>
              <w:jc w:val="center"/>
              <w:rPr>
                <w:b w:val="0"/>
                <w:bCs w:val="0"/>
                <w:sz w:val="18"/>
                <w:szCs w:val="18"/>
              </w:rPr>
            </w:pPr>
            <w:r>
              <w:rPr>
                <w:b w:val="0"/>
                <w:bCs w:val="0"/>
                <w:sz w:val="18"/>
                <w:szCs w:val="18"/>
              </w:rPr>
              <w:t>grid scheduling algorithms</w:t>
            </w:r>
          </w:p>
        </w:tc>
      </w:tr>
      <w:tr w:rsidR="00B129DC" w14:paraId="4E12AC84"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5613BBA6" w14:textId="2F4E5200" w:rsidR="00B129DC" w:rsidRPr="0047165D" w:rsidRDefault="00B129DC" w:rsidP="00E65ABD">
            <w:pPr>
              <w:jc w:val="center"/>
              <w:rPr>
                <w:b w:val="0"/>
                <w:bCs w:val="0"/>
                <w:sz w:val="18"/>
                <w:szCs w:val="18"/>
              </w:rPr>
            </w:pPr>
            <w:r>
              <w:rPr>
                <w:b w:val="0"/>
                <w:bCs w:val="0"/>
                <w:sz w:val="18"/>
                <w:szCs w:val="18"/>
              </w:rPr>
              <w:t>computing distributed systems</w:t>
            </w:r>
          </w:p>
        </w:tc>
      </w:tr>
      <w:tr w:rsidR="00B129DC" w14:paraId="37574901"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3D711C4B" w14:textId="38280C60" w:rsidR="00B129DC" w:rsidRPr="0047165D" w:rsidRDefault="00B129DC" w:rsidP="00B129DC">
            <w:pPr>
              <w:jc w:val="center"/>
              <w:rPr>
                <w:b w:val="0"/>
                <w:bCs w:val="0"/>
                <w:sz w:val="18"/>
                <w:szCs w:val="18"/>
              </w:rPr>
            </w:pPr>
            <w:r>
              <w:rPr>
                <w:b w:val="0"/>
                <w:bCs w:val="0"/>
                <w:sz w:val="18"/>
                <w:szCs w:val="18"/>
              </w:rPr>
              <w:t>Identification System data</w:t>
            </w:r>
          </w:p>
        </w:tc>
      </w:tr>
      <w:tr w:rsidR="00B129DC" w14:paraId="39042483"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2A988A73" w14:textId="2A5A5755" w:rsidR="00B129DC" w:rsidRPr="0047165D" w:rsidRDefault="00B129DC" w:rsidP="00B129DC">
            <w:pPr>
              <w:jc w:val="center"/>
              <w:rPr>
                <w:b w:val="0"/>
                <w:bCs w:val="0"/>
                <w:sz w:val="18"/>
                <w:szCs w:val="18"/>
              </w:rPr>
            </w:pPr>
            <w:r>
              <w:rPr>
                <w:b w:val="0"/>
                <w:bCs w:val="0"/>
                <w:sz w:val="18"/>
                <w:szCs w:val="18"/>
              </w:rPr>
              <w:t>system</w:t>
            </w:r>
          </w:p>
        </w:tc>
      </w:tr>
      <w:tr w:rsidR="00B129DC" w14:paraId="73F263CE"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14:paraId="6EF97B0C" w14:textId="0F046B62" w:rsidR="00B129DC" w:rsidRPr="0047165D" w:rsidRDefault="00B129DC" w:rsidP="00B129DC">
            <w:pPr>
              <w:jc w:val="center"/>
              <w:rPr>
                <w:b w:val="0"/>
                <w:bCs w:val="0"/>
                <w:sz w:val="18"/>
                <w:szCs w:val="18"/>
              </w:rPr>
            </w:pPr>
            <w:r>
              <w:rPr>
                <w:b w:val="0"/>
                <w:bCs w:val="0"/>
                <w:sz w:val="18"/>
                <w:szCs w:val="18"/>
              </w:rPr>
              <w:t>B</w:t>
            </w:r>
            <w:r>
              <w:rPr>
                <w:b w:val="0"/>
                <w:bCs w:val="0"/>
                <w:sz w:val="18"/>
                <w:szCs w:val="18"/>
              </w:rPr>
              <w:t xml:space="preserve">ig </w:t>
            </w:r>
            <w:r>
              <w:rPr>
                <w:b w:val="0"/>
                <w:bCs w:val="0"/>
                <w:sz w:val="18"/>
                <w:szCs w:val="18"/>
              </w:rPr>
              <w:t>D</w:t>
            </w:r>
            <w:r>
              <w:rPr>
                <w:b w:val="0"/>
                <w:bCs w:val="0"/>
                <w:sz w:val="18"/>
                <w:szCs w:val="18"/>
              </w:rPr>
              <w:t>ata</w:t>
            </w:r>
            <w:r>
              <w:rPr>
                <w:b w:val="0"/>
                <w:bCs w:val="0"/>
                <w:sz w:val="18"/>
                <w:szCs w:val="18"/>
              </w:rPr>
              <w:t xml:space="preserve"> environments</w:t>
            </w:r>
          </w:p>
        </w:tc>
      </w:tr>
    </w:tbl>
    <w:p w14:paraId="0B408490" w14:textId="6C84075B" w:rsidR="00246B23" w:rsidRPr="00560BA3" w:rsidRDefault="00246B23" w:rsidP="00246B23">
      <w:pPr>
        <w:jc w:val="center"/>
      </w:pPr>
    </w:p>
    <w:p w14:paraId="322AD838" w14:textId="21795DCD" w:rsidR="00246B23" w:rsidRPr="00560BA3" w:rsidRDefault="00246B23" w:rsidP="00246B23">
      <w:r w:rsidRPr="00560BA3">
        <w:t>On the other hand, when I kept the entities labelled as organizations in the text</w:t>
      </w:r>
      <w:r w:rsidR="00B95225" w:rsidRPr="00560BA3">
        <w:t xml:space="preserve">, “Big Data” appeared in three keyphrases, two of them being in the top 3 most relevant keywords, as we can see in </w:t>
      </w:r>
      <w:r w:rsidR="005A6576">
        <w:t xml:space="preserve">table </w:t>
      </w:r>
      <w:r w:rsidR="005A6576">
        <w:fldChar w:fldCharType="begin"/>
      </w:r>
      <w:r w:rsidR="005A6576">
        <w:instrText xml:space="preserve"> REF yake_orgs_kept \h </w:instrText>
      </w:r>
      <w:r w:rsidR="005A6576">
        <w:fldChar w:fldCharType="separate"/>
      </w:r>
      <w:r w:rsidR="007D3083">
        <w:rPr>
          <w:noProof/>
        </w:rPr>
        <w:t>6</w:t>
      </w:r>
      <w:r w:rsidR="005A6576">
        <w:fldChar w:fldCharType="end"/>
      </w:r>
      <w:r w:rsidR="00B95225" w:rsidRPr="00560BA3">
        <w:t>.</w:t>
      </w:r>
    </w:p>
    <w:p w14:paraId="4B0174EA" w14:textId="006EA2E9" w:rsidR="008B4ADE" w:rsidRPr="00560BA3" w:rsidRDefault="001351E1" w:rsidP="00246B23">
      <w:r w:rsidRPr="00560BA3">
        <w:t xml:space="preserve">Nevertheless, there are some institution names that should be removed, because they are very frequent in these academia writings, such as </w:t>
      </w:r>
      <w:r w:rsidR="00BC5231" w:rsidRPr="00560BA3">
        <w:t>names of universities and faculties. I prevented their occurrence among keywords by adding the words “university” and “faculty” to the YAKE’s internal stop word list, along with numerous other words specific to technical and scientific papers, that I encountered many times</w:t>
      </w:r>
      <w:r w:rsidR="00CF0F10" w:rsidRPr="00560BA3">
        <w:t xml:space="preserve"> in keyword extraction results</w:t>
      </w:r>
      <w:r w:rsidR="00BC5231" w:rsidRPr="00560BA3">
        <w:t>, such as “conference”</w:t>
      </w:r>
      <w:r w:rsidR="004E7A18" w:rsidRPr="00560BA3">
        <w:t>, “workshop”, “experiment”, “professor” and “research”</w:t>
      </w:r>
      <w:r w:rsidR="00612DEB" w:rsidRPr="00560BA3">
        <w:t>.</w:t>
      </w:r>
    </w:p>
    <w:p w14:paraId="10805749" w14:textId="4BFB5851" w:rsidR="00434476" w:rsidRPr="00560BA3" w:rsidRDefault="00434476" w:rsidP="00434476">
      <w:pPr>
        <w:pStyle w:val="Titlu3"/>
      </w:pPr>
      <w:bookmarkStart w:id="60" w:name="_Ref169529720"/>
      <w:bookmarkStart w:id="61" w:name="_Toc170063145"/>
      <w:r w:rsidRPr="00560BA3">
        <w:t xml:space="preserve">Keyword </w:t>
      </w:r>
      <w:r w:rsidR="00217A29">
        <w:t>E</w:t>
      </w:r>
      <w:r w:rsidRPr="00560BA3">
        <w:t>xtraction</w:t>
      </w:r>
      <w:bookmarkEnd w:id="60"/>
      <w:bookmarkEnd w:id="61"/>
    </w:p>
    <w:p w14:paraId="27139615" w14:textId="234DBD56" w:rsidR="00434476" w:rsidRDefault="00960A76" w:rsidP="00434476">
      <w:r w:rsidRPr="00560BA3">
        <w:t>After preprocessing the text, the program proceeds with the keyword extraction using the yake Python library</w:t>
      </w:r>
      <w:r w:rsidRPr="00560BA3">
        <w:rPr>
          <w:rStyle w:val="Referinnotdesubsol"/>
        </w:rPr>
        <w:footnoteReference w:id="14"/>
      </w:r>
      <w:r w:rsidRPr="00560BA3">
        <w:t>. I extracted 15 keywords for an author</w:t>
      </w:r>
      <w:r w:rsidR="001B1B3E" w:rsidRPr="00560BA3">
        <w:t xml:space="preserve">, because I think this number is enough to summarize the research activity of an author, without being so </w:t>
      </w:r>
      <w:r w:rsidR="008575DD" w:rsidRPr="00560BA3">
        <w:t>large that meaningless keyphrases are extracted, especially in the case of researchers with fewer publications.</w:t>
      </w:r>
    </w:p>
    <w:p w14:paraId="228F40EA" w14:textId="77777777" w:rsidR="00FE7622" w:rsidRDefault="00FE7622" w:rsidP="00434476"/>
    <w:p w14:paraId="731978CC" w14:textId="77777777" w:rsidR="00FE7622" w:rsidRDefault="00FE7622" w:rsidP="00434476"/>
    <w:p w14:paraId="2718E643" w14:textId="77777777" w:rsidR="00FE7622" w:rsidRDefault="00FE7622" w:rsidP="00434476"/>
    <w:p w14:paraId="027DEF97" w14:textId="77777777" w:rsidR="00FE7622" w:rsidRDefault="00FE7622" w:rsidP="00434476"/>
    <w:p w14:paraId="75DD17FC" w14:textId="30BAE0BA" w:rsidR="00FE7622" w:rsidRPr="00560BA3" w:rsidRDefault="00C47016" w:rsidP="00C47016">
      <w:pPr>
        <w:jc w:val="center"/>
      </w:pPr>
      <w:r>
        <w:lastRenderedPageBreak/>
        <w:t xml:space="preserve">Table </w:t>
      </w:r>
      <w:bookmarkStart w:id="62" w:name="yake_20_kw"/>
      <w:r>
        <w:fldChar w:fldCharType="begin"/>
      </w:r>
      <w:r>
        <w:instrText xml:space="preserve"> SEQ TBL \* MERGEFORMAT </w:instrText>
      </w:r>
      <w:r>
        <w:fldChar w:fldCharType="separate"/>
      </w:r>
      <w:r w:rsidR="007D3083">
        <w:rPr>
          <w:noProof/>
        </w:rPr>
        <w:t>7</w:t>
      </w:r>
      <w:r>
        <w:fldChar w:fldCharType="end"/>
      </w:r>
      <w:bookmarkEnd w:id="62"/>
      <w:r w:rsidRPr="00560BA3">
        <w:t>: Result of YAKE with 20 keywords</w:t>
      </w:r>
    </w:p>
    <w:tbl>
      <w:tblPr>
        <w:tblStyle w:val="Tabelprimar2"/>
        <w:tblW w:w="0" w:type="auto"/>
        <w:jc w:val="center"/>
        <w:tblLook w:val="04A0" w:firstRow="1" w:lastRow="0" w:firstColumn="1" w:lastColumn="0" w:noHBand="0" w:noVBand="1"/>
      </w:tblPr>
      <w:tblGrid>
        <w:gridCol w:w="2565"/>
      </w:tblGrid>
      <w:tr w:rsidR="00FE7622" w14:paraId="3CF5FDD0" w14:textId="77777777" w:rsidTr="00FE7622">
        <w:trPr>
          <w:cnfStyle w:val="100000000000" w:firstRow="1" w:lastRow="0" w:firstColumn="0" w:lastColumn="0" w:oddVBand="0" w:evenVBand="0" w:oddHBand="0"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640207E6" w14:textId="42FA2841" w:rsidR="00FE7622" w:rsidRPr="00FE7622" w:rsidRDefault="00FE7622" w:rsidP="008575DD">
            <w:pPr>
              <w:jc w:val="center"/>
              <w:rPr>
                <w:b w:val="0"/>
                <w:bCs w:val="0"/>
                <w:sz w:val="18"/>
                <w:szCs w:val="18"/>
              </w:rPr>
            </w:pPr>
            <w:r>
              <w:rPr>
                <w:b w:val="0"/>
                <w:bCs w:val="0"/>
                <w:sz w:val="18"/>
                <w:szCs w:val="18"/>
              </w:rPr>
              <w:t xml:space="preserve">monitoring project budgets </w:t>
            </w:r>
          </w:p>
        </w:tc>
      </w:tr>
      <w:tr w:rsidR="00FE7622" w14:paraId="3D9CA469"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4416E6AF" w14:textId="3B6032BC" w:rsidR="00FE7622" w:rsidRPr="00FE7622" w:rsidRDefault="00FE7622" w:rsidP="008575DD">
            <w:pPr>
              <w:jc w:val="center"/>
              <w:rPr>
                <w:b w:val="0"/>
                <w:bCs w:val="0"/>
                <w:sz w:val="18"/>
                <w:szCs w:val="18"/>
              </w:rPr>
            </w:pPr>
            <w:r>
              <w:rPr>
                <w:b w:val="0"/>
                <w:bCs w:val="0"/>
                <w:sz w:val="18"/>
                <w:szCs w:val="18"/>
              </w:rPr>
              <w:t>project budget monitoring</w:t>
            </w:r>
          </w:p>
        </w:tc>
      </w:tr>
      <w:tr w:rsidR="00FE7622" w14:paraId="141116BB"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3D5C2C02" w14:textId="4A145AF2" w:rsidR="00FE7622" w:rsidRPr="00FE7622" w:rsidRDefault="00FE7622" w:rsidP="008575DD">
            <w:pPr>
              <w:jc w:val="center"/>
              <w:rPr>
                <w:b w:val="0"/>
                <w:bCs w:val="0"/>
                <w:sz w:val="18"/>
                <w:szCs w:val="18"/>
              </w:rPr>
            </w:pPr>
            <w:r>
              <w:rPr>
                <w:b w:val="0"/>
                <w:bCs w:val="0"/>
                <w:sz w:val="18"/>
                <w:szCs w:val="18"/>
              </w:rPr>
              <w:t>percentage execution budgets</w:t>
            </w:r>
          </w:p>
        </w:tc>
      </w:tr>
      <w:tr w:rsidR="00FE7622" w14:paraId="4D8762FF"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6EA1BAC7" w14:textId="6708F7EC" w:rsidR="00FE7622" w:rsidRPr="00FE7622" w:rsidRDefault="00FE7622" w:rsidP="008575DD">
            <w:pPr>
              <w:jc w:val="center"/>
              <w:rPr>
                <w:b w:val="0"/>
                <w:bCs w:val="0"/>
                <w:sz w:val="18"/>
                <w:szCs w:val="18"/>
              </w:rPr>
            </w:pPr>
            <w:r>
              <w:rPr>
                <w:b w:val="0"/>
                <w:bCs w:val="0"/>
                <w:sz w:val="18"/>
                <w:szCs w:val="18"/>
              </w:rPr>
              <w:t>external drive magnet</w:t>
            </w:r>
          </w:p>
        </w:tc>
      </w:tr>
      <w:tr w:rsidR="00FE7622" w14:paraId="0297D1A6"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5DEDB078" w14:textId="1442F81F" w:rsidR="00FE7622" w:rsidRPr="00FE7622" w:rsidRDefault="00C47016" w:rsidP="008575DD">
            <w:pPr>
              <w:jc w:val="center"/>
              <w:rPr>
                <w:b w:val="0"/>
                <w:bCs w:val="0"/>
                <w:sz w:val="18"/>
                <w:szCs w:val="18"/>
              </w:rPr>
            </w:pPr>
            <w:r>
              <w:rPr>
                <w:b w:val="0"/>
                <w:bCs w:val="0"/>
                <w:sz w:val="18"/>
                <w:szCs w:val="18"/>
              </w:rPr>
              <w:t>cold plastic deformation</w:t>
            </w:r>
          </w:p>
        </w:tc>
      </w:tr>
      <w:tr w:rsidR="00FE7622" w14:paraId="1B67F036"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15528FEB" w14:textId="1FC9B203" w:rsidR="00FE7622" w:rsidRPr="00FE7622" w:rsidRDefault="00C47016" w:rsidP="008575DD">
            <w:pPr>
              <w:jc w:val="center"/>
              <w:rPr>
                <w:b w:val="0"/>
                <w:bCs w:val="0"/>
                <w:sz w:val="18"/>
                <w:szCs w:val="18"/>
              </w:rPr>
            </w:pPr>
            <w:r>
              <w:rPr>
                <w:b w:val="0"/>
                <w:bCs w:val="0"/>
                <w:sz w:val="18"/>
                <w:szCs w:val="18"/>
              </w:rPr>
              <w:t>Human Resources Development</w:t>
            </w:r>
          </w:p>
        </w:tc>
      </w:tr>
      <w:tr w:rsidR="00FE7622" w14:paraId="57E7C0C3"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7D76F6D2" w14:textId="05678CF0" w:rsidR="00FE7622" w:rsidRPr="00FE7622" w:rsidRDefault="00C47016" w:rsidP="008575DD">
            <w:pPr>
              <w:jc w:val="center"/>
              <w:rPr>
                <w:b w:val="0"/>
                <w:bCs w:val="0"/>
                <w:sz w:val="18"/>
                <w:szCs w:val="18"/>
              </w:rPr>
            </w:pPr>
            <w:r>
              <w:rPr>
                <w:b w:val="0"/>
                <w:bCs w:val="0"/>
                <w:sz w:val="18"/>
                <w:szCs w:val="18"/>
              </w:rPr>
              <w:t>efficient project management</w:t>
            </w:r>
          </w:p>
        </w:tc>
      </w:tr>
      <w:tr w:rsidR="00FE7622" w14:paraId="1677E762"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70DAD706" w14:textId="67BD14D8" w:rsidR="00FE7622" w:rsidRPr="00FE7622" w:rsidRDefault="00C47016" w:rsidP="008575DD">
            <w:pPr>
              <w:jc w:val="center"/>
              <w:rPr>
                <w:b w:val="0"/>
                <w:bCs w:val="0"/>
                <w:sz w:val="18"/>
                <w:szCs w:val="18"/>
              </w:rPr>
            </w:pPr>
            <w:r>
              <w:rPr>
                <w:b w:val="0"/>
                <w:bCs w:val="0"/>
                <w:sz w:val="18"/>
                <w:szCs w:val="18"/>
              </w:rPr>
              <w:t>Sectoral Operational Program</w:t>
            </w:r>
          </w:p>
        </w:tc>
      </w:tr>
      <w:tr w:rsidR="00FE7622" w14:paraId="0BBF74C3"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10F46B27" w14:textId="368E44F8" w:rsidR="00FE7622" w:rsidRPr="00FE7622" w:rsidRDefault="00C47016" w:rsidP="008575DD">
            <w:pPr>
              <w:jc w:val="center"/>
              <w:rPr>
                <w:b w:val="0"/>
                <w:bCs w:val="0"/>
                <w:sz w:val="18"/>
                <w:szCs w:val="18"/>
              </w:rPr>
            </w:pPr>
            <w:r>
              <w:rPr>
                <w:b w:val="0"/>
                <w:bCs w:val="0"/>
                <w:sz w:val="18"/>
                <w:szCs w:val="18"/>
              </w:rPr>
              <w:t>magnetic drive pumps</w:t>
            </w:r>
          </w:p>
        </w:tc>
      </w:tr>
      <w:tr w:rsidR="00FE7622" w14:paraId="5217F0AA" w14:textId="77777777" w:rsidTr="00FE7622">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0" w:type="auto"/>
          </w:tcPr>
          <w:p w14:paraId="4AEF1C27" w14:textId="1179DD33" w:rsidR="00FE7622" w:rsidRPr="00FE7622" w:rsidRDefault="00C47016" w:rsidP="008575DD">
            <w:pPr>
              <w:jc w:val="center"/>
              <w:rPr>
                <w:b w:val="0"/>
                <w:bCs w:val="0"/>
                <w:sz w:val="18"/>
                <w:szCs w:val="18"/>
              </w:rPr>
            </w:pPr>
            <w:r>
              <w:rPr>
                <w:b w:val="0"/>
                <w:bCs w:val="0"/>
                <w:sz w:val="18"/>
                <w:szCs w:val="18"/>
              </w:rPr>
              <w:t xml:space="preserve">plastic deformation </w:t>
            </w:r>
            <w:proofErr w:type="spellStart"/>
            <w:r>
              <w:rPr>
                <w:b w:val="0"/>
                <w:bCs w:val="0"/>
                <w:sz w:val="18"/>
                <w:szCs w:val="18"/>
              </w:rPr>
              <w:t>equipments</w:t>
            </w:r>
            <w:proofErr w:type="spellEnd"/>
          </w:p>
        </w:tc>
      </w:tr>
      <w:tr w:rsidR="00FE7622" w14:paraId="59745538"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7B788431" w14:textId="13284B43" w:rsidR="00C47016" w:rsidRPr="00C47016" w:rsidRDefault="00C47016" w:rsidP="00C47016">
            <w:pPr>
              <w:jc w:val="center"/>
              <w:rPr>
                <w:sz w:val="18"/>
                <w:szCs w:val="18"/>
              </w:rPr>
            </w:pPr>
            <w:r>
              <w:rPr>
                <w:b w:val="0"/>
                <w:bCs w:val="0"/>
                <w:sz w:val="18"/>
                <w:szCs w:val="18"/>
              </w:rPr>
              <w:t>total manufacturing cost</w:t>
            </w:r>
          </w:p>
        </w:tc>
      </w:tr>
      <w:tr w:rsidR="00FE7622" w14:paraId="23DA96F4"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5EF62447" w14:textId="75159BC3" w:rsidR="00FE7622" w:rsidRPr="00FE7622" w:rsidRDefault="00C47016" w:rsidP="008575DD">
            <w:pPr>
              <w:jc w:val="center"/>
              <w:rPr>
                <w:b w:val="0"/>
                <w:bCs w:val="0"/>
                <w:sz w:val="18"/>
                <w:szCs w:val="18"/>
              </w:rPr>
            </w:pPr>
            <w:r>
              <w:rPr>
                <w:b w:val="0"/>
                <w:bCs w:val="0"/>
                <w:sz w:val="18"/>
                <w:szCs w:val="18"/>
              </w:rPr>
              <w:t>product procurement price</w:t>
            </w:r>
          </w:p>
        </w:tc>
      </w:tr>
      <w:tr w:rsidR="00FE7622" w14:paraId="415ADD4E"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13DDDC58" w14:textId="0D8B81E7" w:rsidR="00FE7622" w:rsidRPr="00FE7622" w:rsidRDefault="00C47016" w:rsidP="008575DD">
            <w:pPr>
              <w:jc w:val="center"/>
              <w:rPr>
                <w:b w:val="0"/>
                <w:bCs w:val="0"/>
                <w:sz w:val="18"/>
                <w:szCs w:val="18"/>
              </w:rPr>
            </w:pPr>
            <w:r>
              <w:rPr>
                <w:b w:val="0"/>
                <w:bCs w:val="0"/>
                <w:sz w:val="18"/>
                <w:szCs w:val="18"/>
              </w:rPr>
              <w:t>induced magnetic field</w:t>
            </w:r>
          </w:p>
        </w:tc>
      </w:tr>
      <w:tr w:rsidR="00FE7622" w14:paraId="62391D27"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55E8E229" w14:textId="2323432E" w:rsidR="00FE7622" w:rsidRPr="00FE7622" w:rsidRDefault="00C47016" w:rsidP="008575DD">
            <w:pPr>
              <w:jc w:val="center"/>
              <w:rPr>
                <w:b w:val="0"/>
                <w:bCs w:val="0"/>
                <w:sz w:val="18"/>
                <w:szCs w:val="18"/>
              </w:rPr>
            </w:pPr>
            <w:r>
              <w:rPr>
                <w:b w:val="0"/>
                <w:bCs w:val="0"/>
                <w:sz w:val="18"/>
                <w:szCs w:val="18"/>
              </w:rPr>
              <w:t>imposed major penalties</w:t>
            </w:r>
          </w:p>
        </w:tc>
      </w:tr>
      <w:tr w:rsidR="00FE7622" w14:paraId="266A2C09"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44204E57" w14:textId="50E9443C" w:rsidR="00FE7622" w:rsidRPr="00FE7622" w:rsidRDefault="00C47016" w:rsidP="008575DD">
            <w:pPr>
              <w:jc w:val="center"/>
              <w:rPr>
                <w:b w:val="0"/>
                <w:bCs w:val="0"/>
                <w:sz w:val="18"/>
                <w:szCs w:val="18"/>
              </w:rPr>
            </w:pPr>
            <w:r>
              <w:rPr>
                <w:b w:val="0"/>
                <w:bCs w:val="0"/>
                <w:sz w:val="18"/>
                <w:szCs w:val="18"/>
              </w:rPr>
              <w:t>clauses imposed major</w:t>
            </w:r>
          </w:p>
        </w:tc>
      </w:tr>
      <w:tr w:rsidR="00C47016" w14:paraId="2D285640"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20BA7BB3" w14:textId="38EA6300" w:rsidR="00C47016" w:rsidRDefault="00C47016" w:rsidP="008575DD">
            <w:pPr>
              <w:jc w:val="center"/>
              <w:rPr>
                <w:b w:val="0"/>
                <w:bCs w:val="0"/>
                <w:sz w:val="18"/>
                <w:szCs w:val="18"/>
              </w:rPr>
            </w:pPr>
            <w:r>
              <w:rPr>
                <w:b w:val="0"/>
                <w:bCs w:val="0"/>
                <w:sz w:val="18"/>
                <w:szCs w:val="18"/>
              </w:rPr>
              <w:t xml:space="preserve">Process planning </w:t>
            </w:r>
            <w:proofErr w:type="gramStart"/>
            <w:r>
              <w:rPr>
                <w:b w:val="0"/>
                <w:bCs w:val="0"/>
                <w:sz w:val="18"/>
                <w:szCs w:val="18"/>
              </w:rPr>
              <w:t>consists</w:t>
            </w:r>
            <w:proofErr w:type="gramEnd"/>
          </w:p>
        </w:tc>
      </w:tr>
      <w:tr w:rsidR="00C47016" w14:paraId="685AF7E0"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28588E61" w14:textId="75518135" w:rsidR="00C47016" w:rsidRDefault="00C47016" w:rsidP="008575DD">
            <w:pPr>
              <w:jc w:val="center"/>
              <w:rPr>
                <w:b w:val="0"/>
                <w:bCs w:val="0"/>
                <w:sz w:val="18"/>
                <w:szCs w:val="18"/>
              </w:rPr>
            </w:pPr>
            <w:r>
              <w:rPr>
                <w:b w:val="0"/>
                <w:bCs w:val="0"/>
                <w:sz w:val="18"/>
                <w:szCs w:val="18"/>
              </w:rPr>
              <w:t>budget chapters</w:t>
            </w:r>
          </w:p>
        </w:tc>
      </w:tr>
      <w:tr w:rsidR="00C47016" w14:paraId="7942B5BE"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44AB4354" w14:textId="703D25B6" w:rsidR="00C47016" w:rsidRDefault="00C47016" w:rsidP="008575DD">
            <w:pPr>
              <w:jc w:val="center"/>
              <w:rPr>
                <w:b w:val="0"/>
                <w:bCs w:val="0"/>
                <w:sz w:val="18"/>
                <w:szCs w:val="18"/>
              </w:rPr>
            </w:pPr>
            <w:r>
              <w:rPr>
                <w:b w:val="0"/>
                <w:bCs w:val="0"/>
                <w:sz w:val="18"/>
                <w:szCs w:val="18"/>
              </w:rPr>
              <w:t>avoiding fluid leakage</w:t>
            </w:r>
          </w:p>
        </w:tc>
      </w:tr>
      <w:tr w:rsidR="00C47016" w14:paraId="6D307898" w14:textId="77777777" w:rsidTr="00FE7622">
        <w:trPr>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21B30E18" w14:textId="1962097E" w:rsidR="00C47016" w:rsidRDefault="00C47016" w:rsidP="008575DD">
            <w:pPr>
              <w:jc w:val="center"/>
              <w:rPr>
                <w:b w:val="0"/>
                <w:bCs w:val="0"/>
                <w:sz w:val="18"/>
                <w:szCs w:val="18"/>
              </w:rPr>
            </w:pPr>
            <w:r>
              <w:rPr>
                <w:b w:val="0"/>
                <w:bCs w:val="0"/>
                <w:sz w:val="18"/>
                <w:szCs w:val="18"/>
              </w:rPr>
              <w:t>considerable advantages</w:t>
            </w:r>
          </w:p>
        </w:tc>
      </w:tr>
      <w:tr w:rsidR="00C47016" w14:paraId="6630C326" w14:textId="77777777" w:rsidTr="00FE7622">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0" w:type="auto"/>
          </w:tcPr>
          <w:p w14:paraId="52DC3D84" w14:textId="356591F5" w:rsidR="00C47016" w:rsidRDefault="00C47016" w:rsidP="008575DD">
            <w:pPr>
              <w:jc w:val="center"/>
              <w:rPr>
                <w:b w:val="0"/>
                <w:bCs w:val="0"/>
                <w:sz w:val="18"/>
                <w:szCs w:val="18"/>
              </w:rPr>
            </w:pPr>
            <w:r>
              <w:rPr>
                <w:b w:val="0"/>
                <w:bCs w:val="0"/>
                <w:sz w:val="18"/>
                <w:szCs w:val="18"/>
              </w:rPr>
              <w:t>project</w:t>
            </w:r>
          </w:p>
        </w:tc>
      </w:tr>
    </w:tbl>
    <w:p w14:paraId="31331005" w14:textId="2248977E" w:rsidR="008575DD" w:rsidRPr="00560BA3" w:rsidRDefault="008575DD" w:rsidP="00C47016"/>
    <w:p w14:paraId="7EBEE741" w14:textId="65BD74E0" w:rsidR="00614DC2" w:rsidRPr="00560BA3" w:rsidRDefault="00C47016" w:rsidP="00614DC2">
      <w:r>
        <w:t xml:space="preserve">Table </w:t>
      </w:r>
      <w:r>
        <w:fldChar w:fldCharType="begin"/>
      </w:r>
      <w:r>
        <w:instrText xml:space="preserve"> REF yake_20_kw \h </w:instrText>
      </w:r>
      <w:r>
        <w:fldChar w:fldCharType="separate"/>
      </w:r>
      <w:r w:rsidR="007D3083">
        <w:rPr>
          <w:noProof/>
        </w:rPr>
        <w:t>7</w:t>
      </w:r>
      <w:r>
        <w:fldChar w:fldCharType="end"/>
      </w:r>
      <w:r w:rsidR="00614DC2" w:rsidRPr="00560BA3">
        <w:t xml:space="preserve"> shows the results of my attempt to extract 20 keywords from the abstracts of an author who has</w:t>
      </w:r>
      <w:r>
        <w:t xml:space="preserve"> </w:t>
      </w:r>
      <w:r w:rsidR="00614DC2" w:rsidRPr="00560BA3">
        <w:t xml:space="preserve">10 publications. Starting from the fourteenth keyword, there are some phrases that are not only irrelevant as keywords, but also meaningless from a grammatical perspective, </w:t>
      </w:r>
      <w:r w:rsidR="00FE5FE9" w:rsidRPr="00560BA3">
        <w:t>for example</w:t>
      </w:r>
      <w:r w:rsidR="00614DC2" w:rsidRPr="00560BA3">
        <w:t xml:space="preserve"> “imposed major penalties” and “</w:t>
      </w:r>
      <w:r w:rsidR="005D26B6">
        <w:t>P</w:t>
      </w:r>
      <w:r w:rsidR="00614DC2" w:rsidRPr="00560BA3">
        <w:t xml:space="preserve">rocess planning </w:t>
      </w:r>
      <w:proofErr w:type="gramStart"/>
      <w:r w:rsidR="00614DC2" w:rsidRPr="00560BA3">
        <w:t>consists</w:t>
      </w:r>
      <w:proofErr w:type="gramEnd"/>
      <w:r w:rsidR="00614DC2" w:rsidRPr="00560BA3">
        <w:t>”.</w:t>
      </w:r>
    </w:p>
    <w:p w14:paraId="77D1F059" w14:textId="0006D2CF" w:rsidR="008C6BC0" w:rsidRPr="00560BA3" w:rsidRDefault="00000000" w:rsidP="00614DC2">
      <w:pPr>
        <w:rPr>
          <w:color w:val="000000"/>
        </w:rPr>
      </w:pPr>
      <w:sdt>
        <w:sdtPr>
          <w:rPr>
            <w:color w:val="000000"/>
          </w:rPr>
          <w:tag w:val="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1361584699"/>
          <w:placeholder>
            <w:docPart w:val="DefaultPlaceholder_-1854013440"/>
          </w:placeholder>
        </w:sdtPr>
        <w:sdtContent>
          <w:r w:rsidR="0054762A" w:rsidRPr="0054762A">
            <w:rPr>
              <w:color w:val="000000"/>
            </w:rPr>
            <w:t>Campos et al. (2020)</w:t>
          </w:r>
        </w:sdtContent>
      </w:sdt>
      <w:r w:rsidR="00A745C8" w:rsidRPr="00560BA3">
        <w:rPr>
          <w:color w:val="000000"/>
        </w:rPr>
        <w:t xml:space="preserve">, the creators of YAKE, observed that </w:t>
      </w:r>
      <w:proofErr w:type="gramStart"/>
      <w:r w:rsidR="00A745C8" w:rsidRPr="00560BA3">
        <w:rPr>
          <w:color w:val="000000"/>
        </w:rPr>
        <w:t>the vast majority of</w:t>
      </w:r>
      <w:proofErr w:type="gramEnd"/>
      <w:r w:rsidR="00A745C8" w:rsidRPr="00560BA3">
        <w:rPr>
          <w:color w:val="000000"/>
        </w:rPr>
        <w:t xml:space="preserve"> keywords extracted by humans (gold keywords or ground-truth keywords) are</w:t>
      </w:r>
      <w:r w:rsidR="00EF4F2A" w:rsidRPr="00560BA3">
        <w:rPr>
          <w:color w:val="000000"/>
        </w:rPr>
        <w:t xml:space="preserve"> unigrams, bigrams and trigrams</w:t>
      </w:r>
      <w:r w:rsidR="00A745C8" w:rsidRPr="00560BA3">
        <w:rPr>
          <w:color w:val="000000"/>
        </w:rPr>
        <w:t>.</w:t>
      </w:r>
      <w:r w:rsidR="00EF4F2A" w:rsidRPr="00560BA3">
        <w:rPr>
          <w:color w:val="000000"/>
        </w:rPr>
        <w:t xml:space="preserve"> They experimentally obtained the best results with YAKE when extracting n-grams with the maximum value for n being equal to 3.</w:t>
      </w:r>
      <w:r w:rsidR="00354B6C" w:rsidRPr="00560BA3">
        <w:rPr>
          <w:color w:val="000000"/>
        </w:rPr>
        <w:t xml:space="preserve"> Thus, I also chose </w:t>
      </w:r>
      <w:r w:rsidR="009169DB" w:rsidRPr="00560BA3">
        <w:rPr>
          <w:color w:val="000000"/>
        </w:rPr>
        <w:t xml:space="preserve">trigrams as </w:t>
      </w:r>
      <w:r w:rsidR="00354B6C" w:rsidRPr="00560BA3">
        <w:rPr>
          <w:color w:val="000000"/>
        </w:rPr>
        <w:t>the maximum n-gram size</w:t>
      </w:r>
      <w:r w:rsidR="0030295B" w:rsidRPr="00560BA3">
        <w:rPr>
          <w:color w:val="000000"/>
        </w:rPr>
        <w:t xml:space="preserve"> in my solution</w:t>
      </w:r>
      <w:r w:rsidR="00354B6C" w:rsidRPr="00560BA3">
        <w:rPr>
          <w:color w:val="000000"/>
        </w:rPr>
        <w:t>.</w:t>
      </w:r>
      <w:r w:rsidR="00E90D3F" w:rsidRPr="00560BA3">
        <w:rPr>
          <w:color w:val="000000"/>
        </w:rPr>
        <w:t xml:space="preserve"> </w:t>
      </w:r>
    </w:p>
    <w:p w14:paraId="0EFC324D" w14:textId="72BED21A" w:rsidR="00E90D3F" w:rsidRDefault="00092489" w:rsidP="00614DC2">
      <w:pPr>
        <w:rPr>
          <w:color w:val="000000"/>
        </w:rPr>
      </w:pPr>
      <w:r w:rsidRPr="00560BA3">
        <w:t xml:space="preserve">For the similarity measure, I used the default option of the YAKE implementation, the Levenshtein distance. According to </w:t>
      </w:r>
      <w:sdt>
        <w:sdtPr>
          <w:rPr>
            <w:color w:val="000000"/>
          </w:rPr>
          <w:tag w:val="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79099170"/>
          <w:placeholder>
            <w:docPart w:val="DefaultPlaceholder_-1854013440"/>
          </w:placeholder>
        </w:sdtPr>
        <w:sdtContent>
          <w:r w:rsidR="0054762A" w:rsidRPr="0054762A">
            <w:rPr>
              <w:color w:val="000000"/>
            </w:rPr>
            <w:t>Campos et al. (2020)</w:t>
          </w:r>
        </w:sdtContent>
      </w:sdt>
      <w:r w:rsidRPr="00560BA3">
        <w:rPr>
          <w:color w:val="000000"/>
        </w:rPr>
        <w:t xml:space="preserve">, </w:t>
      </w:r>
      <w:r w:rsidR="003C3003" w:rsidRPr="00560BA3">
        <w:rPr>
          <w:color w:val="000000"/>
        </w:rPr>
        <w:t>when using the Levenshtein similarity, the algorithm gives the best results if the widow size is equal to 1 (the number of words before and after a term which are counted when determining the number of words this term co-occurs with) and the deduplication threshold has a value of 0.8.</w:t>
      </w:r>
      <w:r w:rsidR="007C5186" w:rsidRPr="00560BA3">
        <w:rPr>
          <w:color w:val="000000"/>
        </w:rPr>
        <w:t xml:space="preserve"> However, for the purpose of my project I thought a threshold equal to 0.5 leads to the best results, because a bigger value produces too similar keywords and other relevant terms are lost, while a smaller </w:t>
      </w:r>
      <w:r w:rsidR="007C5186" w:rsidRPr="00560BA3">
        <w:rPr>
          <w:color w:val="000000"/>
        </w:rPr>
        <w:lastRenderedPageBreak/>
        <w:t xml:space="preserve">value </w:t>
      </w:r>
      <w:r w:rsidR="00F83F50" w:rsidRPr="00560BA3">
        <w:rPr>
          <w:color w:val="000000"/>
        </w:rPr>
        <w:t xml:space="preserve">causes some significant keyphrases to be excluded because of their similarity to other keywords. A lower deduplication threshold may be </w:t>
      </w:r>
      <w:r w:rsidR="00A0411A" w:rsidRPr="00560BA3">
        <w:rPr>
          <w:color w:val="000000"/>
        </w:rPr>
        <w:t xml:space="preserve">particularly </w:t>
      </w:r>
      <w:r w:rsidR="00F83F50" w:rsidRPr="00560BA3">
        <w:rPr>
          <w:color w:val="000000"/>
        </w:rPr>
        <w:t>problematic in the case of researchers with a few abstracts</w:t>
      </w:r>
      <w:r w:rsidR="00A0411A" w:rsidRPr="00560BA3">
        <w:rPr>
          <w:color w:val="000000"/>
        </w:rPr>
        <w:t>. Instead of selecting</w:t>
      </w:r>
      <w:r w:rsidR="00F83F50" w:rsidRPr="00560BA3">
        <w:rPr>
          <w:color w:val="000000"/>
        </w:rPr>
        <w:t xml:space="preserve"> relevant keyword candidates with high similarity, the algorithm </w:t>
      </w:r>
      <w:r w:rsidR="00A0411A" w:rsidRPr="00560BA3">
        <w:rPr>
          <w:color w:val="000000"/>
        </w:rPr>
        <w:t>may</w:t>
      </w:r>
      <w:r w:rsidR="00F83F50" w:rsidRPr="00560BA3">
        <w:rPr>
          <w:color w:val="000000"/>
        </w:rPr>
        <w:t xml:space="preserve"> </w:t>
      </w:r>
      <w:r w:rsidR="00C47DAE" w:rsidRPr="00560BA3">
        <w:rPr>
          <w:color w:val="000000"/>
        </w:rPr>
        <w:t xml:space="preserve">extract some meaningless keyphrases in </w:t>
      </w:r>
      <w:r w:rsidR="00A0411A" w:rsidRPr="00560BA3">
        <w:rPr>
          <w:color w:val="000000"/>
        </w:rPr>
        <w:t>its</w:t>
      </w:r>
      <w:r w:rsidR="00C47DAE" w:rsidRPr="00560BA3">
        <w:rPr>
          <w:color w:val="000000"/>
        </w:rPr>
        <w:t xml:space="preserve"> attempt to remove duplicates.</w:t>
      </w:r>
    </w:p>
    <w:p w14:paraId="01182908" w14:textId="2C49165E" w:rsidR="00945578" w:rsidRPr="00560BA3" w:rsidRDefault="000654B2" w:rsidP="000654B2">
      <w:pPr>
        <w:jc w:val="center"/>
        <w:rPr>
          <w:color w:val="000000"/>
        </w:rPr>
      </w:pPr>
      <w:r>
        <w:rPr>
          <w:color w:val="000000"/>
        </w:rPr>
        <w:t xml:space="preserve">Table </w:t>
      </w:r>
      <w:bookmarkStart w:id="63" w:name="dedup_comp"/>
      <w:r>
        <w:rPr>
          <w:color w:val="000000"/>
        </w:rPr>
        <w:fldChar w:fldCharType="begin"/>
      </w:r>
      <w:r>
        <w:rPr>
          <w:color w:val="000000"/>
        </w:rPr>
        <w:instrText xml:space="preserve"> SEQ TBL \* MERGEFORMAT </w:instrText>
      </w:r>
      <w:r>
        <w:rPr>
          <w:color w:val="000000"/>
        </w:rPr>
        <w:fldChar w:fldCharType="separate"/>
      </w:r>
      <w:r w:rsidR="007D3083">
        <w:rPr>
          <w:noProof/>
          <w:color w:val="000000"/>
        </w:rPr>
        <w:t>8</w:t>
      </w:r>
      <w:r>
        <w:rPr>
          <w:color w:val="000000"/>
        </w:rPr>
        <w:fldChar w:fldCharType="end"/>
      </w:r>
      <w:bookmarkEnd w:id="63"/>
      <w:r w:rsidRPr="00560BA3">
        <w:rPr>
          <w:color w:val="000000"/>
        </w:rPr>
        <w:t xml:space="preserve">: Comparison </w:t>
      </w:r>
      <w:r>
        <w:rPr>
          <w:color w:val="000000"/>
        </w:rPr>
        <w:t>among</w:t>
      </w:r>
      <w:r w:rsidRPr="00560BA3">
        <w:rPr>
          <w:color w:val="000000"/>
        </w:rPr>
        <w:t xml:space="preserve"> deduplication threshold values</w:t>
      </w:r>
    </w:p>
    <w:tbl>
      <w:tblPr>
        <w:tblStyle w:val="Tabelprimar2"/>
        <w:tblW w:w="0" w:type="auto"/>
        <w:jc w:val="center"/>
        <w:tblLook w:val="04A0" w:firstRow="1" w:lastRow="0" w:firstColumn="1" w:lastColumn="0" w:noHBand="0" w:noVBand="1"/>
      </w:tblPr>
      <w:tblGrid>
        <w:gridCol w:w="3006"/>
        <w:gridCol w:w="3006"/>
        <w:gridCol w:w="3007"/>
      </w:tblGrid>
      <w:tr w:rsidR="00945578" w14:paraId="595B33E7" w14:textId="77777777" w:rsidTr="009455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62F099B8" w14:textId="7C2B2B9B" w:rsidR="00945578" w:rsidRPr="00945578" w:rsidRDefault="00945578" w:rsidP="00B90828">
            <w:pPr>
              <w:jc w:val="center"/>
              <w:rPr>
                <w:color w:val="000000"/>
                <w:sz w:val="18"/>
                <w:szCs w:val="18"/>
              </w:rPr>
            </w:pPr>
            <w:proofErr w:type="spellStart"/>
            <w:r w:rsidRPr="00945578">
              <w:rPr>
                <w:color w:val="000000"/>
                <w:sz w:val="18"/>
                <w:szCs w:val="18"/>
              </w:rPr>
              <w:t>dedup_threshold</w:t>
            </w:r>
            <w:proofErr w:type="spellEnd"/>
            <w:r w:rsidRPr="00945578">
              <w:rPr>
                <w:color w:val="000000"/>
                <w:sz w:val="18"/>
                <w:szCs w:val="18"/>
              </w:rPr>
              <w:t xml:space="preserve"> = 0.2</w:t>
            </w:r>
          </w:p>
        </w:tc>
        <w:tc>
          <w:tcPr>
            <w:tcW w:w="3006" w:type="dxa"/>
          </w:tcPr>
          <w:p w14:paraId="43462593" w14:textId="449C0BC1" w:rsidR="00945578" w:rsidRPr="00945578" w:rsidRDefault="00945578" w:rsidP="00B90828">
            <w:pPr>
              <w:jc w:val="center"/>
              <w:cnfStyle w:val="100000000000" w:firstRow="1" w:lastRow="0" w:firstColumn="0" w:lastColumn="0" w:oddVBand="0" w:evenVBand="0" w:oddHBand="0" w:evenHBand="0" w:firstRowFirstColumn="0" w:firstRowLastColumn="0" w:lastRowFirstColumn="0" w:lastRowLastColumn="0"/>
              <w:rPr>
                <w:b w:val="0"/>
                <w:bCs w:val="0"/>
                <w:color w:val="000000"/>
                <w:sz w:val="18"/>
                <w:szCs w:val="18"/>
              </w:rPr>
            </w:pPr>
            <w:proofErr w:type="spellStart"/>
            <w:r w:rsidRPr="00945578">
              <w:rPr>
                <w:color w:val="000000"/>
                <w:sz w:val="18"/>
                <w:szCs w:val="18"/>
              </w:rPr>
              <w:t>dedup_threshold</w:t>
            </w:r>
            <w:proofErr w:type="spellEnd"/>
            <w:r w:rsidRPr="00945578">
              <w:rPr>
                <w:color w:val="000000"/>
                <w:sz w:val="18"/>
                <w:szCs w:val="18"/>
              </w:rPr>
              <w:t xml:space="preserve"> = 0.</w:t>
            </w:r>
            <w:r>
              <w:rPr>
                <w:color w:val="000000"/>
                <w:sz w:val="18"/>
                <w:szCs w:val="18"/>
              </w:rPr>
              <w:t>5</w:t>
            </w:r>
          </w:p>
        </w:tc>
        <w:tc>
          <w:tcPr>
            <w:tcW w:w="3007" w:type="dxa"/>
          </w:tcPr>
          <w:p w14:paraId="751C4A4C" w14:textId="44705348" w:rsidR="00945578" w:rsidRPr="00945578" w:rsidRDefault="00945578" w:rsidP="00B90828">
            <w:pPr>
              <w:jc w:val="center"/>
              <w:cnfStyle w:val="100000000000" w:firstRow="1" w:lastRow="0" w:firstColumn="0" w:lastColumn="0" w:oddVBand="0" w:evenVBand="0" w:oddHBand="0" w:evenHBand="0" w:firstRowFirstColumn="0" w:firstRowLastColumn="0" w:lastRowFirstColumn="0" w:lastRowLastColumn="0"/>
              <w:rPr>
                <w:b w:val="0"/>
                <w:bCs w:val="0"/>
                <w:color w:val="000000"/>
                <w:sz w:val="18"/>
                <w:szCs w:val="18"/>
              </w:rPr>
            </w:pPr>
            <w:proofErr w:type="spellStart"/>
            <w:r w:rsidRPr="00945578">
              <w:rPr>
                <w:color w:val="000000"/>
                <w:sz w:val="18"/>
                <w:szCs w:val="18"/>
              </w:rPr>
              <w:t>dedup_threshold</w:t>
            </w:r>
            <w:proofErr w:type="spellEnd"/>
            <w:r w:rsidRPr="00945578">
              <w:rPr>
                <w:color w:val="000000"/>
                <w:sz w:val="18"/>
                <w:szCs w:val="18"/>
              </w:rPr>
              <w:t xml:space="preserve"> = 0.</w:t>
            </w:r>
            <w:r>
              <w:rPr>
                <w:color w:val="000000"/>
                <w:sz w:val="18"/>
                <w:szCs w:val="18"/>
              </w:rPr>
              <w:t>8</w:t>
            </w:r>
          </w:p>
        </w:tc>
      </w:tr>
      <w:tr w:rsidR="00945578" w14:paraId="3EC5EC52"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1AE30D25" w14:textId="7386A969" w:rsidR="00945578" w:rsidRPr="002B7927" w:rsidRDefault="002B7927" w:rsidP="00B90828">
            <w:pPr>
              <w:jc w:val="center"/>
              <w:rPr>
                <w:b w:val="0"/>
                <w:bCs w:val="0"/>
                <w:color w:val="000000"/>
                <w:sz w:val="18"/>
                <w:szCs w:val="18"/>
              </w:rPr>
            </w:pPr>
            <w:r w:rsidRPr="002B7927">
              <w:rPr>
                <w:b w:val="0"/>
                <w:bCs w:val="0"/>
                <w:color w:val="000000"/>
                <w:sz w:val="18"/>
                <w:szCs w:val="18"/>
              </w:rPr>
              <w:t>Natural Language Processing</w:t>
            </w:r>
          </w:p>
        </w:tc>
        <w:tc>
          <w:tcPr>
            <w:tcW w:w="3006" w:type="dxa"/>
          </w:tcPr>
          <w:p w14:paraId="137C1152" w14:textId="2B2C5798"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Natural Language Processing</w:t>
            </w:r>
          </w:p>
        </w:tc>
        <w:tc>
          <w:tcPr>
            <w:tcW w:w="3007" w:type="dxa"/>
          </w:tcPr>
          <w:p w14:paraId="19B13834" w14:textId="5F293D8E"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Natural Language Processing</w:t>
            </w:r>
          </w:p>
        </w:tc>
      </w:tr>
      <w:tr w:rsidR="00945578" w14:paraId="59EEA28E"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4A07DFED" w14:textId="6D809BC3" w:rsidR="00945578" w:rsidRPr="002B7927" w:rsidRDefault="002B7927" w:rsidP="00B90828">
            <w:pPr>
              <w:jc w:val="center"/>
              <w:rPr>
                <w:b w:val="0"/>
                <w:bCs w:val="0"/>
                <w:color w:val="000000"/>
                <w:sz w:val="18"/>
                <w:szCs w:val="18"/>
              </w:rPr>
            </w:pPr>
            <w:r>
              <w:rPr>
                <w:b w:val="0"/>
                <w:bCs w:val="0"/>
                <w:color w:val="000000"/>
                <w:sz w:val="18"/>
                <w:szCs w:val="18"/>
              </w:rPr>
              <w:t>Cohesion Network Analysis</w:t>
            </w:r>
          </w:p>
        </w:tc>
        <w:tc>
          <w:tcPr>
            <w:tcW w:w="3006" w:type="dxa"/>
          </w:tcPr>
          <w:p w14:paraId="2B2674A5" w14:textId="56538C44"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machine learning models</w:t>
            </w:r>
          </w:p>
        </w:tc>
        <w:tc>
          <w:tcPr>
            <w:tcW w:w="3007" w:type="dxa"/>
          </w:tcPr>
          <w:p w14:paraId="7D55A6D8" w14:textId="64CE36D2"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2B7927">
              <w:rPr>
                <w:color w:val="000000"/>
                <w:sz w:val="18"/>
                <w:szCs w:val="18"/>
              </w:rPr>
              <w:t>machine learning models</w:t>
            </w:r>
          </w:p>
        </w:tc>
      </w:tr>
      <w:tr w:rsidR="00945578" w14:paraId="2056E84F"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32DF059E" w14:textId="3C712D71" w:rsidR="00945578" w:rsidRPr="002B7927" w:rsidRDefault="002B7927" w:rsidP="00B90828">
            <w:pPr>
              <w:jc w:val="center"/>
              <w:rPr>
                <w:b w:val="0"/>
                <w:bCs w:val="0"/>
                <w:color w:val="000000"/>
                <w:sz w:val="18"/>
                <w:szCs w:val="18"/>
              </w:rPr>
            </w:pPr>
            <w:r>
              <w:rPr>
                <w:b w:val="0"/>
                <w:bCs w:val="0"/>
                <w:color w:val="000000"/>
                <w:sz w:val="18"/>
                <w:szCs w:val="18"/>
              </w:rPr>
              <w:t>FPGA Spartan III</w:t>
            </w:r>
          </w:p>
        </w:tc>
        <w:tc>
          <w:tcPr>
            <w:tcW w:w="3006" w:type="dxa"/>
          </w:tcPr>
          <w:p w14:paraId="30E744AF" w14:textId="606BE6A2"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Language Processing techniques</w:t>
            </w:r>
          </w:p>
        </w:tc>
        <w:tc>
          <w:tcPr>
            <w:tcW w:w="3007" w:type="dxa"/>
          </w:tcPr>
          <w:p w14:paraId="3342AF96" w14:textId="1334329A"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Natural Language</w:t>
            </w:r>
          </w:p>
        </w:tc>
      </w:tr>
      <w:tr w:rsidR="00945578" w14:paraId="61A54DE3"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411AD7DF" w14:textId="23CBA138" w:rsidR="00945578" w:rsidRPr="002B7927" w:rsidRDefault="002B7927" w:rsidP="00B90828">
            <w:pPr>
              <w:jc w:val="center"/>
              <w:rPr>
                <w:b w:val="0"/>
                <w:bCs w:val="0"/>
                <w:color w:val="000000"/>
                <w:sz w:val="18"/>
                <w:szCs w:val="18"/>
              </w:rPr>
            </w:pPr>
            <w:r>
              <w:rPr>
                <w:b w:val="0"/>
                <w:bCs w:val="0"/>
                <w:color w:val="000000"/>
                <w:sz w:val="18"/>
                <w:szCs w:val="18"/>
              </w:rPr>
              <w:t>models</w:t>
            </w:r>
          </w:p>
        </w:tc>
        <w:tc>
          <w:tcPr>
            <w:tcW w:w="3006" w:type="dxa"/>
          </w:tcPr>
          <w:p w14:paraId="3DD85031" w14:textId="656EFDBF"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language models</w:t>
            </w:r>
          </w:p>
        </w:tc>
        <w:tc>
          <w:tcPr>
            <w:tcW w:w="3007" w:type="dxa"/>
          </w:tcPr>
          <w:p w14:paraId="2E893AE6" w14:textId="78B373B1"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2B7927">
              <w:rPr>
                <w:color w:val="000000"/>
                <w:sz w:val="18"/>
                <w:szCs w:val="18"/>
              </w:rPr>
              <w:t>Language Processing</w:t>
            </w:r>
          </w:p>
        </w:tc>
      </w:tr>
      <w:tr w:rsidR="00945578" w14:paraId="0C26A442"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1DA9F07B" w14:textId="7ADE990E" w:rsidR="00945578" w:rsidRPr="002B7927" w:rsidRDefault="002B7927" w:rsidP="00B90828">
            <w:pPr>
              <w:jc w:val="center"/>
              <w:rPr>
                <w:b w:val="0"/>
                <w:bCs w:val="0"/>
                <w:color w:val="000000"/>
                <w:sz w:val="18"/>
                <w:szCs w:val="18"/>
              </w:rPr>
            </w:pPr>
            <w:r>
              <w:rPr>
                <w:b w:val="0"/>
                <w:bCs w:val="0"/>
                <w:color w:val="000000"/>
                <w:sz w:val="18"/>
                <w:szCs w:val="18"/>
              </w:rPr>
              <w:t>NLP</w:t>
            </w:r>
          </w:p>
        </w:tc>
        <w:tc>
          <w:tcPr>
            <w:tcW w:w="3006" w:type="dxa"/>
          </w:tcPr>
          <w:p w14:paraId="1B7B718F" w14:textId="3251BD05"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learning</w:t>
            </w:r>
          </w:p>
        </w:tc>
        <w:tc>
          <w:tcPr>
            <w:tcW w:w="3007" w:type="dxa"/>
          </w:tcPr>
          <w:p w14:paraId="69C02A60" w14:textId="5312703F" w:rsidR="00945578" w:rsidRPr="002B7927" w:rsidRDefault="002B7927" w:rsidP="00B90828">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Language Processing</w:t>
            </w:r>
            <w:r>
              <w:rPr>
                <w:color w:val="000000"/>
                <w:sz w:val="18"/>
                <w:szCs w:val="18"/>
              </w:rPr>
              <w:t xml:space="preserve"> techniques</w:t>
            </w:r>
          </w:p>
        </w:tc>
      </w:tr>
      <w:tr w:rsidR="00945578" w14:paraId="5BE2DEF7"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4178235C" w14:textId="36E84B19" w:rsidR="00945578" w:rsidRPr="002B7927" w:rsidRDefault="002B7927" w:rsidP="00B90828">
            <w:pPr>
              <w:jc w:val="center"/>
              <w:rPr>
                <w:b w:val="0"/>
                <w:bCs w:val="0"/>
                <w:color w:val="000000"/>
                <w:sz w:val="18"/>
                <w:szCs w:val="18"/>
              </w:rPr>
            </w:pPr>
            <w:r>
              <w:rPr>
                <w:b w:val="0"/>
                <w:bCs w:val="0"/>
                <w:color w:val="000000"/>
                <w:sz w:val="18"/>
                <w:szCs w:val="18"/>
              </w:rPr>
              <w:t>data</w:t>
            </w:r>
          </w:p>
        </w:tc>
        <w:tc>
          <w:tcPr>
            <w:tcW w:w="3006" w:type="dxa"/>
          </w:tcPr>
          <w:p w14:paraId="38F160C8" w14:textId="65A30286"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 xml:space="preserve">Cohesion </w:t>
            </w:r>
            <w:r w:rsidRPr="002B7927">
              <w:rPr>
                <w:color w:val="000000"/>
                <w:sz w:val="18"/>
                <w:szCs w:val="18"/>
              </w:rPr>
              <w:t>Network Analysis</w:t>
            </w:r>
          </w:p>
        </w:tc>
        <w:tc>
          <w:tcPr>
            <w:tcW w:w="3007" w:type="dxa"/>
          </w:tcPr>
          <w:p w14:paraId="1F1AA2C3" w14:textId="70A1E978" w:rsidR="00945578" w:rsidRPr="002B7927" w:rsidRDefault="002B7927" w:rsidP="00B90828">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language models</w:t>
            </w:r>
          </w:p>
        </w:tc>
      </w:tr>
      <w:tr w:rsidR="002B7927" w14:paraId="71979639"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2990988D" w14:textId="1C407718" w:rsidR="002B7927" w:rsidRPr="002B7927" w:rsidRDefault="002B7927" w:rsidP="002B7927">
            <w:pPr>
              <w:jc w:val="center"/>
              <w:rPr>
                <w:b w:val="0"/>
                <w:bCs w:val="0"/>
                <w:color w:val="000000"/>
                <w:sz w:val="18"/>
                <w:szCs w:val="18"/>
              </w:rPr>
            </w:pPr>
            <w:r>
              <w:rPr>
                <w:b w:val="0"/>
                <w:bCs w:val="0"/>
                <w:color w:val="000000"/>
                <w:sz w:val="18"/>
                <w:szCs w:val="18"/>
              </w:rPr>
              <w:t>learning techniques</w:t>
            </w:r>
          </w:p>
        </w:tc>
        <w:tc>
          <w:tcPr>
            <w:tcW w:w="3006" w:type="dxa"/>
          </w:tcPr>
          <w:p w14:paraId="2B392580" w14:textId="40479A33"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FPGA Spartan III</w:t>
            </w:r>
          </w:p>
        </w:tc>
        <w:tc>
          <w:tcPr>
            <w:tcW w:w="3007" w:type="dxa"/>
          </w:tcPr>
          <w:p w14:paraId="4A6075E4" w14:textId="70B6C921"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learning models</w:t>
            </w:r>
          </w:p>
        </w:tc>
      </w:tr>
      <w:tr w:rsidR="002B7927" w14:paraId="0DD092BF"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5F6B0636" w14:textId="0F4AFBCF" w:rsidR="002B7927" w:rsidRPr="002B7927" w:rsidRDefault="002B7927" w:rsidP="002B7927">
            <w:pPr>
              <w:jc w:val="center"/>
              <w:rPr>
                <w:b w:val="0"/>
                <w:bCs w:val="0"/>
                <w:color w:val="000000"/>
                <w:sz w:val="18"/>
                <w:szCs w:val="18"/>
              </w:rPr>
            </w:pPr>
            <w:r>
              <w:rPr>
                <w:b w:val="0"/>
                <w:bCs w:val="0"/>
                <w:color w:val="000000"/>
                <w:sz w:val="18"/>
                <w:szCs w:val="18"/>
              </w:rPr>
              <w:t>system</w:t>
            </w:r>
          </w:p>
        </w:tc>
        <w:tc>
          <w:tcPr>
            <w:tcW w:w="3006" w:type="dxa"/>
          </w:tcPr>
          <w:p w14:paraId="27DA290D" w14:textId="79614198"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game learning environment</w:t>
            </w:r>
          </w:p>
        </w:tc>
        <w:tc>
          <w:tcPr>
            <w:tcW w:w="3007" w:type="dxa"/>
          </w:tcPr>
          <w:p w14:paraId="77658C9E" w14:textId="24A1AF70"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 xml:space="preserve">trained </w:t>
            </w:r>
            <w:r>
              <w:rPr>
                <w:color w:val="000000"/>
                <w:sz w:val="18"/>
                <w:szCs w:val="18"/>
              </w:rPr>
              <w:t>language models</w:t>
            </w:r>
          </w:p>
        </w:tc>
      </w:tr>
      <w:tr w:rsidR="002B7927" w14:paraId="6B248EA4"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159A5AEB" w14:textId="18F6AE00" w:rsidR="002B7927" w:rsidRPr="002B7927" w:rsidRDefault="002B7927" w:rsidP="002B7927">
            <w:pPr>
              <w:jc w:val="center"/>
              <w:rPr>
                <w:b w:val="0"/>
                <w:bCs w:val="0"/>
                <w:color w:val="000000"/>
                <w:sz w:val="18"/>
                <w:szCs w:val="18"/>
              </w:rPr>
            </w:pPr>
            <w:r>
              <w:rPr>
                <w:b w:val="0"/>
                <w:bCs w:val="0"/>
                <w:color w:val="000000"/>
                <w:sz w:val="18"/>
                <w:szCs w:val="18"/>
              </w:rPr>
              <w:t>BERT</w:t>
            </w:r>
          </w:p>
        </w:tc>
        <w:tc>
          <w:tcPr>
            <w:tcW w:w="3006" w:type="dxa"/>
          </w:tcPr>
          <w:p w14:paraId="5D9E9F51" w14:textId="0A43058E"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models</w:t>
            </w:r>
          </w:p>
        </w:tc>
        <w:tc>
          <w:tcPr>
            <w:tcW w:w="3007" w:type="dxa"/>
          </w:tcPr>
          <w:p w14:paraId="2952DE3D" w14:textId="3F16EAF7"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learning</w:t>
            </w:r>
          </w:p>
        </w:tc>
      </w:tr>
      <w:tr w:rsidR="002B7927" w14:paraId="6473B84B"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74812A87" w14:textId="0841AAD8" w:rsidR="002B7927" w:rsidRPr="002B7927" w:rsidRDefault="002B7927" w:rsidP="002B7927">
            <w:pPr>
              <w:jc w:val="center"/>
              <w:rPr>
                <w:b w:val="0"/>
                <w:bCs w:val="0"/>
                <w:color w:val="000000"/>
                <w:sz w:val="18"/>
                <w:szCs w:val="18"/>
              </w:rPr>
            </w:pPr>
            <w:r>
              <w:rPr>
                <w:b w:val="0"/>
                <w:bCs w:val="0"/>
                <w:color w:val="000000"/>
                <w:sz w:val="18"/>
                <w:szCs w:val="18"/>
              </w:rPr>
              <w:t>finetuned BERT model</w:t>
            </w:r>
          </w:p>
        </w:tc>
        <w:tc>
          <w:tcPr>
            <w:tcW w:w="3006" w:type="dxa"/>
          </w:tcPr>
          <w:p w14:paraId="1A496E1D" w14:textId="45DC94C7"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2B7927">
              <w:rPr>
                <w:color w:val="000000"/>
                <w:sz w:val="18"/>
                <w:szCs w:val="18"/>
              </w:rPr>
              <w:t>BERT model</w:t>
            </w:r>
          </w:p>
        </w:tc>
        <w:tc>
          <w:tcPr>
            <w:tcW w:w="3007" w:type="dxa"/>
          </w:tcPr>
          <w:p w14:paraId="0E1205C3" w14:textId="716F27E2" w:rsidR="002B7927" w:rsidRPr="002B7927" w:rsidRDefault="00DC4EC6"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language processing tools</w:t>
            </w:r>
          </w:p>
        </w:tc>
      </w:tr>
      <w:tr w:rsidR="002B7927" w14:paraId="6285171A"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467206C3" w14:textId="38037EC1" w:rsidR="002B7927" w:rsidRPr="002B7927" w:rsidRDefault="002B7927" w:rsidP="002B7927">
            <w:pPr>
              <w:jc w:val="center"/>
              <w:rPr>
                <w:b w:val="0"/>
                <w:bCs w:val="0"/>
                <w:color w:val="000000"/>
                <w:sz w:val="18"/>
                <w:szCs w:val="18"/>
              </w:rPr>
            </w:pPr>
            <w:r>
              <w:rPr>
                <w:b w:val="0"/>
                <w:bCs w:val="0"/>
                <w:color w:val="000000"/>
                <w:sz w:val="18"/>
                <w:szCs w:val="18"/>
              </w:rPr>
              <w:t>information</w:t>
            </w:r>
          </w:p>
        </w:tc>
        <w:tc>
          <w:tcPr>
            <w:tcW w:w="3006" w:type="dxa"/>
          </w:tcPr>
          <w:p w14:paraId="1F7A47CD" w14:textId="44DD9FD0"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cellular automata</w:t>
            </w:r>
            <w:r>
              <w:rPr>
                <w:color w:val="000000"/>
                <w:sz w:val="18"/>
                <w:szCs w:val="18"/>
              </w:rPr>
              <w:t xml:space="preserve"> model</w:t>
            </w:r>
          </w:p>
        </w:tc>
        <w:tc>
          <w:tcPr>
            <w:tcW w:w="3007" w:type="dxa"/>
          </w:tcPr>
          <w:p w14:paraId="31213899" w14:textId="5D9B1EE5" w:rsidR="002B7927" w:rsidRPr="002B7927" w:rsidRDefault="00DC4EC6"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BERT language model</w:t>
            </w:r>
          </w:p>
        </w:tc>
      </w:tr>
      <w:tr w:rsidR="002B7927" w14:paraId="026A07EA"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26D43243" w14:textId="3CFB69A6" w:rsidR="002B7927" w:rsidRPr="002B7927" w:rsidRDefault="002B7927" w:rsidP="002B7927">
            <w:pPr>
              <w:jc w:val="center"/>
              <w:rPr>
                <w:b w:val="0"/>
                <w:bCs w:val="0"/>
                <w:color w:val="000000"/>
                <w:sz w:val="18"/>
                <w:szCs w:val="18"/>
              </w:rPr>
            </w:pPr>
            <w:r>
              <w:rPr>
                <w:b w:val="0"/>
                <w:bCs w:val="0"/>
                <w:color w:val="000000"/>
                <w:sz w:val="18"/>
                <w:szCs w:val="18"/>
              </w:rPr>
              <w:t>development</w:t>
            </w:r>
          </w:p>
        </w:tc>
        <w:tc>
          <w:tcPr>
            <w:tcW w:w="3006" w:type="dxa"/>
          </w:tcPr>
          <w:p w14:paraId="35990ACF" w14:textId="600886EA"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neural network models</w:t>
            </w:r>
          </w:p>
        </w:tc>
        <w:tc>
          <w:tcPr>
            <w:tcW w:w="3007" w:type="dxa"/>
          </w:tcPr>
          <w:p w14:paraId="4B407234" w14:textId="436FB5D3" w:rsidR="002B7927" w:rsidRPr="002B7927" w:rsidRDefault="00DC4EC6"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 xml:space="preserve">Cohesion </w:t>
            </w:r>
            <w:r w:rsidRPr="002B7927">
              <w:rPr>
                <w:color w:val="000000"/>
                <w:sz w:val="18"/>
                <w:szCs w:val="18"/>
              </w:rPr>
              <w:t>Network Analysis</w:t>
            </w:r>
          </w:p>
        </w:tc>
      </w:tr>
      <w:tr w:rsidR="002B7927" w14:paraId="29FD7C16"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38BE5960" w14:textId="5DFB544C" w:rsidR="002B7927" w:rsidRPr="002B7927" w:rsidRDefault="002B7927" w:rsidP="002B7927">
            <w:pPr>
              <w:jc w:val="center"/>
              <w:rPr>
                <w:b w:val="0"/>
                <w:bCs w:val="0"/>
                <w:color w:val="000000"/>
                <w:sz w:val="18"/>
                <w:szCs w:val="18"/>
              </w:rPr>
            </w:pPr>
            <w:r>
              <w:rPr>
                <w:b w:val="0"/>
                <w:bCs w:val="0"/>
                <w:color w:val="000000"/>
                <w:sz w:val="18"/>
                <w:szCs w:val="18"/>
              </w:rPr>
              <w:t>Graph Convolutional Network</w:t>
            </w:r>
          </w:p>
        </w:tc>
        <w:tc>
          <w:tcPr>
            <w:tcW w:w="3006" w:type="dxa"/>
          </w:tcPr>
          <w:p w14:paraId="797788A6" w14:textId="42DBA78C"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interactive natural language</w:t>
            </w:r>
          </w:p>
        </w:tc>
        <w:tc>
          <w:tcPr>
            <w:tcW w:w="3007" w:type="dxa"/>
          </w:tcPr>
          <w:p w14:paraId="79C231CD" w14:textId="0304AA0A" w:rsidR="002B7927" w:rsidRPr="002B7927" w:rsidRDefault="00DC4EC6"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sidRPr="002B7927">
              <w:rPr>
                <w:color w:val="000000"/>
                <w:sz w:val="18"/>
                <w:szCs w:val="18"/>
              </w:rPr>
              <w:t>FPGA Spartan III</w:t>
            </w:r>
          </w:p>
        </w:tc>
      </w:tr>
      <w:tr w:rsidR="002B7927" w14:paraId="601D6CB9" w14:textId="77777777" w:rsidTr="00945578">
        <w:trPr>
          <w:jc w:val="center"/>
        </w:trPr>
        <w:tc>
          <w:tcPr>
            <w:cnfStyle w:val="001000000000" w:firstRow="0" w:lastRow="0" w:firstColumn="1" w:lastColumn="0" w:oddVBand="0" w:evenVBand="0" w:oddHBand="0" w:evenHBand="0" w:firstRowFirstColumn="0" w:firstRowLastColumn="0" w:lastRowFirstColumn="0" w:lastRowLastColumn="0"/>
            <w:tcW w:w="3006" w:type="dxa"/>
          </w:tcPr>
          <w:p w14:paraId="7C8E2025" w14:textId="7622E4CB" w:rsidR="002B7927" w:rsidRPr="002B7927" w:rsidRDefault="002B7927" w:rsidP="002B7927">
            <w:pPr>
              <w:jc w:val="center"/>
              <w:rPr>
                <w:b w:val="0"/>
                <w:bCs w:val="0"/>
                <w:color w:val="000000"/>
                <w:sz w:val="18"/>
                <w:szCs w:val="18"/>
              </w:rPr>
            </w:pPr>
            <w:r>
              <w:rPr>
                <w:b w:val="0"/>
                <w:bCs w:val="0"/>
                <w:color w:val="000000"/>
                <w:sz w:val="18"/>
                <w:szCs w:val="18"/>
              </w:rPr>
              <w:t>social</w:t>
            </w:r>
          </w:p>
        </w:tc>
        <w:tc>
          <w:tcPr>
            <w:tcW w:w="3006" w:type="dxa"/>
          </w:tcPr>
          <w:p w14:paraId="73742892" w14:textId="01F7B981" w:rsidR="002B7927" w:rsidRPr="002B7927" w:rsidRDefault="002B7927"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Smart Learning Ecosystems</w:t>
            </w:r>
          </w:p>
        </w:tc>
        <w:tc>
          <w:tcPr>
            <w:tcW w:w="3007" w:type="dxa"/>
          </w:tcPr>
          <w:p w14:paraId="4A455011" w14:textId="76BFECD6" w:rsidR="002B7927" w:rsidRPr="002B7927" w:rsidRDefault="00DC4EC6" w:rsidP="002B7927">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Language</w:t>
            </w:r>
          </w:p>
        </w:tc>
      </w:tr>
      <w:tr w:rsidR="002B7927" w14:paraId="7609DDD6" w14:textId="77777777" w:rsidTr="009455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14:paraId="7B1AB001" w14:textId="3811C2D9" w:rsidR="002B7927" w:rsidRPr="002B7927" w:rsidRDefault="002B7927" w:rsidP="002B7927">
            <w:pPr>
              <w:jc w:val="center"/>
              <w:rPr>
                <w:b w:val="0"/>
                <w:bCs w:val="0"/>
                <w:color w:val="000000"/>
                <w:sz w:val="18"/>
                <w:szCs w:val="18"/>
              </w:rPr>
            </w:pPr>
            <w:r>
              <w:rPr>
                <w:b w:val="0"/>
                <w:bCs w:val="0"/>
                <w:color w:val="000000"/>
                <w:sz w:val="18"/>
                <w:szCs w:val="18"/>
              </w:rPr>
              <w:t>cellular automata hardware</w:t>
            </w:r>
          </w:p>
        </w:tc>
        <w:tc>
          <w:tcPr>
            <w:tcW w:w="3006" w:type="dxa"/>
          </w:tcPr>
          <w:p w14:paraId="49DF0E2C" w14:textId="33EDB0C6" w:rsidR="002B7927" w:rsidRPr="002B7927" w:rsidRDefault="002B7927"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Latent Semantic Analysis</w:t>
            </w:r>
          </w:p>
        </w:tc>
        <w:tc>
          <w:tcPr>
            <w:tcW w:w="3007" w:type="dxa"/>
          </w:tcPr>
          <w:p w14:paraId="0D2F98E9" w14:textId="1F4F7DB5" w:rsidR="002B7927" w:rsidRPr="002B7927" w:rsidRDefault="00DC4EC6" w:rsidP="002B7927">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game learning environment</w:t>
            </w:r>
          </w:p>
        </w:tc>
      </w:tr>
    </w:tbl>
    <w:p w14:paraId="025D25E7" w14:textId="0B08C4E5" w:rsidR="004C03DA" w:rsidRPr="00560BA3" w:rsidRDefault="004C03DA" w:rsidP="00B90828">
      <w:pPr>
        <w:jc w:val="center"/>
        <w:rPr>
          <w:color w:val="000000"/>
        </w:rPr>
      </w:pPr>
    </w:p>
    <w:p w14:paraId="4280F661" w14:textId="572C119C" w:rsidR="00261BA9" w:rsidRPr="00560BA3" w:rsidRDefault="000654B2" w:rsidP="00261BA9">
      <w:pPr>
        <w:rPr>
          <w:color w:val="000000"/>
        </w:rPr>
      </w:pPr>
      <w:r>
        <w:rPr>
          <w:color w:val="000000"/>
        </w:rPr>
        <w:t xml:space="preserve">Table </w:t>
      </w:r>
      <w:r>
        <w:rPr>
          <w:color w:val="000000"/>
        </w:rPr>
        <w:fldChar w:fldCharType="begin"/>
      </w:r>
      <w:r>
        <w:rPr>
          <w:color w:val="000000"/>
        </w:rPr>
        <w:instrText xml:space="preserve"> REF dedup_comp \h </w:instrText>
      </w:r>
      <w:r>
        <w:rPr>
          <w:color w:val="000000"/>
        </w:rPr>
      </w:r>
      <w:r>
        <w:rPr>
          <w:color w:val="000000"/>
        </w:rPr>
        <w:fldChar w:fldCharType="separate"/>
      </w:r>
      <w:r w:rsidR="007D3083">
        <w:rPr>
          <w:noProof/>
          <w:color w:val="000000"/>
        </w:rPr>
        <w:t>8</w:t>
      </w:r>
      <w:r>
        <w:rPr>
          <w:color w:val="000000"/>
        </w:rPr>
        <w:fldChar w:fldCharType="end"/>
      </w:r>
      <w:r w:rsidR="00261BA9" w:rsidRPr="00560BA3">
        <w:rPr>
          <w:color w:val="000000"/>
        </w:rPr>
        <w:t xml:space="preserve"> compares the keyphrases extracted for a top 20 author with 380 papers, with three different values for the deduplication threshold. </w:t>
      </w:r>
      <w:r w:rsidR="00D61309" w:rsidRPr="00560BA3">
        <w:rPr>
          <w:color w:val="000000"/>
        </w:rPr>
        <w:t>On the left, there are the keywords obtained for a low threshold of 0.2, which include some frequent but not very significant words like “data”, “system”, “information” and “development”.</w:t>
      </w:r>
      <w:r w:rsidR="00D861FF" w:rsidRPr="00560BA3">
        <w:rPr>
          <w:color w:val="000000"/>
        </w:rPr>
        <w:t xml:space="preserve"> The terms on the right </w:t>
      </w:r>
      <w:r w:rsidR="00E56566">
        <w:rPr>
          <w:color w:val="000000"/>
        </w:rPr>
        <w:t>column</w:t>
      </w:r>
      <w:r w:rsidR="00D861FF" w:rsidRPr="00560BA3">
        <w:rPr>
          <w:color w:val="000000"/>
        </w:rPr>
        <w:t>, which resulted after setting the threshold to 0.8</w:t>
      </w:r>
      <w:r w:rsidR="00190D04" w:rsidRPr="00560BA3">
        <w:rPr>
          <w:color w:val="000000"/>
        </w:rPr>
        <w:t xml:space="preserve">, </w:t>
      </w:r>
      <w:r w:rsidR="00EA6A48" w:rsidRPr="00560BA3">
        <w:rPr>
          <w:color w:val="000000"/>
        </w:rPr>
        <w:t>are too similar, with the word “language” appearing in 9 out of 15 keywords, in approximately the same context (“Natural Language Processing”, “Natural Language”, “Language Processing” etc.)</w:t>
      </w:r>
      <w:r w:rsidR="0032544C" w:rsidRPr="00560BA3">
        <w:rPr>
          <w:color w:val="000000"/>
        </w:rPr>
        <w:t>. Therefore, a high deduplication threshold produces some redundant keywords and excludes some relevant ones</w:t>
      </w:r>
      <w:r w:rsidR="00C34003" w:rsidRPr="00560BA3">
        <w:rPr>
          <w:color w:val="000000"/>
        </w:rPr>
        <w:t xml:space="preserve"> (for instance “neural network model” and “Latent Semantic Analysis”)</w:t>
      </w:r>
      <w:r w:rsidR="0032544C" w:rsidRPr="00560BA3">
        <w:rPr>
          <w:color w:val="000000"/>
        </w:rPr>
        <w:t xml:space="preserve">, that </w:t>
      </w:r>
      <w:r w:rsidR="00C34003" w:rsidRPr="00560BA3">
        <w:rPr>
          <w:color w:val="000000"/>
        </w:rPr>
        <w:t xml:space="preserve">are captured by choosing a 0.5 threshold, as pictured in the </w:t>
      </w:r>
      <w:r w:rsidRPr="00560BA3">
        <w:rPr>
          <w:color w:val="000000"/>
        </w:rPr>
        <w:t>center</w:t>
      </w:r>
      <w:r w:rsidR="00E56566">
        <w:rPr>
          <w:color w:val="000000"/>
        </w:rPr>
        <w:t xml:space="preserve"> column</w:t>
      </w:r>
      <w:r w:rsidR="00C34003" w:rsidRPr="00560BA3">
        <w:rPr>
          <w:color w:val="000000"/>
        </w:rPr>
        <w:t xml:space="preserve"> of the </w:t>
      </w:r>
      <w:r>
        <w:rPr>
          <w:color w:val="000000"/>
        </w:rPr>
        <w:t>table</w:t>
      </w:r>
      <w:r w:rsidR="00C34003" w:rsidRPr="00560BA3">
        <w:rPr>
          <w:color w:val="000000"/>
        </w:rPr>
        <w:t xml:space="preserve"> above.</w:t>
      </w:r>
    </w:p>
    <w:p w14:paraId="70D7F445" w14:textId="77777777" w:rsidR="00B325D7" w:rsidRPr="00560BA3" w:rsidRDefault="00351564" w:rsidP="00261BA9">
      <w:pPr>
        <w:rPr>
          <w:color w:val="000000"/>
        </w:rPr>
      </w:pPr>
      <w:r w:rsidRPr="00560BA3">
        <w:rPr>
          <w:color w:val="000000"/>
        </w:rPr>
        <w:t>After setting these parameters, the program calls the keyword extraction function from the yake package and the 15 keyphrases are returned and printed.</w:t>
      </w:r>
    </w:p>
    <w:p w14:paraId="0E751E30" w14:textId="37B03CFB" w:rsidR="00454CCF" w:rsidRPr="00560BA3" w:rsidRDefault="00B325D7" w:rsidP="00D07407">
      <w:pPr>
        <w:pStyle w:val="Titlu2"/>
      </w:pPr>
      <w:bookmarkStart w:id="64" w:name="_Toc170063146"/>
      <w:r w:rsidRPr="00560BA3">
        <w:t xml:space="preserve">Topic </w:t>
      </w:r>
      <w:r w:rsidR="0019093F">
        <w:t>M</w:t>
      </w:r>
      <w:r w:rsidR="0019093F" w:rsidRPr="00560BA3">
        <w:t xml:space="preserve">odeling </w:t>
      </w:r>
      <w:r w:rsidRPr="00560BA3">
        <w:t>with Latent Dirichlet Allocation</w:t>
      </w:r>
      <w:bookmarkEnd w:id="64"/>
    </w:p>
    <w:p w14:paraId="72BDE40D" w14:textId="0862EC42" w:rsidR="00D07407" w:rsidRPr="00560BA3" w:rsidRDefault="00D07407" w:rsidP="00D07407">
      <w:r w:rsidRPr="00560BA3">
        <w:t>The second tool that I used for extracting meaningful themes from research abstracts is L</w:t>
      </w:r>
      <w:r w:rsidR="00F93464" w:rsidRPr="00560BA3">
        <w:t xml:space="preserve">atent </w:t>
      </w:r>
      <w:r w:rsidRPr="00560BA3">
        <w:t>D</w:t>
      </w:r>
      <w:r w:rsidR="00F93464" w:rsidRPr="00560BA3">
        <w:t xml:space="preserve">irichlet </w:t>
      </w:r>
      <w:r w:rsidRPr="00560BA3">
        <w:t>A</w:t>
      </w:r>
      <w:r w:rsidR="00F93464" w:rsidRPr="00560BA3">
        <w:t>llocation</w:t>
      </w:r>
      <w:r w:rsidRPr="00560BA3">
        <w:t xml:space="preserve">. Despite keyword extraction not being the purpose of LDA, which is typically used for indexing, summarization or classification, it can be successfully employed as a keyword extractor. </w:t>
      </w:r>
      <w:r w:rsidR="000A08F3" w:rsidRPr="00560BA3">
        <w:t xml:space="preserve">The most representative words of the uncovered topics can be treated as keywords of the document collection, </w:t>
      </w:r>
      <w:proofErr w:type="gramStart"/>
      <w:r w:rsidR="00E56B2A" w:rsidRPr="00560BA3">
        <w:t>as long as</w:t>
      </w:r>
      <w:proofErr w:type="gramEnd"/>
      <w:r w:rsidR="00E56B2A" w:rsidRPr="00560BA3">
        <w:t xml:space="preserve"> the preprocessing step brings the corpus to an adequate form</w:t>
      </w:r>
      <w:r w:rsidR="000A08F3" w:rsidRPr="00560BA3">
        <w:t>.</w:t>
      </w:r>
    </w:p>
    <w:p w14:paraId="22C0B3B5" w14:textId="0B666C5A" w:rsidR="00E56B2A" w:rsidRPr="00560BA3" w:rsidRDefault="00E56B2A" w:rsidP="00E56B2A">
      <w:pPr>
        <w:pStyle w:val="Titlu3"/>
      </w:pPr>
      <w:bookmarkStart w:id="65" w:name="_Ref169535291"/>
      <w:bookmarkStart w:id="66" w:name="_Toc170063147"/>
      <w:r w:rsidRPr="00560BA3">
        <w:lastRenderedPageBreak/>
        <w:t>Preprocessing</w:t>
      </w:r>
      <w:bookmarkEnd w:id="65"/>
      <w:bookmarkEnd w:id="66"/>
    </w:p>
    <w:p w14:paraId="25398F9A" w14:textId="189AA15B" w:rsidR="001811DE" w:rsidRPr="00560BA3" w:rsidRDefault="00B7735C" w:rsidP="00E56B2A">
      <w:r w:rsidRPr="00560BA3">
        <w:t xml:space="preserve">Preprocessing </w:t>
      </w:r>
      <w:r w:rsidR="007F318D" w:rsidRPr="00560BA3">
        <w:t>plays a critical role</w:t>
      </w:r>
      <w:r w:rsidRPr="00560BA3">
        <w:t xml:space="preserve"> when working with LDA,</w:t>
      </w:r>
      <w:r w:rsidR="002F4B7E" w:rsidRPr="00560BA3">
        <w:t xml:space="preserve"> therefore this time I used the whole spaCy pipeline, not only the named entity recognizer. </w:t>
      </w:r>
      <w:r w:rsidR="003F7DAE" w:rsidRPr="00560BA3">
        <w:t xml:space="preserve">Firstly, stop word removal is </w:t>
      </w:r>
      <w:r w:rsidRPr="00560BA3">
        <w:t>especially</w:t>
      </w:r>
      <w:r w:rsidR="003F7DAE" w:rsidRPr="00560BA3">
        <w:t xml:space="preserve"> important</w:t>
      </w:r>
      <w:r w:rsidR="007F318D" w:rsidRPr="00560BA3">
        <w:t>. Given</w:t>
      </w:r>
      <w:r w:rsidRPr="00560BA3">
        <w:t xml:space="preserve"> the generally high frequency of stop words, </w:t>
      </w:r>
      <w:r w:rsidR="007F318D" w:rsidRPr="00560BA3">
        <w:t>their</w:t>
      </w:r>
      <w:r w:rsidRPr="00560BA3">
        <w:t xml:space="preserve"> probabilities of occurring within topics</w:t>
      </w:r>
      <w:r w:rsidR="007F318D" w:rsidRPr="00560BA3">
        <w:t xml:space="preserve"> may surpass that of meaningful </w:t>
      </w:r>
      <w:r w:rsidR="00880F21" w:rsidRPr="00560BA3">
        <w:t>terms</w:t>
      </w:r>
      <w:r w:rsidR="007F318D" w:rsidRPr="00560BA3">
        <w:t>.</w:t>
      </w:r>
      <w:r w:rsidR="003F7DAE" w:rsidRPr="00560BA3">
        <w:t xml:space="preserve"> I removed the stop words from the default spaCy list, as well as the custom stop words that I discovered, the same used for YAKE. </w:t>
      </w:r>
      <w:r w:rsidR="00644A8E" w:rsidRPr="00560BA3">
        <w:t xml:space="preserve">The </w:t>
      </w:r>
      <w:r w:rsidR="003F7DAE" w:rsidRPr="00560BA3">
        <w:t>named entity removal</w:t>
      </w:r>
      <w:r w:rsidR="00644A8E" w:rsidRPr="00560BA3">
        <w:t xml:space="preserve"> is </w:t>
      </w:r>
      <w:r w:rsidR="003F7DAE" w:rsidRPr="00560BA3">
        <w:t xml:space="preserve">also </w:t>
      </w:r>
      <w:proofErr w:type="gramStart"/>
      <w:r w:rsidR="00644A8E" w:rsidRPr="00560BA3">
        <w:t>similar to</w:t>
      </w:r>
      <w:proofErr w:type="gramEnd"/>
      <w:r w:rsidR="00644A8E" w:rsidRPr="00560BA3">
        <w:t xml:space="preserve"> the implementation described in the previous chapter about YAKE, as I removed the same entities.</w:t>
      </w:r>
    </w:p>
    <w:p w14:paraId="79F4CFD0" w14:textId="3D862F2E" w:rsidR="00627F83" w:rsidRPr="00560BA3" w:rsidRDefault="00000000" w:rsidP="00E56B2A">
      <w:sdt>
        <w:sdtPr>
          <w:tag w:val="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
          <w:id w:val="1637762874"/>
          <w:placeholder>
            <w:docPart w:val="DefaultPlaceholder_-1854013440"/>
          </w:placeholder>
        </w:sdtPr>
        <w:sdtContent>
          <w:proofErr w:type="spellStart"/>
          <w:r w:rsidR="0054762A">
            <w:rPr>
              <w:rFonts w:eastAsia="Times New Roman"/>
            </w:rPr>
            <w:t>Justeson</w:t>
          </w:r>
          <w:proofErr w:type="spellEnd"/>
          <w:r w:rsidR="0054762A">
            <w:rPr>
              <w:rFonts w:eastAsia="Times New Roman"/>
            </w:rPr>
            <w:t xml:space="preserve"> &amp; Katz (1995)</w:t>
          </w:r>
        </w:sdtContent>
      </w:sdt>
      <w:r w:rsidR="00AD3F69" w:rsidRPr="00560BA3">
        <w:t xml:space="preserve"> studied the particularities of technical and scientific terminology and found that </w:t>
      </w:r>
      <w:r w:rsidR="00633D7D" w:rsidRPr="00560BA3">
        <w:t>approximately 95.6</w:t>
      </w:r>
      <w:r w:rsidR="00AD3F69" w:rsidRPr="00560BA3">
        <w:t xml:space="preserve">% of terms are noun phrases. Among 800 terms, they found only </w:t>
      </w:r>
      <w:r w:rsidR="006A372A" w:rsidRPr="00560BA3">
        <w:t>32 adjectives and 3 verbs, the rest of them being noun phrases.</w:t>
      </w:r>
      <w:r w:rsidR="00982E44" w:rsidRPr="00560BA3">
        <w:t xml:space="preserve"> </w:t>
      </w:r>
      <w:r w:rsidR="00276A46" w:rsidRPr="00560BA3">
        <w:t>Thus, I used the part of speech tags assigned by the spaCy POS tagger to keep only the nouns and the adjectives</w:t>
      </w:r>
      <w:r w:rsidR="0068683C" w:rsidRPr="00560BA3">
        <w:t xml:space="preserve">, removing all the other parts of speech from the </w:t>
      </w:r>
      <w:r w:rsidR="007E51F1" w:rsidRPr="00560BA3">
        <w:t>documents</w:t>
      </w:r>
      <w:r w:rsidR="0068683C" w:rsidRPr="00560BA3">
        <w:t>.</w:t>
      </w:r>
    </w:p>
    <w:p w14:paraId="7078BC5E" w14:textId="21386F38" w:rsidR="0016489E" w:rsidRPr="00560BA3" w:rsidRDefault="007E51F1" w:rsidP="00E56B2A">
      <w:r w:rsidRPr="00560BA3">
        <w:t xml:space="preserve">In the final tokenized corpus, I added the </w:t>
      </w:r>
      <w:r w:rsidR="00F3356C" w:rsidRPr="00560BA3">
        <w:t>uppercase</w:t>
      </w:r>
      <w:r w:rsidRPr="00560BA3">
        <w:t xml:space="preserve"> lemmas of the remaining tokens, so that different forms of the same word, such as “Language” and “languages”</w:t>
      </w:r>
      <w:r w:rsidR="00E537AE" w:rsidRPr="00560BA3">
        <w:t xml:space="preserve">, result in </w:t>
      </w:r>
      <w:r w:rsidR="00B614B9" w:rsidRPr="00560BA3">
        <w:t>the same token.</w:t>
      </w:r>
    </w:p>
    <w:p w14:paraId="12029862" w14:textId="1EFB8C76" w:rsidR="00E37E78" w:rsidRDefault="0016489E" w:rsidP="00E56B2A">
      <w:r w:rsidRPr="00560BA3">
        <w:t>Afterwards, I used the Phrases collocation detection from Gensim</w:t>
      </w:r>
      <w:r w:rsidR="003724BF" w:rsidRPr="00560BA3">
        <w:t>, a statistical method that identifies words that generally co-occur,</w:t>
      </w:r>
      <w:r w:rsidRPr="00560BA3">
        <w:t xml:space="preserve"> to build n-grams. </w:t>
      </w:r>
      <w:r w:rsidR="003724BF" w:rsidRPr="00560BA3">
        <w:t>By repeating the steps of training the model and running it on the corpus twice, I obtained bigrams, trigrams and even some 4-grams, which resulted from combining two bigrams.</w:t>
      </w:r>
      <w:r w:rsidR="00506BDC" w:rsidRPr="00560BA3">
        <w:t xml:space="preserve"> After adding the collocations to the corpus, I removed </w:t>
      </w:r>
      <w:proofErr w:type="gramStart"/>
      <w:r w:rsidR="00506BDC" w:rsidRPr="00560BA3">
        <w:t>all of</w:t>
      </w:r>
      <w:proofErr w:type="gramEnd"/>
      <w:r w:rsidR="00506BDC" w:rsidRPr="00560BA3">
        <w:t xml:space="preserve"> the unigrams, since around 70% of </w:t>
      </w:r>
      <w:r w:rsidR="0037045A" w:rsidRPr="00560BA3">
        <w:t>nouns or noun phrases that represent technical terms contain more than one word</w:t>
      </w:r>
      <w:r w:rsidR="00CD478C" w:rsidRPr="00560BA3">
        <w:t xml:space="preserve"> </w:t>
      </w:r>
      <w:sdt>
        <w:sdtPr>
          <w:tag w:val="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
          <w:id w:val="511651303"/>
          <w:placeholder>
            <w:docPart w:val="DefaultPlaceholder_-1854013440"/>
          </w:placeholder>
        </w:sdtPr>
        <w:sdtContent>
          <w:r w:rsidR="0054762A">
            <w:rPr>
              <w:rFonts w:eastAsia="Times New Roman"/>
            </w:rPr>
            <w:t>(</w:t>
          </w:r>
          <w:proofErr w:type="spellStart"/>
          <w:r w:rsidR="0054762A">
            <w:rPr>
              <w:rFonts w:eastAsia="Times New Roman"/>
            </w:rPr>
            <w:t>Justeson</w:t>
          </w:r>
          <w:proofErr w:type="spellEnd"/>
          <w:r w:rsidR="0054762A">
            <w:rPr>
              <w:rFonts w:eastAsia="Times New Roman"/>
            </w:rPr>
            <w:t xml:space="preserve"> &amp; Katz, 1995)</w:t>
          </w:r>
        </w:sdtContent>
      </w:sdt>
      <w:r w:rsidR="00CD478C" w:rsidRPr="00560BA3">
        <w:t>.</w:t>
      </w:r>
    </w:p>
    <w:p w14:paraId="729FD00B" w14:textId="056FCBB3" w:rsidR="0026084A" w:rsidRPr="00560BA3" w:rsidRDefault="0026084A" w:rsidP="0026084A">
      <w:pPr>
        <w:jc w:val="center"/>
      </w:pPr>
      <w:r>
        <w:t xml:space="preserve">Table </w:t>
      </w:r>
      <w:bookmarkStart w:id="67" w:name="lda_unigrams"/>
      <w:r>
        <w:fldChar w:fldCharType="begin"/>
      </w:r>
      <w:r>
        <w:instrText xml:space="preserve"> SEQ TBL \* MERGEFORMAT </w:instrText>
      </w:r>
      <w:r>
        <w:fldChar w:fldCharType="separate"/>
      </w:r>
      <w:r w:rsidR="007D3083">
        <w:rPr>
          <w:noProof/>
        </w:rPr>
        <w:t>9</w:t>
      </w:r>
      <w:r>
        <w:fldChar w:fldCharType="end"/>
      </w:r>
      <w:bookmarkEnd w:id="67"/>
      <w:r w:rsidRPr="00560BA3">
        <w:t>: Comparison between LDA with and without unigrams</w:t>
      </w:r>
    </w:p>
    <w:tbl>
      <w:tblPr>
        <w:tblStyle w:val="Tabelprimar2"/>
        <w:tblW w:w="0" w:type="auto"/>
        <w:jc w:val="center"/>
        <w:tblLook w:val="04A0" w:firstRow="1" w:lastRow="0" w:firstColumn="1" w:lastColumn="0" w:noHBand="0" w:noVBand="1"/>
      </w:tblPr>
      <w:tblGrid>
        <w:gridCol w:w="4509"/>
        <w:gridCol w:w="4510"/>
      </w:tblGrid>
      <w:tr w:rsidR="00E76A29" w14:paraId="764E51FD" w14:textId="77777777" w:rsidTr="00E76A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10EE3809" w14:textId="3855AF2C" w:rsidR="00E76A29" w:rsidRPr="00E76A29" w:rsidRDefault="00E76A29" w:rsidP="005319A9">
            <w:pPr>
              <w:jc w:val="center"/>
              <w:rPr>
                <w:b w:val="0"/>
                <w:bCs w:val="0"/>
                <w:sz w:val="18"/>
                <w:szCs w:val="18"/>
              </w:rPr>
            </w:pPr>
            <w:r>
              <w:rPr>
                <w:b w:val="0"/>
                <w:bCs w:val="0"/>
                <w:sz w:val="18"/>
                <w:szCs w:val="18"/>
              </w:rPr>
              <w:t>SYSTEM</w:t>
            </w:r>
          </w:p>
        </w:tc>
        <w:tc>
          <w:tcPr>
            <w:tcW w:w="4510" w:type="dxa"/>
          </w:tcPr>
          <w:p w14:paraId="1DE85D41" w14:textId="70983A31" w:rsidR="00E76A29" w:rsidRPr="00E76A29" w:rsidRDefault="00E76A29" w:rsidP="005319A9">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76A29">
              <w:rPr>
                <w:b w:val="0"/>
                <w:bCs w:val="0"/>
                <w:sz w:val="18"/>
                <w:szCs w:val="18"/>
              </w:rPr>
              <w:t>COMPUTER SUPPORTED COLLABORATIVE LEARNING</w:t>
            </w:r>
          </w:p>
        </w:tc>
      </w:tr>
      <w:tr w:rsidR="00E76A29" w14:paraId="5426269A"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5AC4CC6" w14:textId="338F71BA" w:rsidR="00E76A29" w:rsidRPr="00E76A29" w:rsidRDefault="00E76A29" w:rsidP="005319A9">
            <w:pPr>
              <w:jc w:val="center"/>
              <w:rPr>
                <w:b w:val="0"/>
                <w:bCs w:val="0"/>
                <w:sz w:val="18"/>
                <w:szCs w:val="18"/>
              </w:rPr>
            </w:pPr>
            <w:r w:rsidRPr="00E76A29">
              <w:rPr>
                <w:b w:val="0"/>
                <w:bCs w:val="0"/>
                <w:sz w:val="18"/>
                <w:szCs w:val="18"/>
              </w:rPr>
              <w:t>MODEL</w:t>
            </w:r>
          </w:p>
        </w:tc>
        <w:tc>
          <w:tcPr>
            <w:tcW w:w="4510" w:type="dxa"/>
          </w:tcPr>
          <w:p w14:paraId="2E0A1721" w14:textId="60A67B20"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w:t>
            </w:r>
          </w:p>
        </w:tc>
      </w:tr>
      <w:tr w:rsidR="00E76A29" w14:paraId="3018AD22"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56A3C513" w14:textId="20DACC13" w:rsidR="00E76A29" w:rsidRPr="00E76A29" w:rsidRDefault="00E76A29" w:rsidP="005319A9">
            <w:pPr>
              <w:jc w:val="center"/>
              <w:rPr>
                <w:b w:val="0"/>
                <w:bCs w:val="0"/>
                <w:sz w:val="18"/>
                <w:szCs w:val="18"/>
              </w:rPr>
            </w:pPr>
            <w:r>
              <w:rPr>
                <w:b w:val="0"/>
                <w:bCs w:val="0"/>
                <w:sz w:val="18"/>
                <w:szCs w:val="18"/>
              </w:rPr>
              <w:t>METHOD</w:t>
            </w:r>
          </w:p>
        </w:tc>
        <w:tc>
          <w:tcPr>
            <w:tcW w:w="4510" w:type="dxa"/>
          </w:tcPr>
          <w:p w14:paraId="63CC4FA7" w14:textId="28C9E3F1"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 LEARNING</w:t>
            </w:r>
          </w:p>
        </w:tc>
      </w:tr>
      <w:tr w:rsidR="00E76A29" w14:paraId="0DFED27D"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DB6C7AB" w14:textId="4F24B624" w:rsidR="00E76A29" w:rsidRPr="00E76A29" w:rsidRDefault="00E76A29" w:rsidP="005319A9">
            <w:pPr>
              <w:jc w:val="center"/>
              <w:rPr>
                <w:b w:val="0"/>
                <w:bCs w:val="0"/>
                <w:sz w:val="18"/>
                <w:szCs w:val="18"/>
              </w:rPr>
            </w:pPr>
            <w:r>
              <w:rPr>
                <w:b w:val="0"/>
                <w:bCs w:val="0"/>
                <w:sz w:val="18"/>
                <w:szCs w:val="18"/>
              </w:rPr>
              <w:t>ANALYSIS</w:t>
            </w:r>
          </w:p>
        </w:tc>
        <w:tc>
          <w:tcPr>
            <w:tcW w:w="4510" w:type="dxa"/>
          </w:tcPr>
          <w:p w14:paraId="2816CE8D" w14:textId="35F789F5"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SOCIAL NETWORK</w:t>
            </w:r>
          </w:p>
        </w:tc>
      </w:tr>
      <w:tr w:rsidR="00E76A29" w14:paraId="7E55C4C3"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03DDC208" w14:textId="0DC8A525" w:rsidR="00E76A29" w:rsidRPr="00E76A29" w:rsidRDefault="00E76A29" w:rsidP="005319A9">
            <w:pPr>
              <w:jc w:val="center"/>
              <w:rPr>
                <w:b w:val="0"/>
                <w:bCs w:val="0"/>
                <w:sz w:val="18"/>
                <w:szCs w:val="18"/>
              </w:rPr>
            </w:pPr>
            <w:r>
              <w:rPr>
                <w:b w:val="0"/>
                <w:bCs w:val="0"/>
                <w:sz w:val="18"/>
                <w:szCs w:val="18"/>
              </w:rPr>
              <w:t>KNOWLEDGE</w:t>
            </w:r>
          </w:p>
        </w:tc>
        <w:tc>
          <w:tcPr>
            <w:tcW w:w="4510" w:type="dxa"/>
          </w:tcPr>
          <w:p w14:paraId="6D695E5B" w14:textId="5671B08C"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CHAT CONVERSATION</w:t>
            </w:r>
          </w:p>
        </w:tc>
      </w:tr>
      <w:tr w:rsidR="00E76A29" w14:paraId="01B5FF82"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B6A68D9" w14:textId="6C5E7B25" w:rsidR="00E76A29" w:rsidRPr="00E76A29" w:rsidRDefault="00E76A29" w:rsidP="005319A9">
            <w:pPr>
              <w:jc w:val="center"/>
              <w:rPr>
                <w:b w:val="0"/>
                <w:bCs w:val="0"/>
                <w:sz w:val="18"/>
                <w:szCs w:val="18"/>
              </w:rPr>
            </w:pPr>
            <w:r>
              <w:rPr>
                <w:b w:val="0"/>
                <w:bCs w:val="0"/>
                <w:sz w:val="18"/>
                <w:szCs w:val="18"/>
              </w:rPr>
              <w:t>LANGUAGE</w:t>
            </w:r>
          </w:p>
        </w:tc>
        <w:tc>
          <w:tcPr>
            <w:tcW w:w="4510" w:type="dxa"/>
          </w:tcPr>
          <w:p w14:paraId="7C4517FB" w14:textId="0C1F3F39"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READERBENCH FRAMEWORK</w:t>
            </w:r>
          </w:p>
        </w:tc>
      </w:tr>
      <w:tr w:rsidR="00E76A29" w14:paraId="7C401B94"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E17D380" w14:textId="0D06453C" w:rsidR="00E76A29" w:rsidRPr="00E76A29" w:rsidRDefault="00E76A29" w:rsidP="005319A9">
            <w:pPr>
              <w:jc w:val="center"/>
              <w:rPr>
                <w:b w:val="0"/>
                <w:bCs w:val="0"/>
                <w:sz w:val="18"/>
                <w:szCs w:val="18"/>
              </w:rPr>
            </w:pPr>
            <w:r>
              <w:rPr>
                <w:b w:val="0"/>
                <w:bCs w:val="0"/>
                <w:sz w:val="18"/>
                <w:szCs w:val="18"/>
              </w:rPr>
              <w:t>USER</w:t>
            </w:r>
          </w:p>
        </w:tc>
        <w:tc>
          <w:tcPr>
            <w:tcW w:w="4510" w:type="dxa"/>
          </w:tcPr>
          <w:p w14:paraId="3319B4F6" w14:textId="74E7E028"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NATURAL LANGUAGE</w:t>
            </w:r>
          </w:p>
        </w:tc>
      </w:tr>
      <w:tr w:rsidR="00E76A29" w14:paraId="51DE9C85"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426EF148" w14:textId="31DADB83" w:rsidR="00E76A29" w:rsidRPr="00E76A29" w:rsidRDefault="00E76A29" w:rsidP="005319A9">
            <w:pPr>
              <w:jc w:val="center"/>
              <w:rPr>
                <w:b w:val="0"/>
                <w:bCs w:val="0"/>
                <w:sz w:val="18"/>
                <w:szCs w:val="18"/>
              </w:rPr>
            </w:pPr>
            <w:r>
              <w:rPr>
                <w:b w:val="0"/>
                <w:bCs w:val="0"/>
                <w:sz w:val="18"/>
                <w:szCs w:val="18"/>
              </w:rPr>
              <w:t>INFORMATION</w:t>
            </w:r>
          </w:p>
        </w:tc>
        <w:tc>
          <w:tcPr>
            <w:tcW w:w="4510" w:type="dxa"/>
          </w:tcPr>
          <w:p w14:paraId="352B1C04" w14:textId="0C04CF93"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ARTIFICIAL INTELLIGENCE</w:t>
            </w:r>
          </w:p>
        </w:tc>
      </w:tr>
      <w:tr w:rsidR="00E76A29" w14:paraId="30C25890"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642776B3" w14:textId="06E813A0" w:rsidR="00E76A29" w:rsidRPr="00E76A29" w:rsidRDefault="00E76A29" w:rsidP="005319A9">
            <w:pPr>
              <w:jc w:val="center"/>
              <w:rPr>
                <w:b w:val="0"/>
                <w:bCs w:val="0"/>
                <w:sz w:val="18"/>
                <w:szCs w:val="18"/>
              </w:rPr>
            </w:pPr>
            <w:r>
              <w:rPr>
                <w:b w:val="0"/>
                <w:bCs w:val="0"/>
                <w:sz w:val="18"/>
                <w:szCs w:val="18"/>
              </w:rPr>
              <w:t>TOOL</w:t>
            </w:r>
          </w:p>
        </w:tc>
        <w:tc>
          <w:tcPr>
            <w:tcW w:w="4510" w:type="dxa"/>
          </w:tcPr>
          <w:p w14:paraId="5901AFCE" w14:textId="021DF3A8"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PROCESS</w:t>
            </w:r>
          </w:p>
        </w:tc>
      </w:tr>
      <w:tr w:rsidR="00E76A29" w14:paraId="47F4C0DB"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2ACC6747" w14:textId="6B5CC0DB" w:rsidR="00E76A29" w:rsidRPr="00E76A29" w:rsidRDefault="00E76A29" w:rsidP="005319A9">
            <w:pPr>
              <w:jc w:val="center"/>
              <w:rPr>
                <w:b w:val="0"/>
                <w:bCs w:val="0"/>
                <w:sz w:val="18"/>
                <w:szCs w:val="18"/>
              </w:rPr>
            </w:pPr>
            <w:r>
              <w:rPr>
                <w:b w:val="0"/>
                <w:bCs w:val="0"/>
                <w:sz w:val="18"/>
                <w:szCs w:val="18"/>
              </w:rPr>
              <w:t>APPLICATION</w:t>
            </w:r>
          </w:p>
        </w:tc>
        <w:tc>
          <w:tcPr>
            <w:tcW w:w="4510" w:type="dxa"/>
          </w:tcPr>
          <w:p w14:paraId="7EA2D5E5" w14:textId="3BDD69F2"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NLP</w:t>
            </w:r>
          </w:p>
        </w:tc>
      </w:tr>
      <w:tr w:rsidR="00E76A29" w14:paraId="2B1B16B5"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13976568" w14:textId="32AC9387" w:rsidR="00E76A29" w:rsidRPr="00E76A29" w:rsidRDefault="00E76A29" w:rsidP="005319A9">
            <w:pPr>
              <w:jc w:val="center"/>
              <w:rPr>
                <w:b w:val="0"/>
                <w:bCs w:val="0"/>
                <w:sz w:val="18"/>
                <w:szCs w:val="18"/>
              </w:rPr>
            </w:pPr>
            <w:r>
              <w:rPr>
                <w:b w:val="0"/>
                <w:bCs w:val="0"/>
                <w:sz w:val="18"/>
                <w:szCs w:val="18"/>
              </w:rPr>
              <w:t>LEARNING</w:t>
            </w:r>
          </w:p>
        </w:tc>
        <w:tc>
          <w:tcPr>
            <w:tcW w:w="4510" w:type="dxa"/>
          </w:tcPr>
          <w:p w14:paraId="321A0413" w14:textId="343A8189"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ENVIRONMENT</w:t>
            </w:r>
          </w:p>
        </w:tc>
      </w:tr>
      <w:tr w:rsidR="00E76A29" w14:paraId="78C861EA"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4942F45F" w14:textId="1BDA60CE" w:rsidR="00E76A29" w:rsidRPr="00E76A29" w:rsidRDefault="00E76A29" w:rsidP="005319A9">
            <w:pPr>
              <w:jc w:val="center"/>
              <w:rPr>
                <w:b w:val="0"/>
                <w:bCs w:val="0"/>
                <w:sz w:val="18"/>
                <w:szCs w:val="18"/>
              </w:rPr>
            </w:pPr>
            <w:r>
              <w:rPr>
                <w:b w:val="0"/>
                <w:bCs w:val="0"/>
                <w:sz w:val="18"/>
                <w:szCs w:val="18"/>
              </w:rPr>
              <w:t>LEARNER</w:t>
            </w:r>
          </w:p>
        </w:tc>
        <w:tc>
          <w:tcPr>
            <w:tcW w:w="4510" w:type="dxa"/>
          </w:tcPr>
          <w:p w14:paraId="28A5B974" w14:textId="2D35A5B7"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TECHNIQUE</w:t>
            </w:r>
          </w:p>
        </w:tc>
      </w:tr>
      <w:tr w:rsidR="00E76A29" w14:paraId="16546F9F"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A6158DA" w14:textId="42706941" w:rsidR="00E76A29" w:rsidRPr="00E76A29" w:rsidRDefault="00E76A29" w:rsidP="005319A9">
            <w:pPr>
              <w:jc w:val="center"/>
              <w:rPr>
                <w:b w:val="0"/>
                <w:bCs w:val="0"/>
                <w:sz w:val="18"/>
                <w:szCs w:val="18"/>
              </w:rPr>
            </w:pPr>
            <w:r>
              <w:rPr>
                <w:b w:val="0"/>
                <w:bCs w:val="0"/>
                <w:sz w:val="18"/>
                <w:szCs w:val="18"/>
              </w:rPr>
              <w:t>PROCESS</w:t>
            </w:r>
          </w:p>
        </w:tc>
        <w:tc>
          <w:tcPr>
            <w:tcW w:w="4510" w:type="dxa"/>
          </w:tcPr>
          <w:p w14:paraId="439A6D00" w14:textId="31FABD94"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POLYPHONIC MODEL</w:t>
            </w:r>
          </w:p>
        </w:tc>
      </w:tr>
      <w:tr w:rsidR="00E76A29" w14:paraId="6CEEF914" w14:textId="77777777" w:rsidTr="00E76A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404AD957" w14:textId="082B0C0B" w:rsidR="00E76A29" w:rsidRPr="00E76A29" w:rsidRDefault="00E76A29" w:rsidP="005319A9">
            <w:pPr>
              <w:jc w:val="center"/>
              <w:rPr>
                <w:b w:val="0"/>
                <w:bCs w:val="0"/>
                <w:sz w:val="18"/>
                <w:szCs w:val="18"/>
              </w:rPr>
            </w:pPr>
            <w:r>
              <w:rPr>
                <w:b w:val="0"/>
                <w:bCs w:val="0"/>
                <w:sz w:val="18"/>
                <w:szCs w:val="18"/>
              </w:rPr>
              <w:t>TIME</w:t>
            </w:r>
          </w:p>
        </w:tc>
        <w:tc>
          <w:tcPr>
            <w:tcW w:w="4510" w:type="dxa"/>
          </w:tcPr>
          <w:p w14:paraId="1280A963" w14:textId="21EA3594" w:rsidR="00E76A29" w:rsidRPr="00E76A29" w:rsidRDefault="00E76A29" w:rsidP="005319A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TEXTUAL COMPLEXITY INDEX</w:t>
            </w:r>
          </w:p>
        </w:tc>
      </w:tr>
      <w:tr w:rsidR="00E76A29" w14:paraId="4897A89A" w14:textId="77777777" w:rsidTr="00E76A29">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26D6645C" w14:textId="471D6F43" w:rsidR="00E76A29" w:rsidRPr="00E76A29" w:rsidRDefault="00E76A29" w:rsidP="005319A9">
            <w:pPr>
              <w:jc w:val="center"/>
              <w:rPr>
                <w:b w:val="0"/>
                <w:bCs w:val="0"/>
                <w:sz w:val="18"/>
                <w:szCs w:val="18"/>
              </w:rPr>
            </w:pPr>
            <w:r>
              <w:rPr>
                <w:b w:val="0"/>
                <w:bCs w:val="0"/>
                <w:sz w:val="18"/>
                <w:szCs w:val="18"/>
              </w:rPr>
              <w:t>TOPIC</w:t>
            </w:r>
          </w:p>
        </w:tc>
        <w:tc>
          <w:tcPr>
            <w:tcW w:w="4510" w:type="dxa"/>
          </w:tcPr>
          <w:p w14:paraId="09D4ED13" w14:textId="02D2CFB0" w:rsidR="00E76A29" w:rsidRPr="00E76A29" w:rsidRDefault="00E76A29" w:rsidP="005319A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COMPUTER SCIENCE</w:t>
            </w:r>
          </w:p>
        </w:tc>
      </w:tr>
    </w:tbl>
    <w:p w14:paraId="4243AB8F" w14:textId="20F7E5C1" w:rsidR="005319A9" w:rsidRPr="00560BA3" w:rsidRDefault="005319A9" w:rsidP="005319A9">
      <w:pPr>
        <w:jc w:val="center"/>
      </w:pPr>
    </w:p>
    <w:p w14:paraId="2FDBDFF1" w14:textId="0D7A14F6" w:rsidR="00331CB6" w:rsidRPr="00560BA3" w:rsidRDefault="002D06BC" w:rsidP="002D06BC">
      <w:r w:rsidRPr="00560BA3">
        <w:t xml:space="preserve">I extracted the keywords for an author first with the unigrams present in the corpus and then without them, and the results are compared in </w:t>
      </w:r>
      <w:r w:rsidR="0026084A">
        <w:t xml:space="preserve">table </w:t>
      </w:r>
      <w:r w:rsidR="0026084A">
        <w:fldChar w:fldCharType="begin"/>
      </w:r>
      <w:r w:rsidR="0026084A">
        <w:instrText xml:space="preserve"> REF lda_unigrams \h </w:instrText>
      </w:r>
      <w:r w:rsidR="0026084A">
        <w:fldChar w:fldCharType="separate"/>
      </w:r>
      <w:r w:rsidR="007D3083">
        <w:rPr>
          <w:noProof/>
        </w:rPr>
        <w:t>9</w:t>
      </w:r>
      <w:r w:rsidR="0026084A">
        <w:fldChar w:fldCharType="end"/>
      </w:r>
      <w:r w:rsidRPr="00560BA3">
        <w:t xml:space="preserve">. If I kept the single-word tokens, </w:t>
      </w:r>
      <w:r w:rsidRPr="00560BA3">
        <w:lastRenderedPageBreak/>
        <w:t>collocations would not occur among the keywords.</w:t>
      </w:r>
      <w:r w:rsidR="00B60008" w:rsidRPr="00560BA3">
        <w:t xml:space="preserve"> While the words on the left </w:t>
      </w:r>
      <w:r w:rsidR="00945CA6">
        <w:t xml:space="preserve">column </w:t>
      </w:r>
      <w:r w:rsidR="00B60008" w:rsidRPr="00560BA3">
        <w:t xml:space="preserve">may be relevant </w:t>
      </w:r>
      <w:r w:rsidR="00755DF6" w:rsidRPr="00560BA3">
        <w:t>in some topic modeling applications, the keyphrases on the right are much more meaningful for the current project.</w:t>
      </w:r>
      <w:r w:rsidR="00331CB6" w:rsidRPr="00560BA3">
        <w:t xml:space="preserve"> However, for authors with a reduced number of abstracts, the removal of unigrams might compress the document collection too much and LDA would not have enough input to work on, so I decided to exclude single-word tokens only if there are more than 100 terms left after </w:t>
      </w:r>
      <w:r w:rsidR="007D39DE" w:rsidRPr="00560BA3">
        <w:t>their removal.</w:t>
      </w:r>
    </w:p>
    <w:p w14:paraId="7C5DACB9" w14:textId="22267433" w:rsidR="0087339A" w:rsidRPr="00560BA3" w:rsidRDefault="00BF140A" w:rsidP="00BF140A">
      <w:pPr>
        <w:pStyle w:val="Titlu3"/>
      </w:pPr>
      <w:bookmarkStart w:id="68" w:name="_Toc170063148"/>
      <w:r w:rsidRPr="00560BA3">
        <w:t xml:space="preserve">Topics and </w:t>
      </w:r>
      <w:r w:rsidR="0038484C">
        <w:t>K</w:t>
      </w:r>
      <w:r w:rsidR="0038484C" w:rsidRPr="00560BA3">
        <w:t xml:space="preserve">eywords </w:t>
      </w:r>
      <w:r w:rsidR="0038484C">
        <w:t>E</w:t>
      </w:r>
      <w:r w:rsidR="0038484C" w:rsidRPr="00560BA3">
        <w:t>xtraction</w:t>
      </w:r>
      <w:bookmarkEnd w:id="68"/>
    </w:p>
    <w:p w14:paraId="2A85F0B2" w14:textId="0A7BB0C4" w:rsidR="0083663E" w:rsidRPr="00560BA3" w:rsidRDefault="0083663E" w:rsidP="0083663E">
      <w:r w:rsidRPr="00560BA3">
        <w:t xml:space="preserve">After preprocessing, the tokens collection is a list of lists, each inner list containing the tokens from a document. </w:t>
      </w:r>
      <w:r w:rsidR="00F31CDB" w:rsidRPr="00560BA3">
        <w:t xml:space="preserve">LDA requires </w:t>
      </w:r>
      <w:r w:rsidR="000D70FA" w:rsidRPr="00560BA3">
        <w:t xml:space="preserve">an integer form of the tokens and </w:t>
      </w:r>
      <w:r w:rsidR="00F31CDB" w:rsidRPr="00560BA3">
        <w:t>a bag of words representation of the document collection, so my proposed solution proceeds by creating a Dictionary object with Gensim, which assigns a unique ID to each token</w:t>
      </w:r>
      <w:r w:rsidR="000E22EE" w:rsidRPr="00560BA3">
        <w:t>, and then building the bag of words</w:t>
      </w:r>
      <w:r w:rsidR="000D70FA" w:rsidRPr="00560BA3">
        <w:t>, a representation of the corpus where the initial tokens are replaced by tuples of token ID and its frequency in the document.</w:t>
      </w:r>
    </w:p>
    <w:p w14:paraId="196E9094" w14:textId="188C7F97" w:rsidR="00331CB6" w:rsidRPr="00560BA3" w:rsidRDefault="00FF3E84" w:rsidP="0083663E">
      <w:r w:rsidRPr="00560BA3">
        <w:t xml:space="preserve">Afterwards, I applied the </w:t>
      </w:r>
      <w:proofErr w:type="spellStart"/>
      <w:r w:rsidRPr="00560BA3">
        <w:t>LdaMulticore</w:t>
      </w:r>
      <w:proofErr w:type="spellEnd"/>
      <w:r w:rsidRPr="00560BA3">
        <w:t xml:space="preserve"> model from the Gensim library. Since I worked on a computer with 4 cores, I set the </w:t>
      </w:r>
      <w:r w:rsidR="00EE4340" w:rsidRPr="00560BA3">
        <w:t>“</w:t>
      </w:r>
      <w:r w:rsidRPr="00560BA3">
        <w:t>workers</w:t>
      </w:r>
      <w:r w:rsidR="00EE4340" w:rsidRPr="00560BA3">
        <w:t>”</w:t>
      </w:r>
      <w:r w:rsidRPr="00560BA3">
        <w:t xml:space="preserve"> parameter to 3, as the official documentation</w:t>
      </w:r>
      <w:r w:rsidRPr="00560BA3">
        <w:rPr>
          <w:rStyle w:val="Referinnotdesubsol"/>
        </w:rPr>
        <w:footnoteReference w:id="15"/>
      </w:r>
      <w:r w:rsidRPr="00560BA3">
        <w:t xml:space="preserve"> mentions that the optimal number of </w:t>
      </w:r>
      <w:r w:rsidR="007647E6" w:rsidRPr="00560BA3">
        <w:t>workers</w:t>
      </w:r>
      <w:r w:rsidRPr="00560BA3">
        <w:t xml:space="preserve"> is one less than the physical cores</w:t>
      </w:r>
      <w:r w:rsidR="004A6605" w:rsidRPr="00560BA3">
        <w:t>. I discussed the</w:t>
      </w:r>
      <w:r w:rsidR="00EE4340" w:rsidRPr="00560BA3">
        <w:t xml:space="preserve"> scalability of </w:t>
      </w:r>
      <w:proofErr w:type="spellStart"/>
      <w:r w:rsidR="00EE4340" w:rsidRPr="00560BA3">
        <w:t>LdaMulticore</w:t>
      </w:r>
      <w:proofErr w:type="spellEnd"/>
      <w:r w:rsidR="00EE4340" w:rsidRPr="00560BA3">
        <w:t xml:space="preserve"> in the Gensim chapter (table </w:t>
      </w:r>
      <w:r w:rsidR="00EE4340" w:rsidRPr="00560BA3">
        <w:fldChar w:fldCharType="begin"/>
      </w:r>
      <w:r w:rsidR="00EE4340" w:rsidRPr="00560BA3">
        <w:instrText xml:space="preserve"> REF lda_table \h </w:instrText>
      </w:r>
      <w:r w:rsidR="00EE4340" w:rsidRPr="00560BA3">
        <w:fldChar w:fldCharType="separate"/>
      </w:r>
      <w:r w:rsidR="007D3083">
        <w:rPr>
          <w:noProof/>
        </w:rPr>
        <w:t>2</w:t>
      </w:r>
      <w:r w:rsidR="00EE4340" w:rsidRPr="00560BA3">
        <w:fldChar w:fldCharType="end"/>
      </w:r>
      <w:r w:rsidR="00EE4340" w:rsidRPr="00560BA3">
        <w:t>).</w:t>
      </w:r>
    </w:p>
    <w:p w14:paraId="777804B0" w14:textId="5D6C863A" w:rsidR="00EE4340" w:rsidRDefault="00EE4340" w:rsidP="0083663E">
      <w:r w:rsidRPr="00560BA3">
        <w:t>The parameters “passes” and “iterations”</w:t>
      </w:r>
      <w:r w:rsidR="003E04DA" w:rsidRPr="00560BA3">
        <w:t xml:space="preserve"> </w:t>
      </w:r>
      <w:r w:rsidR="004C5981" w:rsidRPr="00560BA3">
        <w:t>control the number of iterations over the corpus and over the individual documents, respectively. The number of passes is the number of times that LDA iterates over the document collection, refining the document-topics and topic-words distributions each time,</w:t>
      </w:r>
      <w:r w:rsidR="00854C0B" w:rsidRPr="00560BA3">
        <w:t xml:space="preserve"> while the iterations parameter controls the number of times that the algorithm iterates over a document during a single pass </w:t>
      </w:r>
      <w:proofErr w:type="spellStart"/>
      <w:r w:rsidR="00854C0B" w:rsidRPr="00560BA3">
        <w:t>trough</w:t>
      </w:r>
      <w:proofErr w:type="spellEnd"/>
      <w:r w:rsidR="00854C0B" w:rsidRPr="00560BA3">
        <w:t xml:space="preserve"> the collection</w:t>
      </w:r>
      <w:r w:rsidR="007A65EB" w:rsidRPr="00560BA3">
        <w:t xml:space="preserve">. Increasing the values of these parameters generally leads to a better coherence of topics and a more accurate distribution of topics over the corpus, since </w:t>
      </w:r>
      <w:r w:rsidR="00291B2A" w:rsidRPr="00560BA3">
        <w:t>more iterations give LDA the opportunity to learn better distributions.</w:t>
      </w:r>
      <w:r w:rsidR="00B87E2F" w:rsidRPr="00560BA3">
        <w:t xml:space="preserve"> On my </w:t>
      </w:r>
      <w:proofErr w:type="gramStart"/>
      <w:r w:rsidR="00B87E2F" w:rsidRPr="00560BA3">
        <w:t>particular issue</w:t>
      </w:r>
      <w:proofErr w:type="gramEnd"/>
      <w:r w:rsidR="00B87E2F" w:rsidRPr="00560BA3">
        <w:t xml:space="preserve">, I found that the passes and iterations do not influence the results notably. I ran LDA on the abstracts of two authors, a top 20 author with 646 publications and a researcher </w:t>
      </w:r>
      <w:r w:rsidR="007472A5" w:rsidRPr="00560BA3">
        <w:t>with only 5, and I discovered that there are almost no changes in the extracted keywords even if I greatly vary the parameters.</w:t>
      </w:r>
    </w:p>
    <w:p w14:paraId="2C1D1539" w14:textId="77777777" w:rsidR="00304318" w:rsidRDefault="00304318" w:rsidP="0083663E"/>
    <w:p w14:paraId="64214886" w14:textId="77777777" w:rsidR="00304318" w:rsidRDefault="00304318" w:rsidP="0083663E"/>
    <w:p w14:paraId="4266F5F8" w14:textId="77777777" w:rsidR="00304318" w:rsidRDefault="00304318" w:rsidP="0083663E"/>
    <w:p w14:paraId="5B6800C5" w14:textId="77777777" w:rsidR="00304318" w:rsidRDefault="00304318" w:rsidP="0083663E"/>
    <w:p w14:paraId="4FECC556" w14:textId="77777777" w:rsidR="00304318" w:rsidRDefault="00304318" w:rsidP="0083663E"/>
    <w:p w14:paraId="4EA9EEFB" w14:textId="77777777" w:rsidR="00304318" w:rsidRDefault="00304318" w:rsidP="0083663E"/>
    <w:p w14:paraId="46651760" w14:textId="79A744F3" w:rsidR="00304318" w:rsidRPr="00560BA3" w:rsidRDefault="00130F22" w:rsidP="00130F22">
      <w:pPr>
        <w:jc w:val="center"/>
      </w:pPr>
      <w:r>
        <w:lastRenderedPageBreak/>
        <w:t xml:space="preserve">Table </w:t>
      </w:r>
      <w:bookmarkStart w:id="69" w:name="lda_pass_iter"/>
      <w:r>
        <w:fldChar w:fldCharType="begin"/>
      </w:r>
      <w:r>
        <w:instrText xml:space="preserve"> SEQ TBL \* MERGEFORMAT </w:instrText>
      </w:r>
      <w:r>
        <w:fldChar w:fldCharType="separate"/>
      </w:r>
      <w:r w:rsidR="007D3083">
        <w:rPr>
          <w:noProof/>
        </w:rPr>
        <w:t>10</w:t>
      </w:r>
      <w:r>
        <w:fldChar w:fldCharType="end"/>
      </w:r>
      <w:bookmarkEnd w:id="69"/>
      <w:r w:rsidRPr="00560BA3">
        <w:t>: Comparison between passes and iterations values</w:t>
      </w:r>
    </w:p>
    <w:tbl>
      <w:tblPr>
        <w:tblStyle w:val="Tabelprimar2"/>
        <w:tblW w:w="0" w:type="auto"/>
        <w:jc w:val="center"/>
        <w:tblLook w:val="04A0" w:firstRow="1" w:lastRow="0" w:firstColumn="1" w:lastColumn="0" w:noHBand="0" w:noVBand="1"/>
      </w:tblPr>
      <w:tblGrid>
        <w:gridCol w:w="1466"/>
        <w:gridCol w:w="1465"/>
        <w:gridCol w:w="3049"/>
        <w:gridCol w:w="3049"/>
      </w:tblGrid>
      <w:tr w:rsidR="00304318" w14:paraId="276D5A6D" w14:textId="77777777" w:rsidTr="00FF512A">
        <w:trPr>
          <w:cnfStyle w:val="100000000000" w:firstRow="1" w:lastRow="0" w:firstColumn="0" w:lastColumn="0" w:oddVBand="0" w:evenVBand="0" w:oddHBand="0"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0" w:type="auto"/>
            <w:gridSpan w:val="2"/>
            <w:tcBorders>
              <w:right w:val="single" w:sz="4" w:space="0" w:color="auto"/>
            </w:tcBorders>
          </w:tcPr>
          <w:p w14:paraId="0BDF8A7D" w14:textId="50036259" w:rsidR="00304318" w:rsidRPr="00304318" w:rsidRDefault="00304318" w:rsidP="00776387">
            <w:pPr>
              <w:jc w:val="center"/>
              <w:rPr>
                <w:sz w:val="18"/>
                <w:szCs w:val="18"/>
              </w:rPr>
            </w:pPr>
            <w:r>
              <w:rPr>
                <w:sz w:val="18"/>
                <w:szCs w:val="18"/>
              </w:rPr>
              <w:t>5 publications</w:t>
            </w:r>
          </w:p>
        </w:tc>
        <w:tc>
          <w:tcPr>
            <w:tcW w:w="0" w:type="auto"/>
            <w:gridSpan w:val="2"/>
            <w:tcBorders>
              <w:left w:val="single" w:sz="4" w:space="0" w:color="auto"/>
            </w:tcBorders>
          </w:tcPr>
          <w:p w14:paraId="73588EDB" w14:textId="14BE0260" w:rsidR="00304318" w:rsidRPr="00304318" w:rsidRDefault="00304318" w:rsidP="00776387">
            <w:pPr>
              <w:jc w:val="center"/>
              <w:cnfStyle w:val="100000000000" w:firstRow="1" w:lastRow="0" w:firstColumn="0" w:lastColumn="0" w:oddVBand="0" w:evenVBand="0" w:oddHBand="0" w:evenHBand="0" w:firstRowFirstColumn="0" w:firstRowLastColumn="0" w:lastRowFirstColumn="0" w:lastRowLastColumn="0"/>
              <w:rPr>
                <w:sz w:val="18"/>
                <w:szCs w:val="18"/>
              </w:rPr>
            </w:pPr>
            <w:r w:rsidRPr="00304318">
              <w:rPr>
                <w:sz w:val="18"/>
                <w:szCs w:val="18"/>
              </w:rPr>
              <w:t>646 publications</w:t>
            </w:r>
          </w:p>
        </w:tc>
      </w:tr>
      <w:tr w:rsidR="00304318" w14:paraId="7A2E3574" w14:textId="77777777" w:rsidTr="00FF512A">
        <w:trPr>
          <w:cnfStyle w:val="000000100000" w:firstRow="0" w:lastRow="0" w:firstColumn="0" w:lastColumn="0" w:oddVBand="0" w:evenVBand="0" w:oddHBand="1" w:evenHBand="0" w:firstRowFirstColumn="0" w:firstRowLastColumn="0" w:lastRowFirstColumn="0" w:lastRowLastColumn="0"/>
          <w:trHeight w:val="488"/>
          <w:jc w:val="center"/>
        </w:trPr>
        <w:tc>
          <w:tcPr>
            <w:cnfStyle w:val="001000000000" w:firstRow="0" w:lastRow="0" w:firstColumn="1" w:lastColumn="0" w:oddVBand="0" w:evenVBand="0" w:oddHBand="0" w:evenHBand="0" w:firstRowFirstColumn="0" w:firstRowLastColumn="0" w:lastRowFirstColumn="0" w:lastRowLastColumn="0"/>
            <w:tcW w:w="0" w:type="auto"/>
          </w:tcPr>
          <w:p w14:paraId="4DF6DBAB" w14:textId="77777777" w:rsidR="00304318" w:rsidRDefault="00304318" w:rsidP="00304318">
            <w:pPr>
              <w:jc w:val="center"/>
              <w:rPr>
                <w:b w:val="0"/>
                <w:bCs w:val="0"/>
                <w:sz w:val="18"/>
                <w:szCs w:val="18"/>
              </w:rPr>
            </w:pPr>
            <w:r>
              <w:rPr>
                <w:sz w:val="18"/>
                <w:szCs w:val="18"/>
              </w:rPr>
              <w:t>passes = 1</w:t>
            </w:r>
          </w:p>
          <w:p w14:paraId="6D533AD7" w14:textId="1E877742" w:rsidR="00304318" w:rsidRPr="00304318" w:rsidRDefault="00304318" w:rsidP="00304318">
            <w:pPr>
              <w:jc w:val="center"/>
              <w:rPr>
                <w:sz w:val="18"/>
                <w:szCs w:val="18"/>
              </w:rPr>
            </w:pPr>
            <w:r>
              <w:rPr>
                <w:sz w:val="18"/>
                <w:szCs w:val="18"/>
              </w:rPr>
              <w:t>iterations = 1</w:t>
            </w:r>
          </w:p>
        </w:tc>
        <w:tc>
          <w:tcPr>
            <w:tcW w:w="0" w:type="auto"/>
            <w:tcBorders>
              <w:right w:val="single" w:sz="4" w:space="0" w:color="auto"/>
            </w:tcBorders>
          </w:tcPr>
          <w:p w14:paraId="2D4A45CA" w14:textId="77777777" w:rsid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 xml:space="preserve">passes = </w:t>
            </w:r>
            <w:r>
              <w:rPr>
                <w:b/>
                <w:bCs/>
                <w:sz w:val="18"/>
                <w:szCs w:val="18"/>
              </w:rPr>
              <w:t>50</w:t>
            </w:r>
          </w:p>
          <w:p w14:paraId="2D05401E" w14:textId="2BB080CF" w:rsidR="00304318" w:rsidRP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 xml:space="preserve">iterations = </w:t>
            </w:r>
            <w:r>
              <w:rPr>
                <w:b/>
                <w:bCs/>
                <w:sz w:val="18"/>
                <w:szCs w:val="18"/>
              </w:rPr>
              <w:t>300</w:t>
            </w:r>
          </w:p>
        </w:tc>
        <w:tc>
          <w:tcPr>
            <w:tcW w:w="0" w:type="auto"/>
            <w:tcBorders>
              <w:left w:val="single" w:sz="4" w:space="0" w:color="auto"/>
            </w:tcBorders>
          </w:tcPr>
          <w:p w14:paraId="3B9F61E1" w14:textId="77777777" w:rsidR="00304318" w:rsidRP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passes = 1</w:t>
            </w:r>
          </w:p>
          <w:p w14:paraId="3D799C09" w14:textId="6C7AB76D" w:rsidR="00304318" w:rsidRP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iterations = 1</w:t>
            </w:r>
          </w:p>
        </w:tc>
        <w:tc>
          <w:tcPr>
            <w:tcW w:w="0" w:type="auto"/>
          </w:tcPr>
          <w:p w14:paraId="10944899" w14:textId="77777777" w:rsid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 xml:space="preserve">passes = </w:t>
            </w:r>
            <w:r>
              <w:rPr>
                <w:b/>
                <w:bCs/>
                <w:sz w:val="18"/>
                <w:szCs w:val="18"/>
              </w:rPr>
              <w:t>50</w:t>
            </w:r>
          </w:p>
          <w:p w14:paraId="7D63D6A3" w14:textId="23B1C098" w:rsidR="00304318" w:rsidRPr="00304318" w:rsidRDefault="00304318" w:rsidP="0030431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304318">
              <w:rPr>
                <w:b/>
                <w:bCs/>
                <w:sz w:val="18"/>
                <w:szCs w:val="18"/>
              </w:rPr>
              <w:t xml:space="preserve">iterations = </w:t>
            </w:r>
            <w:r>
              <w:rPr>
                <w:b/>
                <w:bCs/>
                <w:sz w:val="18"/>
                <w:szCs w:val="18"/>
              </w:rPr>
              <w:t>300</w:t>
            </w:r>
          </w:p>
        </w:tc>
      </w:tr>
      <w:tr w:rsidR="00776440" w14:paraId="7F2AE818" w14:textId="77777777" w:rsidTr="00FF512A">
        <w:trPr>
          <w:trHeight w:val="476"/>
          <w:jc w:val="center"/>
        </w:trPr>
        <w:tc>
          <w:tcPr>
            <w:cnfStyle w:val="001000000000" w:firstRow="0" w:lastRow="0" w:firstColumn="1" w:lastColumn="0" w:oddVBand="0" w:evenVBand="0" w:oddHBand="0" w:evenHBand="0" w:firstRowFirstColumn="0" w:firstRowLastColumn="0" w:lastRowFirstColumn="0" w:lastRowLastColumn="0"/>
            <w:tcW w:w="0" w:type="auto"/>
          </w:tcPr>
          <w:p w14:paraId="59C5A849" w14:textId="553004F1" w:rsidR="00776440" w:rsidRPr="00304318" w:rsidRDefault="00776440" w:rsidP="00776440">
            <w:pPr>
              <w:jc w:val="center"/>
              <w:rPr>
                <w:b w:val="0"/>
                <w:bCs w:val="0"/>
                <w:sz w:val="18"/>
                <w:szCs w:val="18"/>
              </w:rPr>
            </w:pPr>
            <w:r>
              <w:rPr>
                <w:b w:val="0"/>
                <w:bCs w:val="0"/>
                <w:sz w:val="18"/>
                <w:szCs w:val="18"/>
              </w:rPr>
              <w:t>DEFORMATION</w:t>
            </w:r>
          </w:p>
        </w:tc>
        <w:tc>
          <w:tcPr>
            <w:tcW w:w="0" w:type="auto"/>
            <w:tcBorders>
              <w:right w:val="single" w:sz="4" w:space="0" w:color="auto"/>
            </w:tcBorders>
          </w:tcPr>
          <w:p w14:paraId="0ED5F02F" w14:textId="4B824017"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DEFORMATION</w:t>
            </w:r>
          </w:p>
        </w:tc>
        <w:tc>
          <w:tcPr>
            <w:tcW w:w="0" w:type="auto"/>
            <w:tcBorders>
              <w:left w:val="single" w:sz="4" w:space="0" w:color="auto"/>
            </w:tcBorders>
          </w:tcPr>
          <w:p w14:paraId="406BF19F" w14:textId="034F0970"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COMPUTER SUPPORTED COLLABORATIVE LEARNING</w:t>
            </w:r>
          </w:p>
        </w:tc>
        <w:tc>
          <w:tcPr>
            <w:tcW w:w="0" w:type="auto"/>
          </w:tcPr>
          <w:p w14:paraId="08214399" w14:textId="3835A21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COMPUTER SUPPORTED COLLABORATIVE LEARNING</w:t>
            </w:r>
          </w:p>
        </w:tc>
      </w:tr>
      <w:tr w:rsidR="00776440" w14:paraId="55B74405" w14:textId="77777777" w:rsidTr="0058714E">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0" w:type="auto"/>
          </w:tcPr>
          <w:p w14:paraId="2C16E4AB" w14:textId="72F01FA6" w:rsidR="00776440" w:rsidRPr="00304318" w:rsidRDefault="00776440" w:rsidP="00776440">
            <w:pPr>
              <w:jc w:val="center"/>
              <w:rPr>
                <w:b w:val="0"/>
                <w:bCs w:val="0"/>
                <w:sz w:val="18"/>
                <w:szCs w:val="18"/>
              </w:rPr>
            </w:pPr>
            <w:r>
              <w:rPr>
                <w:b w:val="0"/>
                <w:bCs w:val="0"/>
                <w:sz w:val="18"/>
                <w:szCs w:val="18"/>
              </w:rPr>
              <w:t>STEEL</w:t>
            </w:r>
          </w:p>
        </w:tc>
        <w:tc>
          <w:tcPr>
            <w:tcW w:w="0" w:type="auto"/>
            <w:tcBorders>
              <w:right w:val="single" w:sz="4" w:space="0" w:color="auto"/>
            </w:tcBorders>
          </w:tcPr>
          <w:p w14:paraId="054F4905" w14:textId="0BA164CD" w:rsidR="00776440" w:rsidRPr="00776440"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sidRPr="00776440">
              <w:rPr>
                <w:sz w:val="18"/>
                <w:szCs w:val="18"/>
              </w:rPr>
              <w:t>STEEL</w:t>
            </w:r>
          </w:p>
        </w:tc>
        <w:tc>
          <w:tcPr>
            <w:tcW w:w="0" w:type="auto"/>
            <w:tcBorders>
              <w:left w:val="single" w:sz="4" w:space="0" w:color="auto"/>
            </w:tcBorders>
          </w:tcPr>
          <w:p w14:paraId="4DB0F093" w14:textId="010D11E0"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w:t>
            </w:r>
          </w:p>
        </w:tc>
        <w:tc>
          <w:tcPr>
            <w:tcW w:w="0" w:type="auto"/>
          </w:tcPr>
          <w:p w14:paraId="180A143E" w14:textId="7C9726E9"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w:t>
            </w:r>
          </w:p>
        </w:tc>
      </w:tr>
      <w:tr w:rsidR="00776440" w14:paraId="4B451DA1"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72B9682D" w14:textId="36C9E011" w:rsidR="00776440" w:rsidRPr="00304318" w:rsidRDefault="00776440" w:rsidP="00776440">
            <w:pPr>
              <w:jc w:val="center"/>
              <w:rPr>
                <w:b w:val="0"/>
                <w:bCs w:val="0"/>
                <w:sz w:val="18"/>
                <w:szCs w:val="18"/>
              </w:rPr>
            </w:pPr>
            <w:r>
              <w:rPr>
                <w:b w:val="0"/>
                <w:bCs w:val="0"/>
                <w:sz w:val="18"/>
                <w:szCs w:val="18"/>
              </w:rPr>
              <w:t>MECHANICAL</w:t>
            </w:r>
          </w:p>
        </w:tc>
        <w:tc>
          <w:tcPr>
            <w:tcW w:w="0" w:type="auto"/>
            <w:tcBorders>
              <w:right w:val="single" w:sz="4" w:space="0" w:color="auto"/>
            </w:tcBorders>
          </w:tcPr>
          <w:p w14:paraId="4DDE89EC" w14:textId="598D82AA"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MECHANICAL</w:t>
            </w:r>
          </w:p>
        </w:tc>
        <w:tc>
          <w:tcPr>
            <w:tcW w:w="0" w:type="auto"/>
            <w:tcBorders>
              <w:left w:val="single" w:sz="4" w:space="0" w:color="auto"/>
            </w:tcBorders>
          </w:tcPr>
          <w:p w14:paraId="6D5DFB13" w14:textId="25BC5E3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 LEARNING</w:t>
            </w:r>
          </w:p>
        </w:tc>
        <w:tc>
          <w:tcPr>
            <w:tcW w:w="0" w:type="auto"/>
          </w:tcPr>
          <w:p w14:paraId="4975E7A9" w14:textId="4DBCB673"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 LEARNING</w:t>
            </w:r>
          </w:p>
        </w:tc>
      </w:tr>
      <w:tr w:rsidR="00776440" w14:paraId="5BAA45D1" w14:textId="77777777" w:rsidTr="00FF512A">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358E7E29" w14:textId="23CBFD5D" w:rsidR="00776440" w:rsidRPr="00304318" w:rsidRDefault="00776440" w:rsidP="00776440">
            <w:pPr>
              <w:jc w:val="center"/>
              <w:rPr>
                <w:b w:val="0"/>
                <w:bCs w:val="0"/>
                <w:sz w:val="18"/>
                <w:szCs w:val="18"/>
              </w:rPr>
            </w:pPr>
            <w:r>
              <w:rPr>
                <w:b w:val="0"/>
                <w:bCs w:val="0"/>
                <w:sz w:val="18"/>
                <w:szCs w:val="18"/>
              </w:rPr>
              <w:t>CHARACTERISTIC</w:t>
            </w:r>
          </w:p>
        </w:tc>
        <w:tc>
          <w:tcPr>
            <w:tcW w:w="0" w:type="auto"/>
            <w:tcBorders>
              <w:right w:val="single" w:sz="4" w:space="0" w:color="auto"/>
            </w:tcBorders>
          </w:tcPr>
          <w:p w14:paraId="368AA81D" w14:textId="775FE1AE"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sidRPr="00776440">
              <w:rPr>
                <w:sz w:val="18"/>
                <w:szCs w:val="18"/>
              </w:rPr>
              <w:t>CHARACTERISTIC</w:t>
            </w:r>
          </w:p>
        </w:tc>
        <w:tc>
          <w:tcPr>
            <w:tcW w:w="0" w:type="auto"/>
            <w:tcBorders>
              <w:left w:val="single" w:sz="4" w:space="0" w:color="auto"/>
            </w:tcBorders>
          </w:tcPr>
          <w:p w14:paraId="00602360" w14:textId="5D68EB71"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SOCIAL NETWORK</w:t>
            </w:r>
          </w:p>
        </w:tc>
        <w:tc>
          <w:tcPr>
            <w:tcW w:w="0" w:type="auto"/>
          </w:tcPr>
          <w:p w14:paraId="0339CE41" w14:textId="5BB032B7"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SOCIAL NETWORK</w:t>
            </w:r>
          </w:p>
        </w:tc>
      </w:tr>
      <w:tr w:rsidR="00776440" w14:paraId="5218D77D"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2E453F9A" w14:textId="721CC87D" w:rsidR="00776440" w:rsidRPr="00304318" w:rsidRDefault="00776440" w:rsidP="00776440">
            <w:pPr>
              <w:jc w:val="center"/>
              <w:rPr>
                <w:b w:val="0"/>
                <w:bCs w:val="0"/>
                <w:sz w:val="18"/>
                <w:szCs w:val="18"/>
              </w:rPr>
            </w:pPr>
            <w:r>
              <w:rPr>
                <w:b w:val="0"/>
                <w:bCs w:val="0"/>
                <w:sz w:val="18"/>
                <w:szCs w:val="18"/>
              </w:rPr>
              <w:t>TEMPERATURE</w:t>
            </w:r>
          </w:p>
        </w:tc>
        <w:tc>
          <w:tcPr>
            <w:tcW w:w="0" w:type="auto"/>
            <w:tcBorders>
              <w:right w:val="single" w:sz="4" w:space="0" w:color="auto"/>
            </w:tcBorders>
          </w:tcPr>
          <w:p w14:paraId="31A5C4F2" w14:textId="465136D4"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TIME</w:t>
            </w:r>
          </w:p>
        </w:tc>
        <w:tc>
          <w:tcPr>
            <w:tcW w:w="0" w:type="auto"/>
            <w:tcBorders>
              <w:left w:val="single" w:sz="4" w:space="0" w:color="auto"/>
            </w:tcBorders>
          </w:tcPr>
          <w:p w14:paraId="3F815520" w14:textId="21D69DE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CHAT CONVERSATION</w:t>
            </w:r>
          </w:p>
        </w:tc>
        <w:tc>
          <w:tcPr>
            <w:tcW w:w="0" w:type="auto"/>
          </w:tcPr>
          <w:p w14:paraId="5FAB84F7" w14:textId="119687A0"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CHAT CONVERSATION</w:t>
            </w:r>
          </w:p>
        </w:tc>
      </w:tr>
      <w:tr w:rsidR="00776440" w14:paraId="7307D6ED" w14:textId="77777777" w:rsidTr="00745256">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0" w:type="auto"/>
          </w:tcPr>
          <w:p w14:paraId="1E0FB57F" w14:textId="2E5FDA66" w:rsidR="00776440" w:rsidRPr="00304318" w:rsidRDefault="00776440" w:rsidP="00776440">
            <w:pPr>
              <w:jc w:val="center"/>
              <w:rPr>
                <w:b w:val="0"/>
                <w:bCs w:val="0"/>
                <w:sz w:val="18"/>
                <w:szCs w:val="18"/>
              </w:rPr>
            </w:pPr>
            <w:r>
              <w:rPr>
                <w:b w:val="0"/>
                <w:bCs w:val="0"/>
                <w:sz w:val="18"/>
                <w:szCs w:val="18"/>
              </w:rPr>
              <w:t>STRUCTURE</w:t>
            </w:r>
          </w:p>
        </w:tc>
        <w:tc>
          <w:tcPr>
            <w:tcW w:w="0" w:type="auto"/>
            <w:tcBorders>
              <w:right w:val="single" w:sz="4" w:space="0" w:color="auto"/>
            </w:tcBorders>
          </w:tcPr>
          <w:p w14:paraId="5BB28FDE" w14:textId="3189541F" w:rsidR="00776440" w:rsidRPr="00776440"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sidRPr="00776440">
              <w:rPr>
                <w:sz w:val="18"/>
                <w:szCs w:val="18"/>
              </w:rPr>
              <w:t>TEMPERATURE</w:t>
            </w:r>
          </w:p>
        </w:tc>
        <w:tc>
          <w:tcPr>
            <w:tcW w:w="0" w:type="auto"/>
            <w:tcBorders>
              <w:left w:val="single" w:sz="4" w:space="0" w:color="auto"/>
            </w:tcBorders>
          </w:tcPr>
          <w:p w14:paraId="6C462378" w14:textId="6C897BDE"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READERBENCH FRAMEWORK</w:t>
            </w:r>
          </w:p>
        </w:tc>
        <w:tc>
          <w:tcPr>
            <w:tcW w:w="0" w:type="auto"/>
          </w:tcPr>
          <w:p w14:paraId="59CB9B0B" w14:textId="56DDC33D"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READERBENCH FRAMEWORK</w:t>
            </w:r>
          </w:p>
        </w:tc>
      </w:tr>
      <w:tr w:rsidR="00776440" w14:paraId="14B2332B"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0ECD2B73" w14:textId="0A100810" w:rsidR="00776440" w:rsidRPr="00304318" w:rsidRDefault="00776440" w:rsidP="00776440">
            <w:pPr>
              <w:jc w:val="center"/>
              <w:rPr>
                <w:b w:val="0"/>
                <w:bCs w:val="0"/>
                <w:sz w:val="18"/>
                <w:szCs w:val="18"/>
              </w:rPr>
            </w:pPr>
            <w:r>
              <w:rPr>
                <w:b w:val="0"/>
                <w:bCs w:val="0"/>
                <w:sz w:val="18"/>
                <w:szCs w:val="18"/>
              </w:rPr>
              <w:t>TECHNOLOGICAL</w:t>
            </w:r>
          </w:p>
        </w:tc>
        <w:tc>
          <w:tcPr>
            <w:tcW w:w="0" w:type="auto"/>
            <w:tcBorders>
              <w:right w:val="single" w:sz="4" w:space="0" w:color="auto"/>
            </w:tcBorders>
          </w:tcPr>
          <w:p w14:paraId="70089D3C" w14:textId="57BDFDC9"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TECHNOLOGICAL</w:t>
            </w:r>
          </w:p>
        </w:tc>
        <w:tc>
          <w:tcPr>
            <w:tcW w:w="0" w:type="auto"/>
            <w:tcBorders>
              <w:left w:val="single" w:sz="4" w:space="0" w:color="auto"/>
            </w:tcBorders>
          </w:tcPr>
          <w:p w14:paraId="15850B6C" w14:textId="31F27EC9"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NATURAL LANGUAGE</w:t>
            </w:r>
          </w:p>
        </w:tc>
        <w:tc>
          <w:tcPr>
            <w:tcW w:w="0" w:type="auto"/>
          </w:tcPr>
          <w:p w14:paraId="2C13F531" w14:textId="1497EB4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NATURAL LANGUAGE</w:t>
            </w:r>
          </w:p>
        </w:tc>
      </w:tr>
      <w:tr w:rsidR="00304318" w14:paraId="6DC91B53" w14:textId="77777777" w:rsidTr="00FF512A">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0" w:type="auto"/>
          </w:tcPr>
          <w:p w14:paraId="1361AE59" w14:textId="4CFAF651" w:rsidR="00304318" w:rsidRPr="00304318" w:rsidRDefault="00304318" w:rsidP="00304318">
            <w:pPr>
              <w:jc w:val="center"/>
              <w:rPr>
                <w:b w:val="0"/>
                <w:bCs w:val="0"/>
                <w:sz w:val="18"/>
                <w:szCs w:val="18"/>
              </w:rPr>
            </w:pPr>
            <w:r>
              <w:rPr>
                <w:b w:val="0"/>
                <w:bCs w:val="0"/>
                <w:sz w:val="18"/>
                <w:szCs w:val="18"/>
              </w:rPr>
              <w:t>MITTAL</w:t>
            </w:r>
          </w:p>
        </w:tc>
        <w:tc>
          <w:tcPr>
            <w:tcW w:w="0" w:type="auto"/>
            <w:tcBorders>
              <w:right w:val="single" w:sz="4" w:space="0" w:color="auto"/>
            </w:tcBorders>
          </w:tcPr>
          <w:p w14:paraId="256A48E0" w14:textId="18704B8F"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76440">
              <w:rPr>
                <w:sz w:val="18"/>
                <w:szCs w:val="18"/>
              </w:rPr>
              <w:t>PARAMETER</w:t>
            </w:r>
          </w:p>
        </w:tc>
        <w:tc>
          <w:tcPr>
            <w:tcW w:w="0" w:type="auto"/>
            <w:tcBorders>
              <w:left w:val="single" w:sz="4" w:space="0" w:color="auto"/>
            </w:tcBorders>
          </w:tcPr>
          <w:p w14:paraId="797A8A38" w14:textId="164DF950"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NLP</w:t>
            </w:r>
          </w:p>
        </w:tc>
        <w:tc>
          <w:tcPr>
            <w:tcW w:w="0" w:type="auto"/>
          </w:tcPr>
          <w:p w14:paraId="6D15862B" w14:textId="73FCA366"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ARTIFICIAL INTELLIGENCE</w:t>
            </w:r>
          </w:p>
        </w:tc>
      </w:tr>
      <w:tr w:rsidR="00304318" w14:paraId="7A4CD887" w14:textId="77777777" w:rsidTr="00FF512A">
        <w:trPr>
          <w:trHeight w:val="250"/>
          <w:jc w:val="center"/>
        </w:trPr>
        <w:tc>
          <w:tcPr>
            <w:cnfStyle w:val="001000000000" w:firstRow="0" w:lastRow="0" w:firstColumn="1" w:lastColumn="0" w:oddVBand="0" w:evenVBand="0" w:oddHBand="0" w:evenHBand="0" w:firstRowFirstColumn="0" w:firstRowLastColumn="0" w:lastRowFirstColumn="0" w:lastRowLastColumn="0"/>
            <w:tcW w:w="0" w:type="auto"/>
          </w:tcPr>
          <w:p w14:paraId="572A3B28" w14:textId="3D41C8F7" w:rsidR="00304318" w:rsidRPr="00304318" w:rsidRDefault="00304318" w:rsidP="00304318">
            <w:pPr>
              <w:jc w:val="center"/>
              <w:rPr>
                <w:b w:val="0"/>
                <w:bCs w:val="0"/>
                <w:sz w:val="18"/>
                <w:szCs w:val="18"/>
              </w:rPr>
            </w:pPr>
            <w:r>
              <w:rPr>
                <w:b w:val="0"/>
                <w:bCs w:val="0"/>
                <w:sz w:val="18"/>
                <w:szCs w:val="18"/>
              </w:rPr>
              <w:t>TIME</w:t>
            </w:r>
          </w:p>
        </w:tc>
        <w:tc>
          <w:tcPr>
            <w:tcW w:w="0" w:type="auto"/>
            <w:tcBorders>
              <w:right w:val="single" w:sz="4" w:space="0" w:color="auto"/>
            </w:tcBorders>
          </w:tcPr>
          <w:p w14:paraId="0A2C5F0D" w14:textId="5CF1033D" w:rsidR="00304318" w:rsidRPr="00304318" w:rsidRDefault="00776440" w:rsidP="003043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MITTAL</w:t>
            </w:r>
          </w:p>
        </w:tc>
        <w:tc>
          <w:tcPr>
            <w:tcW w:w="0" w:type="auto"/>
            <w:tcBorders>
              <w:left w:val="single" w:sz="4" w:space="0" w:color="auto"/>
            </w:tcBorders>
          </w:tcPr>
          <w:p w14:paraId="63473051" w14:textId="1ED5A0EF" w:rsidR="00304318" w:rsidRPr="00304318" w:rsidRDefault="00776440" w:rsidP="003043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PROCESS</w:t>
            </w:r>
          </w:p>
        </w:tc>
        <w:tc>
          <w:tcPr>
            <w:tcW w:w="0" w:type="auto"/>
          </w:tcPr>
          <w:p w14:paraId="3D156EEA" w14:textId="32FEA517" w:rsidR="00304318" w:rsidRPr="00304318" w:rsidRDefault="00776440" w:rsidP="003043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PROCESS</w:t>
            </w:r>
          </w:p>
        </w:tc>
      </w:tr>
      <w:tr w:rsidR="00304318" w14:paraId="05613162" w14:textId="77777777" w:rsidTr="00FF512A">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0" w:type="auto"/>
          </w:tcPr>
          <w:p w14:paraId="711BA4DB" w14:textId="2E9F7196" w:rsidR="00304318" w:rsidRPr="00304318" w:rsidRDefault="00304318" w:rsidP="00304318">
            <w:pPr>
              <w:jc w:val="center"/>
              <w:rPr>
                <w:b w:val="0"/>
                <w:bCs w:val="0"/>
                <w:sz w:val="18"/>
                <w:szCs w:val="18"/>
              </w:rPr>
            </w:pPr>
            <w:r>
              <w:rPr>
                <w:b w:val="0"/>
                <w:bCs w:val="0"/>
                <w:sz w:val="18"/>
                <w:szCs w:val="18"/>
              </w:rPr>
              <w:t>PARAMETER</w:t>
            </w:r>
          </w:p>
        </w:tc>
        <w:tc>
          <w:tcPr>
            <w:tcW w:w="0" w:type="auto"/>
            <w:tcBorders>
              <w:right w:val="single" w:sz="4" w:space="0" w:color="auto"/>
            </w:tcBorders>
          </w:tcPr>
          <w:p w14:paraId="4C906277" w14:textId="035310B2"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STRUCTURE</w:t>
            </w:r>
          </w:p>
        </w:tc>
        <w:tc>
          <w:tcPr>
            <w:tcW w:w="0" w:type="auto"/>
            <w:tcBorders>
              <w:left w:val="single" w:sz="4" w:space="0" w:color="auto"/>
            </w:tcBorders>
          </w:tcPr>
          <w:p w14:paraId="5A1E4147" w14:textId="0B1D576A"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ARTIFICIAL INTELLIGENCE</w:t>
            </w:r>
          </w:p>
        </w:tc>
        <w:tc>
          <w:tcPr>
            <w:tcW w:w="0" w:type="auto"/>
          </w:tcPr>
          <w:p w14:paraId="55BB16A9" w14:textId="54A72AE6" w:rsidR="00304318" w:rsidRPr="00304318" w:rsidRDefault="00776440" w:rsidP="003043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NLP</w:t>
            </w:r>
          </w:p>
        </w:tc>
      </w:tr>
      <w:tr w:rsidR="00776440" w14:paraId="71E0E3C5"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7CB023DC" w14:textId="437F6B94" w:rsidR="00776440" w:rsidRPr="00304318" w:rsidRDefault="00776440" w:rsidP="00776440">
            <w:pPr>
              <w:jc w:val="center"/>
              <w:rPr>
                <w:b w:val="0"/>
                <w:bCs w:val="0"/>
                <w:sz w:val="18"/>
                <w:szCs w:val="18"/>
              </w:rPr>
            </w:pPr>
            <w:r>
              <w:rPr>
                <w:b w:val="0"/>
                <w:bCs w:val="0"/>
                <w:sz w:val="18"/>
                <w:szCs w:val="18"/>
              </w:rPr>
              <w:t>DEGREE</w:t>
            </w:r>
          </w:p>
        </w:tc>
        <w:tc>
          <w:tcPr>
            <w:tcW w:w="0" w:type="auto"/>
            <w:tcBorders>
              <w:right w:val="single" w:sz="4" w:space="0" w:color="auto"/>
            </w:tcBorders>
          </w:tcPr>
          <w:p w14:paraId="0C5CB605" w14:textId="646A2FBD"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DEGREE</w:t>
            </w:r>
          </w:p>
        </w:tc>
        <w:tc>
          <w:tcPr>
            <w:tcW w:w="0" w:type="auto"/>
            <w:tcBorders>
              <w:left w:val="single" w:sz="4" w:space="0" w:color="auto"/>
            </w:tcBorders>
          </w:tcPr>
          <w:p w14:paraId="5BBFA479" w14:textId="52F0E3DF"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ENVIRONMENT</w:t>
            </w:r>
          </w:p>
        </w:tc>
        <w:tc>
          <w:tcPr>
            <w:tcW w:w="0" w:type="auto"/>
          </w:tcPr>
          <w:p w14:paraId="62159ACF" w14:textId="0DE44600"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ENVIRONMENT</w:t>
            </w:r>
          </w:p>
        </w:tc>
      </w:tr>
      <w:tr w:rsidR="00776440" w14:paraId="36AA29E0" w14:textId="77777777" w:rsidTr="00FF512A">
        <w:trPr>
          <w:cnfStyle w:val="000000100000" w:firstRow="0" w:lastRow="0" w:firstColumn="0" w:lastColumn="0" w:oddVBand="0" w:evenVBand="0" w:oddHBand="1" w:evenHBand="0" w:firstRowFirstColumn="0" w:firstRowLastColumn="0" w:lastRowFirstColumn="0" w:lastRowLastColumn="0"/>
          <w:trHeight w:val="488"/>
          <w:jc w:val="center"/>
        </w:trPr>
        <w:tc>
          <w:tcPr>
            <w:cnfStyle w:val="001000000000" w:firstRow="0" w:lastRow="0" w:firstColumn="1" w:lastColumn="0" w:oddVBand="0" w:evenVBand="0" w:oddHBand="0" w:evenHBand="0" w:firstRowFirstColumn="0" w:firstRowLastColumn="0" w:lastRowFirstColumn="0" w:lastRowLastColumn="0"/>
            <w:tcW w:w="0" w:type="auto"/>
          </w:tcPr>
          <w:p w14:paraId="5B8EDDF9" w14:textId="01038ED9" w:rsidR="00776440" w:rsidRPr="00304318" w:rsidRDefault="00776440" w:rsidP="00776440">
            <w:pPr>
              <w:jc w:val="center"/>
              <w:rPr>
                <w:b w:val="0"/>
                <w:bCs w:val="0"/>
                <w:sz w:val="18"/>
                <w:szCs w:val="18"/>
              </w:rPr>
            </w:pPr>
            <w:r>
              <w:rPr>
                <w:b w:val="0"/>
                <w:bCs w:val="0"/>
                <w:sz w:val="18"/>
                <w:szCs w:val="18"/>
              </w:rPr>
              <w:t>CHEMICAL</w:t>
            </w:r>
          </w:p>
        </w:tc>
        <w:tc>
          <w:tcPr>
            <w:tcW w:w="0" w:type="auto"/>
            <w:tcBorders>
              <w:right w:val="single" w:sz="4" w:space="0" w:color="auto"/>
            </w:tcBorders>
          </w:tcPr>
          <w:p w14:paraId="12E67865" w14:textId="295821B0"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WELDABLE</w:t>
            </w:r>
          </w:p>
        </w:tc>
        <w:tc>
          <w:tcPr>
            <w:tcW w:w="0" w:type="auto"/>
            <w:tcBorders>
              <w:left w:val="single" w:sz="4" w:space="0" w:color="auto"/>
            </w:tcBorders>
          </w:tcPr>
          <w:p w14:paraId="2EA5737D" w14:textId="45D8F44D"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TECHNIQUE</w:t>
            </w:r>
          </w:p>
        </w:tc>
        <w:tc>
          <w:tcPr>
            <w:tcW w:w="0" w:type="auto"/>
          </w:tcPr>
          <w:p w14:paraId="1C4C501D" w14:textId="095E38A2"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TECHNIQUE</w:t>
            </w:r>
          </w:p>
        </w:tc>
      </w:tr>
      <w:tr w:rsidR="00776440" w14:paraId="045D5159" w14:textId="77777777" w:rsidTr="0058714E">
        <w:trPr>
          <w:trHeight w:val="173"/>
          <w:jc w:val="center"/>
        </w:trPr>
        <w:tc>
          <w:tcPr>
            <w:cnfStyle w:val="001000000000" w:firstRow="0" w:lastRow="0" w:firstColumn="1" w:lastColumn="0" w:oddVBand="0" w:evenVBand="0" w:oddHBand="0" w:evenHBand="0" w:firstRowFirstColumn="0" w:firstRowLastColumn="0" w:lastRowFirstColumn="0" w:lastRowLastColumn="0"/>
            <w:tcW w:w="0" w:type="auto"/>
          </w:tcPr>
          <w:p w14:paraId="391538D6" w14:textId="3CB15204" w:rsidR="00776440" w:rsidRPr="00304318" w:rsidRDefault="00776440" w:rsidP="00776440">
            <w:pPr>
              <w:jc w:val="center"/>
              <w:rPr>
                <w:b w:val="0"/>
                <w:bCs w:val="0"/>
                <w:sz w:val="18"/>
                <w:szCs w:val="18"/>
              </w:rPr>
            </w:pPr>
            <w:r>
              <w:rPr>
                <w:b w:val="0"/>
                <w:bCs w:val="0"/>
                <w:sz w:val="18"/>
                <w:szCs w:val="18"/>
              </w:rPr>
              <w:t>SCIENCE</w:t>
            </w:r>
          </w:p>
        </w:tc>
        <w:tc>
          <w:tcPr>
            <w:tcW w:w="0" w:type="auto"/>
            <w:tcBorders>
              <w:right w:val="single" w:sz="4" w:space="0" w:color="auto"/>
            </w:tcBorders>
          </w:tcPr>
          <w:p w14:paraId="7E324800" w14:textId="2CEEEE11"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TREATMENT</w:t>
            </w:r>
          </w:p>
        </w:tc>
        <w:tc>
          <w:tcPr>
            <w:tcW w:w="0" w:type="auto"/>
            <w:tcBorders>
              <w:left w:val="single" w:sz="4" w:space="0" w:color="auto"/>
            </w:tcBorders>
          </w:tcPr>
          <w:p w14:paraId="6A01152B" w14:textId="6ECA53EA"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TEXTUAL COMPLEXITY INDEX</w:t>
            </w:r>
          </w:p>
        </w:tc>
        <w:tc>
          <w:tcPr>
            <w:tcW w:w="0" w:type="auto"/>
          </w:tcPr>
          <w:p w14:paraId="4696057C" w14:textId="579B68E4"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POLYPHONIC MODEL</w:t>
            </w:r>
          </w:p>
        </w:tc>
      </w:tr>
      <w:tr w:rsidR="00776440" w14:paraId="56F7B35B" w14:textId="77777777" w:rsidTr="0058714E">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Pr>
          <w:p w14:paraId="0B067B02" w14:textId="478DFC92" w:rsidR="00776440" w:rsidRPr="00304318" w:rsidRDefault="00776440" w:rsidP="00776440">
            <w:pPr>
              <w:jc w:val="center"/>
              <w:rPr>
                <w:b w:val="0"/>
                <w:bCs w:val="0"/>
                <w:sz w:val="18"/>
                <w:szCs w:val="18"/>
              </w:rPr>
            </w:pPr>
            <w:r>
              <w:rPr>
                <w:b w:val="0"/>
                <w:bCs w:val="0"/>
                <w:sz w:val="18"/>
                <w:szCs w:val="18"/>
              </w:rPr>
              <w:t>REGIME</w:t>
            </w:r>
          </w:p>
        </w:tc>
        <w:tc>
          <w:tcPr>
            <w:tcW w:w="0" w:type="auto"/>
            <w:tcBorders>
              <w:right w:val="single" w:sz="4" w:space="0" w:color="auto"/>
            </w:tcBorders>
          </w:tcPr>
          <w:p w14:paraId="12A9ADA2" w14:textId="1392B048"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CHEMICAL</w:t>
            </w:r>
          </w:p>
        </w:tc>
        <w:tc>
          <w:tcPr>
            <w:tcW w:w="0" w:type="auto"/>
            <w:tcBorders>
              <w:left w:val="single" w:sz="4" w:space="0" w:color="auto"/>
            </w:tcBorders>
          </w:tcPr>
          <w:p w14:paraId="1276D248" w14:textId="04001F4B"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POLYPHONIC MODEL</w:t>
            </w:r>
          </w:p>
        </w:tc>
        <w:tc>
          <w:tcPr>
            <w:tcW w:w="0" w:type="auto"/>
          </w:tcPr>
          <w:p w14:paraId="736DD0FF" w14:textId="3A578E91" w:rsidR="00776440" w:rsidRPr="00304318" w:rsidRDefault="00776440" w:rsidP="0077644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TEXTUAL COMPLEXITY INDEX</w:t>
            </w:r>
          </w:p>
        </w:tc>
      </w:tr>
      <w:tr w:rsidR="00776440" w14:paraId="6F38A585" w14:textId="77777777" w:rsidTr="00FF512A">
        <w:trPr>
          <w:trHeight w:val="237"/>
          <w:jc w:val="center"/>
        </w:trPr>
        <w:tc>
          <w:tcPr>
            <w:cnfStyle w:val="001000000000" w:firstRow="0" w:lastRow="0" w:firstColumn="1" w:lastColumn="0" w:oddVBand="0" w:evenVBand="0" w:oddHBand="0" w:evenHBand="0" w:firstRowFirstColumn="0" w:firstRowLastColumn="0" w:lastRowFirstColumn="0" w:lastRowLastColumn="0"/>
            <w:tcW w:w="0" w:type="auto"/>
          </w:tcPr>
          <w:p w14:paraId="77A89979" w14:textId="4E16F22F" w:rsidR="00776440" w:rsidRPr="00304318" w:rsidRDefault="00776440" w:rsidP="00776440">
            <w:pPr>
              <w:jc w:val="center"/>
              <w:rPr>
                <w:b w:val="0"/>
                <w:bCs w:val="0"/>
                <w:sz w:val="18"/>
                <w:szCs w:val="18"/>
              </w:rPr>
            </w:pPr>
            <w:r>
              <w:rPr>
                <w:b w:val="0"/>
                <w:bCs w:val="0"/>
                <w:sz w:val="18"/>
                <w:szCs w:val="18"/>
              </w:rPr>
              <w:t>GALATI</w:t>
            </w:r>
          </w:p>
        </w:tc>
        <w:tc>
          <w:tcPr>
            <w:tcW w:w="0" w:type="auto"/>
            <w:tcBorders>
              <w:right w:val="single" w:sz="4" w:space="0" w:color="auto"/>
            </w:tcBorders>
          </w:tcPr>
          <w:p w14:paraId="1A14BAFC" w14:textId="106E3A2E" w:rsidR="00776440" w:rsidRPr="00776440"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TREATMENTS</w:t>
            </w:r>
          </w:p>
        </w:tc>
        <w:tc>
          <w:tcPr>
            <w:tcW w:w="0" w:type="auto"/>
            <w:tcBorders>
              <w:left w:val="single" w:sz="4" w:space="0" w:color="auto"/>
            </w:tcBorders>
          </w:tcPr>
          <w:p w14:paraId="28560B1F" w14:textId="41E6775C" w:rsidR="00776440" w:rsidRPr="00776440"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COMPUTER SCIENCE</w:t>
            </w:r>
          </w:p>
        </w:tc>
        <w:tc>
          <w:tcPr>
            <w:tcW w:w="0" w:type="auto"/>
          </w:tcPr>
          <w:p w14:paraId="07F5793C" w14:textId="257C1B7F" w:rsidR="00776440" w:rsidRPr="00304318" w:rsidRDefault="00776440" w:rsidP="0077644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76440">
              <w:rPr>
                <w:sz w:val="18"/>
                <w:szCs w:val="18"/>
              </w:rPr>
              <w:t>COMPUTER SCIENCE</w:t>
            </w:r>
          </w:p>
        </w:tc>
      </w:tr>
    </w:tbl>
    <w:p w14:paraId="5ABD6F45" w14:textId="77777777" w:rsidR="0058714E" w:rsidRDefault="0058714E" w:rsidP="00776387"/>
    <w:p w14:paraId="46794AB9" w14:textId="5F345B9D" w:rsidR="00776387" w:rsidRPr="00560BA3" w:rsidRDefault="002D23DF" w:rsidP="00776387">
      <w:r w:rsidRPr="00560BA3">
        <w:t xml:space="preserve">The two columns on the left of figure </w:t>
      </w:r>
      <w:r w:rsidR="00130F22">
        <w:fldChar w:fldCharType="begin"/>
      </w:r>
      <w:r w:rsidR="00130F22">
        <w:instrText xml:space="preserve"> REF lda_pass_iter \h </w:instrText>
      </w:r>
      <w:r w:rsidR="00130F22">
        <w:fldChar w:fldCharType="separate"/>
      </w:r>
      <w:r w:rsidR="007D3083">
        <w:rPr>
          <w:noProof/>
        </w:rPr>
        <w:t>10</w:t>
      </w:r>
      <w:r w:rsidR="00130F22">
        <w:fldChar w:fldCharType="end"/>
      </w:r>
      <w:r w:rsidR="00130F22">
        <w:t xml:space="preserve"> </w:t>
      </w:r>
      <w:r w:rsidRPr="00560BA3">
        <w:t>show the keywords extracted for the author with fewer abstracts, the first obtained with passes and iterations both equal to 1 and the second with passes equal to 50 and iterations equal to 300. Only three keywords differ, however their relevance is difficult to estimate, since none of the keywords extracted with LDA for this author is very meaningful, given that there are only 5 abstracts to extract from.</w:t>
      </w:r>
      <w:r w:rsidR="00F25800" w:rsidRPr="00560BA3">
        <w:t xml:space="preserve"> On the right of the figure, </w:t>
      </w:r>
      <w:r w:rsidR="006954F3" w:rsidRPr="00560BA3">
        <w:t>there are the results of the same process applied for the author with 626 abstracts, showing no difference in the list of keywords, other than slight variations in their order.</w:t>
      </w:r>
      <w:r w:rsidR="005F7CB6" w:rsidRPr="00560BA3">
        <w:t xml:space="preserve"> Therefore, I set both </w:t>
      </w:r>
      <w:r w:rsidR="00531461" w:rsidRPr="00560BA3">
        <w:t>the passes and the iterations</w:t>
      </w:r>
      <w:r w:rsidR="005F7CB6" w:rsidRPr="00560BA3">
        <w:t xml:space="preserve"> parameters to 1, for time optimization.</w:t>
      </w:r>
    </w:p>
    <w:p w14:paraId="0359A3A4" w14:textId="2F002730" w:rsidR="00AB6A93" w:rsidRPr="00560BA3" w:rsidRDefault="00AB6A93" w:rsidP="00776387">
      <w:r w:rsidRPr="00560BA3">
        <w:t>Finally, probably the most important parameter that one has to set when working with Latent Dirichlet Allocation is the number of topics</w:t>
      </w:r>
      <w:r w:rsidR="004D5DC5" w:rsidRPr="00560BA3">
        <w:t>, which affects the coherence of the resulting topics and may lead to underfitting or overfitting, as I discussed in the LDA section of chapter “State of the art” (</w:t>
      </w:r>
      <w:r w:rsidR="008D60B9" w:rsidRPr="00560BA3">
        <w:fldChar w:fldCharType="begin"/>
      </w:r>
      <w:r w:rsidR="008D60B9" w:rsidRPr="00560BA3">
        <w:instrText xml:space="preserve"> REF _Ref169449274 \r \h </w:instrText>
      </w:r>
      <w:r w:rsidR="008D60B9" w:rsidRPr="00560BA3">
        <w:fldChar w:fldCharType="separate"/>
      </w:r>
      <w:r w:rsidR="007D3083">
        <w:t>2.4</w:t>
      </w:r>
      <w:r w:rsidR="008D60B9" w:rsidRPr="00560BA3">
        <w:fldChar w:fldCharType="end"/>
      </w:r>
      <w:r w:rsidR="008D60B9" w:rsidRPr="00560BA3">
        <w:t>).</w:t>
      </w:r>
      <w:r w:rsidR="000C3ADD" w:rsidRPr="00560BA3">
        <w:t xml:space="preserve"> In my project, I did not focus very much on the coherence of </w:t>
      </w:r>
      <w:r w:rsidR="00FD7295" w:rsidRPr="00560BA3">
        <w:t>topics,</w:t>
      </w:r>
      <w:r w:rsidR="000C3ADD" w:rsidRPr="00560BA3">
        <w:t xml:space="preserve"> and I did not rely on automated tools to estimate the accuracy or reliability of the solution, but I rather focused on the </w:t>
      </w:r>
      <w:r w:rsidR="005C3198" w:rsidRPr="00560BA3">
        <w:t>results that I expected to achieve.</w:t>
      </w:r>
    </w:p>
    <w:p w14:paraId="6F2FA036" w14:textId="231F7F92" w:rsidR="005C3198" w:rsidRPr="00560BA3" w:rsidRDefault="004163C4" w:rsidP="00776387">
      <w:r w:rsidRPr="00560BA3">
        <w:t xml:space="preserve">I used the topic visualization tool pyLDAvis to </w:t>
      </w:r>
      <w:r w:rsidR="00745256" w:rsidRPr="00560BA3">
        <w:t>analyze</w:t>
      </w:r>
      <w:r w:rsidRPr="00560BA3">
        <w:t xml:space="preserve"> the extracted topics and their similarity. I applied LDA for the 20 authors with the most publications, setting the number of topics to 5, and I graphically represented them </w:t>
      </w:r>
      <w:r w:rsidR="00547CBF" w:rsidRPr="00560BA3">
        <w:t>to see how often the topics intersect.</w:t>
      </w:r>
      <w:r w:rsidR="000749ED" w:rsidRPr="00560BA3">
        <w:t xml:space="preserve"> </w:t>
      </w:r>
      <w:proofErr w:type="gramStart"/>
      <w:r w:rsidR="000749ED" w:rsidRPr="00560BA3">
        <w:t>All of</w:t>
      </w:r>
      <w:proofErr w:type="gramEnd"/>
      <w:r w:rsidR="000749ED" w:rsidRPr="00560BA3">
        <w:t xml:space="preserve"> the authors had overlapping topics at least once out of 3 algorithm runs</w:t>
      </w:r>
      <w:r w:rsidR="00B419AB" w:rsidRPr="00560BA3">
        <w:t xml:space="preserve">, indicating that 5 </w:t>
      </w:r>
      <w:r w:rsidR="00026747" w:rsidRPr="00560BA3">
        <w:t>topics are too many</w:t>
      </w:r>
      <w:r w:rsidR="00B419AB" w:rsidRPr="00560BA3">
        <w:t xml:space="preserve">, even in the case of the </w:t>
      </w:r>
      <w:r w:rsidR="00026747" w:rsidRPr="00560BA3">
        <w:t>researchers</w:t>
      </w:r>
      <w:r w:rsidR="00B419AB" w:rsidRPr="00560BA3">
        <w:t xml:space="preserve"> with the </w:t>
      </w:r>
      <w:r w:rsidR="00647A56" w:rsidRPr="00560BA3">
        <w:t>largest document collection</w:t>
      </w:r>
      <w:r w:rsidR="00BD5C0D" w:rsidRPr="00560BA3">
        <w:t>s</w:t>
      </w:r>
      <w:r w:rsidR="00B419AB" w:rsidRPr="00560BA3">
        <w:t>.</w:t>
      </w:r>
    </w:p>
    <w:p w14:paraId="5B3CBFAD" w14:textId="453373CA" w:rsidR="00933101" w:rsidRPr="00560BA3" w:rsidRDefault="00933101" w:rsidP="00933101">
      <w:pPr>
        <w:jc w:val="center"/>
      </w:pPr>
      <w:r w:rsidRPr="00560BA3">
        <w:rPr>
          <w:noProof/>
        </w:rPr>
        <w:lastRenderedPageBreak/>
        <w:drawing>
          <wp:inline distT="0" distB="0" distL="0" distR="0" wp14:anchorId="2B779E89" wp14:editId="3FB2B0BF">
            <wp:extent cx="5730240" cy="3459480"/>
            <wp:effectExtent l="0" t="0" r="3810" b="7620"/>
            <wp:docPr id="9867068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459480"/>
                    </a:xfrm>
                    <a:prstGeom prst="rect">
                      <a:avLst/>
                    </a:prstGeom>
                    <a:noFill/>
                    <a:ln>
                      <a:noFill/>
                    </a:ln>
                  </pic:spPr>
                </pic:pic>
              </a:graphicData>
            </a:graphic>
          </wp:inline>
        </w:drawing>
      </w:r>
    </w:p>
    <w:p w14:paraId="50228C7E" w14:textId="0419BF71" w:rsidR="00BD5C0D" w:rsidRPr="00560BA3" w:rsidRDefault="00BD5C0D" w:rsidP="00BD5C0D">
      <w:pPr>
        <w:jc w:val="center"/>
      </w:pPr>
      <w:r w:rsidRPr="00560BA3">
        <w:t xml:space="preserve">Figure </w:t>
      </w:r>
      <w:bookmarkStart w:id="70" w:name="lda_5_topics"/>
      <w:r w:rsidRPr="00560BA3">
        <w:fldChar w:fldCharType="begin"/>
      </w:r>
      <w:r w:rsidRPr="00560BA3">
        <w:instrText xml:space="preserve"> SEQ FIG \* MERGEFORMAT </w:instrText>
      </w:r>
      <w:r w:rsidRPr="00560BA3">
        <w:fldChar w:fldCharType="separate"/>
      </w:r>
      <w:r w:rsidR="007D3083">
        <w:rPr>
          <w:noProof/>
        </w:rPr>
        <w:t>12</w:t>
      </w:r>
      <w:r w:rsidRPr="00560BA3">
        <w:fldChar w:fldCharType="end"/>
      </w:r>
      <w:bookmarkEnd w:id="70"/>
      <w:r w:rsidRPr="00560BA3">
        <w:t xml:space="preserve">: </w:t>
      </w:r>
      <w:r w:rsidR="00FE25AA" w:rsidRPr="00560BA3">
        <w:t>pyLDAvis graphic of 5 topics</w:t>
      </w:r>
    </w:p>
    <w:p w14:paraId="7DE80647" w14:textId="52BEE060" w:rsidR="00FE25AA" w:rsidRPr="00560BA3" w:rsidRDefault="00FE25AA" w:rsidP="00FE25AA">
      <w:r w:rsidRPr="00560BA3">
        <w:t xml:space="preserve">Figure </w:t>
      </w:r>
      <w:r w:rsidRPr="00560BA3">
        <w:fldChar w:fldCharType="begin"/>
      </w:r>
      <w:r w:rsidRPr="00560BA3">
        <w:instrText xml:space="preserve"> REF lda_5_topics \h </w:instrText>
      </w:r>
      <w:r w:rsidRPr="00560BA3">
        <w:fldChar w:fldCharType="separate"/>
      </w:r>
      <w:r w:rsidR="007D3083">
        <w:rPr>
          <w:noProof/>
        </w:rPr>
        <w:t>12</w:t>
      </w:r>
      <w:r w:rsidRPr="00560BA3">
        <w:fldChar w:fldCharType="end"/>
      </w:r>
      <w:r w:rsidRPr="00560BA3">
        <w:t xml:space="preserve"> </w:t>
      </w:r>
      <w:r w:rsidR="00FE3AB9" w:rsidRPr="00560BA3">
        <w:t>illustrates</w:t>
      </w:r>
      <w:r w:rsidRPr="00560BA3">
        <w:t xml:space="preserve"> the 5 topics extracted from the abstracts of the author who has the second most publications</w:t>
      </w:r>
      <w:r w:rsidR="00401D43" w:rsidRPr="00560BA3">
        <w:t xml:space="preserve"> (</w:t>
      </w:r>
      <w:r w:rsidR="00D527F3" w:rsidRPr="00560BA3">
        <w:t>712</w:t>
      </w:r>
      <w:r w:rsidR="00401D43" w:rsidRPr="00560BA3">
        <w:t>),</w:t>
      </w:r>
      <w:r w:rsidR="00FE3AB9" w:rsidRPr="00560BA3">
        <w:t xml:space="preserve"> showing that topics 3 and 4 are almost identical.</w:t>
      </w:r>
    </w:p>
    <w:p w14:paraId="1B19D6B5" w14:textId="2DE2A99D" w:rsidR="00D42945" w:rsidRPr="00560BA3" w:rsidRDefault="00BC3DAB" w:rsidP="00FE25AA">
      <w:r w:rsidRPr="00560BA3">
        <w:t>I reduced the number of topics to 2, but they were still too similar. By extracting 2 topics for each top 20 author and counting the duplicates between the topics, I observed that the 2 topics shared at least 11 common words out of 15, for every author.</w:t>
      </w:r>
      <w:r w:rsidR="000A5EC7" w:rsidRPr="00560BA3">
        <w:t xml:space="preserve"> Consequently, </w:t>
      </w:r>
      <w:r w:rsidR="002C781A" w:rsidRPr="00560BA3">
        <w:t>the most relevant and non-redundant key terms are obtained when extracting a single topic.</w:t>
      </w:r>
    </w:p>
    <w:p w14:paraId="1DE8B031" w14:textId="77777777" w:rsidR="0054762A" w:rsidRDefault="0054762A" w:rsidP="0054762A">
      <w:pPr>
        <w:pStyle w:val="Titlu1"/>
      </w:pPr>
      <w:bookmarkStart w:id="71" w:name="_a405f2ahqyi7" w:colFirst="0" w:colLast="0"/>
      <w:bookmarkEnd w:id="71"/>
      <w:r>
        <w:br w:type="page"/>
      </w:r>
    </w:p>
    <w:p w14:paraId="03DBAD82" w14:textId="0C84609D" w:rsidR="0054762A" w:rsidRPr="00560BA3" w:rsidRDefault="0054762A" w:rsidP="0054762A">
      <w:pPr>
        <w:pStyle w:val="Titlu1"/>
      </w:pPr>
      <w:bookmarkStart w:id="72" w:name="_Toc170063149"/>
      <w:r>
        <w:lastRenderedPageBreak/>
        <w:t>IMPLEMENTATION DETAILS</w:t>
      </w:r>
      <w:bookmarkEnd w:id="72"/>
    </w:p>
    <w:p w14:paraId="1D9C02AF" w14:textId="02106BB5" w:rsidR="0054762A" w:rsidRPr="00560BA3" w:rsidRDefault="0054762A" w:rsidP="0054762A">
      <w:r w:rsidRPr="00560BA3">
        <w:t xml:space="preserve">In the current chapter, I will elaborate on the source code, I will present the input and some code snippets, and I will discuss the challenging issues of choosing a spaCy model and removing named entities during text preprocessing. The source code details will mostly focus on aspects that are not strictly related to the two main tools used for extracting keywords, YAKE and LDA, since all the parameters and the fine-tuning of these algorithms were detailed in </w:t>
      </w:r>
      <w:r>
        <w:t xml:space="preserve">section </w:t>
      </w:r>
      <w:r>
        <w:fldChar w:fldCharType="begin"/>
      </w:r>
      <w:r>
        <w:instrText xml:space="preserve"> REF _Ref169986614 \r \h </w:instrText>
      </w:r>
      <w:r>
        <w:fldChar w:fldCharType="separate"/>
      </w:r>
      <w:r w:rsidR="007D3083">
        <w:t>3</w:t>
      </w:r>
      <w:r>
        <w:fldChar w:fldCharType="end"/>
      </w:r>
      <w:r w:rsidRPr="00560BA3">
        <w:t>.</w:t>
      </w:r>
    </w:p>
    <w:p w14:paraId="051FBEBB" w14:textId="1CC97FDE" w:rsidR="0054762A" w:rsidRPr="00560BA3" w:rsidRDefault="0054762A" w:rsidP="0054762A">
      <w:pPr>
        <w:pStyle w:val="Titlu2"/>
      </w:pPr>
      <w:bookmarkStart w:id="73" w:name="_Toc170063150"/>
      <w:r w:rsidRPr="00560BA3">
        <w:t xml:space="preserve">The </w:t>
      </w:r>
      <w:r w:rsidR="00217A29">
        <w:t>S</w:t>
      </w:r>
      <w:r w:rsidRPr="00560BA3">
        <w:t xml:space="preserve">ource </w:t>
      </w:r>
      <w:r w:rsidR="00217A29">
        <w:t>C</w:t>
      </w:r>
      <w:r w:rsidRPr="00560BA3">
        <w:t>ode</w:t>
      </w:r>
      <w:bookmarkEnd w:id="73"/>
    </w:p>
    <w:p w14:paraId="2DE4C687" w14:textId="77777777" w:rsidR="0054762A" w:rsidRPr="00560BA3" w:rsidRDefault="0054762A" w:rsidP="0054762A">
      <w:r w:rsidRPr="00560BA3">
        <w:t>The program expects three command line arguments: the paths to the two input files and the name of the output file. The input files contain data in CSV format about the authors and about their publications respectively, information extracted from the database of the CRESCDI platform. The first one contains columns such as the id, the author’s last name and first name, their email, their publication count and many more, while the second file contains information about the publications of the researchers in the first file, for instance the researcher’s id, used to link this table with the authors one, the title of the paper and the abstract.</w:t>
      </w:r>
    </w:p>
    <w:p w14:paraId="3CA10488" w14:textId="207A412A" w:rsidR="0054762A" w:rsidRPr="00560BA3" w:rsidRDefault="0054762A" w:rsidP="0054762A">
      <w:pPr>
        <w:pStyle w:val="Titlu3"/>
      </w:pPr>
      <w:bookmarkStart w:id="74" w:name="_Toc170063151"/>
      <w:r w:rsidRPr="00560BA3">
        <w:t xml:space="preserve">Parsing the </w:t>
      </w:r>
      <w:r w:rsidR="00217A29">
        <w:t>I</w:t>
      </w:r>
      <w:r w:rsidRPr="00560BA3">
        <w:t xml:space="preserve">nput </w:t>
      </w:r>
      <w:r w:rsidR="00217A29">
        <w:t>F</w:t>
      </w:r>
      <w:r w:rsidRPr="00560BA3">
        <w:t>iles</w:t>
      </w:r>
      <w:bookmarkEnd w:id="74"/>
    </w:p>
    <w:p w14:paraId="0837A6EF" w14:textId="77777777" w:rsidR="0054762A" w:rsidRPr="00560BA3" w:rsidRDefault="0054762A" w:rsidP="0054762A">
      <w:r w:rsidRPr="00560BA3">
        <w:t>The source code of my keyword extractor application is a Python script called “keywords.py”, available on GitHub</w:t>
      </w:r>
      <w:r w:rsidRPr="00560BA3">
        <w:rPr>
          <w:rStyle w:val="Referinnotdesubsol"/>
        </w:rPr>
        <w:footnoteReference w:id="16"/>
      </w:r>
      <w:r w:rsidRPr="00560BA3">
        <w:t xml:space="preserve">. I parsed the two CSV files using the </w:t>
      </w:r>
      <w:proofErr w:type="gramStart"/>
      <w:r w:rsidRPr="00560BA3">
        <w:t>pandas</w:t>
      </w:r>
      <w:proofErr w:type="gramEnd"/>
      <w:r w:rsidRPr="00560BA3">
        <w:t xml:space="preserve"> library</w:t>
      </w:r>
      <w:r w:rsidRPr="00560BA3">
        <w:rPr>
          <w:rStyle w:val="Referinnotdesubsol"/>
        </w:rPr>
        <w:footnoteReference w:id="17"/>
      </w:r>
      <w:r w:rsidRPr="00560BA3">
        <w:t xml:space="preserve"> and I extracted the important data that the program needs to extract the keywords: the authors’ ids, their names and their abstracts. Then, the script iterates through the authors and filters the abstract list, then extracts keywords with YAKE and then with LDA.</w:t>
      </w:r>
    </w:p>
    <w:p w14:paraId="5A0BC3EA" w14:textId="4368FD00" w:rsidR="0054762A" w:rsidRPr="00560BA3" w:rsidRDefault="0054762A" w:rsidP="0054762A">
      <w:pPr>
        <w:pStyle w:val="Titlu3"/>
      </w:pPr>
      <w:bookmarkStart w:id="75" w:name="_Toc170063152"/>
      <w:r w:rsidRPr="00560BA3">
        <w:t xml:space="preserve">Filtering the </w:t>
      </w:r>
      <w:r w:rsidR="00217A29">
        <w:t>A</w:t>
      </w:r>
      <w:r w:rsidRPr="00560BA3">
        <w:t xml:space="preserve">bstract </w:t>
      </w:r>
      <w:r w:rsidR="00217A29">
        <w:t>L</w:t>
      </w:r>
      <w:r w:rsidRPr="00560BA3">
        <w:t>ist</w:t>
      </w:r>
      <w:bookmarkEnd w:id="75"/>
    </w:p>
    <w:p w14:paraId="1067BE7A" w14:textId="7660407B" w:rsidR="0054762A" w:rsidRPr="00560BA3" w:rsidRDefault="0054762A" w:rsidP="0054762A">
      <w:r w:rsidRPr="00560BA3">
        <w:t xml:space="preserve">The </w:t>
      </w:r>
      <w:proofErr w:type="spellStart"/>
      <w:r w:rsidRPr="00560BA3">
        <w:rPr>
          <w:i/>
          <w:iCs/>
        </w:rPr>
        <w:t>clean_abstracts</w:t>
      </w:r>
      <w:proofErr w:type="spellEnd"/>
      <w:r w:rsidRPr="00560BA3">
        <w:t xml:space="preserve"> function takes the list of abstracts extracted from the input file and performs the clean-up described in chapter </w:t>
      </w:r>
      <w:r w:rsidRPr="00560BA3">
        <w:fldChar w:fldCharType="begin"/>
      </w:r>
      <w:r w:rsidRPr="00560BA3">
        <w:instrText xml:space="preserve"> REF _Ref169526518 \r \h </w:instrText>
      </w:r>
      <w:r w:rsidRPr="00560BA3">
        <w:fldChar w:fldCharType="separate"/>
      </w:r>
      <w:r w:rsidR="007D3083">
        <w:t>3.1</w:t>
      </w:r>
      <w:r w:rsidRPr="00560BA3">
        <w:fldChar w:fldCharType="end"/>
      </w:r>
      <w:r w:rsidRPr="00560BA3">
        <w:t>. The following code block shows how I used fastText to detect the language of each abstract and remove non-English abstracts:</w:t>
      </w:r>
    </w:p>
    <w:p w14:paraId="77031952" w14:textId="77777777" w:rsidR="0054762A" w:rsidRPr="00560BA3" w:rsidRDefault="0054762A" w:rsidP="0054762A">
      <w:pPr>
        <w:shd w:val="clear" w:color="auto" w:fill="EFECF4"/>
        <w:jc w:val="left"/>
        <w:rPr>
          <w:sz w:val="18"/>
          <w:szCs w:val="18"/>
        </w:rPr>
      </w:pPr>
      <w:r w:rsidRPr="00560BA3">
        <w:rPr>
          <w:rFonts w:ascii="Courier New" w:hAnsi="Courier New" w:cs="Courier New"/>
          <w:color w:val="655F6D"/>
          <w:sz w:val="18"/>
          <w:szCs w:val="18"/>
        </w:rPr>
        <w:t># load fastText model</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model</w:t>
      </w:r>
      <w:proofErr w:type="spellEnd"/>
      <w:r w:rsidRPr="00560BA3">
        <w:rPr>
          <w:rFonts w:ascii="Courier New" w:hAnsi="Courier New" w:cs="Courier New"/>
          <w:color w:val="585260"/>
          <w:sz w:val="18"/>
          <w:szCs w:val="18"/>
        </w:rPr>
        <w:t xml:space="preserve"> = </w:t>
      </w:r>
      <w:proofErr w:type="spellStart"/>
      <w:r w:rsidRPr="00560BA3">
        <w:rPr>
          <w:rFonts w:ascii="Courier New" w:hAnsi="Courier New" w:cs="Courier New"/>
          <w:color w:val="585260"/>
          <w:sz w:val="18"/>
          <w:szCs w:val="18"/>
        </w:rPr>
        <w:t>fasttext.load_model</w:t>
      </w:r>
      <w:proofErr w:type="spellEnd"/>
      <w:r w:rsidRPr="00560BA3">
        <w:rPr>
          <w:rFonts w:ascii="Courier New" w:hAnsi="Courier New" w:cs="Courier New"/>
          <w:color w:val="585260"/>
          <w:sz w:val="18"/>
          <w:szCs w:val="18"/>
        </w:rPr>
        <w:t>(</w:t>
      </w:r>
      <w:r w:rsidRPr="00560BA3">
        <w:rPr>
          <w:rFonts w:ascii="Courier New" w:hAnsi="Courier New" w:cs="Courier New"/>
          <w:color w:val="2A9292"/>
          <w:sz w:val="18"/>
          <w:szCs w:val="18"/>
        </w:rPr>
        <w:t>'lid.176.bin'</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new_abstracts</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abstract_list</w:t>
      </w:r>
      <w:proofErr w:type="spellEnd"/>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isinstance</w:t>
      </w:r>
      <w:proofErr w:type="spellEnd"/>
      <w:r w:rsidRPr="00560BA3">
        <w:rPr>
          <w:rFonts w:ascii="Courier New" w:hAnsi="Courier New" w:cs="Courier New"/>
          <w:color w:val="585260"/>
          <w:sz w:val="18"/>
          <w:szCs w:val="18"/>
        </w:rPr>
        <w:t xml:space="preserve">(abstract, str)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re.match</w:t>
      </w:r>
      <w:proofErr w:type="spellEnd"/>
      <w:r w:rsidRPr="00560BA3">
        <w:rPr>
          <w:rFonts w:ascii="Courier New" w:hAnsi="Courier New" w:cs="Courier New"/>
          <w:color w:val="585260"/>
          <w:sz w:val="18"/>
          <w:szCs w:val="18"/>
        </w:rPr>
        <w:t>(</w:t>
      </w:r>
      <w:r w:rsidRPr="00560BA3">
        <w:rPr>
          <w:rFonts w:ascii="Courier New" w:hAnsi="Courier New" w:cs="Courier New"/>
          <w:color w:val="2A9292"/>
          <w:sz w:val="18"/>
          <w:szCs w:val="18"/>
        </w:rPr>
        <w:t>'^(?=.*[a-</w:t>
      </w:r>
      <w:proofErr w:type="spellStart"/>
      <w:r w:rsidRPr="00560BA3">
        <w:rPr>
          <w:rFonts w:ascii="Courier New" w:hAnsi="Courier New" w:cs="Courier New"/>
          <w:color w:val="2A9292"/>
          <w:sz w:val="18"/>
          <w:szCs w:val="18"/>
        </w:rPr>
        <w:t>zA</w:t>
      </w:r>
      <w:proofErr w:type="spellEnd"/>
      <w:r w:rsidRPr="00560BA3">
        <w:rPr>
          <w:rFonts w:ascii="Courier New" w:hAnsi="Courier New" w:cs="Courier New"/>
          <w:color w:val="2A9292"/>
          <w:sz w:val="18"/>
          <w:szCs w:val="18"/>
        </w:rPr>
        <w:t>-Z])'</w:t>
      </w:r>
      <w:r w:rsidRPr="00560BA3">
        <w:rPr>
          <w:rFonts w:ascii="Courier New" w:hAnsi="Courier New" w:cs="Courier New"/>
          <w:color w:val="585260"/>
          <w:sz w:val="18"/>
          <w:szCs w:val="18"/>
        </w:rPr>
        <w:t>,      abstract):</w:t>
      </w:r>
      <w:r w:rsidRPr="00560BA3">
        <w:rPr>
          <w:rFonts w:ascii="Courier New" w:hAnsi="Courier New" w:cs="Courier New"/>
          <w:color w:val="585260"/>
          <w:sz w:val="18"/>
          <w:szCs w:val="18"/>
        </w:rPr>
        <w:br/>
        <w:t xml:space="preserve">        </w:t>
      </w:r>
      <w:r w:rsidRPr="00560BA3">
        <w:rPr>
          <w:rFonts w:ascii="Courier New" w:hAnsi="Courier New" w:cs="Courier New"/>
          <w:color w:val="655F6D"/>
          <w:sz w:val="18"/>
          <w:szCs w:val="18"/>
        </w:rPr>
        <w:t># predict the language</w:t>
      </w:r>
      <w:r w:rsidRPr="00560BA3">
        <w:rPr>
          <w:rFonts w:ascii="Courier New" w:hAnsi="Courier New" w:cs="Courier New"/>
          <w:color w:val="585260"/>
          <w:sz w:val="18"/>
          <w:szCs w:val="18"/>
        </w:rPr>
        <w:br/>
        <w:t xml:space="preserve">        predictions = </w:t>
      </w:r>
      <w:proofErr w:type="spellStart"/>
      <w:r w:rsidRPr="00560BA3">
        <w:rPr>
          <w:rFonts w:ascii="Courier New" w:hAnsi="Courier New" w:cs="Courier New"/>
          <w:color w:val="585260"/>
          <w:sz w:val="18"/>
          <w:szCs w:val="18"/>
        </w:rPr>
        <w:t>model.predict</w:t>
      </w:r>
      <w:proofErr w:type="spellEnd"/>
      <w:r w:rsidRPr="00560BA3">
        <w:rPr>
          <w:rFonts w:ascii="Courier New" w:hAnsi="Courier New" w:cs="Courier New"/>
          <w:color w:val="585260"/>
          <w:sz w:val="18"/>
          <w:szCs w:val="18"/>
        </w:rPr>
        <w:t>(abstract)</w:t>
      </w:r>
      <w:r w:rsidRPr="00560BA3">
        <w:rPr>
          <w:rFonts w:ascii="Courier New" w:hAnsi="Courier New" w:cs="Courier New"/>
          <w:color w:val="585260"/>
          <w:sz w:val="18"/>
          <w:szCs w:val="18"/>
        </w:rPr>
        <w:br/>
        <w:t xml:space="preserve">        language = predictions[</w:t>
      </w:r>
      <w:r w:rsidRPr="00560BA3">
        <w:rPr>
          <w:rFonts w:ascii="Courier New" w:hAnsi="Courier New" w:cs="Courier New"/>
          <w:color w:val="AA573C"/>
          <w:sz w:val="18"/>
          <w:szCs w:val="18"/>
        </w:rPr>
        <w:t>0</w:t>
      </w:r>
      <w:r w:rsidRPr="00560BA3">
        <w:rPr>
          <w:rFonts w:ascii="Courier New" w:hAnsi="Courier New" w:cs="Courier New"/>
          <w:color w:val="585260"/>
          <w:sz w:val="18"/>
          <w:szCs w:val="18"/>
        </w:rPr>
        <w:t>][</w:t>
      </w:r>
      <w:r w:rsidRPr="00560BA3">
        <w:rPr>
          <w:rFonts w:ascii="Courier New" w:hAnsi="Courier New" w:cs="Courier New"/>
          <w:color w:val="AA573C"/>
          <w:sz w:val="18"/>
          <w:szCs w:val="18"/>
        </w:rPr>
        <w:t>0</w:t>
      </w:r>
      <w:r w:rsidRPr="00560BA3">
        <w:rPr>
          <w:rFonts w:ascii="Courier New" w:hAnsi="Courier New" w:cs="Courier New"/>
          <w:color w:val="585260"/>
          <w:sz w:val="18"/>
          <w:szCs w:val="18"/>
        </w:rPr>
        <w:t>].replace(</w:t>
      </w:r>
      <w:r w:rsidRPr="00560BA3">
        <w:rPr>
          <w:rFonts w:ascii="Courier New" w:hAnsi="Courier New" w:cs="Courier New"/>
          <w:color w:val="2A9292"/>
          <w:sz w:val="18"/>
          <w:szCs w:val="18"/>
        </w:rPr>
        <w:t>'__label__'</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w:t>
      </w:r>
      <w:r w:rsidRPr="00560BA3">
        <w:rPr>
          <w:rFonts w:ascii="Courier New" w:hAnsi="Courier New" w:cs="Courier New"/>
          <w:color w:val="655F6D"/>
          <w:sz w:val="18"/>
          <w:szCs w:val="18"/>
        </w:rPr>
        <w:t># keep only texts written in English</w:t>
      </w:r>
      <w:r w:rsidRPr="00560BA3">
        <w:rPr>
          <w:rFonts w:ascii="Courier New" w:hAnsi="Courier New" w:cs="Courier New"/>
          <w:color w:val="585260"/>
          <w:sz w:val="18"/>
          <w:szCs w:val="18"/>
        </w:rPr>
        <w:br/>
      </w:r>
      <w:r w:rsidRPr="00560BA3">
        <w:rPr>
          <w:rFonts w:ascii="Courier New" w:hAnsi="Courier New" w:cs="Courier New"/>
          <w:color w:val="585260"/>
          <w:sz w:val="18"/>
          <w:szCs w:val="18"/>
        </w:rPr>
        <w:lastRenderedPageBreak/>
        <w:t xml:space="preserve">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language == </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en</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w:t>
      </w:r>
      <w:proofErr w:type="spellStart"/>
      <w:r w:rsidRPr="00560BA3">
        <w:rPr>
          <w:rFonts w:ascii="Courier New" w:hAnsi="Courier New" w:cs="Courier New"/>
          <w:color w:val="585260"/>
          <w:sz w:val="18"/>
          <w:szCs w:val="18"/>
        </w:rPr>
        <w:t>new_abstracts.append</w:t>
      </w:r>
      <w:proofErr w:type="spellEnd"/>
      <w:r w:rsidRPr="00560BA3">
        <w:rPr>
          <w:rFonts w:ascii="Courier New" w:hAnsi="Courier New" w:cs="Courier New"/>
          <w:color w:val="585260"/>
          <w:sz w:val="18"/>
          <w:szCs w:val="18"/>
        </w:rPr>
        <w:t>(abstract)</w:t>
      </w:r>
    </w:p>
    <w:p w14:paraId="4CEF582C" w14:textId="77777777" w:rsidR="0054762A" w:rsidRPr="00560BA3" w:rsidRDefault="0054762A" w:rsidP="0054762A">
      <w:r w:rsidRPr="00560BA3">
        <w:t xml:space="preserve">Firstly, the </w:t>
      </w:r>
      <w:r w:rsidRPr="00560BA3">
        <w:rPr>
          <w:i/>
          <w:iCs/>
        </w:rPr>
        <w:t xml:space="preserve">lid.176.bin </w:t>
      </w:r>
      <w:r w:rsidRPr="00560BA3">
        <w:t xml:space="preserve">language detection model is loaded. The </w:t>
      </w:r>
      <w:proofErr w:type="spellStart"/>
      <w:r w:rsidRPr="00560BA3">
        <w:rPr>
          <w:i/>
          <w:iCs/>
        </w:rPr>
        <w:t>load_model</w:t>
      </w:r>
      <w:proofErr w:type="spellEnd"/>
      <w:r w:rsidRPr="00560BA3">
        <w:rPr>
          <w:i/>
          <w:iCs/>
        </w:rPr>
        <w:t xml:space="preserve"> </w:t>
      </w:r>
      <w:r w:rsidRPr="00560BA3">
        <w:t>function requires the path to the fastText model, so I downloaded it from the documentation website</w:t>
      </w:r>
      <w:r w:rsidRPr="00560BA3">
        <w:rPr>
          <w:rStyle w:val="Referinnotdesubsol"/>
        </w:rPr>
        <w:footnoteReference w:id="18"/>
      </w:r>
      <w:r w:rsidRPr="00560BA3">
        <w:t>. Before predicting the language, the program first makes sure that the abstract is a string object that contains at least one letter of the English alphabet.</w:t>
      </w:r>
    </w:p>
    <w:p w14:paraId="151673B8" w14:textId="77777777" w:rsidR="0054762A" w:rsidRPr="00560BA3" w:rsidRDefault="0054762A" w:rsidP="0054762A">
      <w:r w:rsidRPr="00560BA3">
        <w:t xml:space="preserve">The next filtering step consists in the removal of the texts that do not actually contain abstracts, but an enumeration of names of researchers, faculties, universities or conferences. These are detected using the spaCy named entity recognizer, so I loaded the </w:t>
      </w:r>
      <w:r w:rsidRPr="00560BA3">
        <w:rPr>
          <w:i/>
          <w:iCs/>
        </w:rPr>
        <w:t xml:space="preserve">en_core_web_lg </w:t>
      </w:r>
      <w:r w:rsidRPr="00560BA3">
        <w:t>model, including only the NER pipeline component, like this:</w:t>
      </w:r>
    </w:p>
    <w:p w14:paraId="19620441" w14:textId="77777777" w:rsidR="0054762A" w:rsidRPr="00560BA3" w:rsidRDefault="0054762A" w:rsidP="0054762A">
      <w:pPr>
        <w:shd w:val="clear" w:color="auto" w:fill="EFECF4"/>
        <w:jc w:val="left"/>
        <w:rPr>
          <w:sz w:val="18"/>
          <w:szCs w:val="18"/>
        </w:rPr>
      </w:pPr>
      <w:proofErr w:type="spellStart"/>
      <w:r w:rsidRPr="00560BA3">
        <w:rPr>
          <w:rFonts w:ascii="Courier New" w:hAnsi="Courier New" w:cs="Courier New"/>
          <w:color w:val="585260"/>
          <w:sz w:val="18"/>
          <w:szCs w:val="18"/>
        </w:rPr>
        <w:t>nlp</w:t>
      </w:r>
      <w:proofErr w:type="spellEnd"/>
      <w:r w:rsidRPr="00560BA3">
        <w:rPr>
          <w:rFonts w:ascii="Courier New" w:hAnsi="Courier New" w:cs="Courier New"/>
          <w:color w:val="585260"/>
          <w:sz w:val="18"/>
          <w:szCs w:val="18"/>
        </w:rPr>
        <w:t xml:space="preserve"> = </w:t>
      </w:r>
      <w:proofErr w:type="spellStart"/>
      <w:proofErr w:type="gramStart"/>
      <w:r w:rsidRPr="00560BA3">
        <w:rPr>
          <w:rFonts w:ascii="Courier New" w:hAnsi="Courier New" w:cs="Courier New"/>
          <w:color w:val="585260"/>
          <w:sz w:val="18"/>
          <w:szCs w:val="18"/>
        </w:rPr>
        <w:t>spacy.load</w:t>
      </w:r>
      <w:proofErr w:type="spellEnd"/>
      <w:proofErr w:type="gramEnd"/>
      <w:r w:rsidRPr="00560BA3">
        <w:rPr>
          <w:rFonts w:ascii="Courier New" w:hAnsi="Courier New" w:cs="Courier New"/>
          <w:color w:val="585260"/>
          <w:sz w:val="18"/>
          <w:szCs w:val="18"/>
        </w:rPr>
        <w:t>(</w:t>
      </w:r>
      <w:r w:rsidRPr="00560BA3">
        <w:rPr>
          <w:rFonts w:ascii="Courier New" w:hAnsi="Courier New" w:cs="Courier New"/>
          <w:color w:val="2A9292"/>
          <w:sz w:val="18"/>
          <w:szCs w:val="18"/>
        </w:rPr>
        <w:t>'en_core_web_lg'</w:t>
      </w:r>
      <w:r w:rsidRPr="00560BA3">
        <w:rPr>
          <w:rFonts w:ascii="Courier New" w:hAnsi="Courier New" w:cs="Courier New"/>
          <w:color w:val="585260"/>
          <w:sz w:val="18"/>
          <w:szCs w:val="18"/>
        </w:rPr>
        <w:t>, exclude=[</w:t>
      </w:r>
      <w:r w:rsidRPr="00560BA3">
        <w:rPr>
          <w:rFonts w:ascii="Courier New" w:hAnsi="Courier New" w:cs="Courier New"/>
          <w:color w:val="2A9292"/>
          <w:sz w:val="18"/>
          <w:szCs w:val="18"/>
        </w:rPr>
        <w:t>'tok2vec'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'tagger'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'parser'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attribute_ruler</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'lemmatizer'</w:t>
      </w:r>
      <w:r w:rsidRPr="00560BA3">
        <w:rPr>
          <w:rFonts w:ascii="Courier New" w:hAnsi="Courier New" w:cs="Courier New"/>
          <w:color w:val="585260"/>
          <w:sz w:val="18"/>
          <w:szCs w:val="18"/>
        </w:rPr>
        <w:t>])</w:t>
      </w:r>
    </w:p>
    <w:p w14:paraId="604A041C" w14:textId="77777777" w:rsidR="0054762A" w:rsidRPr="00560BA3" w:rsidRDefault="0054762A" w:rsidP="0054762A">
      <w:r w:rsidRPr="00560BA3">
        <w:t>The function then applies the spacy pipeline on each abstract and compares the number of words that are either personal names or organization names to the count of the other words and, if the first one is bigger, the current text is not appended to the final abstract collection.</w:t>
      </w:r>
    </w:p>
    <w:p w14:paraId="128C7F7D" w14:textId="0AD81D2F" w:rsidR="0054762A" w:rsidRPr="00560BA3" w:rsidRDefault="0054762A" w:rsidP="0054762A">
      <w:pPr>
        <w:pStyle w:val="Titlu3"/>
      </w:pPr>
      <w:bookmarkStart w:id="76" w:name="_Toc170063153"/>
      <w:r w:rsidRPr="00560BA3">
        <w:t xml:space="preserve">Extracting </w:t>
      </w:r>
      <w:r w:rsidR="00217A29">
        <w:t>K</w:t>
      </w:r>
      <w:r w:rsidRPr="00560BA3">
        <w:t>eywords with YAKE</w:t>
      </w:r>
      <w:bookmarkEnd w:id="76"/>
    </w:p>
    <w:p w14:paraId="3303A5AB" w14:textId="77777777" w:rsidR="0054762A" w:rsidRPr="00560BA3" w:rsidRDefault="0054762A" w:rsidP="0054762A">
      <w:r w:rsidRPr="00560BA3">
        <w:t xml:space="preserve">The script proceeds to the keyword extraction with YAKE, calling the </w:t>
      </w:r>
      <w:proofErr w:type="spellStart"/>
      <w:r w:rsidRPr="00560BA3">
        <w:rPr>
          <w:i/>
          <w:iCs/>
        </w:rPr>
        <w:t>extract_keywords_yake</w:t>
      </w:r>
      <w:proofErr w:type="spellEnd"/>
      <w:r w:rsidRPr="00560BA3">
        <w:rPr>
          <w:i/>
          <w:iCs/>
        </w:rPr>
        <w:t xml:space="preserve"> </w:t>
      </w:r>
      <w:r w:rsidRPr="00560BA3">
        <w:t xml:space="preserve">function, that takes the clean abstract list and concatenates the abstracts into a single string. The spaCy model is loaded the same way as in the code snippet above, then the text is processed. Firstly, the named entities in </w:t>
      </w:r>
      <w:proofErr w:type="spellStart"/>
      <w:r w:rsidRPr="00560BA3">
        <w:rPr>
          <w:i/>
          <w:iCs/>
        </w:rPr>
        <w:t>remove_entities</w:t>
      </w:r>
      <w:proofErr w:type="spellEnd"/>
      <w:r w:rsidRPr="00560BA3">
        <w:t xml:space="preserve"> are deleted from the document:</w:t>
      </w:r>
    </w:p>
    <w:p w14:paraId="2DF760FF" w14:textId="77777777" w:rsidR="0054762A" w:rsidRPr="00560BA3" w:rsidRDefault="0054762A" w:rsidP="0054762A">
      <w:pPr>
        <w:shd w:val="clear" w:color="auto" w:fill="EFECF4"/>
        <w:jc w:val="left"/>
        <w:rPr>
          <w:sz w:val="18"/>
          <w:szCs w:val="18"/>
        </w:rPr>
      </w:pPr>
      <w:r w:rsidRPr="00560BA3">
        <w:rPr>
          <w:rFonts w:ascii="Courier New" w:hAnsi="Courier New" w:cs="Courier New"/>
          <w:color w:val="585260"/>
          <w:sz w:val="18"/>
          <w:szCs w:val="18"/>
        </w:rPr>
        <w:t xml:space="preserve">doc = </w:t>
      </w:r>
      <w:proofErr w:type="spellStart"/>
      <w:r w:rsidRPr="00560BA3">
        <w:rPr>
          <w:rFonts w:ascii="Courier New" w:hAnsi="Courier New" w:cs="Courier New"/>
          <w:color w:val="585260"/>
          <w:sz w:val="18"/>
          <w:szCs w:val="18"/>
        </w:rPr>
        <w:t>nlp</w:t>
      </w:r>
      <w:proofErr w:type="spellEnd"/>
      <w:r w:rsidRPr="00560BA3">
        <w:rPr>
          <w:rFonts w:ascii="Courier New" w:hAnsi="Courier New" w:cs="Courier New"/>
          <w:color w:val="585260"/>
          <w:sz w:val="18"/>
          <w:szCs w:val="18"/>
        </w:rPr>
        <w:t>(text)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remove_entities</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2A9292"/>
          <w:sz w:val="18"/>
          <w:szCs w:val="18"/>
        </w:rPr>
        <w:t>'PERSON'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'NORP'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'GPE'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'LOC'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'TIME'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'PERCENT'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'MONEY'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'QUANTITY'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'CARDINAL'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'ORDINAL'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transformed_text</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2A9292"/>
          <w:sz w:val="18"/>
          <w:szCs w:val="18"/>
        </w:rPr>
        <w:t xml:space="preserve">' </w:t>
      </w:r>
      <w:proofErr w:type="gramStart"/>
      <w:r w:rsidRPr="00560BA3">
        <w:rPr>
          <w:rFonts w:ascii="Courier New" w:hAnsi="Courier New" w:cs="Courier New"/>
          <w:color w:val="2A9292"/>
          <w:sz w:val="18"/>
          <w:szCs w:val="18"/>
        </w:rPr>
        <w:t>'</w:t>
      </w:r>
      <w:r w:rsidRPr="00560BA3">
        <w:rPr>
          <w:rFonts w:ascii="Courier New" w:hAnsi="Courier New" w:cs="Courier New"/>
          <w:color w:val="585260"/>
          <w:sz w:val="18"/>
          <w:szCs w:val="18"/>
        </w:rPr>
        <w:t>.join</w:t>
      </w:r>
      <w:proofErr w:type="gramEnd"/>
      <w:r w:rsidRPr="00560BA3">
        <w:rPr>
          <w:rFonts w:ascii="Courier New" w:hAnsi="Courier New" w:cs="Courier New"/>
          <w:color w:val="585260"/>
          <w:sz w:val="18"/>
          <w:szCs w:val="18"/>
        </w:rPr>
        <w:t>([</w:t>
      </w:r>
      <w:proofErr w:type="spellStart"/>
      <w:r w:rsidRPr="00560BA3">
        <w:rPr>
          <w:rFonts w:ascii="Courier New" w:hAnsi="Courier New" w:cs="Courier New"/>
          <w:color w:val="585260"/>
          <w:sz w:val="18"/>
          <w:szCs w:val="18"/>
        </w:rPr>
        <w:t>token.text</w:t>
      </w:r>
      <w:proofErr w:type="spellEnd"/>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token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doc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token.ent_type</w:t>
      </w:r>
      <w:proofErr w:type="spellEnd"/>
      <w:r w:rsidRPr="00560BA3">
        <w:rPr>
          <w:rFonts w:ascii="Courier New" w:hAnsi="Courier New" w:cs="Courier New"/>
          <w:color w:val="585260"/>
          <w:sz w:val="18"/>
          <w:szCs w:val="18"/>
        </w:rPr>
        <w:t xml:space="preserve">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remove_entities</w:t>
      </w:r>
      <w:proofErr w:type="spellEnd"/>
      <w:r w:rsidRPr="00560BA3">
        <w:rPr>
          <w:rFonts w:ascii="Courier New" w:hAnsi="Courier New" w:cs="Courier New"/>
          <w:color w:val="585260"/>
          <w:sz w:val="18"/>
          <w:szCs w:val="18"/>
        </w:rPr>
        <w:t>])</w:t>
      </w:r>
    </w:p>
    <w:p w14:paraId="0650E23E" w14:textId="616F643F" w:rsidR="0054762A" w:rsidRPr="00560BA3" w:rsidRDefault="0054762A" w:rsidP="0054762A">
      <w:r w:rsidRPr="00560BA3">
        <w:t xml:space="preserve">Afterwards, the parameters for the keyword extractor are set, with the values discussed in section </w:t>
      </w:r>
      <w:r w:rsidRPr="00560BA3">
        <w:fldChar w:fldCharType="begin"/>
      </w:r>
      <w:r w:rsidRPr="00560BA3">
        <w:instrText xml:space="preserve"> REF _Ref169529720 \r \h </w:instrText>
      </w:r>
      <w:r w:rsidRPr="00560BA3">
        <w:fldChar w:fldCharType="separate"/>
      </w:r>
      <w:r w:rsidR="007D3083">
        <w:t>3.2.2</w:t>
      </w:r>
      <w:r w:rsidRPr="00560BA3">
        <w:fldChar w:fldCharType="end"/>
      </w:r>
      <w:r w:rsidRPr="00560BA3">
        <w:t xml:space="preserve">, the custom stop words are added to the internal list of the </w:t>
      </w:r>
      <w:proofErr w:type="spellStart"/>
      <w:r w:rsidRPr="00560BA3">
        <w:rPr>
          <w:i/>
          <w:iCs/>
        </w:rPr>
        <w:t>KeywordExtractor</w:t>
      </w:r>
      <w:proofErr w:type="spellEnd"/>
      <w:r w:rsidRPr="00560BA3">
        <w:rPr>
          <w:i/>
          <w:iCs/>
        </w:rPr>
        <w:t xml:space="preserve"> </w:t>
      </w:r>
      <w:r w:rsidRPr="00560BA3">
        <w:t xml:space="preserve">object, and then the YAKE algorithm is applied </w:t>
      </w:r>
      <w:proofErr w:type="gramStart"/>
      <w:r w:rsidRPr="00560BA3">
        <w:t>in order to</w:t>
      </w:r>
      <w:proofErr w:type="gramEnd"/>
      <w:r w:rsidRPr="00560BA3">
        <w:t xml:space="preserve"> extract the 15 keywords:</w:t>
      </w:r>
    </w:p>
    <w:p w14:paraId="68042290" w14:textId="77777777" w:rsidR="0054762A" w:rsidRPr="00560BA3" w:rsidRDefault="0054762A" w:rsidP="0054762A">
      <w:pPr>
        <w:shd w:val="clear" w:color="auto" w:fill="EFECF4"/>
        <w:jc w:val="left"/>
        <w:rPr>
          <w:rFonts w:ascii="Courier New" w:hAnsi="Courier New" w:cs="Courier New"/>
          <w:color w:val="585260"/>
          <w:sz w:val="18"/>
          <w:szCs w:val="18"/>
        </w:rPr>
      </w:pPr>
      <w:r w:rsidRPr="00560BA3">
        <w:rPr>
          <w:rFonts w:ascii="Courier New" w:hAnsi="Courier New" w:cs="Courier New"/>
          <w:color w:val="655F6D"/>
          <w:sz w:val="18"/>
          <w:szCs w:val="18"/>
        </w:rPr>
        <w:t># set parameters for yake keyword extractor</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max_ngram</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AA573C"/>
          <w:sz w:val="18"/>
          <w:szCs w:val="18"/>
        </w:rPr>
        <w:t>3</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deduplication_threshold</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AA573C"/>
          <w:sz w:val="18"/>
          <w:szCs w:val="18"/>
        </w:rPr>
        <w:t>0.5</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keywords_nr</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AA573C"/>
          <w:sz w:val="18"/>
          <w:szCs w:val="18"/>
        </w:rPr>
        <w:t>15</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windows_size</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AA573C"/>
          <w:sz w:val="18"/>
          <w:szCs w:val="18"/>
        </w:rPr>
        <w:t>1</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kw_extractor</w:t>
      </w:r>
      <w:proofErr w:type="spellEnd"/>
      <w:r w:rsidRPr="00560BA3">
        <w:rPr>
          <w:rFonts w:ascii="Courier New" w:hAnsi="Courier New" w:cs="Courier New"/>
          <w:color w:val="585260"/>
          <w:sz w:val="18"/>
          <w:szCs w:val="18"/>
        </w:rPr>
        <w:t xml:space="preserve"> = </w:t>
      </w:r>
      <w:proofErr w:type="spellStart"/>
      <w:proofErr w:type="gramStart"/>
      <w:r w:rsidRPr="00560BA3">
        <w:rPr>
          <w:rFonts w:ascii="Courier New" w:hAnsi="Courier New" w:cs="Courier New"/>
          <w:color w:val="585260"/>
          <w:sz w:val="18"/>
          <w:szCs w:val="18"/>
        </w:rPr>
        <w:t>yake.KeywordExtractor</w:t>
      </w:r>
      <w:proofErr w:type="spellEnd"/>
      <w:proofErr w:type="gramEnd"/>
      <w:r w:rsidRPr="00560BA3">
        <w:rPr>
          <w:rFonts w:ascii="Courier New" w:hAnsi="Courier New" w:cs="Courier New"/>
          <w:color w:val="585260"/>
          <w:sz w:val="18"/>
          <w:szCs w:val="18"/>
        </w:rPr>
        <w:t>(</w:t>
      </w:r>
      <w:proofErr w:type="spellStart"/>
      <w:r w:rsidRPr="00560BA3">
        <w:rPr>
          <w:rFonts w:ascii="Courier New" w:hAnsi="Courier New" w:cs="Courier New"/>
          <w:color w:val="585260"/>
          <w:sz w:val="18"/>
          <w:szCs w:val="18"/>
        </w:rPr>
        <w:t>lan</w:t>
      </w:r>
      <w:proofErr w:type="spellEnd"/>
      <w:r w:rsidRPr="00560BA3">
        <w:rPr>
          <w:rFonts w:ascii="Courier New" w:hAnsi="Courier New" w:cs="Courier New"/>
          <w:color w:val="585260"/>
          <w:sz w:val="18"/>
          <w:szCs w:val="18"/>
        </w:rPr>
        <w:t>=</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en</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n=</w:t>
      </w:r>
      <w:proofErr w:type="spellStart"/>
      <w:r w:rsidRPr="00560BA3">
        <w:rPr>
          <w:rFonts w:ascii="Courier New" w:hAnsi="Courier New" w:cs="Courier New"/>
          <w:color w:val="585260"/>
          <w:sz w:val="18"/>
          <w:szCs w:val="18"/>
        </w:rPr>
        <w:t>max_ngram</w:t>
      </w:r>
      <w:proofErr w:type="spellEnd"/>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dedupLim</w:t>
      </w:r>
      <w:proofErr w:type="spellEnd"/>
      <w:r w:rsidRPr="00560BA3">
        <w:rPr>
          <w:rFonts w:ascii="Courier New" w:hAnsi="Courier New" w:cs="Courier New"/>
          <w:color w:val="585260"/>
          <w:sz w:val="18"/>
          <w:szCs w:val="18"/>
        </w:rPr>
        <w:t>=</w:t>
      </w:r>
      <w:proofErr w:type="spellStart"/>
      <w:r w:rsidRPr="00560BA3">
        <w:rPr>
          <w:rFonts w:ascii="Courier New" w:hAnsi="Courier New" w:cs="Courier New"/>
          <w:color w:val="585260"/>
          <w:sz w:val="18"/>
          <w:szCs w:val="18"/>
        </w:rPr>
        <w:t>deduplication_threshold</w:t>
      </w:r>
      <w:proofErr w:type="spellEnd"/>
      <w:r w:rsidRPr="00560BA3">
        <w:rPr>
          <w:rFonts w:ascii="Courier New" w:hAnsi="Courier New" w:cs="Courier New"/>
          <w:color w:val="585260"/>
          <w:sz w:val="18"/>
          <w:szCs w:val="18"/>
        </w:rPr>
        <w:t>, top=</w:t>
      </w:r>
      <w:proofErr w:type="spellStart"/>
      <w:r w:rsidRPr="00560BA3">
        <w:rPr>
          <w:rFonts w:ascii="Courier New" w:hAnsi="Courier New" w:cs="Courier New"/>
          <w:color w:val="585260"/>
          <w:sz w:val="18"/>
          <w:szCs w:val="18"/>
        </w:rPr>
        <w:t>keywords_nr</w:t>
      </w:r>
      <w:proofErr w:type="spellEnd"/>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windowsSize</w:t>
      </w:r>
      <w:proofErr w:type="spellEnd"/>
      <w:r w:rsidRPr="00560BA3">
        <w:rPr>
          <w:rFonts w:ascii="Courier New" w:hAnsi="Courier New" w:cs="Courier New"/>
          <w:color w:val="585260"/>
          <w:sz w:val="18"/>
          <w:szCs w:val="18"/>
        </w:rPr>
        <w:t>=</w:t>
      </w:r>
      <w:proofErr w:type="spellStart"/>
      <w:r w:rsidRPr="00560BA3">
        <w:rPr>
          <w:rFonts w:ascii="Courier New" w:hAnsi="Courier New" w:cs="Courier New"/>
          <w:color w:val="585260"/>
          <w:sz w:val="18"/>
          <w:szCs w:val="18"/>
        </w:rPr>
        <w:t>windows_size</w:t>
      </w:r>
      <w:proofErr w:type="spellEnd"/>
      <w:r w:rsidRPr="00560BA3">
        <w:rPr>
          <w:rFonts w:ascii="Courier New" w:hAnsi="Courier New" w:cs="Courier New"/>
          <w:color w:val="585260"/>
          <w:sz w:val="18"/>
          <w:szCs w:val="18"/>
        </w:rPr>
        <w:t>)</w:t>
      </w:r>
    </w:p>
    <w:p w14:paraId="01AED771" w14:textId="77777777" w:rsidR="0054762A" w:rsidRPr="00560BA3" w:rsidRDefault="0054762A" w:rsidP="0054762A">
      <w:pPr>
        <w:shd w:val="clear" w:color="auto" w:fill="EFECF4"/>
        <w:jc w:val="left"/>
        <w:rPr>
          <w:sz w:val="18"/>
          <w:szCs w:val="18"/>
        </w:rPr>
      </w:pPr>
      <w:r w:rsidRPr="00560BA3">
        <w:rPr>
          <w:rFonts w:ascii="Courier New" w:hAnsi="Courier New" w:cs="Courier New"/>
          <w:color w:val="585260"/>
          <w:sz w:val="18"/>
          <w:szCs w:val="18"/>
        </w:rPr>
        <w:br/>
      </w:r>
      <w:r w:rsidRPr="00560BA3">
        <w:rPr>
          <w:rFonts w:ascii="Courier New" w:hAnsi="Courier New" w:cs="Courier New"/>
          <w:color w:val="655F6D"/>
          <w:sz w:val="18"/>
          <w:szCs w:val="18"/>
        </w:rPr>
        <w:t># add custom stop words to the default set</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kw_</w:t>
      </w:r>
      <w:proofErr w:type="gramStart"/>
      <w:r w:rsidRPr="00560BA3">
        <w:rPr>
          <w:rFonts w:ascii="Courier New" w:hAnsi="Courier New" w:cs="Courier New"/>
          <w:color w:val="585260"/>
          <w:sz w:val="18"/>
          <w:szCs w:val="18"/>
        </w:rPr>
        <w:t>extractor.stopword</w:t>
      </w:r>
      <w:proofErr w:type="gramEnd"/>
      <w:r w:rsidRPr="00560BA3">
        <w:rPr>
          <w:rFonts w:ascii="Courier New" w:hAnsi="Courier New" w:cs="Courier New"/>
          <w:color w:val="585260"/>
          <w:sz w:val="18"/>
          <w:szCs w:val="18"/>
        </w:rPr>
        <w:t>_set.update</w:t>
      </w:r>
      <w:proofErr w:type="spellEnd"/>
      <w:r w:rsidRPr="00560BA3">
        <w:rPr>
          <w:rFonts w:ascii="Courier New" w:hAnsi="Courier New" w:cs="Courier New"/>
          <w:color w:val="585260"/>
          <w:sz w:val="18"/>
          <w:szCs w:val="18"/>
        </w:rPr>
        <w:t>(set(STOP_WORDS))</w:t>
      </w:r>
      <w:r w:rsidRPr="00560BA3">
        <w:rPr>
          <w:rFonts w:ascii="Courier New" w:hAnsi="Courier New" w:cs="Courier New"/>
          <w:color w:val="585260"/>
          <w:sz w:val="18"/>
          <w:szCs w:val="18"/>
        </w:rPr>
        <w:br/>
      </w:r>
      <w:r w:rsidRPr="00560BA3">
        <w:rPr>
          <w:rFonts w:ascii="Courier New" w:hAnsi="Courier New" w:cs="Courier New"/>
          <w:color w:val="655F6D"/>
          <w:sz w:val="18"/>
          <w:szCs w:val="18"/>
        </w:rPr>
        <w:lastRenderedPageBreak/>
        <w:t># extract keywords</w:t>
      </w:r>
      <w:r w:rsidRPr="00560BA3">
        <w:rPr>
          <w:rFonts w:ascii="Courier New" w:hAnsi="Courier New" w:cs="Courier New"/>
          <w:color w:val="585260"/>
          <w:sz w:val="18"/>
          <w:szCs w:val="18"/>
        </w:rPr>
        <w:br/>
        <w:t xml:space="preserve">kw = </w:t>
      </w:r>
      <w:proofErr w:type="spellStart"/>
      <w:r w:rsidRPr="00560BA3">
        <w:rPr>
          <w:rFonts w:ascii="Courier New" w:hAnsi="Courier New" w:cs="Courier New"/>
          <w:color w:val="585260"/>
          <w:sz w:val="18"/>
          <w:szCs w:val="18"/>
        </w:rPr>
        <w:t>kw_extractor.extract_keywords</w:t>
      </w:r>
      <w:proofErr w:type="spellEnd"/>
      <w:r w:rsidRPr="00560BA3">
        <w:rPr>
          <w:rFonts w:ascii="Courier New" w:hAnsi="Courier New" w:cs="Courier New"/>
          <w:color w:val="585260"/>
          <w:sz w:val="18"/>
          <w:szCs w:val="18"/>
        </w:rPr>
        <w:t>(</w:t>
      </w:r>
      <w:proofErr w:type="spellStart"/>
      <w:r w:rsidRPr="00560BA3">
        <w:rPr>
          <w:rFonts w:ascii="Courier New" w:hAnsi="Courier New" w:cs="Courier New"/>
          <w:color w:val="585260"/>
          <w:sz w:val="18"/>
          <w:szCs w:val="18"/>
        </w:rPr>
        <w:t>transformed_text</w:t>
      </w:r>
      <w:proofErr w:type="spellEnd"/>
      <w:r w:rsidRPr="00560BA3">
        <w:rPr>
          <w:rFonts w:ascii="Courier New" w:hAnsi="Courier New" w:cs="Courier New"/>
          <w:color w:val="585260"/>
          <w:sz w:val="18"/>
          <w:szCs w:val="18"/>
        </w:rPr>
        <w:t>)</w:t>
      </w:r>
    </w:p>
    <w:p w14:paraId="2B8BB775" w14:textId="77777777" w:rsidR="0054762A" w:rsidRPr="00560BA3" w:rsidRDefault="0054762A" w:rsidP="0054762A">
      <w:r w:rsidRPr="00560BA3">
        <w:t>Below is the list of stop words that I created by observing the words that occurred many times in the abstracts and sometimes appeared among the extracted keywords, but do not bring a meaningful contribution to the keyword list:</w:t>
      </w:r>
    </w:p>
    <w:p w14:paraId="2A09E032" w14:textId="77777777" w:rsidR="0054762A" w:rsidRPr="00560BA3" w:rsidRDefault="0054762A" w:rsidP="0054762A">
      <w:pPr>
        <w:shd w:val="clear" w:color="auto" w:fill="EFECF4"/>
        <w:jc w:val="left"/>
        <w:rPr>
          <w:rFonts w:ascii="Courier New" w:hAnsi="Courier New" w:cs="Courier New"/>
          <w:color w:val="585260"/>
          <w:sz w:val="18"/>
          <w:szCs w:val="18"/>
        </w:rPr>
      </w:pPr>
      <w:r w:rsidRPr="00560BA3">
        <w:rPr>
          <w:rFonts w:ascii="Courier New" w:hAnsi="Courier New" w:cs="Courier New"/>
          <w:color w:val="585260"/>
          <w:sz w:val="18"/>
          <w:szCs w:val="18"/>
        </w:rPr>
        <w:t>STOP_WORDS = [</w:t>
      </w:r>
      <w:r w:rsidRPr="00560BA3">
        <w:rPr>
          <w:rFonts w:ascii="Courier New" w:hAnsi="Courier New" w:cs="Courier New"/>
          <w:color w:val="2A9292"/>
          <w:sz w:val="18"/>
          <w:szCs w:val="18"/>
        </w:rPr>
        <w:t>'abstract'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'amount'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'approach'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'article'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'available'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'base'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'based'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'benefit'</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bucharest</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'category'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'condition'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'conference'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'context'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'copyright'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'datum'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'demonstrated'</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'different'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'difficult'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'experiment'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'experimental'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'faculty'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'helpful'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'high'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ieee</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'importance'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'important'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'inconvenience'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jat</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jats</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'laboratory'</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'main'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'multiple'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'new'</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'old'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'organization'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'paper'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'people'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'policy'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proofErr w:type="spellStart"/>
      <w:r w:rsidRPr="00560BA3">
        <w:rPr>
          <w:rFonts w:ascii="Courier New" w:hAnsi="Courier New" w:cs="Courier New"/>
          <w:color w:val="2A9292"/>
          <w:sz w:val="18"/>
          <w:szCs w:val="18"/>
        </w:rPr>
        <w:t>politehnica</w:t>
      </w:r>
      <w:proofErr w:type="spellEnd"/>
      <w:r w:rsidRPr="00560BA3">
        <w:rPr>
          <w:rFonts w:ascii="Courier New" w:hAnsi="Courier New" w:cs="Courier New"/>
          <w:color w:val="2A9292"/>
          <w:sz w:val="18"/>
          <w:szCs w:val="18"/>
        </w:rPr>
        <w: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'polytechnic'</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'present'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'presents'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'presented'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'privacy'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'professor'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'quality'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'range'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'ranges'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'recent'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'research'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'researcher'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'result'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'scale'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'subject'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'studies'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'studied'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'task'</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'teacher'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'term'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'text'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'title'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'type'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'unavailable'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'university'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'useful'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'workshop'</w:t>
      </w:r>
      <w:r w:rsidRPr="00560BA3">
        <w:rPr>
          <w:rFonts w:ascii="Courier New" w:hAnsi="Courier New" w:cs="Courier New"/>
          <w:color w:val="585260"/>
          <w:sz w:val="18"/>
          <w:szCs w:val="18"/>
        </w:rPr>
        <w:t>]</w:t>
      </w:r>
    </w:p>
    <w:p w14:paraId="57EA9CBA" w14:textId="77777777" w:rsidR="0054762A" w:rsidRPr="00560BA3" w:rsidRDefault="0054762A" w:rsidP="0054762A">
      <w:r w:rsidRPr="00560BA3">
        <w:t>The function returns a list of the resulting keywords.</w:t>
      </w:r>
    </w:p>
    <w:p w14:paraId="5E8B7F1C" w14:textId="1687FC25" w:rsidR="0054762A" w:rsidRPr="00560BA3" w:rsidRDefault="0054762A" w:rsidP="0054762A">
      <w:pPr>
        <w:pStyle w:val="Titlu3"/>
      </w:pPr>
      <w:bookmarkStart w:id="77" w:name="_Toc170063154"/>
      <w:r w:rsidRPr="00560BA3">
        <w:t xml:space="preserve">Extracting </w:t>
      </w:r>
      <w:r w:rsidR="00217A29">
        <w:t>K</w:t>
      </w:r>
      <w:r w:rsidRPr="00560BA3">
        <w:t>eywords with LDA</w:t>
      </w:r>
      <w:bookmarkEnd w:id="77"/>
    </w:p>
    <w:p w14:paraId="28983276" w14:textId="77777777" w:rsidR="0054762A" w:rsidRPr="00560BA3" w:rsidRDefault="0054762A" w:rsidP="0054762A">
      <w:r w:rsidRPr="00560BA3">
        <w:t xml:space="preserve">After obtaining the YAKE results, the program calls the </w:t>
      </w:r>
      <w:proofErr w:type="spellStart"/>
      <w:r w:rsidRPr="00560BA3">
        <w:rPr>
          <w:i/>
          <w:iCs/>
        </w:rPr>
        <w:t>extract_keywords_lda</w:t>
      </w:r>
      <w:proofErr w:type="spellEnd"/>
      <w:r w:rsidRPr="00560BA3">
        <w:rPr>
          <w:i/>
          <w:iCs/>
        </w:rPr>
        <w:t xml:space="preserve"> </w:t>
      </w:r>
      <w:r w:rsidRPr="00560BA3">
        <w:t>function. This also begins with the preprocessing of the documents, this time using the whole spaCy pipeline to tag parts of speech, recognize named entities, remove stop words and lemmatize, as follows:</w:t>
      </w:r>
    </w:p>
    <w:p w14:paraId="71D491CF" w14:textId="77777777" w:rsidR="0054762A" w:rsidRPr="00560BA3" w:rsidRDefault="0054762A" w:rsidP="0054762A">
      <w:pPr>
        <w:shd w:val="clear" w:color="auto" w:fill="EFECF4"/>
        <w:jc w:val="left"/>
        <w:rPr>
          <w:sz w:val="18"/>
          <w:szCs w:val="18"/>
        </w:rPr>
      </w:pPr>
      <w:r w:rsidRPr="00560BA3">
        <w:rPr>
          <w:rFonts w:ascii="Courier New" w:hAnsi="Courier New" w:cs="Courier New"/>
          <w:color w:val="655F6D"/>
          <w:sz w:val="18"/>
          <w:szCs w:val="18"/>
        </w:rPr>
        <w:t># load spacy model</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nlp</w:t>
      </w:r>
      <w:proofErr w:type="spellEnd"/>
      <w:r w:rsidRPr="00560BA3">
        <w:rPr>
          <w:rFonts w:ascii="Courier New" w:hAnsi="Courier New" w:cs="Courier New"/>
          <w:color w:val="585260"/>
          <w:sz w:val="18"/>
          <w:szCs w:val="18"/>
        </w:rPr>
        <w:t xml:space="preserve"> = </w:t>
      </w:r>
      <w:proofErr w:type="spellStart"/>
      <w:r w:rsidRPr="00560BA3">
        <w:rPr>
          <w:rFonts w:ascii="Courier New" w:hAnsi="Courier New" w:cs="Courier New"/>
          <w:color w:val="585260"/>
          <w:sz w:val="18"/>
          <w:szCs w:val="18"/>
        </w:rPr>
        <w:t>spacy.load</w:t>
      </w:r>
      <w:proofErr w:type="spellEnd"/>
      <w:r w:rsidRPr="00560BA3">
        <w:rPr>
          <w:rFonts w:ascii="Courier New" w:hAnsi="Courier New" w:cs="Courier New"/>
          <w:color w:val="585260"/>
          <w:sz w:val="18"/>
          <w:szCs w:val="18"/>
        </w:rPr>
        <w:t>(</w:t>
      </w:r>
      <w:r w:rsidRPr="00560BA3">
        <w:rPr>
          <w:rFonts w:ascii="Courier New" w:hAnsi="Courier New" w:cs="Courier New"/>
          <w:color w:val="2A9292"/>
          <w:sz w:val="18"/>
          <w:szCs w:val="18"/>
        </w:rPr>
        <w:t>'en_core_web_lg'</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655F6D"/>
          <w:sz w:val="18"/>
          <w:szCs w:val="18"/>
        </w:rPr>
        <w:t># keep only adjectives and nouns</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remove_pos</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2A9292"/>
          <w:sz w:val="18"/>
          <w:szCs w:val="18"/>
        </w:rPr>
        <w:t>'ADV'</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'PART'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'SPACE'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'NUM'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'SYM'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'ADP'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'VERB'</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'CCONJ'</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'INTJ'</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remove_entities</w:t>
      </w:r>
      <w:proofErr w:type="spellEnd"/>
      <w:r w:rsidRPr="00560BA3">
        <w:rPr>
          <w:rFonts w:ascii="Courier New" w:hAnsi="Courier New" w:cs="Courier New"/>
          <w:color w:val="585260"/>
          <w:sz w:val="18"/>
          <w:szCs w:val="18"/>
        </w:rPr>
        <w:t xml:space="preserve"> = [</w:t>
      </w:r>
      <w:r w:rsidRPr="00560BA3">
        <w:rPr>
          <w:rFonts w:ascii="Courier New" w:hAnsi="Courier New" w:cs="Courier New"/>
          <w:color w:val="2A9292"/>
          <w:sz w:val="18"/>
          <w:szCs w:val="18"/>
        </w:rPr>
        <w:t>'PERSON'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'NORP'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'GPE'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'LOC'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'LANGUAGE'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'TIME'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'PERCENT'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'MONEY'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'QUANTITY'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'CARDINAL'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'ORDINAL'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655F6D"/>
          <w:sz w:val="18"/>
          <w:szCs w:val="18"/>
        </w:rPr>
        <w:t># preprocess documents</w:t>
      </w:r>
      <w:r w:rsidRPr="00560BA3">
        <w:rPr>
          <w:rFonts w:ascii="Courier New" w:hAnsi="Courier New" w:cs="Courier New"/>
          <w:color w:val="585260"/>
          <w:sz w:val="18"/>
          <w:szCs w:val="18"/>
        </w:rPr>
        <w:br/>
        <w:t>tokens = []</w:t>
      </w:r>
      <w:r w:rsidRPr="00560BA3">
        <w:rPr>
          <w:rFonts w:ascii="Courier New" w:hAnsi="Courier New" w:cs="Courier New"/>
          <w:color w:val="585260"/>
          <w:sz w:val="18"/>
          <w:szCs w:val="18"/>
        </w:rPr>
        <w:br/>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abstract_list</w:t>
      </w:r>
      <w:proofErr w:type="spellEnd"/>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w:t>
      </w:r>
      <w:proofErr w:type="spellStart"/>
      <w:r w:rsidRPr="00560BA3">
        <w:rPr>
          <w:rFonts w:ascii="Courier New" w:hAnsi="Courier New" w:cs="Courier New"/>
          <w:color w:val="585260"/>
          <w:sz w:val="18"/>
          <w:szCs w:val="18"/>
        </w:rPr>
        <w:t>nlp.max_length</w:t>
      </w:r>
      <w:proofErr w:type="spellEnd"/>
      <w:r w:rsidRPr="00560BA3">
        <w:rPr>
          <w:rFonts w:ascii="Courier New" w:hAnsi="Courier New" w:cs="Courier New"/>
          <w:color w:val="585260"/>
          <w:sz w:val="18"/>
          <w:szCs w:val="18"/>
        </w:rPr>
        <w:t xml:space="preserve"> = </w:t>
      </w:r>
      <w:proofErr w:type="spellStart"/>
      <w:r w:rsidRPr="00560BA3">
        <w:rPr>
          <w:rFonts w:ascii="Courier New" w:hAnsi="Courier New" w:cs="Courier New"/>
          <w:color w:val="585260"/>
          <w:sz w:val="18"/>
          <w:szCs w:val="18"/>
        </w:rPr>
        <w:t>len</w:t>
      </w:r>
      <w:proofErr w:type="spellEnd"/>
      <w:r w:rsidRPr="00560BA3">
        <w:rPr>
          <w:rFonts w:ascii="Courier New" w:hAnsi="Courier New" w:cs="Courier New"/>
          <w:color w:val="585260"/>
          <w:sz w:val="18"/>
          <w:szCs w:val="18"/>
        </w:rPr>
        <w:t xml:space="preserve">(abstract) + </w:t>
      </w:r>
      <w:r w:rsidRPr="00560BA3">
        <w:rPr>
          <w:rFonts w:ascii="Courier New" w:hAnsi="Courier New" w:cs="Courier New"/>
          <w:color w:val="AA573C"/>
          <w:sz w:val="18"/>
          <w:szCs w:val="18"/>
        </w:rPr>
        <w:t>1000</w:t>
      </w:r>
      <w:r w:rsidRPr="00560BA3">
        <w:rPr>
          <w:rFonts w:ascii="Courier New" w:hAnsi="Courier New" w:cs="Courier New"/>
          <w:color w:val="585260"/>
          <w:sz w:val="18"/>
          <w:szCs w:val="18"/>
        </w:rPr>
        <w:br/>
        <w:t xml:space="preserve">    doc = </w:t>
      </w:r>
      <w:proofErr w:type="spellStart"/>
      <w:r w:rsidRPr="00560BA3">
        <w:rPr>
          <w:rFonts w:ascii="Courier New" w:hAnsi="Courier New" w:cs="Courier New"/>
          <w:color w:val="585260"/>
          <w:sz w:val="18"/>
          <w:szCs w:val="18"/>
        </w:rPr>
        <w:t>nlp</w:t>
      </w:r>
      <w:proofErr w:type="spellEnd"/>
      <w:r w:rsidRPr="00560BA3">
        <w:rPr>
          <w:rFonts w:ascii="Courier New" w:hAnsi="Courier New" w:cs="Courier New"/>
          <w:color w:val="585260"/>
          <w:sz w:val="18"/>
          <w:szCs w:val="18"/>
        </w:rPr>
        <w:t>(abstract)</w:t>
      </w:r>
      <w:r w:rsidRPr="00560BA3">
        <w:rPr>
          <w:rFonts w:ascii="Courier New" w:hAnsi="Courier New" w:cs="Courier New"/>
          <w:color w:val="585260"/>
          <w:sz w:val="18"/>
          <w:szCs w:val="18"/>
        </w:rPr>
        <w:br/>
        <w:t xml:space="preserve">    t = [</w:t>
      </w:r>
      <w:proofErr w:type="spellStart"/>
      <w:r w:rsidRPr="00560BA3">
        <w:rPr>
          <w:rFonts w:ascii="Courier New" w:hAnsi="Courier New" w:cs="Courier New"/>
          <w:color w:val="585260"/>
          <w:sz w:val="18"/>
          <w:szCs w:val="18"/>
        </w:rPr>
        <w:t>token.lemma_.upper</w:t>
      </w:r>
      <w:proofErr w:type="spellEnd"/>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token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doc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token.is_alpha</w:t>
      </w:r>
      <w:proofErr w:type="spellEnd"/>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token.ent_type</w:t>
      </w:r>
      <w:proofErr w:type="spellEnd"/>
      <w:r w:rsidRPr="00560BA3">
        <w:rPr>
          <w:rFonts w:ascii="Courier New" w:hAnsi="Courier New" w:cs="Courier New"/>
          <w:color w:val="585260"/>
          <w:sz w:val="18"/>
          <w:szCs w:val="18"/>
        </w:rPr>
        <w:t xml:space="preserve">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remove_entities</w:t>
      </w:r>
      <w:proofErr w:type="spellEnd"/>
      <w:r w:rsidRPr="00560BA3">
        <w:rPr>
          <w:rFonts w:ascii="Courier New" w:hAnsi="Courier New" w:cs="Courier New"/>
          <w:color w:val="585260"/>
          <w:sz w:val="18"/>
          <w:szCs w:val="18"/>
        </w:rPr>
        <w:br/>
        <w:t xml:space="preserve">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token.lemma_.lower</w:t>
      </w:r>
      <w:proofErr w:type="spellEnd"/>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STOP_WORDS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token.pos</w:t>
      </w:r>
      <w:proofErr w:type="spellEnd"/>
      <w:r w:rsidRPr="00560BA3">
        <w:rPr>
          <w:rFonts w:ascii="Courier New" w:hAnsi="Courier New" w:cs="Courier New"/>
          <w:color w:val="585260"/>
          <w:sz w:val="18"/>
          <w:szCs w:val="18"/>
        </w:rPr>
        <w:t xml:space="preserve">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remove_pos</w:t>
      </w:r>
      <w:proofErr w:type="spellEnd"/>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token.is_stop</w:t>
      </w:r>
      <w:proofErr w:type="spellEnd"/>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w:t>
      </w:r>
      <w:proofErr w:type="spellStart"/>
      <w:r w:rsidRPr="00560BA3">
        <w:rPr>
          <w:rFonts w:ascii="Courier New" w:hAnsi="Courier New" w:cs="Courier New"/>
          <w:color w:val="585260"/>
          <w:sz w:val="18"/>
          <w:szCs w:val="18"/>
        </w:rPr>
        <w:t>tokens.append</w:t>
      </w:r>
      <w:proofErr w:type="spellEnd"/>
      <w:r w:rsidRPr="00560BA3">
        <w:rPr>
          <w:rFonts w:ascii="Courier New" w:hAnsi="Courier New" w:cs="Courier New"/>
          <w:color w:val="585260"/>
          <w:sz w:val="18"/>
          <w:szCs w:val="18"/>
        </w:rPr>
        <w:t>(t)</w:t>
      </w:r>
    </w:p>
    <w:p w14:paraId="02EAB434" w14:textId="1D081A68" w:rsidR="0054762A" w:rsidRPr="00560BA3" w:rsidRDefault="0054762A" w:rsidP="0054762A">
      <w:r w:rsidRPr="00560BA3">
        <w:t xml:space="preserve">The code above removes the same named entities as in the case of YAKE, but also removes parts of speech other than nouns and adjectives. I justified </w:t>
      </w:r>
      <w:proofErr w:type="gramStart"/>
      <w:r w:rsidRPr="00560BA3">
        <w:t>all of</w:t>
      </w:r>
      <w:proofErr w:type="gramEnd"/>
      <w:r w:rsidRPr="00560BA3">
        <w:t xml:space="preserve"> these decisions in subchapter </w:t>
      </w:r>
      <w:r w:rsidRPr="00560BA3">
        <w:fldChar w:fldCharType="begin"/>
      </w:r>
      <w:r w:rsidRPr="00560BA3">
        <w:instrText xml:space="preserve"> REF _Ref169535291 \r \h </w:instrText>
      </w:r>
      <w:r w:rsidRPr="00560BA3">
        <w:fldChar w:fldCharType="separate"/>
      </w:r>
      <w:r w:rsidR="007D3083">
        <w:t>3.3.1</w:t>
      </w:r>
      <w:r w:rsidRPr="00560BA3">
        <w:fldChar w:fldCharType="end"/>
      </w:r>
      <w:r w:rsidRPr="00560BA3">
        <w:t>.</w:t>
      </w:r>
    </w:p>
    <w:p w14:paraId="010FE811" w14:textId="77777777" w:rsidR="0054762A" w:rsidRPr="00560BA3" w:rsidRDefault="0054762A" w:rsidP="0054762A">
      <w:r w:rsidRPr="00560BA3">
        <w:lastRenderedPageBreak/>
        <w:t xml:space="preserve">The next preprocessing step is the addition of n-grams to the token collection, using the Phrases model from </w:t>
      </w:r>
      <w:proofErr w:type="spellStart"/>
      <w:r w:rsidRPr="00560BA3">
        <w:t>gensim</w:t>
      </w:r>
      <w:proofErr w:type="spellEnd"/>
      <w:r w:rsidRPr="00560BA3">
        <w:t>:</w:t>
      </w:r>
    </w:p>
    <w:p w14:paraId="5A4677FE" w14:textId="77777777" w:rsidR="0054762A" w:rsidRPr="00560BA3" w:rsidRDefault="0054762A" w:rsidP="0054762A">
      <w:pPr>
        <w:shd w:val="clear" w:color="auto" w:fill="EFECF4"/>
        <w:jc w:val="left"/>
        <w:rPr>
          <w:sz w:val="18"/>
          <w:szCs w:val="18"/>
        </w:rPr>
      </w:pPr>
      <w:r w:rsidRPr="00560BA3">
        <w:rPr>
          <w:rFonts w:ascii="Courier New" w:hAnsi="Courier New" w:cs="Courier New"/>
          <w:color w:val="655F6D"/>
          <w:sz w:val="18"/>
          <w:szCs w:val="18"/>
        </w:rPr>
        <w:t># add n-grams to the token list</w:t>
      </w:r>
      <w:r w:rsidRPr="00560BA3">
        <w:rPr>
          <w:rFonts w:ascii="Courier New" w:hAnsi="Courier New" w:cs="Courier New"/>
          <w:color w:val="585260"/>
          <w:sz w:val="18"/>
          <w:szCs w:val="18"/>
        </w:rPr>
        <w:br/>
        <w:t xml:space="preserve">bigram = </w:t>
      </w:r>
      <w:proofErr w:type="gramStart"/>
      <w:r w:rsidRPr="00560BA3">
        <w:rPr>
          <w:rFonts w:ascii="Courier New" w:hAnsi="Courier New" w:cs="Courier New"/>
          <w:color w:val="585260"/>
          <w:sz w:val="18"/>
          <w:szCs w:val="18"/>
        </w:rPr>
        <w:t>Phrases(</w:t>
      </w:r>
      <w:proofErr w:type="gramEnd"/>
      <w:r w:rsidRPr="00560BA3">
        <w:rPr>
          <w:rFonts w:ascii="Courier New" w:hAnsi="Courier New" w:cs="Courier New"/>
          <w:color w:val="585260"/>
          <w:sz w:val="18"/>
          <w:szCs w:val="18"/>
        </w:rPr>
        <w:t xml:space="preserve">tokens, </w:t>
      </w:r>
      <w:proofErr w:type="spellStart"/>
      <w:r w:rsidRPr="00560BA3">
        <w:rPr>
          <w:rFonts w:ascii="Courier New" w:hAnsi="Courier New" w:cs="Courier New"/>
          <w:color w:val="585260"/>
          <w:sz w:val="18"/>
          <w:szCs w:val="18"/>
        </w:rPr>
        <w:t>min_count</w:t>
      </w:r>
      <w:proofErr w:type="spellEnd"/>
      <w:r w:rsidRPr="00560BA3">
        <w:rPr>
          <w:rFonts w:ascii="Courier New" w:hAnsi="Courier New" w:cs="Courier New"/>
          <w:color w:val="585260"/>
          <w:sz w:val="18"/>
          <w:szCs w:val="18"/>
        </w:rPr>
        <w:t>=</w:t>
      </w:r>
      <w:r w:rsidRPr="00560BA3">
        <w:rPr>
          <w:rFonts w:ascii="Courier New" w:hAnsi="Courier New" w:cs="Courier New"/>
          <w:color w:val="AA573C"/>
          <w:sz w:val="18"/>
          <w:szCs w:val="18"/>
        </w:rPr>
        <w:t>2</w:t>
      </w:r>
      <w:r w:rsidRPr="00560BA3">
        <w:rPr>
          <w:rFonts w:ascii="Courier New" w:hAnsi="Courier New" w:cs="Courier New"/>
          <w:color w:val="585260"/>
          <w:sz w:val="18"/>
          <w:szCs w:val="18"/>
        </w:rPr>
        <w:t>, delimiter=</w:t>
      </w:r>
      <w:r w:rsidRPr="00560BA3">
        <w:rPr>
          <w:rFonts w:ascii="Courier New" w:hAnsi="Courier New" w:cs="Courier New"/>
          <w:color w:val="2A9292"/>
          <w:sz w:val="18"/>
          <w:szCs w:val="18"/>
        </w:rPr>
        <w:t>' '</w:t>
      </w:r>
      <w:r w:rsidRPr="00560BA3">
        <w:rPr>
          <w:rFonts w:ascii="Courier New" w:hAnsi="Courier New" w:cs="Courier New"/>
          <w:color w:val="585260"/>
          <w:sz w:val="18"/>
          <w:szCs w:val="18"/>
        </w:rPr>
        <w:t>, threshold=</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tokens = [bigram[text]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r w:rsidRPr="00560BA3">
        <w:rPr>
          <w:rFonts w:ascii="Courier New" w:hAnsi="Courier New" w:cs="Courier New"/>
          <w:color w:val="585260"/>
          <w:sz w:val="18"/>
          <w:szCs w:val="18"/>
        </w:rPr>
        <w:br/>
        <w:t xml:space="preserve">trigram = Phrases(tokens, </w:t>
      </w:r>
      <w:proofErr w:type="spellStart"/>
      <w:r w:rsidRPr="00560BA3">
        <w:rPr>
          <w:rFonts w:ascii="Courier New" w:hAnsi="Courier New" w:cs="Courier New"/>
          <w:color w:val="585260"/>
          <w:sz w:val="18"/>
          <w:szCs w:val="18"/>
        </w:rPr>
        <w:t>min_count</w:t>
      </w:r>
      <w:proofErr w:type="spellEnd"/>
      <w:r w:rsidRPr="00560BA3">
        <w:rPr>
          <w:rFonts w:ascii="Courier New" w:hAnsi="Courier New" w:cs="Courier New"/>
          <w:color w:val="585260"/>
          <w:sz w:val="18"/>
          <w:szCs w:val="18"/>
        </w:rPr>
        <w:t>=</w:t>
      </w:r>
      <w:r w:rsidRPr="00560BA3">
        <w:rPr>
          <w:rFonts w:ascii="Courier New" w:hAnsi="Courier New" w:cs="Courier New"/>
          <w:color w:val="AA573C"/>
          <w:sz w:val="18"/>
          <w:szCs w:val="18"/>
        </w:rPr>
        <w:t>2</w:t>
      </w:r>
      <w:r w:rsidRPr="00560BA3">
        <w:rPr>
          <w:rFonts w:ascii="Courier New" w:hAnsi="Courier New" w:cs="Courier New"/>
          <w:color w:val="585260"/>
          <w:sz w:val="18"/>
          <w:szCs w:val="18"/>
        </w:rPr>
        <w:t>, delimiter=</w:t>
      </w:r>
      <w:r w:rsidRPr="00560BA3">
        <w:rPr>
          <w:rFonts w:ascii="Courier New" w:hAnsi="Courier New" w:cs="Courier New"/>
          <w:color w:val="2A9292"/>
          <w:sz w:val="18"/>
          <w:szCs w:val="18"/>
        </w:rPr>
        <w:t>' '</w:t>
      </w:r>
      <w:r w:rsidRPr="00560BA3">
        <w:rPr>
          <w:rFonts w:ascii="Courier New" w:hAnsi="Courier New" w:cs="Courier New"/>
          <w:color w:val="585260"/>
          <w:sz w:val="18"/>
          <w:szCs w:val="18"/>
        </w:rPr>
        <w:t>, threshold=</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tokens = [trigram[text]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p>
    <w:p w14:paraId="5C76355D" w14:textId="77777777" w:rsidR="0054762A" w:rsidRPr="00560BA3" w:rsidRDefault="0054762A" w:rsidP="0054762A">
      <w:r w:rsidRPr="00560BA3">
        <w:t xml:space="preserve">The model is trained the first time </w:t>
      </w:r>
      <w:proofErr w:type="gramStart"/>
      <w:r w:rsidRPr="00560BA3">
        <w:t>in order to</w:t>
      </w:r>
      <w:proofErr w:type="gramEnd"/>
      <w:r w:rsidRPr="00560BA3">
        <w:t xml:space="preserve"> find the most probable two-word collocations, then it is applied to the token list to add the bigrams. The </w:t>
      </w:r>
      <w:proofErr w:type="spellStart"/>
      <w:r w:rsidRPr="00560BA3">
        <w:rPr>
          <w:i/>
          <w:iCs/>
        </w:rPr>
        <w:t>min_count</w:t>
      </w:r>
      <w:proofErr w:type="spellEnd"/>
      <w:r w:rsidRPr="00560BA3">
        <w:rPr>
          <w:i/>
          <w:iCs/>
        </w:rPr>
        <w:t xml:space="preserve"> </w:t>
      </w:r>
      <w:r w:rsidRPr="00560BA3">
        <w:t xml:space="preserve">parameter specifies how many times two words must co-occur to be considered as an eligible collocation. I set it to 2, so that more n-grams are created, but the chances of joining two words that only co-occur by coincidence are reduced. The </w:t>
      </w:r>
      <w:r w:rsidRPr="00560BA3">
        <w:rPr>
          <w:i/>
          <w:iCs/>
        </w:rPr>
        <w:t>threshold</w:t>
      </w:r>
      <w:r w:rsidRPr="00560BA3">
        <w:t xml:space="preserve"> is another parameter that controls the number of n-grams created, representing a minimum score that a collocation is required to have. I chose a low threshold of 1, because I needed </w:t>
      </w:r>
      <w:proofErr w:type="gramStart"/>
      <w:r w:rsidRPr="00560BA3">
        <w:t>a large number of</w:t>
      </w:r>
      <w:proofErr w:type="gramEnd"/>
      <w:r w:rsidRPr="00560BA3">
        <w:t xml:space="preserve"> multi-word tokens in the corpus. The Phrases model is applied one more time on the new tokens collection, to form trigrams and 4-grams.</w:t>
      </w:r>
    </w:p>
    <w:p w14:paraId="3DEA25AC" w14:textId="77777777" w:rsidR="0054762A" w:rsidRPr="00560BA3" w:rsidRDefault="0054762A" w:rsidP="0054762A">
      <w:r w:rsidRPr="00560BA3">
        <w:t>The last step in preprocessing is the removal of the unigrams, if the word count after removal is at least 100. Otherwise, the corpus would be too small to apply Latent Dirichlet Allocation.</w:t>
      </w:r>
    </w:p>
    <w:p w14:paraId="5AB41F1C" w14:textId="77777777" w:rsidR="0054762A" w:rsidRPr="00560BA3" w:rsidRDefault="0054762A" w:rsidP="0054762A">
      <w:r w:rsidRPr="00560BA3">
        <w:t xml:space="preserve">Finally, </w:t>
      </w:r>
      <w:proofErr w:type="spellStart"/>
      <w:r w:rsidRPr="00560BA3">
        <w:t>LdaMulticore</w:t>
      </w:r>
      <w:proofErr w:type="spellEnd"/>
      <w:r w:rsidRPr="00560BA3">
        <w:t xml:space="preserve"> is applied, after building the dictionary and the corpus:</w:t>
      </w:r>
    </w:p>
    <w:p w14:paraId="4B1A5707" w14:textId="77777777" w:rsidR="0054762A" w:rsidRPr="00560BA3" w:rsidRDefault="0054762A" w:rsidP="0054762A">
      <w:pPr>
        <w:shd w:val="clear" w:color="auto" w:fill="EFECF4"/>
        <w:jc w:val="left"/>
        <w:rPr>
          <w:sz w:val="18"/>
          <w:szCs w:val="18"/>
        </w:rPr>
      </w:pPr>
      <w:r w:rsidRPr="00560BA3">
        <w:rPr>
          <w:rFonts w:ascii="Courier New" w:hAnsi="Courier New" w:cs="Courier New"/>
          <w:color w:val="655F6D"/>
          <w:sz w:val="18"/>
          <w:szCs w:val="18"/>
        </w:rPr>
        <w:t># create dictionary</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dictionary</w:t>
      </w:r>
      <w:proofErr w:type="spellEnd"/>
      <w:r w:rsidRPr="00560BA3">
        <w:rPr>
          <w:rFonts w:ascii="Courier New" w:hAnsi="Courier New" w:cs="Courier New"/>
          <w:color w:val="585260"/>
          <w:sz w:val="18"/>
          <w:szCs w:val="18"/>
        </w:rPr>
        <w:t xml:space="preserve"> = Dictionary(tokens)</w:t>
      </w:r>
      <w:r w:rsidRPr="00560BA3">
        <w:rPr>
          <w:rFonts w:ascii="Courier New" w:hAnsi="Courier New" w:cs="Courier New"/>
          <w:color w:val="585260"/>
          <w:sz w:val="18"/>
          <w:szCs w:val="18"/>
        </w:rPr>
        <w:br/>
      </w:r>
      <w:r w:rsidRPr="00560BA3">
        <w:rPr>
          <w:rFonts w:ascii="Courier New" w:hAnsi="Courier New" w:cs="Courier New"/>
          <w:color w:val="655F6D"/>
          <w:sz w:val="18"/>
          <w:szCs w:val="18"/>
        </w:rPr>
        <w:t># create corpus</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corpus</w:t>
      </w:r>
      <w:proofErr w:type="spellEnd"/>
      <w:r w:rsidRPr="00560BA3">
        <w:rPr>
          <w:rFonts w:ascii="Courier New" w:hAnsi="Courier New" w:cs="Courier New"/>
          <w:color w:val="585260"/>
          <w:sz w:val="18"/>
          <w:szCs w:val="18"/>
        </w:rPr>
        <w:t xml:space="preserve"> = [dictionary.doc2bow(text)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r w:rsidRPr="00560BA3">
        <w:rPr>
          <w:rFonts w:ascii="Courier New" w:hAnsi="Courier New" w:cs="Courier New"/>
          <w:color w:val="585260"/>
          <w:sz w:val="18"/>
          <w:szCs w:val="18"/>
        </w:rPr>
        <w:br/>
      </w:r>
      <w:r w:rsidRPr="00560BA3">
        <w:rPr>
          <w:rFonts w:ascii="Courier New" w:hAnsi="Courier New" w:cs="Courier New"/>
          <w:color w:val="655F6D"/>
          <w:sz w:val="18"/>
          <w:szCs w:val="18"/>
        </w:rPr>
        <w:t># apply LDA</w:t>
      </w:r>
      <w:r w:rsidRPr="00560BA3">
        <w:rPr>
          <w:rFonts w:ascii="Courier New" w:hAnsi="Courier New" w:cs="Courier New"/>
          <w:color w:val="585260"/>
          <w:sz w:val="18"/>
          <w:szCs w:val="18"/>
        </w:rPr>
        <w:br/>
      </w:r>
      <w:proofErr w:type="spellStart"/>
      <w:r w:rsidRPr="00560BA3">
        <w:rPr>
          <w:rFonts w:ascii="Courier New" w:hAnsi="Courier New" w:cs="Courier New"/>
          <w:color w:val="585260"/>
          <w:sz w:val="18"/>
          <w:szCs w:val="18"/>
        </w:rPr>
        <w:t>lda_model</w:t>
      </w:r>
      <w:proofErr w:type="spellEnd"/>
      <w:r w:rsidRPr="00560BA3">
        <w:rPr>
          <w:rFonts w:ascii="Courier New" w:hAnsi="Courier New" w:cs="Courier New"/>
          <w:color w:val="585260"/>
          <w:sz w:val="18"/>
          <w:szCs w:val="18"/>
        </w:rPr>
        <w:t xml:space="preserve"> = </w:t>
      </w:r>
      <w:proofErr w:type="spellStart"/>
      <w:proofErr w:type="gramStart"/>
      <w:r w:rsidRPr="00560BA3">
        <w:rPr>
          <w:rFonts w:ascii="Courier New" w:hAnsi="Courier New" w:cs="Courier New"/>
          <w:color w:val="585260"/>
          <w:sz w:val="18"/>
          <w:szCs w:val="18"/>
        </w:rPr>
        <w:t>LdaMulticore</w:t>
      </w:r>
      <w:proofErr w:type="spellEnd"/>
      <w:r w:rsidRPr="00560BA3">
        <w:rPr>
          <w:rFonts w:ascii="Courier New" w:hAnsi="Courier New" w:cs="Courier New"/>
          <w:color w:val="585260"/>
          <w:sz w:val="18"/>
          <w:szCs w:val="18"/>
        </w:rPr>
        <w:t>(</w:t>
      </w:r>
      <w:proofErr w:type="gramEnd"/>
      <w:r w:rsidRPr="00560BA3">
        <w:rPr>
          <w:rFonts w:ascii="Courier New" w:hAnsi="Courier New" w:cs="Courier New"/>
          <w:color w:val="585260"/>
          <w:sz w:val="18"/>
          <w:szCs w:val="18"/>
        </w:rPr>
        <w:t>corpus=corpus, id2word=dictionary, iterations=</w:t>
      </w:r>
      <w:r w:rsidRPr="00560BA3">
        <w:rPr>
          <w:rFonts w:ascii="Courier New" w:hAnsi="Courier New" w:cs="Courier New"/>
          <w:color w:val="AA573C"/>
          <w:sz w:val="18"/>
          <w:szCs w:val="18"/>
        </w:rPr>
        <w:t>1</w:t>
      </w:r>
      <w:r w:rsidRPr="00560BA3">
        <w:rPr>
          <w:rFonts w:ascii="Courier New" w:hAnsi="Courier New" w:cs="Courier New"/>
          <w:color w:val="585260"/>
          <w:sz w:val="18"/>
          <w:szCs w:val="18"/>
        </w:rPr>
        <w:t xml:space="preserve">, </w:t>
      </w:r>
      <w:proofErr w:type="spellStart"/>
      <w:r w:rsidRPr="00560BA3">
        <w:rPr>
          <w:rFonts w:ascii="Courier New" w:hAnsi="Courier New" w:cs="Courier New"/>
          <w:color w:val="585260"/>
          <w:sz w:val="18"/>
          <w:szCs w:val="18"/>
        </w:rPr>
        <w:t>num_topics</w:t>
      </w:r>
      <w:proofErr w:type="spellEnd"/>
      <w:r w:rsidRPr="00560BA3">
        <w:rPr>
          <w:rFonts w:ascii="Courier New" w:hAnsi="Courier New" w:cs="Courier New"/>
          <w:color w:val="585260"/>
          <w:sz w:val="18"/>
          <w:szCs w:val="18"/>
        </w:rPr>
        <w:t>=</w:t>
      </w:r>
      <w:r w:rsidRPr="00560BA3">
        <w:rPr>
          <w:rFonts w:ascii="Courier New" w:hAnsi="Courier New" w:cs="Courier New"/>
          <w:color w:val="AA573C"/>
          <w:sz w:val="18"/>
          <w:szCs w:val="18"/>
        </w:rPr>
        <w:t>1</w:t>
      </w:r>
      <w:r w:rsidRPr="00560BA3">
        <w:rPr>
          <w:rFonts w:ascii="Courier New" w:hAnsi="Courier New" w:cs="Courier New"/>
          <w:color w:val="585260"/>
          <w:sz w:val="18"/>
          <w:szCs w:val="18"/>
        </w:rPr>
        <w:t>, workers=</w:t>
      </w:r>
      <w:r w:rsidRPr="00560BA3">
        <w:rPr>
          <w:rFonts w:ascii="Courier New" w:hAnsi="Courier New" w:cs="Courier New"/>
          <w:color w:val="AA573C"/>
          <w:sz w:val="18"/>
          <w:szCs w:val="18"/>
        </w:rPr>
        <w:t>3</w:t>
      </w:r>
      <w:r w:rsidRPr="00560BA3">
        <w:rPr>
          <w:rFonts w:ascii="Courier New" w:hAnsi="Courier New" w:cs="Courier New"/>
          <w:color w:val="585260"/>
          <w:sz w:val="18"/>
          <w:szCs w:val="18"/>
        </w:rPr>
        <w:t>, passes=</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p>
    <w:p w14:paraId="4C8989EC" w14:textId="77777777" w:rsidR="0054762A" w:rsidRPr="00560BA3" w:rsidRDefault="0054762A" w:rsidP="0054762A">
      <w:r w:rsidRPr="00560BA3">
        <w:t>The function returns the top 15 words from the single topic extracted.</w:t>
      </w:r>
    </w:p>
    <w:p w14:paraId="537D0F88" w14:textId="3F8D8E47" w:rsidR="0054762A" w:rsidRPr="00560BA3" w:rsidRDefault="0054762A" w:rsidP="0054762A">
      <w:pPr>
        <w:pStyle w:val="Titlu3"/>
      </w:pPr>
      <w:bookmarkStart w:id="78" w:name="_Toc170063155"/>
      <w:r w:rsidRPr="00560BA3">
        <w:t xml:space="preserve">The </w:t>
      </w:r>
      <w:r w:rsidR="00217A29">
        <w:t>O</w:t>
      </w:r>
      <w:r w:rsidRPr="00560BA3">
        <w:t>utput</w:t>
      </w:r>
      <w:bookmarkEnd w:id="78"/>
    </w:p>
    <w:p w14:paraId="7FC9A45A" w14:textId="77777777" w:rsidR="0054762A" w:rsidRPr="00560BA3" w:rsidRDefault="0054762A" w:rsidP="0054762A">
      <w:r w:rsidRPr="00560BA3">
        <w:t xml:space="preserve">The results are formatted in a tabular structure using pandas </w:t>
      </w:r>
      <w:proofErr w:type="spellStart"/>
      <w:r w:rsidRPr="00560BA3">
        <w:t>DataFrame</w:t>
      </w:r>
      <w:proofErr w:type="spellEnd"/>
      <w:r w:rsidRPr="00560BA3">
        <w:t>, with the following columns: the author’s ID and name, the keywords extracted using YAKE and the keywords extracted with LDA. The results are then written to a CSV file having the name given as a command line argument to the program.</w:t>
      </w:r>
    </w:p>
    <w:p w14:paraId="75B309A0" w14:textId="77777777" w:rsidR="0054762A" w:rsidRPr="00560BA3" w:rsidRDefault="0054762A" w:rsidP="0054762A"/>
    <w:p w14:paraId="708545EB" w14:textId="77777777" w:rsidR="0054762A" w:rsidRPr="00560BA3" w:rsidRDefault="0054762A" w:rsidP="0054762A">
      <w:pPr>
        <w:jc w:val="center"/>
      </w:pPr>
      <w:r w:rsidRPr="00560BA3">
        <w:rPr>
          <w:noProof/>
        </w:rPr>
        <w:drawing>
          <wp:inline distT="0" distB="0" distL="0" distR="0" wp14:anchorId="758DE389" wp14:editId="5F5EFD3F">
            <wp:extent cx="5733415" cy="1119505"/>
            <wp:effectExtent l="0" t="0" r="6985" b="0"/>
            <wp:docPr id="136664891"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4891" name="Imagine 1" descr="O imagine care conține text, captură de ecran, Font, număr&#10;&#10;Descriere generată automat"/>
                    <pic:cNvPicPr/>
                  </pic:nvPicPr>
                  <pic:blipFill>
                    <a:blip r:embed="rId27"/>
                    <a:stretch>
                      <a:fillRect/>
                    </a:stretch>
                  </pic:blipFill>
                  <pic:spPr>
                    <a:xfrm>
                      <a:off x="0" y="0"/>
                      <a:ext cx="5733415" cy="1119505"/>
                    </a:xfrm>
                    <a:prstGeom prst="rect">
                      <a:avLst/>
                    </a:prstGeom>
                  </pic:spPr>
                </pic:pic>
              </a:graphicData>
            </a:graphic>
          </wp:inline>
        </w:drawing>
      </w:r>
    </w:p>
    <w:p w14:paraId="43D83FE2" w14:textId="53F28273" w:rsidR="0054762A" w:rsidRPr="00560BA3" w:rsidRDefault="0054762A" w:rsidP="0054762A">
      <w:pPr>
        <w:jc w:val="center"/>
      </w:pPr>
      <w:r w:rsidRPr="00560BA3">
        <w:t xml:space="preserve">Figure </w:t>
      </w:r>
      <w:bookmarkStart w:id="79" w:name="output_csv"/>
      <w:r w:rsidRPr="00560BA3">
        <w:fldChar w:fldCharType="begin"/>
      </w:r>
      <w:r w:rsidRPr="00560BA3">
        <w:instrText xml:space="preserve"> SEQ FIG \* MERGEFORMAT </w:instrText>
      </w:r>
      <w:r w:rsidRPr="00560BA3">
        <w:fldChar w:fldCharType="separate"/>
      </w:r>
      <w:r w:rsidR="007D3083">
        <w:rPr>
          <w:noProof/>
        </w:rPr>
        <w:t>13</w:t>
      </w:r>
      <w:r w:rsidRPr="00560BA3">
        <w:fldChar w:fldCharType="end"/>
      </w:r>
      <w:bookmarkEnd w:id="79"/>
      <w:r w:rsidRPr="00560BA3">
        <w:t>: Output file</w:t>
      </w:r>
    </w:p>
    <w:p w14:paraId="5A179026" w14:textId="1EF06384" w:rsidR="0054762A" w:rsidRPr="00560BA3" w:rsidRDefault="0054762A" w:rsidP="0054762A">
      <w:r w:rsidRPr="00560BA3">
        <w:lastRenderedPageBreak/>
        <w:t xml:space="preserve">Figure </w:t>
      </w:r>
      <w:r w:rsidRPr="00560BA3">
        <w:fldChar w:fldCharType="begin"/>
      </w:r>
      <w:r w:rsidRPr="00560BA3">
        <w:instrText xml:space="preserve"> REF output_csv \h </w:instrText>
      </w:r>
      <w:r w:rsidRPr="00560BA3">
        <w:fldChar w:fldCharType="separate"/>
      </w:r>
      <w:r w:rsidR="007D3083">
        <w:rPr>
          <w:noProof/>
        </w:rPr>
        <w:t>13</w:t>
      </w:r>
      <w:r w:rsidRPr="00560BA3">
        <w:fldChar w:fldCharType="end"/>
      </w:r>
      <w:r w:rsidRPr="00560BA3">
        <w:t xml:space="preserve"> shows an example of the results of my keyword extraction application, saved in a CSV file.</w:t>
      </w:r>
    </w:p>
    <w:p w14:paraId="5501F3D8" w14:textId="4758D4FE" w:rsidR="0054762A" w:rsidRPr="00560BA3" w:rsidRDefault="0054762A" w:rsidP="0054762A">
      <w:pPr>
        <w:pStyle w:val="Titlu2"/>
      </w:pPr>
      <w:bookmarkStart w:id="80" w:name="_Toc170063156"/>
      <w:r w:rsidRPr="00560BA3">
        <w:t xml:space="preserve">Choosing a spaCy </w:t>
      </w:r>
      <w:r w:rsidR="00217A29">
        <w:t>M</w:t>
      </w:r>
      <w:r w:rsidRPr="00560BA3">
        <w:t>odel</w:t>
      </w:r>
      <w:bookmarkEnd w:id="80"/>
    </w:p>
    <w:p w14:paraId="46F490D7" w14:textId="6A5C9EFC" w:rsidR="0054762A" w:rsidRPr="00560BA3" w:rsidRDefault="0054762A" w:rsidP="0054762A">
      <w:r w:rsidRPr="00560BA3">
        <w:t xml:space="preserve">The selection of a spaCy model was challenging </w:t>
      </w:r>
      <w:proofErr w:type="gramStart"/>
      <w:r w:rsidRPr="00560BA3">
        <w:t>with regard to</w:t>
      </w:r>
      <w:proofErr w:type="gramEnd"/>
      <w:r w:rsidRPr="00560BA3">
        <w:t xml:space="preserve"> the accuracy of the named entity recognizer. As I previously discussed in section </w:t>
      </w:r>
      <w:r w:rsidRPr="00560BA3">
        <w:fldChar w:fldCharType="begin"/>
      </w:r>
      <w:r w:rsidRPr="00560BA3">
        <w:instrText xml:space="preserve"> REF _Ref169616334 \r \h </w:instrText>
      </w:r>
      <w:r w:rsidRPr="00560BA3">
        <w:fldChar w:fldCharType="separate"/>
      </w:r>
      <w:r w:rsidR="007D3083">
        <w:t>3.2.1</w:t>
      </w:r>
      <w:r w:rsidRPr="00560BA3">
        <w:fldChar w:fldCharType="end"/>
      </w:r>
      <w:r w:rsidRPr="00560BA3">
        <w:t xml:space="preserve">, the largest standard spaCy model, </w:t>
      </w:r>
      <w:r w:rsidRPr="00560BA3">
        <w:rPr>
          <w:i/>
          <w:iCs/>
        </w:rPr>
        <w:t>en_core_web_lg</w:t>
      </w:r>
      <w:r w:rsidRPr="00560BA3">
        <w:t xml:space="preserve">, has difficulties in recognizing named entities, as it mistakenly labels some technical terms written with initial uppercase letters as organization names. This was problematic, because I wanted to remove organizations during text preprocessing, </w:t>
      </w:r>
      <w:proofErr w:type="gramStart"/>
      <w:r w:rsidRPr="00560BA3">
        <w:t>in order to</w:t>
      </w:r>
      <w:proofErr w:type="gramEnd"/>
      <w:r w:rsidRPr="00560BA3">
        <w:t xml:space="preserve"> eliminate entities such as universities, faculties or conferences. Due to this, a lot of key terms were removed from the text.</w:t>
      </w:r>
    </w:p>
    <w:p w14:paraId="2F656D1C" w14:textId="42032328" w:rsidR="0054762A" w:rsidRPr="00560BA3" w:rsidRDefault="0054762A" w:rsidP="0054762A">
      <w:pPr>
        <w:rPr>
          <w:color w:val="000000"/>
        </w:rPr>
      </w:pPr>
      <w:r w:rsidRPr="00560BA3">
        <w:t xml:space="preserve">Improved performance in named entity recognition can be achieved by using a transformer model, like </w:t>
      </w:r>
      <w:r w:rsidRPr="00560BA3">
        <w:rPr>
          <w:i/>
          <w:iCs/>
        </w:rPr>
        <w:t>en_core_web_</w:t>
      </w:r>
      <w:r w:rsidRPr="00560BA3">
        <w:t>trf. The transformers implementation from spaCy is essentially a wrapper for the Hugging Face transformer library</w:t>
      </w:r>
      <w:r w:rsidRPr="00560BA3">
        <w:rPr>
          <w:rStyle w:val="Referinnotdesubsol"/>
        </w:rPr>
        <w:footnoteReference w:id="19"/>
      </w:r>
      <w:r w:rsidRPr="00560BA3">
        <w:t>, allowing the use of the most powerful NLP models, such as BERT and GPT, through the spaCy pipeline</w:t>
      </w:r>
      <w:r w:rsidRPr="00560BA3">
        <w:rPr>
          <w:rStyle w:val="Referinnotdesubsol"/>
        </w:rPr>
        <w:footnoteReference w:id="20"/>
      </w:r>
      <w:r w:rsidRPr="00560BA3">
        <w:t xml:space="preserve">. The Transformer architecture is a deep neural network structure, created by Google researchers in 2017 </w:t>
      </w:r>
      <w:sdt>
        <w:sdtPr>
          <w:rPr>
            <w:color w:val="000000"/>
          </w:rPr>
          <w:tag w:val="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
          <w:id w:val="-807703044"/>
          <w:placeholder>
            <w:docPart w:val="CB0716C8AE944AFB94B5EF0B2FC8C75F"/>
          </w:placeholder>
        </w:sdtPr>
        <w:sdtContent>
          <w:r w:rsidRPr="0054762A">
            <w:rPr>
              <w:color w:val="000000"/>
            </w:rPr>
            <w:t>(Vaswani et al., 2023)</w:t>
          </w:r>
        </w:sdtContent>
      </w:sdt>
      <w:r w:rsidRPr="00560BA3">
        <w:rPr>
          <w:color w:val="000000"/>
        </w:rPr>
        <w:t>, that contains attention layers, mechanisms that give the model the capacity to assume which words are more important in a specific context.</w:t>
      </w:r>
    </w:p>
    <w:p w14:paraId="61179F51" w14:textId="77777777" w:rsidR="0054762A" w:rsidRPr="00560BA3" w:rsidRDefault="0054762A" w:rsidP="0054762A">
      <w:r w:rsidRPr="00560BA3">
        <w:rPr>
          <w:color w:val="000000"/>
        </w:rPr>
        <w:t xml:space="preserve">I tried using the </w:t>
      </w:r>
      <w:r w:rsidRPr="00560BA3">
        <w:rPr>
          <w:i/>
          <w:iCs/>
        </w:rPr>
        <w:t>en_core_web_</w:t>
      </w:r>
      <w:r w:rsidRPr="00560BA3">
        <w:t xml:space="preserve">trf spaCy transformer pipeline and I compared it to the </w:t>
      </w:r>
      <w:r w:rsidRPr="00560BA3">
        <w:rPr>
          <w:i/>
          <w:iCs/>
        </w:rPr>
        <w:t xml:space="preserve">en_core_web_lg </w:t>
      </w:r>
      <w:r w:rsidRPr="00560BA3">
        <w:t xml:space="preserve">in terms of the accuracy of NER and the running time. For the same author, with 428 publications, </w:t>
      </w:r>
      <w:r w:rsidRPr="00560BA3">
        <w:rPr>
          <w:i/>
          <w:iCs/>
        </w:rPr>
        <w:t xml:space="preserve">en_core_web_lg </w:t>
      </w:r>
      <w:r w:rsidRPr="00560BA3">
        <w:t xml:space="preserve">incorrectly labelled the term “Big Data” as organization 42 times, while the </w:t>
      </w:r>
      <w:r w:rsidRPr="00560BA3">
        <w:rPr>
          <w:i/>
          <w:iCs/>
        </w:rPr>
        <w:t>en_core_web_</w:t>
      </w:r>
      <w:r w:rsidRPr="00560BA3">
        <w:t xml:space="preserve">trf recognized it as “ORG” only 1 time in all the abstract collection. However, the preprocessing with the transformer model had a duration of 90.05 seconds, more than 31 times larger compared to the processing time of the standard model, which lasted approximately 2.29 seconds. Similarly, for the author with 1009 papers, the most on the CRESCDI platform, </w:t>
      </w:r>
      <w:r w:rsidRPr="00560BA3">
        <w:rPr>
          <w:i/>
          <w:iCs/>
        </w:rPr>
        <w:t xml:space="preserve">en_core_web_lg </w:t>
      </w:r>
      <w:r w:rsidRPr="00560BA3">
        <w:t xml:space="preserve">tagged the term “Earth Observation” or its acronym “EO” as organization 259 times, taking 4.86 seconds to run, drastically less than the 253.31 seconds that the </w:t>
      </w:r>
      <w:r w:rsidRPr="00560BA3">
        <w:rPr>
          <w:i/>
          <w:iCs/>
        </w:rPr>
        <w:t>en_core_web_</w:t>
      </w:r>
      <w:r w:rsidRPr="00560BA3">
        <w:t>trf model took. On the other hand, the transformer only considered “Earth Observation” an organization 4 times. Even for a researcher with 10 publications, the preprocessing using the transformer model ran for 4.11 seconds, about 37 times slower than the word-vector model which processed the text in 0.11 seconds.</w:t>
      </w:r>
    </w:p>
    <w:p w14:paraId="10BD3F46" w14:textId="1728B66D" w:rsidR="0054762A" w:rsidRPr="00D4682E" w:rsidRDefault="0054762A" w:rsidP="00D4682E">
      <w:r w:rsidRPr="00560BA3">
        <w:t xml:space="preserve">Given the significant overhead introduced by using the transformer model in preprocessing the abstract list, I decided to utilize the </w:t>
      </w:r>
      <w:r w:rsidRPr="00560BA3">
        <w:rPr>
          <w:i/>
          <w:iCs/>
        </w:rPr>
        <w:t xml:space="preserve">en_core_web_lg </w:t>
      </w:r>
      <w:r w:rsidRPr="00560BA3">
        <w:t>model and not remove the “ORG” entities, to avoid the loss of some significant terms incorrectly labelled. The alternative approach that I found was to add some words that denominate institutions to the stop word list, such as “university”, “polytechnic” or “IEEE”</w:t>
      </w:r>
      <w:r>
        <w:t>.</w:t>
      </w:r>
    </w:p>
    <w:p w14:paraId="017FE9BC" w14:textId="6B7F611B" w:rsidR="003957E4" w:rsidRPr="00560BA3" w:rsidRDefault="008C2ABE" w:rsidP="0053404B">
      <w:pPr>
        <w:pStyle w:val="Titlu1"/>
      </w:pPr>
      <w:bookmarkStart w:id="81" w:name="_Toc170063157"/>
      <w:r>
        <w:rPr>
          <w:caps w:val="0"/>
        </w:rPr>
        <w:lastRenderedPageBreak/>
        <w:t>EVALUATION OF RESULTS</w:t>
      </w:r>
      <w:bookmarkEnd w:id="81"/>
    </w:p>
    <w:p w14:paraId="089FDE56" w14:textId="616CD30D" w:rsidR="00A032A7" w:rsidRDefault="00891B13" w:rsidP="00A032A7">
      <w:r w:rsidRPr="00560BA3">
        <w:t xml:space="preserve">In this chapter, I will </w:t>
      </w:r>
      <w:r w:rsidR="009B0D7B" w:rsidRPr="00560BA3">
        <w:t>estimate</w:t>
      </w:r>
      <w:r w:rsidRPr="00560BA3">
        <w:t xml:space="preserve"> the performance of my solution</w:t>
      </w:r>
      <w:r w:rsidR="009B0D7B" w:rsidRPr="00560BA3">
        <w:t xml:space="preserve"> </w:t>
      </w:r>
      <w:r w:rsidR="00C91766" w:rsidRPr="00560BA3">
        <w:t>by computing</w:t>
      </w:r>
      <w:r w:rsidRPr="00560BA3">
        <w:t xml:space="preserve"> </w:t>
      </w:r>
      <w:r w:rsidR="00B846D2" w:rsidRPr="00560BA3">
        <w:t>two</w:t>
      </w:r>
      <w:r w:rsidRPr="00560BA3">
        <w:t xml:space="preserve"> metrics </w:t>
      </w:r>
      <w:r w:rsidR="00C91766" w:rsidRPr="00560BA3">
        <w:t>commonly used in Information Retrieval evaluation: precision</w:t>
      </w:r>
      <w:r w:rsidR="00B846D2" w:rsidRPr="00560BA3">
        <w:t xml:space="preserve"> and recall</w:t>
      </w:r>
      <w:r w:rsidR="007A0714" w:rsidRPr="00560BA3">
        <w:t xml:space="preserve">, </w:t>
      </w:r>
      <w:r w:rsidR="00C91766" w:rsidRPr="00560BA3">
        <w:t>and I will compare the results</w:t>
      </w:r>
      <w:r w:rsidR="009B0D7B" w:rsidRPr="00560BA3">
        <w:t xml:space="preserve"> of these metrics</w:t>
      </w:r>
      <w:r w:rsidR="00C91766" w:rsidRPr="00560BA3">
        <w:t xml:space="preserve"> to</w:t>
      </w:r>
      <w:r w:rsidR="00B969FC" w:rsidRPr="00560BA3">
        <w:t xml:space="preserve"> </w:t>
      </w:r>
      <w:r w:rsidR="009B0D7B" w:rsidRPr="00560BA3">
        <w:t xml:space="preserve">those found in </w:t>
      </w:r>
      <w:r w:rsidR="00B969FC" w:rsidRPr="00560BA3">
        <w:t>other</w:t>
      </w:r>
      <w:r w:rsidR="00C91766" w:rsidRPr="00560BA3">
        <w:t xml:space="preserve"> </w:t>
      </w:r>
      <w:r w:rsidR="00B969FC" w:rsidRPr="00560BA3">
        <w:t>related work.</w:t>
      </w:r>
      <w:r w:rsidR="006F108C" w:rsidRPr="00560BA3">
        <w:t xml:space="preserve"> I will also assess the two methods of keyword extraction employed in my project individually and draw a parallel between the two of them regarding the previous metrics,</w:t>
      </w:r>
      <w:r w:rsidR="00745256">
        <w:t xml:space="preserve"> </w:t>
      </w:r>
      <w:r w:rsidR="006F108C" w:rsidRPr="00560BA3">
        <w:t xml:space="preserve">and the quality of keyword extraction </w:t>
      </w:r>
      <w:r w:rsidR="00745256">
        <w:t>depending on the size of the</w:t>
      </w:r>
      <w:r w:rsidR="006F108C" w:rsidRPr="00560BA3">
        <w:t xml:space="preserve"> document collections.</w:t>
      </w:r>
    </w:p>
    <w:p w14:paraId="78F3BEC6" w14:textId="49804CB7" w:rsidR="00562B42" w:rsidRDefault="00562B42" w:rsidP="00562B42">
      <w:pPr>
        <w:jc w:val="center"/>
      </w:pPr>
      <w:r>
        <w:t xml:space="preserve">Table </w:t>
      </w:r>
      <w:bookmarkStart w:id="82" w:name="results_tbl"/>
      <w:r>
        <w:fldChar w:fldCharType="begin"/>
      </w:r>
      <w:r>
        <w:instrText xml:space="preserve"> SEQ TBL \* MERGEFORMAT </w:instrText>
      </w:r>
      <w:r>
        <w:fldChar w:fldCharType="separate"/>
      </w:r>
      <w:r w:rsidR="007D3083">
        <w:rPr>
          <w:noProof/>
        </w:rPr>
        <w:t>11</w:t>
      </w:r>
      <w:r>
        <w:fldChar w:fldCharType="end"/>
      </w:r>
      <w:bookmarkEnd w:id="82"/>
      <w:r>
        <w:t>: Keyword extraction results for some top 20 authors with the most publications</w:t>
      </w:r>
    </w:p>
    <w:tbl>
      <w:tblPr>
        <w:tblStyle w:val="Tabelprimar2"/>
        <w:tblW w:w="0" w:type="auto"/>
        <w:tblLook w:val="04A0" w:firstRow="1" w:lastRow="0" w:firstColumn="1" w:lastColumn="0" w:noHBand="0" w:noVBand="1"/>
      </w:tblPr>
      <w:tblGrid>
        <w:gridCol w:w="979"/>
        <w:gridCol w:w="4156"/>
        <w:gridCol w:w="3894"/>
      </w:tblGrid>
      <w:tr w:rsidR="00562B42" w14:paraId="17FA9E98" w14:textId="77777777" w:rsidTr="00562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774454" w14:textId="7AC97643" w:rsidR="00562B42" w:rsidRPr="007153EA" w:rsidRDefault="00562B42" w:rsidP="00562B42">
            <w:pPr>
              <w:jc w:val="center"/>
              <w:rPr>
                <w:sz w:val="18"/>
                <w:szCs w:val="18"/>
              </w:rPr>
            </w:pPr>
            <w:r w:rsidRPr="007153EA">
              <w:rPr>
                <w:sz w:val="18"/>
                <w:szCs w:val="18"/>
              </w:rPr>
              <w:t>Name</w:t>
            </w:r>
          </w:p>
        </w:tc>
        <w:tc>
          <w:tcPr>
            <w:tcW w:w="0" w:type="auto"/>
          </w:tcPr>
          <w:p w14:paraId="5285263A" w14:textId="78C8AFD5" w:rsidR="00562B42" w:rsidRPr="007153EA" w:rsidRDefault="00562B42" w:rsidP="00562B42">
            <w:pPr>
              <w:jc w:val="center"/>
              <w:cnfStyle w:val="100000000000" w:firstRow="1" w:lastRow="0" w:firstColumn="0" w:lastColumn="0" w:oddVBand="0" w:evenVBand="0" w:oddHBand="0" w:evenHBand="0" w:firstRowFirstColumn="0" w:firstRowLastColumn="0" w:lastRowFirstColumn="0" w:lastRowLastColumn="0"/>
              <w:rPr>
                <w:sz w:val="18"/>
                <w:szCs w:val="18"/>
              </w:rPr>
            </w:pPr>
            <w:r w:rsidRPr="007153EA">
              <w:rPr>
                <w:sz w:val="18"/>
                <w:szCs w:val="18"/>
              </w:rPr>
              <w:t>YAKE</w:t>
            </w:r>
          </w:p>
        </w:tc>
        <w:tc>
          <w:tcPr>
            <w:tcW w:w="0" w:type="auto"/>
          </w:tcPr>
          <w:p w14:paraId="5918657F" w14:textId="13F28F8D" w:rsidR="00562B42" w:rsidRPr="007153EA" w:rsidRDefault="00562B42" w:rsidP="00562B42">
            <w:pPr>
              <w:jc w:val="center"/>
              <w:cnfStyle w:val="100000000000" w:firstRow="1" w:lastRow="0" w:firstColumn="0" w:lastColumn="0" w:oddVBand="0" w:evenVBand="0" w:oddHBand="0" w:evenHBand="0" w:firstRowFirstColumn="0" w:firstRowLastColumn="0" w:lastRowFirstColumn="0" w:lastRowLastColumn="0"/>
              <w:rPr>
                <w:sz w:val="18"/>
                <w:szCs w:val="18"/>
              </w:rPr>
            </w:pPr>
            <w:r w:rsidRPr="007153EA">
              <w:rPr>
                <w:sz w:val="18"/>
                <w:szCs w:val="18"/>
              </w:rPr>
              <w:t>LDA</w:t>
            </w:r>
          </w:p>
        </w:tc>
      </w:tr>
      <w:tr w:rsidR="00562B42" w14:paraId="54AB4911" w14:textId="77777777" w:rsidTr="00562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A2DE73" w14:textId="7C6B9E63" w:rsidR="00562B42" w:rsidRPr="00AB2D6A" w:rsidRDefault="00562B42" w:rsidP="00562B42">
            <w:pPr>
              <w:jc w:val="center"/>
              <w:rPr>
                <w:b w:val="0"/>
                <w:bCs w:val="0"/>
                <w:sz w:val="16"/>
                <w:szCs w:val="16"/>
              </w:rPr>
            </w:pPr>
            <w:r w:rsidRPr="00AB2D6A">
              <w:rPr>
                <w:b w:val="0"/>
                <w:bCs w:val="0"/>
                <w:sz w:val="16"/>
                <w:szCs w:val="16"/>
              </w:rPr>
              <w:t>DOBRE Ciprian Mihai</w:t>
            </w:r>
          </w:p>
        </w:tc>
        <w:tc>
          <w:tcPr>
            <w:tcW w:w="0" w:type="auto"/>
          </w:tcPr>
          <w:p w14:paraId="773CA236" w14:textId="434DF828" w:rsidR="00562B42" w:rsidRPr="007153EA" w:rsidRDefault="00562B42" w:rsidP="00562B42">
            <w:pPr>
              <w:jc w:val="center"/>
              <w:cnfStyle w:val="000000100000" w:firstRow="0" w:lastRow="0" w:firstColumn="0" w:lastColumn="0" w:oddVBand="0" w:evenVBand="0" w:oddHBand="1" w:evenHBand="0" w:firstRowFirstColumn="0" w:firstRowLastColumn="0" w:lastRowFirstColumn="0" w:lastRowLastColumn="0"/>
              <w:rPr>
                <w:sz w:val="16"/>
                <w:szCs w:val="16"/>
              </w:rPr>
            </w:pPr>
            <w:r w:rsidRPr="007153EA">
              <w:rPr>
                <w:sz w:val="16"/>
                <w:szCs w:val="16"/>
              </w:rPr>
              <w:t>DISTRIBUTED SYSTEMS; MOBILE CLOUD COMPUTING; DATA; CLOUD COMPUTING SYSTEMS; MOBILE BIG DATA; OPPORTUNISTIC NETWORKS; MOBILE DEVICES; NETWORK MANAGEMENT SERVICES; BIG DATA PROCESSING; MOBILE SOCIAL NETWORKS; NETWORK; SYSTEMS; SERVICES; MOBILE OPPORTUNISTIC CLOUD; MOBILE</w:t>
            </w:r>
          </w:p>
        </w:tc>
        <w:tc>
          <w:tcPr>
            <w:tcW w:w="0" w:type="auto"/>
          </w:tcPr>
          <w:p w14:paraId="6C27F9E9" w14:textId="58BBDB66" w:rsidR="00562B42" w:rsidRPr="007153EA" w:rsidRDefault="00562B42" w:rsidP="00562B42">
            <w:pPr>
              <w:jc w:val="center"/>
              <w:cnfStyle w:val="000000100000" w:firstRow="0" w:lastRow="0" w:firstColumn="0" w:lastColumn="0" w:oddVBand="0" w:evenVBand="0" w:oddHBand="1" w:evenHBand="0" w:firstRowFirstColumn="0" w:firstRowLastColumn="0" w:lastRowFirstColumn="0" w:lastRowLastColumn="0"/>
              <w:rPr>
                <w:sz w:val="16"/>
                <w:szCs w:val="16"/>
              </w:rPr>
            </w:pPr>
            <w:r w:rsidRPr="007153EA">
              <w:rPr>
                <w:sz w:val="16"/>
                <w:szCs w:val="16"/>
              </w:rPr>
              <w:t>MOBILE DEVICE; OPPORTUNISTIC NETWORK; LARGE SYSTEM; CLOUD COMPUTING; FAULT TOLERANCE; BIG DATA; SINGLE SALE ACCOUNT MANAGEMENT; INFORMATION PRODUCT SERVICE NOTE; END USER; SCHEDULING ALGORITHM; SITE AGREEMENT; THANK REVIEWER PROFIT WORLD; LARGE TECHNICAL PROFESSIONAL TECHNOLOGY; HUMANITY RIGHT USE WEB; CROSS SECTION</w:t>
            </w:r>
          </w:p>
        </w:tc>
      </w:tr>
      <w:tr w:rsidR="00B344F5" w14:paraId="01E4B2DE" w14:textId="77777777" w:rsidTr="00562B42">
        <w:tc>
          <w:tcPr>
            <w:cnfStyle w:val="001000000000" w:firstRow="0" w:lastRow="0" w:firstColumn="1" w:lastColumn="0" w:oddVBand="0" w:evenVBand="0" w:oddHBand="0" w:evenHBand="0" w:firstRowFirstColumn="0" w:firstRowLastColumn="0" w:lastRowFirstColumn="0" w:lastRowLastColumn="0"/>
            <w:tcW w:w="0" w:type="auto"/>
          </w:tcPr>
          <w:p w14:paraId="3322BF4C" w14:textId="5ABE5004" w:rsidR="00B344F5" w:rsidRPr="00AB2D6A" w:rsidRDefault="00B344F5" w:rsidP="00562B42">
            <w:pPr>
              <w:jc w:val="center"/>
              <w:rPr>
                <w:sz w:val="16"/>
                <w:szCs w:val="16"/>
              </w:rPr>
            </w:pPr>
            <w:r w:rsidRPr="00B344F5">
              <w:rPr>
                <w:b w:val="0"/>
                <w:bCs w:val="0"/>
                <w:sz w:val="16"/>
                <w:szCs w:val="16"/>
              </w:rPr>
              <w:t>POP Florin</w:t>
            </w:r>
          </w:p>
        </w:tc>
        <w:tc>
          <w:tcPr>
            <w:tcW w:w="0" w:type="auto"/>
          </w:tcPr>
          <w:p w14:paraId="571193A2" w14:textId="4C13CE89" w:rsidR="00B344F5" w:rsidRPr="007153EA" w:rsidRDefault="00B344F5" w:rsidP="00562B42">
            <w:pPr>
              <w:jc w:val="center"/>
              <w:cnfStyle w:val="000000000000" w:firstRow="0" w:lastRow="0" w:firstColumn="0" w:lastColumn="0" w:oddVBand="0" w:evenVBand="0" w:oddHBand="0" w:evenHBand="0" w:firstRowFirstColumn="0" w:firstRowLastColumn="0" w:lastRowFirstColumn="0" w:lastRowLastColumn="0"/>
              <w:rPr>
                <w:sz w:val="16"/>
                <w:szCs w:val="16"/>
              </w:rPr>
            </w:pPr>
            <w:r w:rsidRPr="00B344F5">
              <w:rPr>
                <w:sz w:val="16"/>
                <w:szCs w:val="16"/>
              </w:rPr>
              <w:t>CLOUD COMPUTING; BIG DATA PROCESSING; BIG DATA; CLOUD SYSTEMS; DATA; CLOUD; SERVICE LEVEL AGREEMENT; CLOUD SERVICE PROVIDERS; DATA PROCESSING SYSTEMS; DISTRIBUTED SYSTEMS RESOURCES; GRID SCHEDULING ALGORITHMS; COMPUTING DISTRIBUTED SYSTEMS; IDENTIFICATION SYSTEM DATA; SYSTEM; BIG DATA ENVIRONMENTS</w:t>
            </w:r>
          </w:p>
        </w:tc>
        <w:tc>
          <w:tcPr>
            <w:tcW w:w="0" w:type="auto"/>
          </w:tcPr>
          <w:p w14:paraId="5859A390" w14:textId="4931FF70" w:rsidR="00B344F5" w:rsidRPr="007153EA" w:rsidRDefault="00B344F5" w:rsidP="00562B42">
            <w:pPr>
              <w:jc w:val="center"/>
              <w:cnfStyle w:val="000000000000" w:firstRow="0" w:lastRow="0" w:firstColumn="0" w:lastColumn="0" w:oddVBand="0" w:evenVBand="0" w:oddHBand="0" w:evenHBand="0" w:firstRowFirstColumn="0" w:firstRowLastColumn="0" w:lastRowFirstColumn="0" w:lastRowLastColumn="0"/>
              <w:rPr>
                <w:sz w:val="16"/>
                <w:szCs w:val="16"/>
              </w:rPr>
            </w:pPr>
            <w:r w:rsidRPr="00B344F5">
              <w:rPr>
                <w:sz w:val="16"/>
                <w:szCs w:val="16"/>
              </w:rPr>
              <w:t>SCHEDULING ALGORITHM; CLOUD COMPUTING; BIG DATA; RESOURCE MANAGEMENT; SMART CITY; CLOUD SYSTEM; LARGE SYSTEM; TIME SERIES; GENETIC ALGORITHM; WEB SERVICE; SMART ENVIRONMENT; COMPLEX SYSTEM; FAULT TOLERANCE; SCHEDULING MODEL; CLOUD SERVICE</w:t>
            </w:r>
          </w:p>
        </w:tc>
      </w:tr>
      <w:tr w:rsidR="00562B42" w14:paraId="17BA6DE4" w14:textId="77777777" w:rsidTr="00562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1F00E5" w14:textId="20D5FB6F" w:rsidR="00562B42" w:rsidRPr="00AB2D6A" w:rsidRDefault="00562B42" w:rsidP="00562B42">
            <w:pPr>
              <w:jc w:val="center"/>
              <w:rPr>
                <w:b w:val="0"/>
                <w:bCs w:val="0"/>
                <w:sz w:val="16"/>
                <w:szCs w:val="16"/>
              </w:rPr>
            </w:pPr>
            <w:r w:rsidRPr="00AB2D6A">
              <w:rPr>
                <w:b w:val="0"/>
                <w:bCs w:val="0"/>
                <w:sz w:val="16"/>
                <w:szCs w:val="16"/>
              </w:rPr>
              <w:t xml:space="preserve">TRAUSAN-MATU </w:t>
            </w:r>
            <w:r w:rsidR="007153EA" w:rsidRPr="00AB2D6A">
              <w:rPr>
                <w:b w:val="0"/>
                <w:bCs w:val="0"/>
                <w:sz w:val="16"/>
                <w:szCs w:val="16"/>
              </w:rPr>
              <w:t>Stefan</w:t>
            </w:r>
          </w:p>
        </w:tc>
        <w:tc>
          <w:tcPr>
            <w:tcW w:w="0" w:type="auto"/>
          </w:tcPr>
          <w:p w14:paraId="2272245D" w14:textId="08C961AF" w:rsidR="00562B42" w:rsidRPr="007153EA" w:rsidRDefault="007153EA" w:rsidP="00562B42">
            <w:pPr>
              <w:jc w:val="center"/>
              <w:cnfStyle w:val="000000100000" w:firstRow="0" w:lastRow="0" w:firstColumn="0" w:lastColumn="0" w:oddVBand="0" w:evenVBand="0" w:oddHBand="1" w:evenHBand="0" w:firstRowFirstColumn="0" w:firstRowLastColumn="0" w:lastRowFirstColumn="0" w:lastRowLastColumn="0"/>
              <w:rPr>
                <w:sz w:val="16"/>
                <w:szCs w:val="16"/>
              </w:rPr>
            </w:pPr>
            <w:r w:rsidRPr="007153EA">
              <w:rPr>
                <w:sz w:val="16"/>
                <w:szCs w:val="16"/>
              </w:rPr>
              <w:t>NATURAL LANGUAGE PROCESSING; SUPPORTED COLLABORATIVE LEARNING; COMPUTER SUPPORTED COLLABORATIVE; LANGUAGE PROCESSING TECHNIQUES; LATENT SEMANTIC ANALYSIS; COHESION NETWORK ANALYSIS; ADVANCED NATURAL LANGUAGE; LEARNING; ANALYSIS; LANGUAGE; LEARNING CHAT CONVERSATIONS; COLLABORATIVE LEARNING TOOLS; LEARNING ENVIRONMENT; MACHINE LEARNING SYSTEM; LEARNING MANAGEMENT SYSTEMS</w:t>
            </w:r>
          </w:p>
        </w:tc>
        <w:tc>
          <w:tcPr>
            <w:tcW w:w="0" w:type="auto"/>
          </w:tcPr>
          <w:p w14:paraId="0FE9CF17" w14:textId="54CAEB57" w:rsidR="00562B42" w:rsidRPr="007153EA" w:rsidRDefault="007153EA" w:rsidP="00562B42">
            <w:pPr>
              <w:jc w:val="center"/>
              <w:cnfStyle w:val="000000100000" w:firstRow="0" w:lastRow="0" w:firstColumn="0" w:lastColumn="0" w:oddVBand="0" w:evenVBand="0" w:oddHBand="1" w:evenHBand="0" w:firstRowFirstColumn="0" w:firstRowLastColumn="0" w:lastRowFirstColumn="0" w:lastRowLastColumn="0"/>
              <w:rPr>
                <w:sz w:val="16"/>
                <w:szCs w:val="16"/>
              </w:rPr>
            </w:pPr>
            <w:r w:rsidRPr="007153EA">
              <w:rPr>
                <w:sz w:val="16"/>
                <w:szCs w:val="16"/>
              </w:rPr>
              <w:t>COMPUTER SUPPORTED COLLABORATIVE LEARNING; E LEARNING; NATURAL LANGUAGE PROCESSING; CHAT CONVERSATION; SOCIAL NETWORK; NATURAL LANGUAGE; READERBENCH FRAMEWORK; LEARNING ENVIRONMENT; ARTIFICIAL INTELLIGENCE; NATURAL LANGUAGE PROCESSING TECHNIQUE; LEARNING PROCESS; WEB PAGE; NATURAL LANGUAGE PROCESSING NLP; POLYPHONIC MODEL; TEXTUAL COMPLEXITY INDEX</w:t>
            </w:r>
          </w:p>
        </w:tc>
      </w:tr>
    </w:tbl>
    <w:p w14:paraId="608DCEE3" w14:textId="77777777" w:rsidR="00B64598" w:rsidRDefault="00B64598" w:rsidP="007153EA"/>
    <w:p w14:paraId="67661CEE" w14:textId="655ABDD8" w:rsidR="00AB2D6A" w:rsidRDefault="00AB2D6A" w:rsidP="007153EA">
      <w:r>
        <w:t xml:space="preserve">Table </w:t>
      </w:r>
      <w:r>
        <w:fldChar w:fldCharType="begin"/>
      </w:r>
      <w:r>
        <w:instrText xml:space="preserve"> REF results_tbl \h </w:instrText>
      </w:r>
      <w:r>
        <w:fldChar w:fldCharType="separate"/>
      </w:r>
      <w:r w:rsidR="007D3083">
        <w:rPr>
          <w:noProof/>
        </w:rPr>
        <w:t>11</w:t>
      </w:r>
      <w:r>
        <w:fldChar w:fldCharType="end"/>
      </w:r>
      <w:r>
        <w:t xml:space="preserve"> shows some results obtained for three authors with some of the biggest number of publications among UNSTPB researchers.</w:t>
      </w:r>
      <w:r w:rsidR="00A84CC6">
        <w:t xml:space="preserve"> </w:t>
      </w:r>
      <w:r w:rsidR="00ED382E">
        <w:t>The relevance of these keywords can be assumed by correlating them with the authors’ publication titles</w:t>
      </w:r>
      <w:r w:rsidR="00B64598">
        <w:t>. For example, by looking at some of Ciprian Dobre’s titles: “</w:t>
      </w:r>
      <w:r w:rsidR="00B64598" w:rsidRPr="00B64598">
        <w:t>Intelligent services for Big Data science</w:t>
      </w:r>
      <w:r w:rsidR="00B64598">
        <w:t>”, “</w:t>
      </w:r>
      <w:r w:rsidR="00B64598" w:rsidRPr="00B64598">
        <w:t>Big Data and Cloud Computing: A Survey of the State-of-the-Art and Research Challenges</w:t>
      </w:r>
      <w:r w:rsidR="00B64598">
        <w:t>”, “</w:t>
      </w:r>
      <w:r w:rsidR="00B64598" w:rsidRPr="00B64598">
        <w:t>Social Aspects to Support Opportunistic Networks in an Academic Environment</w:t>
      </w:r>
      <w:r w:rsidR="00B64598">
        <w:t>”, “</w:t>
      </w:r>
      <w:r w:rsidR="00B64598" w:rsidRPr="00B64598">
        <w:t>A Simulation Framework for Dependable Distributed Systems</w:t>
      </w:r>
      <w:r w:rsidR="00B64598">
        <w:t xml:space="preserve">”, there is evidence to say that “Big Data”, “Cloud Computing”, “Opportunistic Networks” and “Distributed Systems” are indeed keywords of </w:t>
      </w:r>
      <w:r w:rsidR="00E33AF8">
        <w:t>his research papers.</w:t>
      </w:r>
    </w:p>
    <w:p w14:paraId="7208F374" w14:textId="40F514B4" w:rsidR="00EA55DA" w:rsidRPr="00560BA3" w:rsidRDefault="00EA55DA" w:rsidP="007153EA">
      <w:r>
        <w:t>A first observation that can be made regarding the comparison between YAKE and LDA is the generality of the keywords extracted using LDA, as opposed to the more specific terms produced by YAKE</w:t>
      </w:r>
      <w:r w:rsidR="006D3997">
        <w:t xml:space="preserve">. For instance, from Ciprian Dobre’s abstracts, LDA extracted “Big Data”, </w:t>
      </w:r>
      <w:r w:rsidR="001E7DE3">
        <w:lastRenderedPageBreak/>
        <w:t>and</w:t>
      </w:r>
      <w:r w:rsidR="006D3997">
        <w:t xml:space="preserve"> YAKE extracted “Mobile Big Data” and “Big Data processing”, because YAKE rewards</w:t>
      </w:r>
      <w:r w:rsidR="001E7DE3">
        <w:t xml:space="preserve"> </w:t>
      </w:r>
      <w:r w:rsidR="006D3997">
        <w:t xml:space="preserve">longer keyphrases </w:t>
      </w:r>
      <w:r w:rsidR="001E7DE3">
        <w:t>with better scores</w:t>
      </w:r>
      <w:r w:rsidR="00026683">
        <w:t>, while</w:t>
      </w:r>
      <w:r w:rsidR="006D3997">
        <w:t xml:space="preserve"> LDA favors the most frequent </w:t>
      </w:r>
      <w:r w:rsidR="001E7DE3">
        <w:t>ones</w:t>
      </w:r>
      <w:r w:rsidR="006D3997">
        <w:t>.</w:t>
      </w:r>
    </w:p>
    <w:p w14:paraId="42A7294A" w14:textId="7BF23C78" w:rsidR="009B6EC8" w:rsidRPr="00560BA3" w:rsidRDefault="00A90C53" w:rsidP="00B846D2">
      <w:pPr>
        <w:pStyle w:val="Titlu2"/>
      </w:pPr>
      <w:bookmarkStart w:id="83" w:name="_Toc170063158"/>
      <w:r w:rsidRPr="00560BA3">
        <w:t xml:space="preserve">Evaluation </w:t>
      </w:r>
      <w:r w:rsidR="0071590D">
        <w:t>M</w:t>
      </w:r>
      <w:r w:rsidR="0071590D" w:rsidRPr="00560BA3">
        <w:t>etrics</w:t>
      </w:r>
      <w:bookmarkEnd w:id="83"/>
    </w:p>
    <w:p w14:paraId="4A1A058A" w14:textId="7733A208" w:rsidR="00A90C53" w:rsidRPr="00560BA3" w:rsidRDefault="005803BF" w:rsidP="00A90C53">
      <w:pPr>
        <w:rPr>
          <w:color w:val="000000"/>
        </w:rPr>
      </w:pPr>
      <w:r w:rsidRPr="00560BA3">
        <w:t>The difficulty in quantifying the effectiveness and reliability of Information Retrieval</w:t>
      </w:r>
      <w:r w:rsidR="001F7C60" w:rsidRPr="00560BA3">
        <w:t xml:space="preserve"> (IR)</w:t>
      </w:r>
      <w:r w:rsidRPr="00560BA3">
        <w:t xml:space="preserve"> systems is generally acknowledged by researchers in the field </w:t>
      </w:r>
      <w:sdt>
        <w:sdtPr>
          <w:tag w:val="MENDELEY_CITATION_v3_eyJjaXRhdGlvbklEIjoiTUVOREVMRVlfQ0lUQVRJT05fNmU3YWViOTQtYWFmNy00YmU2LWIxNjEtMzY3NzBkOTNlMzAwIiwicHJvcGVydGllcyI6eyJub3RlSW5kZXgiOjB9LCJpc0VkaXRlZCI6ZmFsc2UsIm1hbnVhbE92ZXJyaWRlIjp7ImlzTWFudWFsbHlPdmVycmlkZGVuIjpmYWxzZSwiY2l0ZXByb2NUZXh0IjoiKEhyaXBjc2FrICYjMzg7IFJvdGhzY2hpbGQsIDIwMDU7IE1haWVyICYjMzg7IFNpbW1lbiwgMjAwMTsgTmd1eWVuICYjMzg7IEthbiwgMjAwNykiLCJtYW51YWxPdmVycmlkZVRleHQiOiIifSwiY2l0YXRpb25JdGVtcyI6W3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Sx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"/>
          <w:id w:val="647862143"/>
          <w:placeholder>
            <w:docPart w:val="DefaultPlaceholder_-1854013440"/>
          </w:placeholder>
        </w:sdtPr>
        <w:sdtContent>
          <w:r w:rsidR="0054762A">
            <w:rPr>
              <w:rFonts w:eastAsia="Times New Roman"/>
            </w:rPr>
            <w:t>(</w:t>
          </w:r>
          <w:proofErr w:type="spellStart"/>
          <w:r w:rsidR="0054762A">
            <w:rPr>
              <w:rFonts w:eastAsia="Times New Roman"/>
            </w:rPr>
            <w:t>Hripcsak</w:t>
          </w:r>
          <w:proofErr w:type="spellEnd"/>
          <w:r w:rsidR="0054762A">
            <w:rPr>
              <w:rFonts w:eastAsia="Times New Roman"/>
            </w:rPr>
            <w:t xml:space="preserve"> &amp; Rothschild, 2005; Maier &amp; Simmen, 2001; Nguyen &amp; Kan, 2007)</w:t>
          </w:r>
        </w:sdtContent>
      </w:sdt>
      <w:r w:rsidR="00945A6A" w:rsidRPr="00560BA3">
        <w:t xml:space="preserve">. The challenge of evaluating keyword extractors using exact measures </w:t>
      </w:r>
      <w:r w:rsidR="003B0857" w:rsidRPr="00560BA3">
        <w:t>stems from t</w:t>
      </w:r>
      <w:r w:rsidR="00945A6A" w:rsidRPr="00560BA3">
        <w:t>he subjective character of keywords</w:t>
      </w:r>
      <w:r w:rsidR="003B0857" w:rsidRPr="00560BA3">
        <w:t xml:space="preserve"> </w:t>
      </w:r>
      <w:sdt>
        <w:sdtPr>
          <w:tag w:val="MENDELEY_CITATION_v3_eyJjaXRhdGlvbklEIjoiTUVOREVMRVlfQ0lUQVRJT05fMDRkMDZlM2ItM2NkZC00OWUyLTgwZTYtYzhlYTU3NjBlMDZlIiwicHJvcGVydGllcyI6eyJub3RlSW5kZXgiOjB9LCJpc0VkaXRlZCI6ZmFsc2UsIm1hbnVhbE92ZXJyaWRlIjp7ImlzTWFudWFsbHlPdmVycmlkZGVuIjpmYWxzZSwiY2l0ZXByb2NUZXh0IjoiKE5ndXllbiAmIzM4OyBLYW4sI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X1dfQ=="/>
          <w:id w:val="1921286859"/>
          <w:placeholder>
            <w:docPart w:val="DefaultPlaceholder_-1854013440"/>
          </w:placeholder>
        </w:sdtPr>
        <w:sdtContent>
          <w:r w:rsidR="0054762A">
            <w:rPr>
              <w:rFonts w:eastAsia="Times New Roman"/>
            </w:rPr>
            <w:t>(Nguyen &amp; Kan, 2007)</w:t>
          </w:r>
        </w:sdtContent>
      </w:sdt>
      <w:r w:rsidR="00945A6A" w:rsidRPr="00560BA3">
        <w:t xml:space="preserve">, the necessity of having </w:t>
      </w:r>
      <w:r w:rsidR="003B0857" w:rsidRPr="00560BA3">
        <w:t xml:space="preserve">reliable </w:t>
      </w:r>
      <w:r w:rsidR="00945A6A" w:rsidRPr="00560BA3">
        <w:t xml:space="preserve">gold standards selected by humans, the issue of the exact match </w:t>
      </w:r>
      <w:sdt>
        <w:sdtPr>
          <w:rPr>
            <w:color w:val="000000"/>
          </w:rPr>
          <w:tag w:val="MENDELEY_CITATION_v3_eyJjaXRhdGlvbklEIjoiTUVOREVMRVlfQ0lUQVRJT05fYzA3YzJiNWUtYmJiOC00ZmEwLTk1ZGEtOGY5MmRiN2EwZWFm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13292320"/>
          <w:placeholder>
            <w:docPart w:val="DefaultPlaceholder_-1854013440"/>
          </w:placeholder>
        </w:sdtPr>
        <w:sdtContent>
          <w:r w:rsidR="0054762A" w:rsidRPr="0054762A">
            <w:rPr>
              <w:color w:val="000000"/>
            </w:rPr>
            <w:t>(Campos et al., 2020)</w:t>
          </w:r>
        </w:sdtContent>
      </w:sdt>
      <w:r w:rsidR="003B0857" w:rsidRPr="00560BA3">
        <w:rPr>
          <w:color w:val="000000"/>
        </w:rPr>
        <w:t xml:space="preserve">, which refers to the fact that </w:t>
      </w:r>
      <w:r w:rsidR="007359EC" w:rsidRPr="00560BA3">
        <w:rPr>
          <w:color w:val="000000"/>
        </w:rPr>
        <w:t>different forms of the same concept are not considered identical keywords when automatically calculating metrics, and the variety of keywords that can be extracted from a text, particularly a large one.</w:t>
      </w:r>
    </w:p>
    <w:p w14:paraId="76D6F984" w14:textId="3B1B9BCC" w:rsidR="00FF6DE4" w:rsidRPr="00560BA3" w:rsidRDefault="00FF6DE4" w:rsidP="00A90C53">
      <w:pPr>
        <w:rPr>
          <w:color w:val="000000"/>
        </w:rPr>
      </w:pPr>
      <w:r w:rsidRPr="00560BA3">
        <w:rPr>
          <w:color w:val="000000"/>
        </w:rPr>
        <w:t xml:space="preserve">The most </w:t>
      </w:r>
      <w:r w:rsidR="002B5E10" w:rsidRPr="00560BA3">
        <w:rPr>
          <w:color w:val="000000"/>
        </w:rPr>
        <w:t>used evaluation metrics for keyword extraction are precision</w:t>
      </w:r>
      <w:r w:rsidR="006B37CC" w:rsidRPr="00560BA3">
        <w:rPr>
          <w:color w:val="000000"/>
        </w:rPr>
        <w:t xml:space="preserve"> and recall</w:t>
      </w:r>
      <w:r w:rsidR="001F7C60" w:rsidRPr="00560BA3">
        <w:rPr>
          <w:color w:val="000000"/>
        </w:rPr>
        <w:t>, two traditional machine learning measures that can be particularized for IR or keyword extraction applications.</w:t>
      </w:r>
    </w:p>
    <w:p w14:paraId="69B724FF" w14:textId="472FD344" w:rsidR="006B37CC" w:rsidRPr="00560BA3" w:rsidRDefault="006B37CC" w:rsidP="006B37CC">
      <w:pPr>
        <w:ind w:left="1440" w:firstLine="720"/>
      </w:pPr>
      <m:oMath>
        <m:r>
          <w:rPr>
            <w:rFonts w:ascii="Cambria Math" w:hAnsi="Cambria Math"/>
            <w:sz w:val="22"/>
            <w:szCs w:val="22"/>
          </w:rPr>
          <m:t xml:space="preserve">precision= </m:t>
        </m:r>
        <m:f>
          <m:fPr>
            <m:ctrlPr>
              <w:rPr>
                <w:rFonts w:ascii="Cambria Math" w:hAnsi="Cambria Math"/>
                <w:i/>
                <w:sz w:val="22"/>
                <w:szCs w:val="22"/>
              </w:rPr>
            </m:ctrlPr>
          </m:fPr>
          <m:num>
            <m:r>
              <w:rPr>
                <w:rFonts w:ascii="Cambria Math" w:hAnsi="Cambria Math"/>
                <w:sz w:val="22"/>
                <w:szCs w:val="22"/>
              </w:rPr>
              <m:t>number of relevant keywords retrieved</m:t>
            </m:r>
          </m:num>
          <m:den>
            <m:r>
              <w:rPr>
                <w:rFonts w:ascii="Cambria Math" w:hAnsi="Cambria Math"/>
                <w:sz w:val="22"/>
                <w:szCs w:val="22"/>
              </w:rPr>
              <m:t>number of keywords retrieved</m:t>
            </m:r>
          </m:den>
        </m:f>
      </m:oMath>
      <w:r w:rsidRPr="00560BA3">
        <w:tab/>
      </w:r>
      <w:r w:rsidRPr="00560BA3">
        <w:tab/>
      </w:r>
      <w:r w:rsidRPr="00560BA3">
        <w:tab/>
      </w:r>
      <w:r w:rsidR="008059C6" w:rsidRPr="00560BA3">
        <w:t xml:space="preserve">  </w:t>
      </w:r>
      <w:r w:rsidRPr="00560BA3">
        <w:t>(</w:t>
      </w:r>
      <w:bookmarkStart w:id="84" w:name="precision_eq"/>
      <w:r w:rsidRPr="00560BA3">
        <w:fldChar w:fldCharType="begin"/>
      </w:r>
      <w:r w:rsidRPr="00560BA3">
        <w:instrText xml:space="preserve"> SEQ EQ \* MERGEFORMAT </w:instrText>
      </w:r>
      <w:r w:rsidRPr="00560BA3">
        <w:fldChar w:fldCharType="separate"/>
      </w:r>
      <w:r w:rsidR="007D3083">
        <w:rPr>
          <w:noProof/>
        </w:rPr>
        <w:t>6</w:t>
      </w:r>
      <w:r w:rsidRPr="00560BA3">
        <w:fldChar w:fldCharType="end"/>
      </w:r>
      <w:bookmarkEnd w:id="84"/>
      <w:r w:rsidRPr="00560BA3">
        <w:t>)</w:t>
      </w:r>
    </w:p>
    <w:p w14:paraId="3824FA90" w14:textId="54E80529" w:rsidR="006B37CC" w:rsidRPr="00560BA3" w:rsidRDefault="001F7C60" w:rsidP="006B37CC">
      <w:pPr>
        <w:rPr>
          <w:iCs/>
        </w:rPr>
      </w:pPr>
      <w:r w:rsidRPr="00560BA3">
        <w:rPr>
          <w:iCs/>
        </w:rPr>
        <w:t>Equation (</w:t>
      </w:r>
      <w:r w:rsidRPr="00560BA3">
        <w:rPr>
          <w:iCs/>
        </w:rPr>
        <w:fldChar w:fldCharType="begin"/>
      </w:r>
      <w:r w:rsidRPr="00560BA3">
        <w:rPr>
          <w:iCs/>
        </w:rPr>
        <w:instrText xml:space="preserve"> REF precision_eq \h </w:instrText>
      </w:r>
      <w:r w:rsidRPr="00560BA3">
        <w:rPr>
          <w:iCs/>
        </w:rPr>
      </w:r>
      <w:r w:rsidRPr="00560BA3">
        <w:rPr>
          <w:iCs/>
        </w:rPr>
        <w:fldChar w:fldCharType="separate"/>
      </w:r>
      <w:r w:rsidR="007D3083">
        <w:rPr>
          <w:noProof/>
        </w:rPr>
        <w:t>6</w:t>
      </w:r>
      <w:r w:rsidRPr="00560BA3">
        <w:rPr>
          <w:iCs/>
        </w:rPr>
        <w:fldChar w:fldCharType="end"/>
      </w:r>
      <w:r w:rsidRPr="00560BA3">
        <w:rPr>
          <w:iCs/>
        </w:rPr>
        <w:t xml:space="preserve">), taken from </w:t>
      </w:r>
      <w:sdt>
        <w:sdtPr>
          <w:rPr>
            <w:iCs/>
          </w:rPr>
          <w:tag w:val="MENDELEY_CITATION_v3_eyJjaXRhdGlvbklEIjoiTUVOREVMRVlfQ0lUQVRJT05fZGJjZWU0MTAtYWE1MC00ZjljLTlhYTctMjUyMjYwYTI3NDNlIiwicHJvcGVydGllcyI6eyJub3RlSW5kZXgiOjAsIm1vZGUiOiJjb21wb3NpdGUifSwiaXNFZGl0ZWQiOmZhbHNlLCJtYW51YWxPdmVycmlkZSI6eyJpc01hbnVhbGx5T3ZlcnJpZGRlbiI6ZmFsc2UsImNpdGVwcm9jVGV4dCI6Ik5ndXllbiAmIzM4OyBLYW4gK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SwiZGlzcGxheUFzIjoiY29tcG9zaXRlIiwic3VwcHJlc3MtYXV0aG9yIjpmYWxzZSwiY29tcG9zaXRlIjp0cnVlLCJhdXRob3Itb25seSI6ZmFsc2V9XX0="/>
          <w:id w:val="706691370"/>
          <w:placeholder>
            <w:docPart w:val="DefaultPlaceholder_-1854013440"/>
          </w:placeholder>
        </w:sdtPr>
        <w:sdtContent>
          <w:r w:rsidR="0054762A">
            <w:rPr>
              <w:rFonts w:eastAsia="Times New Roman"/>
            </w:rPr>
            <w:t>Nguyen &amp; Kan (2007)</w:t>
          </w:r>
        </w:sdtContent>
      </w:sdt>
      <w:r w:rsidR="008059C6" w:rsidRPr="00560BA3">
        <w:rPr>
          <w:iCs/>
        </w:rPr>
        <w:t xml:space="preserve"> and adapted for the context of keyword extraction</w:t>
      </w:r>
      <w:r w:rsidRPr="00560BA3">
        <w:rPr>
          <w:iCs/>
        </w:rPr>
        <w:t xml:space="preserve">, is the formula for the precision, defined as the proportion of </w:t>
      </w:r>
      <w:r w:rsidR="006872FA" w:rsidRPr="00560BA3">
        <w:rPr>
          <w:iCs/>
        </w:rPr>
        <w:t xml:space="preserve">correctly identified keywords out of the total extracted keywords. It is important to note that the precision only </w:t>
      </w:r>
      <w:proofErr w:type="gramStart"/>
      <w:r w:rsidR="006872FA" w:rsidRPr="00560BA3">
        <w:rPr>
          <w:iCs/>
        </w:rPr>
        <w:t>takes into account</w:t>
      </w:r>
      <w:proofErr w:type="gramEnd"/>
      <w:r w:rsidR="006872FA" w:rsidRPr="00560BA3">
        <w:rPr>
          <w:iCs/>
        </w:rPr>
        <w:t xml:space="preserve"> the “positives”, as the relevant keywords retrieved are equivalent to the “true positives”, while the total keywords retrieved is the sum of true and false positives, terms generally encountered when evaluating binary classifiers.</w:t>
      </w:r>
    </w:p>
    <w:p w14:paraId="357E0FA7" w14:textId="7546BDF4" w:rsidR="008059C6" w:rsidRPr="00560BA3" w:rsidRDefault="008059C6" w:rsidP="008059C6">
      <w:pPr>
        <w:ind w:left="1440" w:firstLine="720"/>
      </w:pPr>
      <m:oMath>
        <m:r>
          <w:rPr>
            <w:rFonts w:ascii="Cambria Math" w:hAnsi="Cambria Math"/>
            <w:sz w:val="22"/>
            <w:szCs w:val="22"/>
          </w:rPr>
          <m:t xml:space="preserve">recall= </m:t>
        </m:r>
        <m:f>
          <m:fPr>
            <m:ctrlPr>
              <w:rPr>
                <w:rFonts w:ascii="Cambria Math" w:hAnsi="Cambria Math"/>
                <w:i/>
                <w:sz w:val="22"/>
                <w:szCs w:val="22"/>
              </w:rPr>
            </m:ctrlPr>
          </m:fPr>
          <m:num>
            <m:r>
              <w:rPr>
                <w:rFonts w:ascii="Cambria Math" w:hAnsi="Cambria Math"/>
                <w:sz w:val="22"/>
                <w:szCs w:val="22"/>
              </w:rPr>
              <m:t>number of relevant keywords retrieved</m:t>
            </m:r>
          </m:num>
          <m:den>
            <m:r>
              <w:rPr>
                <w:rFonts w:ascii="Cambria Math" w:hAnsi="Cambria Math"/>
                <w:sz w:val="22"/>
                <w:szCs w:val="22"/>
              </w:rPr>
              <m:t>number of gold keywords</m:t>
            </m:r>
          </m:den>
        </m:f>
      </m:oMath>
      <w:r w:rsidRPr="00560BA3">
        <w:tab/>
      </w:r>
      <w:r w:rsidRPr="00560BA3">
        <w:tab/>
      </w:r>
      <w:r w:rsidRPr="00560BA3">
        <w:tab/>
      </w:r>
      <w:r w:rsidRPr="00560BA3">
        <w:tab/>
        <w:t xml:space="preserve">  (</w:t>
      </w:r>
      <w:bookmarkStart w:id="85" w:name="recall_eq"/>
      <w:r w:rsidRPr="00560BA3">
        <w:fldChar w:fldCharType="begin"/>
      </w:r>
      <w:r w:rsidRPr="00560BA3">
        <w:instrText xml:space="preserve"> SEQ EQ \* MERGEFORMAT </w:instrText>
      </w:r>
      <w:r w:rsidRPr="00560BA3">
        <w:fldChar w:fldCharType="separate"/>
      </w:r>
      <w:r w:rsidR="007D3083">
        <w:rPr>
          <w:noProof/>
        </w:rPr>
        <w:t>7</w:t>
      </w:r>
      <w:r w:rsidRPr="00560BA3">
        <w:fldChar w:fldCharType="end"/>
      </w:r>
      <w:bookmarkEnd w:id="85"/>
      <w:r w:rsidRPr="00560BA3">
        <w:t>)</w:t>
      </w:r>
    </w:p>
    <w:p w14:paraId="34D19BC7" w14:textId="6A3E8786" w:rsidR="00922532" w:rsidRPr="00560BA3" w:rsidRDefault="00993FAB" w:rsidP="006B37CC">
      <w:pPr>
        <w:rPr>
          <w:iCs/>
        </w:rPr>
      </w:pPr>
      <w:r w:rsidRPr="00560BA3">
        <w:rPr>
          <w:iCs/>
        </w:rPr>
        <w:t>Similarly, the recall, calculated as in formula (</w:t>
      </w:r>
      <w:r w:rsidRPr="00560BA3">
        <w:rPr>
          <w:iCs/>
        </w:rPr>
        <w:fldChar w:fldCharType="begin"/>
      </w:r>
      <w:r w:rsidRPr="00560BA3">
        <w:rPr>
          <w:iCs/>
        </w:rPr>
        <w:instrText xml:space="preserve"> REF recall_eq \h </w:instrText>
      </w:r>
      <w:r w:rsidRPr="00560BA3">
        <w:rPr>
          <w:iCs/>
        </w:rPr>
      </w:r>
      <w:r w:rsidRPr="00560BA3">
        <w:rPr>
          <w:iCs/>
        </w:rPr>
        <w:fldChar w:fldCharType="separate"/>
      </w:r>
      <w:r w:rsidR="007D3083">
        <w:rPr>
          <w:noProof/>
        </w:rPr>
        <w:t>7</w:t>
      </w:r>
      <w:r w:rsidRPr="00560BA3">
        <w:rPr>
          <w:iCs/>
        </w:rPr>
        <w:fldChar w:fldCharType="end"/>
      </w:r>
      <w:r w:rsidRPr="00560BA3">
        <w:rPr>
          <w:iCs/>
        </w:rPr>
        <w:t>), represents the fraction of correctly identified keywords from the number of gold-standard keywords</w:t>
      </w:r>
      <w:r w:rsidR="00463576" w:rsidRPr="00560BA3">
        <w:rPr>
          <w:iCs/>
        </w:rPr>
        <w:t>, so this time the denominator differs in that it also takes into consideration the “negatives”, being the sum of true positives and false negatives.</w:t>
      </w:r>
      <w:r w:rsidR="00922532" w:rsidRPr="00560BA3">
        <w:rPr>
          <w:iCs/>
        </w:rPr>
        <w:t xml:space="preserve"> According to </w:t>
      </w:r>
      <w:sdt>
        <w:sdtPr>
          <w:rPr>
            <w:iCs/>
          </w:rPr>
          <w:tag w:val="MENDELEY_CITATION_v3_eyJjaXRhdGlvbklEIjoiTUVOREVMRVlfQ0lUQVRJT05fZDNlNzlmM2ItNjUxYy00OGM0LThhNjMtMmY2NmRhZTVjZTNiIiwicHJvcGVydGllcyI6eyJub3RlSW5kZXgiOjAsIm1vZGUiOiJjb21wb3NpdGUifSwiaXNFZGl0ZWQiOmZhbHNlLCJtYW51YWxPdmVycmlkZSI6eyJpc01hbnVhbGx5T3ZlcnJpZGRlbiI6ZmFsc2UsImNpdGVwcm9jVGV4dCI6IkhyaXBjc2FrICYjMzg7IFJvdGhzY2hpbGQgKDIwMDU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UsImRpc3BsYXlBcyI6ImNvbXBvc2l0ZSIsInN1cHByZXNzLWF1dGhvciI6ZmFsc2UsImNvbXBvc2l0ZSI6dHJ1ZSwiYXV0aG9yLW9ubHkiOmZhbHNlfV19"/>
          <w:id w:val="310215362"/>
          <w:placeholder>
            <w:docPart w:val="DefaultPlaceholder_-1854013440"/>
          </w:placeholder>
        </w:sdtPr>
        <w:sdtContent>
          <w:proofErr w:type="spellStart"/>
          <w:r w:rsidR="0054762A">
            <w:rPr>
              <w:rFonts w:eastAsia="Times New Roman"/>
            </w:rPr>
            <w:t>Hripcsak</w:t>
          </w:r>
          <w:proofErr w:type="spellEnd"/>
          <w:r w:rsidR="0054762A">
            <w:rPr>
              <w:rFonts w:eastAsia="Times New Roman"/>
            </w:rPr>
            <w:t xml:space="preserve"> &amp; Rothschild (2005)</w:t>
          </w:r>
        </w:sdtContent>
      </w:sdt>
      <w:r w:rsidR="00922532" w:rsidRPr="00560BA3">
        <w:rPr>
          <w:iCs/>
        </w:rPr>
        <w:t>, the number of “negative cases” is challenging to assess in Information Retrieval, as the number of false negatives, used in the recall formula, is influenced by the reliability of the gold keywords, while the number of true negatives is practically impossible to calculate.</w:t>
      </w:r>
    </w:p>
    <w:p w14:paraId="27FCD108" w14:textId="6E51E2C1" w:rsidR="00922532" w:rsidRPr="00560BA3" w:rsidRDefault="00131CE1" w:rsidP="006B37CC">
      <w:pPr>
        <w:rPr>
          <w:iCs/>
        </w:rPr>
      </w:pPr>
      <w:r w:rsidRPr="00560BA3">
        <w:rPr>
          <w:iCs/>
        </w:rPr>
        <w:t xml:space="preserve">For the evaluation, I used my implementation to extract keywords from the abstracts of two sets of authors: one set consisting of the top 20 researchers with the most publications on the CRESCDI platform, and another set that includes 9 authors with fewer papers, </w:t>
      </w:r>
      <w:r w:rsidR="00745256" w:rsidRPr="00560BA3">
        <w:rPr>
          <w:iCs/>
        </w:rPr>
        <w:t>ranging</w:t>
      </w:r>
      <w:r w:rsidRPr="00560BA3">
        <w:rPr>
          <w:iCs/>
        </w:rPr>
        <w:t xml:space="preserve"> from 3 to 36.</w:t>
      </w:r>
      <w:r w:rsidR="000D061D" w:rsidRPr="00560BA3">
        <w:rPr>
          <w:iCs/>
        </w:rPr>
        <w:t xml:space="preserve"> </w:t>
      </w:r>
      <w:r w:rsidR="00D6303F" w:rsidRPr="00560BA3">
        <w:rPr>
          <w:iCs/>
        </w:rPr>
        <w:t>For the gold standard, I used the keywords provided by the authors for each publication. This resulted in a very large amount of gold keywords, with hundreds and even thousands</w:t>
      </w:r>
      <w:r w:rsidR="009B5A6F" w:rsidRPr="00560BA3">
        <w:rPr>
          <w:iCs/>
        </w:rPr>
        <w:t xml:space="preserve"> of distinct keywords</w:t>
      </w:r>
      <w:r w:rsidR="00D6303F" w:rsidRPr="00560BA3">
        <w:rPr>
          <w:iCs/>
        </w:rPr>
        <w:t xml:space="preserve"> </w:t>
      </w:r>
      <w:r w:rsidR="009B5A6F" w:rsidRPr="00560BA3">
        <w:rPr>
          <w:iCs/>
        </w:rPr>
        <w:t>for every researcher in the top 20, so I sorted them by the number of occurrences and only considered a fractio</w:t>
      </w:r>
      <w:r w:rsidR="001B5D58" w:rsidRPr="00560BA3">
        <w:rPr>
          <w:iCs/>
        </w:rPr>
        <w:t>n</w:t>
      </w:r>
      <w:r w:rsidR="009B5A6F" w:rsidRPr="00560BA3">
        <w:rPr>
          <w:iCs/>
        </w:rPr>
        <w:t>.</w:t>
      </w:r>
      <w:r w:rsidR="00A43761" w:rsidRPr="00560BA3">
        <w:rPr>
          <w:iCs/>
        </w:rPr>
        <w:t xml:space="preserve"> </w:t>
      </w:r>
    </w:p>
    <w:p w14:paraId="7226FADE" w14:textId="154E814A" w:rsidR="004262DF" w:rsidRPr="00560BA3" w:rsidRDefault="00A43761" w:rsidP="006B37CC">
      <w:pPr>
        <w:rPr>
          <w:iCs/>
          <w:color w:val="000000"/>
        </w:rPr>
      </w:pPr>
      <w:r w:rsidRPr="00560BA3">
        <w:rPr>
          <w:iCs/>
        </w:rPr>
        <w:lastRenderedPageBreak/>
        <w:t xml:space="preserve">For </w:t>
      </w:r>
      <w:r w:rsidR="00CA29AD" w:rsidRPr="00560BA3">
        <w:rPr>
          <w:iCs/>
        </w:rPr>
        <w:t>evaluating</w:t>
      </w:r>
      <w:r w:rsidRPr="00560BA3">
        <w:rPr>
          <w:iCs/>
        </w:rPr>
        <w:t xml:space="preserve"> the overall </w:t>
      </w:r>
      <w:r w:rsidR="00CA29AD" w:rsidRPr="00560BA3">
        <w:rPr>
          <w:iCs/>
        </w:rPr>
        <w:t xml:space="preserve">quality of my keyword extractor, with the combined results from YAKE and LDA, I used </w:t>
      </w:r>
      <w:r w:rsidR="002A02C9" w:rsidRPr="00560BA3">
        <w:rPr>
          <w:iCs/>
        </w:rPr>
        <w:t xml:space="preserve">the most frequent </w:t>
      </w:r>
      <w:r w:rsidR="00CA29AD" w:rsidRPr="00560BA3">
        <w:rPr>
          <w:iCs/>
        </w:rPr>
        <w:t xml:space="preserve">60 gold keywords for each author and obtained </w:t>
      </w:r>
      <w:r w:rsidR="002A02C9" w:rsidRPr="00560BA3">
        <w:rPr>
          <w:iCs/>
        </w:rPr>
        <w:t xml:space="preserve">144 extracted keywords that are also among the gold standard words, 426 false positives and 1056 false negatives. </w:t>
      </w:r>
      <w:r w:rsidR="003E463D" w:rsidRPr="00560BA3">
        <w:rPr>
          <w:iCs/>
        </w:rPr>
        <w:t xml:space="preserve">These numbers lead to </w:t>
      </w:r>
      <w:r w:rsidR="00CA29AD" w:rsidRPr="00560BA3">
        <w:rPr>
          <w:iCs/>
        </w:rPr>
        <w:t>a precision of 0.25 an</w:t>
      </w:r>
      <w:r w:rsidR="003E463D" w:rsidRPr="00560BA3">
        <w:rPr>
          <w:iCs/>
        </w:rPr>
        <w:t>d</w:t>
      </w:r>
      <w:r w:rsidR="00CA29AD" w:rsidRPr="00560BA3">
        <w:rPr>
          <w:iCs/>
        </w:rPr>
        <w:t xml:space="preserve"> a recall of 0.12</w:t>
      </w:r>
      <w:r w:rsidR="00E06B39" w:rsidRPr="00560BA3">
        <w:rPr>
          <w:iCs/>
        </w:rPr>
        <w:t xml:space="preserve">, values that are comparable to other results in related work. </w:t>
      </w:r>
      <w:sdt>
        <w:sdtPr>
          <w:rPr>
            <w:iCs/>
            <w:color w:val="000000"/>
          </w:rPr>
          <w:tag w:val="MENDELEY_CITATION_v3_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"/>
          <w:id w:val="1000771386"/>
          <w:placeholder>
            <w:docPart w:val="DefaultPlaceholder_-1854013440"/>
          </w:placeholder>
        </w:sdtPr>
        <w:sdtContent>
          <w:r w:rsidR="0054762A" w:rsidRPr="0054762A">
            <w:rPr>
              <w:iCs/>
              <w:color w:val="000000"/>
            </w:rPr>
            <w:t>Kumbhar et al. (2019)</w:t>
          </w:r>
        </w:sdtContent>
      </w:sdt>
      <w:r w:rsidR="003B1FDD" w:rsidRPr="00560BA3">
        <w:rPr>
          <w:iCs/>
          <w:color w:val="000000"/>
        </w:rPr>
        <w:t xml:space="preserve"> compared the results of six</w:t>
      </w:r>
      <w:r w:rsidR="00B60146" w:rsidRPr="00560BA3">
        <w:rPr>
          <w:iCs/>
          <w:color w:val="000000"/>
        </w:rPr>
        <w:t xml:space="preserve"> state of the art</w:t>
      </w:r>
      <w:r w:rsidR="003B1FDD" w:rsidRPr="00560BA3">
        <w:rPr>
          <w:iCs/>
          <w:color w:val="000000"/>
        </w:rPr>
        <w:t xml:space="preserve"> keyword extraction methods on four different types of datasets. Looking at the precisions and recalls obtained on scientific questions and answers from Stack Exchange, the precisions of the six extractors range from 0.11 to 0.27, only the top value being higher than the precision that I obtained.</w:t>
      </w:r>
      <w:r w:rsidR="003C71A4" w:rsidRPr="00560BA3">
        <w:rPr>
          <w:iCs/>
          <w:color w:val="000000"/>
        </w:rPr>
        <w:t xml:space="preserve"> The recalls are between 0.1 to 0.25, the latter being equal to the recall of my keyword extractor.</w:t>
      </w:r>
      <w:r w:rsidR="00B60146" w:rsidRPr="00560BA3">
        <w:rPr>
          <w:iCs/>
          <w:color w:val="000000"/>
        </w:rPr>
        <w:t xml:space="preserve"> Similarly, </w:t>
      </w:r>
      <w:sdt>
        <w:sdtPr>
          <w:rPr>
            <w:iCs/>
            <w:color w:val="000000"/>
          </w:rPr>
          <w:tag w:val="MENDELEY_CITATION_v3_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"/>
          <w:id w:val="851312738"/>
          <w:placeholder>
            <w:docPart w:val="DefaultPlaceholder_-1854013440"/>
          </w:placeholder>
        </w:sdtPr>
        <w:sdtContent>
          <w:r w:rsidR="0054762A" w:rsidRPr="0054762A">
            <w:rPr>
              <w:iCs/>
              <w:color w:val="000000"/>
            </w:rPr>
            <w:t>Liu et al. (2020)</w:t>
          </w:r>
        </w:sdtContent>
      </w:sdt>
      <w:r w:rsidR="00B60146" w:rsidRPr="00560BA3">
        <w:rPr>
          <w:iCs/>
          <w:color w:val="000000"/>
        </w:rPr>
        <w:t xml:space="preserve"> </w:t>
      </w:r>
      <w:r w:rsidR="00E012EA" w:rsidRPr="00560BA3">
        <w:rPr>
          <w:iCs/>
          <w:color w:val="000000"/>
        </w:rPr>
        <w:t xml:space="preserve">conducted a comparison of five keyword extractors </w:t>
      </w:r>
      <w:r w:rsidR="003B6CEC" w:rsidRPr="00560BA3">
        <w:rPr>
          <w:iCs/>
          <w:color w:val="000000"/>
        </w:rPr>
        <w:t xml:space="preserve">on comments from student forums. </w:t>
      </w:r>
      <w:r w:rsidR="003D4840" w:rsidRPr="00560BA3">
        <w:rPr>
          <w:iCs/>
          <w:color w:val="000000"/>
        </w:rPr>
        <w:t xml:space="preserve">Their results have a </w:t>
      </w:r>
      <w:r w:rsidR="005F6879" w:rsidRPr="00560BA3">
        <w:rPr>
          <w:iCs/>
          <w:color w:val="000000"/>
        </w:rPr>
        <w:t>very wide range for precision, between 0.11 and 0.85, and recall, between 0.04 and 0.83.</w:t>
      </w:r>
    </w:p>
    <w:p w14:paraId="18F828E2" w14:textId="0EE00920" w:rsidR="00FE784E" w:rsidRPr="00560BA3" w:rsidRDefault="00FE784E" w:rsidP="006B37CC">
      <w:pPr>
        <w:rPr>
          <w:iCs/>
          <w:color w:val="000000"/>
        </w:rPr>
      </w:pPr>
      <w:r w:rsidRPr="00560BA3">
        <w:rPr>
          <w:iCs/>
          <w:color w:val="000000"/>
        </w:rPr>
        <w:t xml:space="preserve">Individually, YAKE provides a good precision on the first 60 gold keywords, with a value equal to 0.39, while the recall is expected to be low, 0.098, since the number of corresponding keywords is divided by 60, the count of the reference keywords. </w:t>
      </w:r>
      <w:r w:rsidR="00070B00" w:rsidRPr="00560BA3">
        <w:rPr>
          <w:iCs/>
          <w:color w:val="000000"/>
        </w:rPr>
        <w:t>LDA has lower values, 0.13 for precision and 0.03 for recall.</w:t>
      </w:r>
    </w:p>
    <w:p w14:paraId="5109DE03" w14:textId="45EDDF56" w:rsidR="00B35053" w:rsidRPr="00560BA3" w:rsidRDefault="00B35053" w:rsidP="006B37CC">
      <w:pPr>
        <w:rPr>
          <w:iCs/>
          <w:color w:val="000000"/>
        </w:rPr>
      </w:pPr>
      <w:r w:rsidRPr="00560BA3">
        <w:rPr>
          <w:iCs/>
          <w:color w:val="000000"/>
        </w:rPr>
        <w:t>For the set of authors with fewer papers, the recall remained the same, but the precision decreased to 0.16.</w:t>
      </w:r>
      <w:r w:rsidR="00716AE9" w:rsidRPr="00560BA3">
        <w:rPr>
          <w:iCs/>
          <w:color w:val="000000"/>
        </w:rPr>
        <w:t xml:space="preserve"> However, these values are not very suggestive of the quality of the </w:t>
      </w:r>
      <w:r w:rsidR="00A1765F" w:rsidRPr="00560BA3">
        <w:rPr>
          <w:iCs/>
          <w:color w:val="000000"/>
        </w:rPr>
        <w:t xml:space="preserve">extracted </w:t>
      </w:r>
      <w:r w:rsidR="00716AE9" w:rsidRPr="00560BA3">
        <w:rPr>
          <w:iCs/>
          <w:color w:val="000000"/>
        </w:rPr>
        <w:t>keywords, given there are only 9 authors in this set and some of them have only 3 or 5 publications, therefore the number of gold keywords is also reduced.</w:t>
      </w:r>
    </w:p>
    <w:p w14:paraId="1618AB3A" w14:textId="215E3757" w:rsidR="00A02F98" w:rsidRPr="00560BA3" w:rsidRDefault="00A02F98" w:rsidP="006B37CC">
      <w:pPr>
        <w:rPr>
          <w:iCs/>
          <w:color w:val="000000"/>
        </w:rPr>
      </w:pPr>
      <w:r w:rsidRPr="00560BA3">
        <w:rPr>
          <w:iCs/>
          <w:color w:val="000000"/>
        </w:rPr>
        <w:t>To conclude, the precision of 0.25 achieved on the abstracts of the top 20 authors is a good result</w:t>
      </w:r>
      <w:r w:rsidR="00FF5CA8" w:rsidRPr="00560BA3">
        <w:rPr>
          <w:iCs/>
          <w:color w:val="000000"/>
        </w:rPr>
        <w:t>, and the 0.39 of YAKE even more so</w:t>
      </w:r>
      <w:r w:rsidRPr="00560BA3">
        <w:rPr>
          <w:iCs/>
          <w:color w:val="000000"/>
        </w:rPr>
        <w:t xml:space="preserve">, </w:t>
      </w:r>
      <w:proofErr w:type="gramStart"/>
      <w:r w:rsidRPr="00560BA3">
        <w:rPr>
          <w:iCs/>
          <w:color w:val="000000"/>
        </w:rPr>
        <w:t>taking into account</w:t>
      </w:r>
      <w:proofErr w:type="gramEnd"/>
      <w:r w:rsidRPr="00560BA3">
        <w:rPr>
          <w:iCs/>
          <w:color w:val="000000"/>
        </w:rPr>
        <w:t xml:space="preserve"> that in this context</w:t>
      </w:r>
      <w:r w:rsidR="00D17325" w:rsidRPr="00560BA3">
        <w:rPr>
          <w:iCs/>
          <w:color w:val="000000"/>
        </w:rPr>
        <w:t xml:space="preserve"> the</w:t>
      </w:r>
      <w:r w:rsidRPr="00560BA3">
        <w:rPr>
          <w:iCs/>
          <w:color w:val="000000"/>
        </w:rPr>
        <w:t xml:space="preserve"> </w:t>
      </w:r>
      <w:r w:rsidR="00D17325" w:rsidRPr="00560BA3">
        <w:rPr>
          <w:iCs/>
          <w:color w:val="000000"/>
        </w:rPr>
        <w:t>reference data</w:t>
      </w:r>
      <w:r w:rsidRPr="00560BA3">
        <w:rPr>
          <w:iCs/>
          <w:color w:val="000000"/>
        </w:rPr>
        <w:t xml:space="preserve"> is not really</w:t>
      </w:r>
      <w:r w:rsidR="00D17325" w:rsidRPr="00560BA3">
        <w:rPr>
          <w:iCs/>
          <w:color w:val="000000"/>
        </w:rPr>
        <w:t xml:space="preserve"> an exact list of the most relevant keywords, so it is not</w:t>
      </w:r>
      <w:r w:rsidRPr="00560BA3">
        <w:rPr>
          <w:iCs/>
          <w:color w:val="000000"/>
        </w:rPr>
        <w:t xml:space="preserve"> a</w:t>
      </w:r>
      <w:r w:rsidR="00D17325" w:rsidRPr="00560BA3">
        <w:rPr>
          <w:iCs/>
          <w:color w:val="000000"/>
        </w:rPr>
        <w:t xml:space="preserve"> true gold standard</w:t>
      </w:r>
      <w:r w:rsidR="00FE784E" w:rsidRPr="00560BA3">
        <w:rPr>
          <w:iCs/>
          <w:color w:val="000000"/>
        </w:rPr>
        <w:t>.</w:t>
      </w:r>
      <w:r w:rsidR="00FF5CA8" w:rsidRPr="00560BA3">
        <w:rPr>
          <w:iCs/>
          <w:color w:val="000000"/>
        </w:rPr>
        <w:t xml:space="preserve"> </w:t>
      </w:r>
      <w:r w:rsidR="00664EE7" w:rsidRPr="00560BA3">
        <w:rPr>
          <w:iCs/>
          <w:color w:val="000000"/>
        </w:rPr>
        <w:t>I chose to focus more on achieving a higher precision, rather than a higher recall, since I believe it is more important for my keyword extractor application to capture as many correct keywords as possible, that provide a good overview of one researcher’s domain of activity.</w:t>
      </w:r>
      <w:r w:rsidR="00D94275" w:rsidRPr="00560BA3">
        <w:rPr>
          <w:iCs/>
          <w:color w:val="000000"/>
        </w:rPr>
        <w:t xml:space="preserve"> Additionally, the focus on the positives, the extracted keywords that match the reference, is supported by the common agreement that the negative cases are difficult to decide objectively </w:t>
      </w:r>
      <w:sdt>
        <w:sdtPr>
          <w:rPr>
            <w:iCs/>
            <w:color w:val="000000"/>
          </w:rPr>
          <w:tag w:val="MENDELEY_CITATION_v3_eyJjaXRhdGlvbklEIjoiTUVOREVMRVlfQ0lUQVRJT05fMjJkMWRmM2MtN2NmMC00Mjc0LWJkZDUtMzE5OGYyZDg3M2Y5IiwicHJvcGVydGllcyI6eyJub3RlSW5kZXgiOjB9LCJpc0VkaXRlZCI6ZmFsc2UsIm1hbnVhbE92ZXJyaWRlIjp7ImlzTWFudWFsbHlPdmVycmlkZGVuIjpmYWxzZSwiY2l0ZXByb2NUZXh0IjoiKEhyaXBjc2FrICYjMzg7IFJvdGhzY2hpbGQsIDIwMDU7IE5ndXllbiAmIzM4OyBLYW4sIDIwMDc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V19"/>
          <w:id w:val="-1258518487"/>
          <w:placeholder>
            <w:docPart w:val="DefaultPlaceholder_-1854013440"/>
          </w:placeholder>
        </w:sdtPr>
        <w:sdtContent>
          <w:r w:rsidR="0054762A">
            <w:rPr>
              <w:rFonts w:eastAsia="Times New Roman"/>
            </w:rPr>
            <w:t>(</w:t>
          </w:r>
          <w:proofErr w:type="spellStart"/>
          <w:r w:rsidR="0054762A">
            <w:rPr>
              <w:rFonts w:eastAsia="Times New Roman"/>
            </w:rPr>
            <w:t>Hripcsak</w:t>
          </w:r>
          <w:proofErr w:type="spellEnd"/>
          <w:r w:rsidR="0054762A">
            <w:rPr>
              <w:rFonts w:eastAsia="Times New Roman"/>
            </w:rPr>
            <w:t xml:space="preserve"> &amp; Rothschild, 2005; Nguyen &amp; Kan, 2007)</w:t>
          </w:r>
        </w:sdtContent>
      </w:sdt>
      <w:r w:rsidR="00D94275" w:rsidRPr="00560BA3">
        <w:rPr>
          <w:iCs/>
          <w:color w:val="000000"/>
        </w:rPr>
        <w:t>, as manually assigned keywords are not the only valid options</w:t>
      </w:r>
      <w:r w:rsidR="002A6CBC" w:rsidRPr="00560BA3">
        <w:rPr>
          <w:iCs/>
          <w:color w:val="000000"/>
        </w:rPr>
        <w:t>, given the subjective nature of keyword extraction and the versatility of natural language.</w:t>
      </w:r>
      <w:r w:rsidR="00FC368F" w:rsidRPr="00560BA3">
        <w:rPr>
          <w:iCs/>
          <w:color w:val="000000"/>
        </w:rPr>
        <w:t xml:space="preserve"> </w:t>
      </w:r>
      <w:proofErr w:type="gramStart"/>
      <w:r w:rsidR="00FC368F" w:rsidRPr="00560BA3">
        <w:rPr>
          <w:iCs/>
          <w:color w:val="000000"/>
        </w:rPr>
        <w:t>This being said, I</w:t>
      </w:r>
      <w:proofErr w:type="gramEnd"/>
      <w:r w:rsidR="00FC368F" w:rsidRPr="00560BA3">
        <w:rPr>
          <w:iCs/>
          <w:color w:val="000000"/>
        </w:rPr>
        <w:t xml:space="preserve"> expected the lower values for the recall, firstly because I chose a big number of gold keywords so that the number of true positives is maximized, and secondly because of the high chance that the false negatives are not truly negatives, but they were not included in the gold standard.</w:t>
      </w:r>
    </w:p>
    <w:p w14:paraId="34A4F77E" w14:textId="5E5E52C3" w:rsidR="005D2B02" w:rsidRPr="00560BA3" w:rsidRDefault="00901C2B" w:rsidP="006B37CC">
      <w:pPr>
        <w:rPr>
          <w:iCs/>
        </w:rPr>
      </w:pPr>
      <w:r w:rsidRPr="00560BA3">
        <w:rPr>
          <w:iCs/>
        </w:rPr>
        <w:t xml:space="preserve">For a comprehensive evaluation of the quality of keyword extraction, the human perspective is maybe more important than the numerical measurements. Going forward, I will </w:t>
      </w:r>
      <w:r w:rsidR="00745256" w:rsidRPr="00560BA3">
        <w:rPr>
          <w:iCs/>
        </w:rPr>
        <w:t>analyze</w:t>
      </w:r>
      <w:r w:rsidRPr="00560BA3">
        <w:rPr>
          <w:iCs/>
        </w:rPr>
        <w:t xml:space="preserve"> the keywords extracted by my program for some authors in comparison </w:t>
      </w:r>
      <w:r w:rsidR="007A687A" w:rsidRPr="00560BA3">
        <w:rPr>
          <w:iCs/>
        </w:rPr>
        <w:t>with</w:t>
      </w:r>
      <w:r w:rsidRPr="00560BA3">
        <w:rPr>
          <w:iCs/>
        </w:rPr>
        <w:t xml:space="preserve"> the keywords displayed in the CRESCDI profile</w:t>
      </w:r>
      <w:r w:rsidR="007A687A" w:rsidRPr="00560BA3">
        <w:rPr>
          <w:iCs/>
        </w:rPr>
        <w:t>s</w:t>
      </w:r>
      <w:r w:rsidRPr="00560BA3">
        <w:rPr>
          <w:iCs/>
        </w:rPr>
        <w:t xml:space="preserve"> of </w:t>
      </w:r>
      <w:r w:rsidR="007A687A" w:rsidRPr="00560BA3">
        <w:rPr>
          <w:iCs/>
        </w:rPr>
        <w:t xml:space="preserve">those researchers, if they appear on a blue background, </w:t>
      </w:r>
      <w:r w:rsidR="007A687A" w:rsidRPr="00560BA3">
        <w:rPr>
          <w:iCs/>
        </w:rPr>
        <w:lastRenderedPageBreak/>
        <w:t>which means they were validated by the author, or in comparison with the keywords displayed in the researchers’ descriptions from Google Academic.</w:t>
      </w:r>
    </w:p>
    <w:p w14:paraId="73559924" w14:textId="050C3F75" w:rsidR="00D605CD" w:rsidRPr="00560BA3" w:rsidRDefault="00D605CD" w:rsidP="00D605CD">
      <w:pPr>
        <w:jc w:val="center"/>
        <w:rPr>
          <w:iCs/>
        </w:rPr>
      </w:pPr>
      <w:r w:rsidRPr="00560BA3">
        <w:rPr>
          <w:iCs/>
          <w:noProof/>
        </w:rPr>
        <w:drawing>
          <wp:inline distT="0" distB="0" distL="0" distR="0" wp14:anchorId="13B14609" wp14:editId="6608D49D">
            <wp:extent cx="5732145" cy="1628775"/>
            <wp:effectExtent l="0" t="0" r="1905" b="9525"/>
            <wp:docPr id="3346363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2145" cy="1628775"/>
                    </a:xfrm>
                    <a:prstGeom prst="rect">
                      <a:avLst/>
                    </a:prstGeom>
                    <a:noFill/>
                    <a:ln>
                      <a:noFill/>
                    </a:ln>
                  </pic:spPr>
                </pic:pic>
              </a:graphicData>
            </a:graphic>
          </wp:inline>
        </w:drawing>
      </w:r>
    </w:p>
    <w:p w14:paraId="7404D55F" w14:textId="27D7CD5C" w:rsidR="00D605CD" w:rsidRPr="00560BA3" w:rsidRDefault="006E3CE4" w:rsidP="00D605CD">
      <w:pPr>
        <w:jc w:val="center"/>
        <w:rPr>
          <w:iCs/>
        </w:rPr>
      </w:pPr>
      <w:r w:rsidRPr="00560BA3">
        <w:rPr>
          <w:iCs/>
        </w:rPr>
        <w:t xml:space="preserve">Figure </w:t>
      </w:r>
      <w:bookmarkStart w:id="86" w:name="kw_compare_1"/>
      <w:r w:rsidRPr="00560BA3">
        <w:rPr>
          <w:iCs/>
        </w:rPr>
        <w:fldChar w:fldCharType="begin"/>
      </w:r>
      <w:r w:rsidRPr="00560BA3">
        <w:rPr>
          <w:iCs/>
        </w:rPr>
        <w:instrText xml:space="preserve"> SEQ FIG \* MERGEFORMAT </w:instrText>
      </w:r>
      <w:r w:rsidRPr="00560BA3">
        <w:rPr>
          <w:iCs/>
        </w:rPr>
        <w:fldChar w:fldCharType="separate"/>
      </w:r>
      <w:r w:rsidR="007D3083">
        <w:rPr>
          <w:iCs/>
          <w:noProof/>
        </w:rPr>
        <w:t>14</w:t>
      </w:r>
      <w:r w:rsidRPr="00560BA3">
        <w:rPr>
          <w:iCs/>
        </w:rPr>
        <w:fldChar w:fldCharType="end"/>
      </w:r>
      <w:bookmarkEnd w:id="86"/>
      <w:r w:rsidRPr="00560BA3">
        <w:rPr>
          <w:iCs/>
        </w:rPr>
        <w:t>: Comparison between keywords</w:t>
      </w:r>
    </w:p>
    <w:p w14:paraId="5AE6E2FA" w14:textId="52433793" w:rsidR="006E3CE4" w:rsidRPr="00560BA3" w:rsidRDefault="006E3CE4" w:rsidP="006E3CE4">
      <w:pPr>
        <w:rPr>
          <w:iCs/>
        </w:rPr>
      </w:pPr>
      <w:r w:rsidRPr="00560BA3">
        <w:rPr>
          <w:iCs/>
        </w:rPr>
        <w:t xml:space="preserve">In figure </w:t>
      </w:r>
      <w:r w:rsidRPr="00560BA3">
        <w:rPr>
          <w:iCs/>
        </w:rPr>
        <w:fldChar w:fldCharType="begin"/>
      </w:r>
      <w:r w:rsidRPr="00560BA3">
        <w:rPr>
          <w:iCs/>
        </w:rPr>
        <w:instrText xml:space="preserve"> REF kw_compare_1 \h </w:instrText>
      </w:r>
      <w:r w:rsidRPr="00560BA3">
        <w:rPr>
          <w:iCs/>
        </w:rPr>
      </w:r>
      <w:r w:rsidRPr="00560BA3">
        <w:rPr>
          <w:iCs/>
        </w:rPr>
        <w:fldChar w:fldCharType="separate"/>
      </w:r>
      <w:r w:rsidR="007D3083">
        <w:rPr>
          <w:iCs/>
          <w:noProof/>
        </w:rPr>
        <w:t>14</w:t>
      </w:r>
      <w:r w:rsidRPr="00560BA3">
        <w:rPr>
          <w:iCs/>
        </w:rPr>
        <w:fldChar w:fldCharType="end"/>
      </w:r>
      <w:r w:rsidRPr="00560BA3">
        <w:rPr>
          <w:iCs/>
        </w:rPr>
        <w:t>, there are the keywords extracted using my implementation on the left and the keywords displayed on CRESCDI on the right</w:t>
      </w:r>
      <w:r w:rsidRPr="00560BA3">
        <w:rPr>
          <w:rStyle w:val="Referinnotdesubsol"/>
          <w:iCs/>
        </w:rPr>
        <w:footnoteReference w:id="21"/>
      </w:r>
      <w:r w:rsidRPr="00560BA3">
        <w:rPr>
          <w:iCs/>
        </w:rPr>
        <w:t>. Out of the 9 keywords validated by the author, my program extracted 3 exact matches (“Big Data”, “Cloud Computing” and “Resource management”)</w:t>
      </w:r>
      <w:r w:rsidR="008A4FB2" w:rsidRPr="00560BA3">
        <w:rPr>
          <w:iCs/>
        </w:rPr>
        <w:t>, whereas 2 other concepts are present in different forms. My results do not include “Distributed Systems” exactly, but the term is included in “Distributed Systems Resources” and in “Computing Distributed Systems”. Likewise, “Scheduling” is not present by itself among the extracted keywords, but it appears in “Scheduling Algorithm” and “Grid Scheduling Algorithms”.</w:t>
      </w:r>
    </w:p>
    <w:p w14:paraId="26E6913F" w14:textId="07146959" w:rsidR="00A919EA" w:rsidRPr="00560BA3" w:rsidRDefault="00364746" w:rsidP="00364746">
      <w:pPr>
        <w:jc w:val="center"/>
        <w:rPr>
          <w:iCs/>
        </w:rPr>
      </w:pPr>
      <w:r w:rsidRPr="00560BA3">
        <w:rPr>
          <w:noProof/>
        </w:rPr>
        <w:drawing>
          <wp:inline distT="0" distB="0" distL="0" distR="0" wp14:anchorId="351A4237" wp14:editId="2BD6DACB">
            <wp:extent cx="5733415" cy="2026285"/>
            <wp:effectExtent l="0" t="0" r="635" b="0"/>
            <wp:docPr id="20604105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0573" name=""/>
                    <pic:cNvPicPr/>
                  </pic:nvPicPr>
                  <pic:blipFill>
                    <a:blip r:embed="rId29"/>
                    <a:stretch>
                      <a:fillRect/>
                    </a:stretch>
                  </pic:blipFill>
                  <pic:spPr>
                    <a:xfrm>
                      <a:off x="0" y="0"/>
                      <a:ext cx="5733415" cy="2026285"/>
                    </a:xfrm>
                    <a:prstGeom prst="rect">
                      <a:avLst/>
                    </a:prstGeom>
                  </pic:spPr>
                </pic:pic>
              </a:graphicData>
            </a:graphic>
          </wp:inline>
        </w:drawing>
      </w:r>
    </w:p>
    <w:p w14:paraId="143B8402" w14:textId="666BC6F5" w:rsidR="00364746" w:rsidRPr="00560BA3" w:rsidRDefault="00364746" w:rsidP="00364746">
      <w:pPr>
        <w:jc w:val="center"/>
        <w:rPr>
          <w:iCs/>
        </w:rPr>
      </w:pPr>
      <w:r w:rsidRPr="00560BA3">
        <w:rPr>
          <w:iCs/>
        </w:rPr>
        <w:t xml:space="preserve">Figure </w:t>
      </w:r>
      <w:bookmarkStart w:id="87" w:name="kw_compare_2"/>
      <w:r w:rsidRPr="00560BA3">
        <w:rPr>
          <w:iCs/>
        </w:rPr>
        <w:fldChar w:fldCharType="begin"/>
      </w:r>
      <w:r w:rsidRPr="00560BA3">
        <w:rPr>
          <w:iCs/>
        </w:rPr>
        <w:instrText xml:space="preserve"> SEQ FIG \* MERGEFORMAT </w:instrText>
      </w:r>
      <w:r w:rsidRPr="00560BA3">
        <w:rPr>
          <w:iCs/>
        </w:rPr>
        <w:fldChar w:fldCharType="separate"/>
      </w:r>
      <w:r w:rsidR="007D3083">
        <w:rPr>
          <w:iCs/>
          <w:noProof/>
        </w:rPr>
        <w:t>15</w:t>
      </w:r>
      <w:r w:rsidRPr="00560BA3">
        <w:rPr>
          <w:iCs/>
        </w:rPr>
        <w:fldChar w:fldCharType="end"/>
      </w:r>
      <w:bookmarkEnd w:id="87"/>
      <w:r w:rsidRPr="00560BA3">
        <w:rPr>
          <w:iCs/>
        </w:rPr>
        <w:t>: Comparison between keywords</w:t>
      </w:r>
    </w:p>
    <w:p w14:paraId="3FB1B4F4" w14:textId="191F3CA3" w:rsidR="00364746" w:rsidRPr="00560BA3" w:rsidRDefault="00364746" w:rsidP="00364746">
      <w:pPr>
        <w:rPr>
          <w:iCs/>
        </w:rPr>
      </w:pPr>
      <w:r w:rsidRPr="00560BA3">
        <w:rPr>
          <w:iCs/>
        </w:rPr>
        <w:t>Only 2 out of the 6 manually validated keywords</w:t>
      </w:r>
      <w:r w:rsidR="00A074E2" w:rsidRPr="00560BA3">
        <w:rPr>
          <w:rStyle w:val="Referinnotdesubsol"/>
          <w:iCs/>
        </w:rPr>
        <w:footnoteReference w:id="22"/>
      </w:r>
      <w:r w:rsidRPr="00560BA3">
        <w:rPr>
          <w:iCs/>
        </w:rPr>
        <w:t xml:space="preserve"> in figure </w:t>
      </w:r>
      <w:r w:rsidRPr="00560BA3">
        <w:rPr>
          <w:iCs/>
        </w:rPr>
        <w:fldChar w:fldCharType="begin"/>
      </w:r>
      <w:r w:rsidRPr="00560BA3">
        <w:rPr>
          <w:iCs/>
        </w:rPr>
        <w:instrText xml:space="preserve"> REF kw_compare_2 \h </w:instrText>
      </w:r>
      <w:r w:rsidRPr="00560BA3">
        <w:rPr>
          <w:iCs/>
        </w:rPr>
      </w:r>
      <w:r w:rsidRPr="00560BA3">
        <w:rPr>
          <w:iCs/>
        </w:rPr>
        <w:fldChar w:fldCharType="separate"/>
      </w:r>
      <w:r w:rsidR="007D3083">
        <w:rPr>
          <w:iCs/>
          <w:noProof/>
        </w:rPr>
        <w:t>15</w:t>
      </w:r>
      <w:r w:rsidRPr="00560BA3">
        <w:rPr>
          <w:iCs/>
        </w:rPr>
        <w:fldChar w:fldCharType="end"/>
      </w:r>
      <w:r w:rsidRPr="00560BA3">
        <w:rPr>
          <w:iCs/>
        </w:rPr>
        <w:t xml:space="preserve"> were not retrieved by my implementation (“Pattern recognition” and “Signal processing”).</w:t>
      </w:r>
    </w:p>
    <w:p w14:paraId="56B9CAD9" w14:textId="5122C50D" w:rsidR="00A074E2" w:rsidRPr="00560BA3" w:rsidRDefault="00A074E2" w:rsidP="00A074E2">
      <w:pPr>
        <w:jc w:val="center"/>
        <w:rPr>
          <w:iCs/>
        </w:rPr>
      </w:pPr>
      <w:r w:rsidRPr="00560BA3">
        <w:rPr>
          <w:noProof/>
        </w:rPr>
        <w:lastRenderedPageBreak/>
        <w:drawing>
          <wp:inline distT="0" distB="0" distL="0" distR="0" wp14:anchorId="3DEE7145" wp14:editId="51243FF3">
            <wp:extent cx="5733415" cy="1847850"/>
            <wp:effectExtent l="0" t="0" r="635" b="0"/>
            <wp:docPr id="1409423360"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23360" name="Imagine 1" descr="O imagine care conține text, captură de ecran, Font, proiectare&#10;&#10;Descriere generată automat"/>
                    <pic:cNvPicPr/>
                  </pic:nvPicPr>
                  <pic:blipFill>
                    <a:blip r:embed="rId30"/>
                    <a:stretch>
                      <a:fillRect/>
                    </a:stretch>
                  </pic:blipFill>
                  <pic:spPr>
                    <a:xfrm>
                      <a:off x="0" y="0"/>
                      <a:ext cx="5733415" cy="1847850"/>
                    </a:xfrm>
                    <a:prstGeom prst="rect">
                      <a:avLst/>
                    </a:prstGeom>
                  </pic:spPr>
                </pic:pic>
              </a:graphicData>
            </a:graphic>
          </wp:inline>
        </w:drawing>
      </w:r>
    </w:p>
    <w:p w14:paraId="473DC218" w14:textId="0B8BA20E" w:rsidR="00A074E2" w:rsidRPr="00560BA3" w:rsidRDefault="00A074E2" w:rsidP="00A074E2">
      <w:pPr>
        <w:jc w:val="center"/>
        <w:rPr>
          <w:iCs/>
        </w:rPr>
      </w:pPr>
      <w:r w:rsidRPr="00560BA3">
        <w:rPr>
          <w:iCs/>
        </w:rPr>
        <w:t xml:space="preserve">Figure </w:t>
      </w:r>
      <w:bookmarkStart w:id="88" w:name="kw_compare_3"/>
      <w:r w:rsidRPr="00560BA3">
        <w:rPr>
          <w:iCs/>
        </w:rPr>
        <w:fldChar w:fldCharType="begin"/>
      </w:r>
      <w:r w:rsidRPr="00560BA3">
        <w:rPr>
          <w:iCs/>
        </w:rPr>
        <w:instrText xml:space="preserve"> SEQ FIG \* MERGEFORMAT </w:instrText>
      </w:r>
      <w:r w:rsidRPr="00560BA3">
        <w:rPr>
          <w:iCs/>
        </w:rPr>
        <w:fldChar w:fldCharType="separate"/>
      </w:r>
      <w:r w:rsidR="007D3083">
        <w:rPr>
          <w:iCs/>
          <w:noProof/>
        </w:rPr>
        <w:t>16</w:t>
      </w:r>
      <w:r w:rsidRPr="00560BA3">
        <w:rPr>
          <w:iCs/>
        </w:rPr>
        <w:fldChar w:fldCharType="end"/>
      </w:r>
      <w:bookmarkEnd w:id="88"/>
      <w:r w:rsidRPr="00560BA3">
        <w:rPr>
          <w:iCs/>
        </w:rPr>
        <w:t>: Comparison between keywords</w:t>
      </w:r>
    </w:p>
    <w:p w14:paraId="21129EA7" w14:textId="6B79F33E" w:rsidR="00A074E2" w:rsidRPr="00560BA3" w:rsidRDefault="00A074E2" w:rsidP="00A074E2">
      <w:pPr>
        <w:rPr>
          <w:iCs/>
        </w:rPr>
      </w:pPr>
      <w:r w:rsidRPr="00560BA3">
        <w:rPr>
          <w:iCs/>
        </w:rPr>
        <w:t xml:space="preserve">I took the keywords on the right side of figure </w:t>
      </w:r>
      <w:r w:rsidRPr="00560BA3">
        <w:rPr>
          <w:iCs/>
        </w:rPr>
        <w:fldChar w:fldCharType="begin"/>
      </w:r>
      <w:r w:rsidRPr="00560BA3">
        <w:rPr>
          <w:iCs/>
        </w:rPr>
        <w:instrText xml:space="preserve"> REF kw_compare_3 \h </w:instrText>
      </w:r>
      <w:r w:rsidRPr="00560BA3">
        <w:rPr>
          <w:iCs/>
        </w:rPr>
      </w:r>
      <w:r w:rsidRPr="00560BA3">
        <w:rPr>
          <w:iCs/>
        </w:rPr>
        <w:fldChar w:fldCharType="separate"/>
      </w:r>
      <w:r w:rsidR="007D3083">
        <w:rPr>
          <w:iCs/>
          <w:noProof/>
        </w:rPr>
        <w:t>16</w:t>
      </w:r>
      <w:r w:rsidRPr="00560BA3">
        <w:rPr>
          <w:iCs/>
        </w:rPr>
        <w:fldChar w:fldCharType="end"/>
      </w:r>
      <w:r w:rsidRPr="00560BA3">
        <w:rPr>
          <w:iCs/>
        </w:rPr>
        <w:t xml:space="preserve"> from Google Academic</w:t>
      </w:r>
      <w:r w:rsidRPr="00560BA3">
        <w:rPr>
          <w:rStyle w:val="Referinnotdesubsol"/>
          <w:iCs/>
        </w:rPr>
        <w:footnoteReference w:id="23"/>
      </w:r>
      <w:r w:rsidRPr="00560BA3">
        <w:rPr>
          <w:iCs/>
        </w:rPr>
        <w:t xml:space="preserve">. The first 2 keywords, “Natural Language Processing” and “Computer-Supported Collaborative Learning”, are also found among the keyphrases extracted using my </w:t>
      </w:r>
      <w:r w:rsidR="001D4D09" w:rsidRPr="00560BA3">
        <w:rPr>
          <w:iCs/>
        </w:rPr>
        <w:t>implementation</w:t>
      </w:r>
      <w:r w:rsidRPr="00560BA3">
        <w:rPr>
          <w:iCs/>
        </w:rPr>
        <w:t>.</w:t>
      </w:r>
    </w:p>
    <w:p w14:paraId="5E902BCE" w14:textId="3BF5460D" w:rsidR="00131586" w:rsidRPr="00560BA3" w:rsidRDefault="004E4143" w:rsidP="004E4143">
      <w:pPr>
        <w:pStyle w:val="Titlu2"/>
      </w:pPr>
      <w:bookmarkStart w:id="89" w:name="_Toc170063159"/>
      <w:r w:rsidRPr="00560BA3">
        <w:t>Comparison between YAKE and LDA</w:t>
      </w:r>
      <w:bookmarkEnd w:id="89"/>
    </w:p>
    <w:p w14:paraId="030F835E" w14:textId="20B3DF88" w:rsidR="004E4143" w:rsidRDefault="00E63286" w:rsidP="004E4143">
      <w:r w:rsidRPr="00560BA3">
        <w:t xml:space="preserve">In terms of metrics, </w:t>
      </w:r>
      <w:r w:rsidR="0005250E" w:rsidRPr="00560BA3">
        <w:t xml:space="preserve">on the set of top 20 researchers </w:t>
      </w:r>
      <w:r w:rsidRPr="00560BA3">
        <w:t xml:space="preserve">YAKE had a precision of 0.39 and a recall of 0.0975, while LDA </w:t>
      </w:r>
      <w:r w:rsidR="0005250E" w:rsidRPr="00560BA3">
        <w:t>demonstrated a precision equal to 0.127 and a recall equal to 0.032</w:t>
      </w:r>
      <w:r w:rsidR="009E200D" w:rsidRPr="00560BA3">
        <w:t xml:space="preserve">, so the former achieved a better performance. </w:t>
      </w:r>
      <w:r w:rsidR="002E5748" w:rsidRPr="00560BA3">
        <w:t xml:space="preserve">On the other hand, for the other 9 authors with a smaller number of papers, </w:t>
      </w:r>
      <w:r w:rsidR="007D3A71" w:rsidRPr="00560BA3">
        <w:t>LDA had improved values for precision and recall, 0.259 and 0.096 respectively, and YAKE had lower values, 0.081 and 0.03</w:t>
      </w:r>
      <w:r w:rsidR="00D338DC" w:rsidRPr="00560BA3">
        <w:t>.</w:t>
      </w:r>
      <w:r w:rsidR="00BF7C94" w:rsidRPr="00560BA3">
        <w:t xml:space="preserve"> This may seem unexpected, since </w:t>
      </w:r>
      <w:r w:rsidR="0099349B" w:rsidRPr="00560BA3">
        <w:t>LDA is known for operating on very large document collections, whereas YAKE presents itself as an algorithm that performs well independent of the size of the input text.</w:t>
      </w:r>
      <w:r w:rsidR="00AF451A" w:rsidRPr="00560BA3">
        <w:t xml:space="preserve"> However, this happens because the list of gold keywords contains numerous single-word terms, which are better captured by LDA on smaller document collections, where there are almost no collocations generated. YAKE attempts to extract n-grams up to three words and sometimes they are not relevant when working with a smaller corpus.</w:t>
      </w:r>
    </w:p>
    <w:p w14:paraId="7360D404" w14:textId="77777777" w:rsidR="005A5A1B" w:rsidRDefault="005A5A1B" w:rsidP="004E4143"/>
    <w:p w14:paraId="2FC4F0E8" w14:textId="77777777" w:rsidR="005A5A1B" w:rsidRDefault="005A5A1B" w:rsidP="004E4143"/>
    <w:p w14:paraId="7FC8594A" w14:textId="77777777" w:rsidR="005A5A1B" w:rsidRDefault="005A5A1B" w:rsidP="004E4143"/>
    <w:p w14:paraId="2A4904CF" w14:textId="77777777" w:rsidR="005A5A1B" w:rsidRDefault="005A5A1B" w:rsidP="004E4143"/>
    <w:p w14:paraId="1166BA94" w14:textId="77777777" w:rsidR="005A5A1B" w:rsidRDefault="005A5A1B" w:rsidP="004E4143"/>
    <w:p w14:paraId="6DBFA50F" w14:textId="77777777" w:rsidR="005A5A1B" w:rsidRDefault="005A5A1B" w:rsidP="004E4143"/>
    <w:p w14:paraId="7616EB34" w14:textId="77777777" w:rsidR="005A5A1B" w:rsidRDefault="005A5A1B" w:rsidP="004E4143"/>
    <w:p w14:paraId="7DFEC654" w14:textId="77777777" w:rsidR="005A5A1B" w:rsidRDefault="005A5A1B" w:rsidP="004E4143"/>
    <w:p w14:paraId="7CF28F8D" w14:textId="75314EAF" w:rsidR="005A5A1B" w:rsidRPr="00560BA3" w:rsidRDefault="00E51172" w:rsidP="005A5A1B">
      <w:pPr>
        <w:jc w:val="center"/>
      </w:pPr>
      <w:r>
        <w:lastRenderedPageBreak/>
        <w:t xml:space="preserve">Table </w:t>
      </w:r>
      <w:bookmarkStart w:id="90" w:name="compare_lda_yake_1"/>
      <w:r>
        <w:fldChar w:fldCharType="begin"/>
      </w:r>
      <w:r>
        <w:instrText xml:space="preserve"> SEQ TBL \* MERGEFORMAT </w:instrText>
      </w:r>
      <w:r>
        <w:fldChar w:fldCharType="separate"/>
      </w:r>
      <w:r w:rsidR="007D3083">
        <w:rPr>
          <w:noProof/>
        </w:rPr>
        <w:t>12</w:t>
      </w:r>
      <w:r>
        <w:fldChar w:fldCharType="end"/>
      </w:r>
      <w:bookmarkEnd w:id="90"/>
      <w:r w:rsidR="005A5A1B" w:rsidRPr="00560BA3">
        <w:t>: Comparison YAKE vs LDA</w:t>
      </w:r>
      <w:r>
        <w:t xml:space="preserve"> using keywords extracted from a collection of 3 abstracts</w:t>
      </w:r>
    </w:p>
    <w:tbl>
      <w:tblPr>
        <w:tblStyle w:val="Tabelprimar2"/>
        <w:tblW w:w="0" w:type="auto"/>
        <w:jc w:val="center"/>
        <w:tblLook w:val="04A0" w:firstRow="1" w:lastRow="0" w:firstColumn="1" w:lastColumn="0" w:noHBand="0" w:noVBand="1"/>
      </w:tblPr>
      <w:tblGrid>
        <w:gridCol w:w="3402"/>
        <w:gridCol w:w="3686"/>
      </w:tblGrid>
      <w:tr w:rsidR="005A5A1B" w:rsidRPr="005A5A1B" w14:paraId="03D81925" w14:textId="77777777" w:rsidTr="002E040F">
        <w:trPr>
          <w:cnfStyle w:val="100000000000" w:firstRow="1" w:lastRow="0" w:firstColumn="0" w:lastColumn="0" w:oddVBand="0" w:evenVBand="0" w:oddHBand="0"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5EDE2B46" w14:textId="44DEBB57" w:rsidR="005A5A1B" w:rsidRPr="005A5A1B" w:rsidRDefault="005A5A1B" w:rsidP="007D6E18">
            <w:pPr>
              <w:jc w:val="center"/>
              <w:rPr>
                <w:sz w:val="18"/>
                <w:szCs w:val="18"/>
              </w:rPr>
            </w:pPr>
            <w:r>
              <w:rPr>
                <w:sz w:val="18"/>
                <w:szCs w:val="18"/>
              </w:rPr>
              <w:t>YAKE</w:t>
            </w:r>
          </w:p>
        </w:tc>
        <w:tc>
          <w:tcPr>
            <w:tcW w:w="3686" w:type="dxa"/>
          </w:tcPr>
          <w:p w14:paraId="0C2F0B7B" w14:textId="0064018D" w:rsidR="005A5A1B" w:rsidRPr="005A5A1B" w:rsidRDefault="005A5A1B" w:rsidP="007D6E18">
            <w:pPr>
              <w:jc w:val="center"/>
              <w:cnfStyle w:val="100000000000" w:firstRow="1" w:lastRow="0" w:firstColumn="0" w:lastColumn="0" w:oddVBand="0" w:evenVBand="0" w:oddHBand="0" w:evenHBand="0" w:firstRowFirstColumn="0" w:firstRowLastColumn="0" w:lastRowFirstColumn="0" w:lastRowLastColumn="0"/>
              <w:rPr>
                <w:sz w:val="18"/>
                <w:szCs w:val="18"/>
              </w:rPr>
            </w:pPr>
            <w:r w:rsidRPr="005A5A1B">
              <w:rPr>
                <w:sz w:val="18"/>
                <w:szCs w:val="18"/>
              </w:rPr>
              <w:t>LDA</w:t>
            </w:r>
          </w:p>
        </w:tc>
      </w:tr>
      <w:tr w:rsidR="005A5A1B" w:rsidRPr="005A5A1B" w14:paraId="233363B5"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14496168" w14:textId="463C2983" w:rsidR="005A5A1B" w:rsidRPr="005A5A1B" w:rsidRDefault="005A5A1B" w:rsidP="007D6E18">
            <w:pPr>
              <w:jc w:val="center"/>
              <w:rPr>
                <w:b w:val="0"/>
                <w:bCs w:val="0"/>
                <w:sz w:val="18"/>
                <w:szCs w:val="18"/>
              </w:rPr>
            </w:pPr>
            <w:r>
              <w:rPr>
                <w:b w:val="0"/>
                <w:bCs w:val="0"/>
                <w:sz w:val="18"/>
                <w:szCs w:val="18"/>
              </w:rPr>
              <w:t>ATOMIC FORCE MICROSCOPY</w:t>
            </w:r>
          </w:p>
        </w:tc>
        <w:tc>
          <w:tcPr>
            <w:tcW w:w="3686" w:type="dxa"/>
          </w:tcPr>
          <w:p w14:paraId="5E2A98C3" w14:textId="1FF67128"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STRUCTURE</w:t>
            </w:r>
          </w:p>
        </w:tc>
      </w:tr>
      <w:tr w:rsidR="005A5A1B" w:rsidRPr="005A5A1B" w14:paraId="1B8044BA"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0584DBB1" w14:textId="62A03189" w:rsidR="005A5A1B" w:rsidRPr="005A5A1B" w:rsidRDefault="005A5A1B" w:rsidP="007D6E18">
            <w:pPr>
              <w:jc w:val="center"/>
              <w:rPr>
                <w:b w:val="0"/>
                <w:bCs w:val="0"/>
                <w:sz w:val="18"/>
                <w:szCs w:val="18"/>
              </w:rPr>
            </w:pPr>
            <w:r>
              <w:rPr>
                <w:b w:val="0"/>
                <w:bCs w:val="0"/>
                <w:sz w:val="18"/>
                <w:szCs w:val="18"/>
              </w:rPr>
              <w:t>SCANNING ELECTRON MICROSCOPY</w:t>
            </w:r>
          </w:p>
        </w:tc>
        <w:tc>
          <w:tcPr>
            <w:tcW w:w="3686" w:type="dxa"/>
          </w:tcPr>
          <w:p w14:paraId="54ECCCF9" w14:textId="03C1D86B"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FUNCTIONAL</w:t>
            </w:r>
          </w:p>
        </w:tc>
      </w:tr>
      <w:tr w:rsidR="005A5A1B" w:rsidRPr="005A5A1B" w14:paraId="51FB66D3"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22D94600" w14:textId="2E35AFFF" w:rsidR="005A5A1B" w:rsidRPr="005A5A1B" w:rsidRDefault="005A5A1B" w:rsidP="007D6E18">
            <w:pPr>
              <w:jc w:val="center"/>
              <w:rPr>
                <w:b w:val="0"/>
                <w:bCs w:val="0"/>
                <w:sz w:val="18"/>
                <w:szCs w:val="18"/>
              </w:rPr>
            </w:pPr>
            <w:r>
              <w:rPr>
                <w:b w:val="0"/>
                <w:bCs w:val="0"/>
                <w:sz w:val="18"/>
                <w:szCs w:val="18"/>
              </w:rPr>
              <w:t>POSS COMPOUND DIRECTLY</w:t>
            </w:r>
          </w:p>
        </w:tc>
        <w:tc>
          <w:tcPr>
            <w:tcW w:w="3686" w:type="dxa"/>
          </w:tcPr>
          <w:p w14:paraId="045F2AD9" w14:textId="67C0AC02"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DESIGN</w:t>
            </w:r>
          </w:p>
        </w:tc>
      </w:tr>
      <w:tr w:rsidR="005A5A1B" w:rsidRPr="005A5A1B" w14:paraId="113FE26D"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34A49BFF" w14:textId="0CFDBA4D" w:rsidR="005A5A1B" w:rsidRPr="005A5A1B" w:rsidRDefault="005A5A1B" w:rsidP="007D6E18">
            <w:pPr>
              <w:jc w:val="center"/>
              <w:rPr>
                <w:b w:val="0"/>
                <w:bCs w:val="0"/>
                <w:sz w:val="18"/>
                <w:szCs w:val="18"/>
              </w:rPr>
            </w:pPr>
            <w:r>
              <w:rPr>
                <w:b w:val="0"/>
                <w:bCs w:val="0"/>
                <w:sz w:val="18"/>
                <w:szCs w:val="18"/>
              </w:rPr>
              <w:t>CARBON NANOTUBES COMPOSITE</w:t>
            </w:r>
          </w:p>
        </w:tc>
        <w:tc>
          <w:tcPr>
            <w:tcW w:w="3686" w:type="dxa"/>
          </w:tcPr>
          <w:p w14:paraId="2A015C55" w14:textId="6C6049CD"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PRODUCT</w:t>
            </w:r>
          </w:p>
        </w:tc>
      </w:tr>
      <w:tr w:rsidR="005A5A1B" w:rsidRPr="005A5A1B" w14:paraId="7EBA01CC"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5ADE3641" w14:textId="207B7DCF" w:rsidR="005A5A1B" w:rsidRPr="005A5A1B" w:rsidRDefault="005A5A1B" w:rsidP="007D6E18">
            <w:pPr>
              <w:jc w:val="center"/>
              <w:rPr>
                <w:b w:val="0"/>
                <w:bCs w:val="0"/>
                <w:sz w:val="18"/>
                <w:szCs w:val="18"/>
              </w:rPr>
            </w:pPr>
            <w:r>
              <w:rPr>
                <w:b w:val="0"/>
                <w:bCs w:val="0"/>
                <w:sz w:val="18"/>
                <w:szCs w:val="18"/>
              </w:rPr>
              <w:t>AMINO CARBON NANOTUBES</w:t>
            </w:r>
          </w:p>
        </w:tc>
        <w:tc>
          <w:tcPr>
            <w:tcW w:w="3686" w:type="dxa"/>
          </w:tcPr>
          <w:p w14:paraId="19D44078" w14:textId="4D14FEC4"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MEMBRANE</w:t>
            </w:r>
          </w:p>
        </w:tc>
      </w:tr>
      <w:tr w:rsidR="005A5A1B" w:rsidRPr="005A5A1B" w14:paraId="2EF149A5"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40E3F6E1" w14:textId="3B7FAFB3" w:rsidR="005A5A1B" w:rsidRPr="005A5A1B" w:rsidRDefault="005A5A1B" w:rsidP="007D6E18">
            <w:pPr>
              <w:jc w:val="center"/>
              <w:rPr>
                <w:b w:val="0"/>
                <w:bCs w:val="0"/>
                <w:sz w:val="18"/>
                <w:szCs w:val="18"/>
              </w:rPr>
            </w:pPr>
            <w:r>
              <w:rPr>
                <w:b w:val="0"/>
                <w:bCs w:val="0"/>
                <w:sz w:val="18"/>
                <w:szCs w:val="18"/>
              </w:rPr>
              <w:t>NANOTUBES COMPOSITE MEMBRANES</w:t>
            </w:r>
          </w:p>
        </w:tc>
        <w:tc>
          <w:tcPr>
            <w:tcW w:w="3686" w:type="dxa"/>
          </w:tcPr>
          <w:p w14:paraId="0482F4AD" w14:textId="1B5973D1"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CARBON NANOTUBES</w:t>
            </w:r>
          </w:p>
        </w:tc>
      </w:tr>
      <w:tr w:rsidR="005A5A1B" w:rsidRPr="005A5A1B" w14:paraId="5CD7A79E"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79A30CA4" w14:textId="749E7539" w:rsidR="005A5A1B" w:rsidRPr="005A5A1B" w:rsidRDefault="005A5A1B" w:rsidP="007D6E18">
            <w:pPr>
              <w:jc w:val="center"/>
              <w:rPr>
                <w:b w:val="0"/>
                <w:bCs w:val="0"/>
                <w:sz w:val="18"/>
                <w:szCs w:val="18"/>
              </w:rPr>
            </w:pPr>
            <w:r>
              <w:rPr>
                <w:b w:val="0"/>
                <w:bCs w:val="0"/>
                <w:sz w:val="18"/>
                <w:szCs w:val="18"/>
              </w:rPr>
              <w:t>UDMA MATRIX LEADS</w:t>
            </w:r>
          </w:p>
        </w:tc>
        <w:tc>
          <w:tcPr>
            <w:tcW w:w="3686" w:type="dxa"/>
          </w:tcPr>
          <w:p w14:paraId="7F28D746" w14:textId="6F5BF6C5"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HYBRID</w:t>
            </w:r>
          </w:p>
        </w:tc>
      </w:tr>
      <w:tr w:rsidR="005A5A1B" w:rsidRPr="005A5A1B" w14:paraId="7D0CD934"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584636BB" w14:textId="5908432B" w:rsidR="005A5A1B" w:rsidRPr="005A5A1B" w:rsidRDefault="005A5A1B" w:rsidP="007D6E18">
            <w:pPr>
              <w:jc w:val="center"/>
              <w:rPr>
                <w:b w:val="0"/>
                <w:bCs w:val="0"/>
                <w:sz w:val="18"/>
                <w:szCs w:val="18"/>
              </w:rPr>
            </w:pPr>
            <w:r>
              <w:rPr>
                <w:b w:val="0"/>
                <w:bCs w:val="0"/>
                <w:sz w:val="18"/>
                <w:szCs w:val="18"/>
              </w:rPr>
              <w:t>FUNCTIONALIZED MULTIWALLED CARBON</w:t>
            </w:r>
          </w:p>
        </w:tc>
        <w:tc>
          <w:tcPr>
            <w:tcW w:w="3686" w:type="dxa"/>
          </w:tcPr>
          <w:p w14:paraId="18AE9813" w14:textId="7908DE3C"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POSS</w:t>
            </w:r>
          </w:p>
        </w:tc>
      </w:tr>
      <w:tr w:rsidR="005A5A1B" w:rsidRPr="005A5A1B" w14:paraId="3DAAF1F0"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70F5AAF4" w14:textId="7099CA34" w:rsidR="005A5A1B" w:rsidRPr="005A5A1B" w:rsidRDefault="005A5A1B" w:rsidP="007D6E18">
            <w:pPr>
              <w:jc w:val="center"/>
              <w:rPr>
                <w:b w:val="0"/>
                <w:bCs w:val="0"/>
                <w:sz w:val="18"/>
                <w:szCs w:val="18"/>
              </w:rPr>
            </w:pPr>
            <w:r>
              <w:rPr>
                <w:b w:val="0"/>
                <w:bCs w:val="0"/>
                <w:sz w:val="18"/>
                <w:szCs w:val="18"/>
              </w:rPr>
              <w:t>HYBRID MATERIAL TRANSPARENCY</w:t>
            </w:r>
          </w:p>
        </w:tc>
        <w:tc>
          <w:tcPr>
            <w:tcW w:w="3686" w:type="dxa"/>
          </w:tcPr>
          <w:p w14:paraId="1BAC57A4" w14:textId="4DA4D9B5"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TAXONOMY</w:t>
            </w:r>
          </w:p>
        </w:tc>
      </w:tr>
      <w:tr w:rsidR="005A5A1B" w:rsidRPr="005A5A1B" w14:paraId="3FDB00DC"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62106957" w14:textId="50D83096" w:rsidR="005A5A1B" w:rsidRPr="005A5A1B" w:rsidRDefault="005A5A1B" w:rsidP="007D6E18">
            <w:pPr>
              <w:jc w:val="center"/>
              <w:rPr>
                <w:b w:val="0"/>
                <w:bCs w:val="0"/>
                <w:sz w:val="18"/>
                <w:szCs w:val="18"/>
              </w:rPr>
            </w:pPr>
            <w:r>
              <w:rPr>
                <w:b w:val="0"/>
                <w:bCs w:val="0"/>
                <w:sz w:val="18"/>
                <w:szCs w:val="18"/>
              </w:rPr>
              <w:t>ENGINEERING DESIGN ACTIVITY</w:t>
            </w:r>
          </w:p>
        </w:tc>
        <w:tc>
          <w:tcPr>
            <w:tcW w:w="3686" w:type="dxa"/>
          </w:tcPr>
          <w:p w14:paraId="2AA610B0" w14:textId="732DCCB6"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CONVERSION</w:t>
            </w:r>
          </w:p>
        </w:tc>
      </w:tr>
      <w:tr w:rsidR="005A5A1B" w:rsidRPr="005A5A1B" w14:paraId="0FA39C5C"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4FBCD85B" w14:textId="64724007" w:rsidR="005A5A1B" w:rsidRPr="005A5A1B" w:rsidRDefault="005A5A1B" w:rsidP="007D6E18">
            <w:pPr>
              <w:jc w:val="center"/>
              <w:rPr>
                <w:b w:val="0"/>
                <w:bCs w:val="0"/>
                <w:sz w:val="18"/>
                <w:szCs w:val="18"/>
              </w:rPr>
            </w:pPr>
            <w:r>
              <w:rPr>
                <w:b w:val="0"/>
                <w:bCs w:val="0"/>
                <w:sz w:val="18"/>
                <w:szCs w:val="18"/>
              </w:rPr>
              <w:t>DEVELOPING FUNCTIONAL TAXONOMIES</w:t>
            </w:r>
          </w:p>
        </w:tc>
        <w:tc>
          <w:tcPr>
            <w:tcW w:w="3686" w:type="dxa"/>
          </w:tcPr>
          <w:p w14:paraId="1AC4EC22" w14:textId="6D553EF3"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SYSTEM</w:t>
            </w:r>
          </w:p>
        </w:tc>
      </w:tr>
      <w:tr w:rsidR="005A5A1B" w:rsidRPr="005A5A1B" w14:paraId="51E65A4C"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12B23E41" w14:textId="347227B2" w:rsidR="005A5A1B" w:rsidRPr="005A5A1B" w:rsidRDefault="005A5A1B" w:rsidP="007D6E18">
            <w:pPr>
              <w:jc w:val="center"/>
              <w:rPr>
                <w:b w:val="0"/>
                <w:bCs w:val="0"/>
                <w:sz w:val="18"/>
                <w:szCs w:val="18"/>
              </w:rPr>
            </w:pPr>
            <w:r>
              <w:rPr>
                <w:b w:val="0"/>
                <w:bCs w:val="0"/>
                <w:sz w:val="18"/>
                <w:szCs w:val="18"/>
              </w:rPr>
              <w:t>SUPPORTING ENGINEERING DESIGN</w:t>
            </w:r>
          </w:p>
        </w:tc>
        <w:tc>
          <w:tcPr>
            <w:tcW w:w="3686" w:type="dxa"/>
          </w:tcPr>
          <w:p w14:paraId="5B0B0C5E" w14:textId="0E9FCDB0"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CHEMICAL</w:t>
            </w:r>
          </w:p>
        </w:tc>
      </w:tr>
      <w:tr w:rsidR="005A5A1B" w:rsidRPr="005A5A1B" w14:paraId="4E813645"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0D2301E2" w14:textId="52CC1581" w:rsidR="005A5A1B" w:rsidRPr="005A5A1B" w:rsidRDefault="005A5A1B" w:rsidP="007D6E18">
            <w:pPr>
              <w:jc w:val="center"/>
              <w:rPr>
                <w:b w:val="0"/>
                <w:bCs w:val="0"/>
                <w:sz w:val="18"/>
                <w:szCs w:val="18"/>
              </w:rPr>
            </w:pPr>
            <w:r>
              <w:rPr>
                <w:b w:val="0"/>
                <w:bCs w:val="0"/>
                <w:sz w:val="18"/>
                <w:szCs w:val="18"/>
              </w:rPr>
              <w:t>COMPOUND DIRECTLY INFLUENCES</w:t>
            </w:r>
          </w:p>
        </w:tc>
        <w:tc>
          <w:tcPr>
            <w:tcW w:w="3686" w:type="dxa"/>
          </w:tcPr>
          <w:p w14:paraId="130C00A3" w14:textId="6947A8CE"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SPECTROSCOPY</w:t>
            </w:r>
          </w:p>
        </w:tc>
      </w:tr>
      <w:tr w:rsidR="005A5A1B" w:rsidRPr="005A5A1B" w14:paraId="33FA6174" w14:textId="77777777" w:rsidTr="002E040F">
        <w:trPr>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4E0BD2BA" w14:textId="6700AD82" w:rsidR="005A5A1B" w:rsidRPr="005A5A1B" w:rsidRDefault="005A5A1B" w:rsidP="007D6E18">
            <w:pPr>
              <w:jc w:val="center"/>
              <w:rPr>
                <w:b w:val="0"/>
                <w:bCs w:val="0"/>
                <w:sz w:val="18"/>
                <w:szCs w:val="18"/>
              </w:rPr>
            </w:pPr>
            <w:r>
              <w:rPr>
                <w:b w:val="0"/>
                <w:bCs w:val="0"/>
                <w:sz w:val="18"/>
                <w:szCs w:val="18"/>
              </w:rPr>
              <w:t>ELECTRONIC CONDUCTIVE CHEMICAL</w:t>
            </w:r>
          </w:p>
        </w:tc>
        <w:tc>
          <w:tcPr>
            <w:tcW w:w="3686" w:type="dxa"/>
          </w:tcPr>
          <w:p w14:paraId="36A0055C" w14:textId="426FE531" w:rsidR="005A5A1B" w:rsidRPr="005A5A1B" w:rsidRDefault="005A5A1B" w:rsidP="007D6E1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MICROSCOPY</w:t>
            </w:r>
          </w:p>
        </w:tc>
      </w:tr>
      <w:tr w:rsidR="005A5A1B" w:rsidRPr="005A5A1B" w14:paraId="404C3604" w14:textId="77777777" w:rsidTr="002E040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3402" w:type="dxa"/>
          </w:tcPr>
          <w:p w14:paraId="27798079" w14:textId="720696D7" w:rsidR="005A5A1B" w:rsidRPr="005A5A1B" w:rsidRDefault="005A5A1B" w:rsidP="007D6E18">
            <w:pPr>
              <w:jc w:val="center"/>
              <w:rPr>
                <w:b w:val="0"/>
                <w:bCs w:val="0"/>
                <w:sz w:val="18"/>
                <w:szCs w:val="18"/>
              </w:rPr>
            </w:pPr>
            <w:r>
              <w:rPr>
                <w:b w:val="0"/>
                <w:bCs w:val="0"/>
                <w:sz w:val="18"/>
                <w:szCs w:val="18"/>
              </w:rPr>
              <w:t>CONDUCTIVE CHEMICAL SPECIES</w:t>
            </w:r>
          </w:p>
        </w:tc>
        <w:tc>
          <w:tcPr>
            <w:tcW w:w="3686" w:type="dxa"/>
          </w:tcPr>
          <w:p w14:paraId="7B4279EB" w14:textId="46638CA4" w:rsidR="005A5A1B" w:rsidRPr="005A5A1B" w:rsidRDefault="005A5A1B" w:rsidP="007D6E1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DSC</w:t>
            </w:r>
          </w:p>
        </w:tc>
      </w:tr>
    </w:tbl>
    <w:p w14:paraId="6AA98895" w14:textId="555C6F71" w:rsidR="0010656B" w:rsidRPr="00560BA3" w:rsidRDefault="0010656B" w:rsidP="007D6E18">
      <w:pPr>
        <w:jc w:val="center"/>
      </w:pPr>
    </w:p>
    <w:p w14:paraId="3DB42F01" w14:textId="6807F6C7" w:rsidR="006A4E1A" w:rsidRPr="00560BA3" w:rsidRDefault="007D6E18" w:rsidP="00410BCF">
      <w:r w:rsidRPr="00560BA3">
        <w:t>In</w:t>
      </w:r>
      <w:r w:rsidR="00E51172">
        <w:t xml:space="preserve"> table </w:t>
      </w:r>
      <w:r w:rsidR="00E51172">
        <w:fldChar w:fldCharType="begin"/>
      </w:r>
      <w:r w:rsidR="00E51172">
        <w:instrText xml:space="preserve"> REF compare_lda_yake_1 \h </w:instrText>
      </w:r>
      <w:r w:rsidR="00E51172">
        <w:fldChar w:fldCharType="separate"/>
      </w:r>
      <w:r w:rsidR="007D3083">
        <w:rPr>
          <w:noProof/>
        </w:rPr>
        <w:t>12</w:t>
      </w:r>
      <w:r w:rsidR="00E51172">
        <w:fldChar w:fldCharType="end"/>
      </w:r>
      <w:r w:rsidRPr="00560BA3">
        <w:t xml:space="preserve">, there are the keywords that I extracted with YAKE, </w:t>
      </w:r>
      <w:r w:rsidR="00E51172">
        <w:t>in</w:t>
      </w:r>
      <w:r w:rsidRPr="00560BA3">
        <w:t xml:space="preserve"> the left</w:t>
      </w:r>
      <w:r w:rsidR="00E51172">
        <w:t xml:space="preserve"> column</w:t>
      </w:r>
      <w:r w:rsidRPr="00560BA3">
        <w:t>, and with LDA, on the right, from the abstracts of a researcher who has 3 papers in the CRESCDI database. The ones extracted with YAKE provide more details about the content of this author’s publications, contain</w:t>
      </w:r>
      <w:r w:rsidR="009545A6" w:rsidRPr="00560BA3">
        <w:t>ing only trigrams, but there are also meaningless keywords among them, from a grammatical point of view, such as “compound directly influences”, which is an incomplete phrase.</w:t>
      </w:r>
      <w:r w:rsidR="00330073" w:rsidRPr="00560BA3">
        <w:t xml:space="preserve"> LDA, on the other hand, produced only 1 bigram and 14 unigrams. Together, the LDA keywords give a general idea about the researcher’s activity, but individually most of them do not seem relevant, for instance “system” or “product”, which are very general </w:t>
      </w:r>
      <w:r w:rsidR="00E542C8" w:rsidRPr="00560BA3">
        <w:t xml:space="preserve">and ambiguous </w:t>
      </w:r>
      <w:r w:rsidR="00330073" w:rsidRPr="00560BA3">
        <w:t>concepts</w:t>
      </w:r>
      <w:r w:rsidR="00B978A2" w:rsidRPr="00560BA3">
        <w:t>.</w:t>
      </w:r>
    </w:p>
    <w:p w14:paraId="75BC93A3" w14:textId="6C315B65" w:rsidR="001A66F9" w:rsidRDefault="00FD55C6" w:rsidP="001A66F9">
      <w:pPr>
        <w:jc w:val="center"/>
      </w:pPr>
      <w:r>
        <w:t xml:space="preserve">Table </w:t>
      </w:r>
      <w:bookmarkStart w:id="91" w:name="compare_lda_yake_2"/>
      <w:r>
        <w:fldChar w:fldCharType="begin"/>
      </w:r>
      <w:r>
        <w:instrText xml:space="preserve"> SEQ TBL \* MERGEFORMAT </w:instrText>
      </w:r>
      <w:r>
        <w:fldChar w:fldCharType="separate"/>
      </w:r>
      <w:r w:rsidR="007D3083">
        <w:rPr>
          <w:noProof/>
        </w:rPr>
        <w:t>13</w:t>
      </w:r>
      <w:r>
        <w:fldChar w:fldCharType="end"/>
      </w:r>
      <w:bookmarkEnd w:id="91"/>
      <w:r w:rsidR="001A66F9" w:rsidRPr="00560BA3">
        <w:t>: Comparison YAKE vs LDA</w:t>
      </w:r>
      <w:r>
        <w:t xml:space="preserve"> using keywords extracted from 646 abstracts</w:t>
      </w:r>
    </w:p>
    <w:tbl>
      <w:tblPr>
        <w:tblStyle w:val="Tabelprimar2"/>
        <w:tblW w:w="0" w:type="auto"/>
        <w:jc w:val="center"/>
        <w:tblLook w:val="04A0" w:firstRow="1" w:lastRow="0" w:firstColumn="1" w:lastColumn="0" w:noHBand="0" w:noVBand="1"/>
      </w:tblPr>
      <w:tblGrid>
        <w:gridCol w:w="3249"/>
        <w:gridCol w:w="4046"/>
      </w:tblGrid>
      <w:tr w:rsidR="00410BCF" w:rsidRPr="00410BCF" w14:paraId="6DBF2960" w14:textId="77777777" w:rsidTr="00FD55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AF087ED" w14:textId="2E65C9E5" w:rsidR="00410BCF" w:rsidRPr="00410BCF" w:rsidRDefault="00410BCF" w:rsidP="001A66F9">
            <w:pPr>
              <w:jc w:val="center"/>
              <w:rPr>
                <w:sz w:val="18"/>
                <w:szCs w:val="18"/>
              </w:rPr>
            </w:pPr>
            <w:r>
              <w:rPr>
                <w:sz w:val="18"/>
                <w:szCs w:val="18"/>
              </w:rPr>
              <w:t>YAKE</w:t>
            </w:r>
          </w:p>
        </w:tc>
        <w:tc>
          <w:tcPr>
            <w:tcW w:w="0" w:type="auto"/>
          </w:tcPr>
          <w:p w14:paraId="289B6D5C" w14:textId="36835516" w:rsidR="00410BCF" w:rsidRPr="00410BCF" w:rsidRDefault="00410BCF" w:rsidP="001A66F9">
            <w:pPr>
              <w:jc w:val="center"/>
              <w:cnfStyle w:val="100000000000" w:firstRow="1" w:lastRow="0" w:firstColumn="0" w:lastColumn="0" w:oddVBand="0" w:evenVBand="0" w:oddHBand="0" w:evenHBand="0" w:firstRowFirstColumn="0" w:firstRowLastColumn="0" w:lastRowFirstColumn="0" w:lastRowLastColumn="0"/>
              <w:rPr>
                <w:sz w:val="18"/>
                <w:szCs w:val="18"/>
              </w:rPr>
            </w:pPr>
            <w:r w:rsidRPr="00410BCF">
              <w:rPr>
                <w:sz w:val="18"/>
                <w:szCs w:val="18"/>
              </w:rPr>
              <w:t>LDA</w:t>
            </w:r>
          </w:p>
        </w:tc>
      </w:tr>
      <w:tr w:rsidR="00410BCF" w:rsidRPr="00410BCF" w14:paraId="721D8D8D"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9A3489A" w14:textId="1CAF5FA2" w:rsidR="00410BCF" w:rsidRPr="00410BCF" w:rsidRDefault="00410BCF" w:rsidP="001A66F9">
            <w:pPr>
              <w:jc w:val="center"/>
              <w:rPr>
                <w:b w:val="0"/>
                <w:bCs w:val="0"/>
                <w:sz w:val="18"/>
                <w:szCs w:val="18"/>
              </w:rPr>
            </w:pPr>
            <w:r>
              <w:rPr>
                <w:b w:val="0"/>
                <w:bCs w:val="0"/>
                <w:sz w:val="18"/>
                <w:szCs w:val="18"/>
              </w:rPr>
              <w:t>NATURAL LANGUAGE PROCESSING</w:t>
            </w:r>
          </w:p>
        </w:tc>
        <w:tc>
          <w:tcPr>
            <w:tcW w:w="0" w:type="auto"/>
          </w:tcPr>
          <w:p w14:paraId="6825182E" w14:textId="011500FF"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COMPUTER SUPPORTED COLLABORATIVE LEARNING</w:t>
            </w:r>
          </w:p>
        </w:tc>
      </w:tr>
      <w:tr w:rsidR="00410BCF" w:rsidRPr="00410BCF" w14:paraId="5C1CC28C"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2CC4930" w14:textId="2B1AFEB6" w:rsidR="00410BCF" w:rsidRPr="00410BCF" w:rsidRDefault="00410BCF" w:rsidP="001A66F9">
            <w:pPr>
              <w:jc w:val="center"/>
              <w:rPr>
                <w:b w:val="0"/>
                <w:bCs w:val="0"/>
                <w:sz w:val="18"/>
                <w:szCs w:val="18"/>
              </w:rPr>
            </w:pPr>
            <w:r>
              <w:rPr>
                <w:b w:val="0"/>
                <w:bCs w:val="0"/>
                <w:sz w:val="18"/>
                <w:szCs w:val="18"/>
              </w:rPr>
              <w:t>SUPPORTED COLLABORATIVE LEARNING</w:t>
            </w:r>
          </w:p>
        </w:tc>
        <w:tc>
          <w:tcPr>
            <w:tcW w:w="0" w:type="auto"/>
          </w:tcPr>
          <w:p w14:paraId="2220B717" w14:textId="6650F30C"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 LEARNING</w:t>
            </w:r>
          </w:p>
        </w:tc>
      </w:tr>
      <w:tr w:rsidR="00410BCF" w:rsidRPr="00410BCF" w14:paraId="5816C301"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66062DA" w14:textId="16A74BAF" w:rsidR="00410BCF" w:rsidRPr="00410BCF" w:rsidRDefault="00410BCF" w:rsidP="001A66F9">
            <w:pPr>
              <w:jc w:val="center"/>
              <w:rPr>
                <w:b w:val="0"/>
                <w:bCs w:val="0"/>
                <w:sz w:val="18"/>
                <w:szCs w:val="18"/>
              </w:rPr>
            </w:pPr>
            <w:r>
              <w:rPr>
                <w:b w:val="0"/>
                <w:bCs w:val="0"/>
                <w:sz w:val="18"/>
                <w:szCs w:val="18"/>
              </w:rPr>
              <w:t>COMPUTER SUPPORTED COLLABORATIVE</w:t>
            </w:r>
          </w:p>
        </w:tc>
        <w:tc>
          <w:tcPr>
            <w:tcW w:w="0" w:type="auto"/>
          </w:tcPr>
          <w:p w14:paraId="4ABD37E9" w14:textId="6BF52F50"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w:t>
            </w:r>
          </w:p>
        </w:tc>
      </w:tr>
      <w:tr w:rsidR="00410BCF" w:rsidRPr="00410BCF" w14:paraId="126E928E"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C43E3A3" w14:textId="3D95411D" w:rsidR="00410BCF" w:rsidRPr="00410BCF" w:rsidRDefault="00410BCF" w:rsidP="001A66F9">
            <w:pPr>
              <w:jc w:val="center"/>
              <w:rPr>
                <w:b w:val="0"/>
                <w:bCs w:val="0"/>
                <w:sz w:val="18"/>
                <w:szCs w:val="18"/>
              </w:rPr>
            </w:pPr>
            <w:r>
              <w:rPr>
                <w:b w:val="0"/>
                <w:bCs w:val="0"/>
                <w:sz w:val="18"/>
                <w:szCs w:val="18"/>
              </w:rPr>
              <w:t>LANGUAGE PROCESSING TECHNIQUES</w:t>
            </w:r>
          </w:p>
        </w:tc>
        <w:tc>
          <w:tcPr>
            <w:tcW w:w="0" w:type="auto"/>
          </w:tcPr>
          <w:p w14:paraId="5380E218" w14:textId="74BA364C"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CHAT CONVERSATION</w:t>
            </w:r>
          </w:p>
        </w:tc>
      </w:tr>
      <w:tr w:rsidR="00410BCF" w:rsidRPr="00410BCF" w14:paraId="25DBC29E"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6F91147" w14:textId="129B63BA" w:rsidR="00410BCF" w:rsidRPr="00410BCF" w:rsidRDefault="00410BCF" w:rsidP="001A66F9">
            <w:pPr>
              <w:jc w:val="center"/>
              <w:rPr>
                <w:b w:val="0"/>
                <w:bCs w:val="0"/>
                <w:sz w:val="18"/>
                <w:szCs w:val="18"/>
              </w:rPr>
            </w:pPr>
            <w:r>
              <w:rPr>
                <w:b w:val="0"/>
                <w:bCs w:val="0"/>
                <w:sz w:val="18"/>
                <w:szCs w:val="18"/>
              </w:rPr>
              <w:t>LATENT SEMANTIC ANALYSIS</w:t>
            </w:r>
          </w:p>
        </w:tc>
        <w:tc>
          <w:tcPr>
            <w:tcW w:w="0" w:type="auto"/>
          </w:tcPr>
          <w:p w14:paraId="0C189368" w14:textId="38F9D41D"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SOCIAL NETWORK</w:t>
            </w:r>
          </w:p>
        </w:tc>
      </w:tr>
      <w:tr w:rsidR="00410BCF" w:rsidRPr="00410BCF" w14:paraId="3B99FEB8"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C5E5F6" w14:textId="668626AE" w:rsidR="00410BCF" w:rsidRPr="00410BCF" w:rsidRDefault="00410BCF" w:rsidP="001A66F9">
            <w:pPr>
              <w:jc w:val="center"/>
              <w:rPr>
                <w:b w:val="0"/>
                <w:bCs w:val="0"/>
                <w:sz w:val="18"/>
                <w:szCs w:val="18"/>
              </w:rPr>
            </w:pPr>
            <w:r>
              <w:rPr>
                <w:b w:val="0"/>
                <w:bCs w:val="0"/>
                <w:sz w:val="18"/>
                <w:szCs w:val="18"/>
              </w:rPr>
              <w:t>COHESION NETWORK ANALYSIS</w:t>
            </w:r>
          </w:p>
        </w:tc>
        <w:tc>
          <w:tcPr>
            <w:tcW w:w="0" w:type="auto"/>
          </w:tcPr>
          <w:p w14:paraId="151401E9" w14:textId="4FB372F1"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NATURAL LANGUAGE</w:t>
            </w:r>
          </w:p>
        </w:tc>
      </w:tr>
      <w:tr w:rsidR="00410BCF" w:rsidRPr="00410BCF" w14:paraId="593B64F0"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DCD9FBA" w14:textId="09156786" w:rsidR="00410BCF" w:rsidRPr="00410BCF" w:rsidRDefault="00410BCF" w:rsidP="001A66F9">
            <w:pPr>
              <w:jc w:val="center"/>
              <w:rPr>
                <w:b w:val="0"/>
                <w:bCs w:val="0"/>
                <w:sz w:val="18"/>
                <w:szCs w:val="18"/>
              </w:rPr>
            </w:pPr>
            <w:r>
              <w:rPr>
                <w:b w:val="0"/>
                <w:bCs w:val="0"/>
                <w:sz w:val="18"/>
                <w:szCs w:val="18"/>
              </w:rPr>
              <w:t>ADVANCED NATURAL LANGUAGE</w:t>
            </w:r>
          </w:p>
        </w:tc>
        <w:tc>
          <w:tcPr>
            <w:tcW w:w="0" w:type="auto"/>
          </w:tcPr>
          <w:p w14:paraId="747575F6" w14:textId="24AEC957"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READERBENCH FRAMEWORK</w:t>
            </w:r>
          </w:p>
        </w:tc>
      </w:tr>
      <w:tr w:rsidR="00410BCF" w:rsidRPr="00410BCF" w14:paraId="58E4C5B0"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69C2DB8" w14:textId="60C5A60A" w:rsidR="00410BCF" w:rsidRPr="00410BCF" w:rsidRDefault="00410BCF" w:rsidP="001A66F9">
            <w:pPr>
              <w:jc w:val="center"/>
              <w:rPr>
                <w:b w:val="0"/>
                <w:bCs w:val="0"/>
                <w:sz w:val="18"/>
                <w:szCs w:val="18"/>
              </w:rPr>
            </w:pPr>
            <w:r>
              <w:rPr>
                <w:b w:val="0"/>
                <w:bCs w:val="0"/>
                <w:sz w:val="18"/>
                <w:szCs w:val="18"/>
              </w:rPr>
              <w:t>LEARNING</w:t>
            </w:r>
          </w:p>
        </w:tc>
        <w:tc>
          <w:tcPr>
            <w:tcW w:w="0" w:type="auto"/>
          </w:tcPr>
          <w:p w14:paraId="4092C037" w14:textId="31149D85"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LEARNING ENVIRONMENT</w:t>
            </w:r>
          </w:p>
        </w:tc>
      </w:tr>
      <w:tr w:rsidR="00410BCF" w:rsidRPr="00410BCF" w14:paraId="7733B1A1"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B80C442" w14:textId="5C10ECD1" w:rsidR="00410BCF" w:rsidRPr="00410BCF" w:rsidRDefault="00410BCF" w:rsidP="001A66F9">
            <w:pPr>
              <w:jc w:val="center"/>
              <w:rPr>
                <w:b w:val="0"/>
                <w:bCs w:val="0"/>
                <w:sz w:val="18"/>
                <w:szCs w:val="18"/>
              </w:rPr>
            </w:pPr>
            <w:r>
              <w:rPr>
                <w:b w:val="0"/>
                <w:bCs w:val="0"/>
                <w:sz w:val="18"/>
                <w:szCs w:val="18"/>
              </w:rPr>
              <w:t>ANALYSIS</w:t>
            </w:r>
          </w:p>
        </w:tc>
        <w:tc>
          <w:tcPr>
            <w:tcW w:w="0" w:type="auto"/>
          </w:tcPr>
          <w:p w14:paraId="75F5F137" w14:textId="4F946747"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ARTIFICIAL INTELLIGENCE</w:t>
            </w:r>
          </w:p>
        </w:tc>
      </w:tr>
      <w:tr w:rsidR="00410BCF" w:rsidRPr="00410BCF" w14:paraId="4492CA07"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5326800" w14:textId="701F8C7E" w:rsidR="00410BCF" w:rsidRPr="00410BCF" w:rsidRDefault="00410BCF" w:rsidP="001A66F9">
            <w:pPr>
              <w:jc w:val="center"/>
              <w:rPr>
                <w:b w:val="0"/>
                <w:bCs w:val="0"/>
                <w:sz w:val="18"/>
                <w:szCs w:val="18"/>
              </w:rPr>
            </w:pPr>
            <w:r>
              <w:rPr>
                <w:b w:val="0"/>
                <w:bCs w:val="0"/>
                <w:sz w:val="18"/>
                <w:szCs w:val="18"/>
              </w:rPr>
              <w:t>LANGUAGE</w:t>
            </w:r>
          </w:p>
        </w:tc>
        <w:tc>
          <w:tcPr>
            <w:tcW w:w="0" w:type="auto"/>
          </w:tcPr>
          <w:p w14:paraId="49CC7AE0" w14:textId="4D1AA56D"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NATURAL LANGUAGE PROCESSING TECHNIQUE</w:t>
            </w:r>
          </w:p>
        </w:tc>
      </w:tr>
      <w:tr w:rsidR="00410BCF" w:rsidRPr="00410BCF" w14:paraId="0D2C785A"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E5D4289" w14:textId="12A288AC" w:rsidR="00410BCF" w:rsidRPr="00410BCF" w:rsidRDefault="00410BCF" w:rsidP="001A66F9">
            <w:pPr>
              <w:jc w:val="center"/>
              <w:rPr>
                <w:b w:val="0"/>
                <w:bCs w:val="0"/>
                <w:sz w:val="18"/>
                <w:szCs w:val="18"/>
              </w:rPr>
            </w:pPr>
            <w:r>
              <w:rPr>
                <w:b w:val="0"/>
                <w:bCs w:val="0"/>
                <w:sz w:val="18"/>
                <w:szCs w:val="18"/>
              </w:rPr>
              <w:t>LEARNING CHAT CONVERSATIONS</w:t>
            </w:r>
          </w:p>
        </w:tc>
        <w:tc>
          <w:tcPr>
            <w:tcW w:w="0" w:type="auto"/>
          </w:tcPr>
          <w:p w14:paraId="6ACE735C" w14:textId="4ECF4E9C"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LEARNING PROCESS</w:t>
            </w:r>
          </w:p>
        </w:tc>
      </w:tr>
      <w:tr w:rsidR="00410BCF" w:rsidRPr="00410BCF" w14:paraId="5E99F711"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E11C5C5" w14:textId="79A9D11D" w:rsidR="00410BCF" w:rsidRPr="00410BCF" w:rsidRDefault="00410BCF" w:rsidP="001A66F9">
            <w:pPr>
              <w:jc w:val="center"/>
              <w:rPr>
                <w:b w:val="0"/>
                <w:bCs w:val="0"/>
                <w:sz w:val="18"/>
                <w:szCs w:val="18"/>
              </w:rPr>
            </w:pPr>
            <w:r>
              <w:rPr>
                <w:b w:val="0"/>
                <w:bCs w:val="0"/>
                <w:sz w:val="18"/>
                <w:szCs w:val="18"/>
              </w:rPr>
              <w:t>COLLABORATIVE LEARNING TOOLS</w:t>
            </w:r>
          </w:p>
        </w:tc>
        <w:tc>
          <w:tcPr>
            <w:tcW w:w="0" w:type="auto"/>
          </w:tcPr>
          <w:p w14:paraId="0ADD15CC" w14:textId="6D2FA8FE"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WEB PAGE</w:t>
            </w:r>
          </w:p>
        </w:tc>
      </w:tr>
      <w:tr w:rsidR="00410BCF" w:rsidRPr="00410BCF" w14:paraId="568AD923"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3A83DB6" w14:textId="56AE3802" w:rsidR="00410BCF" w:rsidRPr="00410BCF" w:rsidRDefault="00410BCF" w:rsidP="001A66F9">
            <w:pPr>
              <w:jc w:val="center"/>
              <w:rPr>
                <w:b w:val="0"/>
                <w:bCs w:val="0"/>
                <w:sz w:val="18"/>
                <w:szCs w:val="18"/>
              </w:rPr>
            </w:pPr>
            <w:r>
              <w:rPr>
                <w:b w:val="0"/>
                <w:bCs w:val="0"/>
                <w:sz w:val="18"/>
                <w:szCs w:val="18"/>
              </w:rPr>
              <w:t>LEARNING ENVIRONMENT</w:t>
            </w:r>
          </w:p>
        </w:tc>
        <w:tc>
          <w:tcPr>
            <w:tcW w:w="0" w:type="auto"/>
          </w:tcPr>
          <w:p w14:paraId="78545697" w14:textId="79D7CD7A"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NATURAL LANGUAGE PROCESSING NLP</w:t>
            </w:r>
          </w:p>
        </w:tc>
      </w:tr>
      <w:tr w:rsidR="00410BCF" w:rsidRPr="00410BCF" w14:paraId="0DF78EE1" w14:textId="77777777" w:rsidTr="00FD55C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7B8FE57" w14:textId="03B2D79D" w:rsidR="00410BCF" w:rsidRPr="00410BCF" w:rsidRDefault="00410BCF" w:rsidP="001A66F9">
            <w:pPr>
              <w:jc w:val="center"/>
              <w:rPr>
                <w:b w:val="0"/>
                <w:bCs w:val="0"/>
                <w:sz w:val="18"/>
                <w:szCs w:val="18"/>
              </w:rPr>
            </w:pPr>
            <w:r>
              <w:rPr>
                <w:b w:val="0"/>
                <w:bCs w:val="0"/>
                <w:sz w:val="18"/>
                <w:szCs w:val="18"/>
              </w:rPr>
              <w:t>MACHINE LEARNING SYSTEM</w:t>
            </w:r>
          </w:p>
        </w:tc>
        <w:tc>
          <w:tcPr>
            <w:tcW w:w="0" w:type="auto"/>
          </w:tcPr>
          <w:p w14:paraId="7F021549" w14:textId="7704232A" w:rsidR="00410BCF" w:rsidRPr="00410BCF" w:rsidRDefault="00410BCF" w:rsidP="001A66F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POLYPHONIC MODEL</w:t>
            </w:r>
          </w:p>
        </w:tc>
      </w:tr>
      <w:tr w:rsidR="00410BCF" w:rsidRPr="00410BCF" w14:paraId="3E491E66" w14:textId="77777777" w:rsidTr="00FD55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D30FCDE" w14:textId="0653F0B6" w:rsidR="00410BCF" w:rsidRPr="00410BCF" w:rsidRDefault="00410BCF" w:rsidP="001A66F9">
            <w:pPr>
              <w:jc w:val="center"/>
              <w:rPr>
                <w:b w:val="0"/>
                <w:bCs w:val="0"/>
                <w:sz w:val="18"/>
                <w:szCs w:val="18"/>
              </w:rPr>
            </w:pPr>
            <w:r>
              <w:rPr>
                <w:b w:val="0"/>
                <w:bCs w:val="0"/>
                <w:sz w:val="18"/>
                <w:szCs w:val="18"/>
              </w:rPr>
              <w:t>LEARNING MANAGEMENT SYSTEMS</w:t>
            </w:r>
          </w:p>
        </w:tc>
        <w:tc>
          <w:tcPr>
            <w:tcW w:w="0" w:type="auto"/>
          </w:tcPr>
          <w:p w14:paraId="0B61B428" w14:textId="0B304896" w:rsidR="00410BCF" w:rsidRPr="00410BCF" w:rsidRDefault="00410BCF" w:rsidP="001A66F9">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TEXTUAL COMPLEXITY INDEX</w:t>
            </w:r>
          </w:p>
        </w:tc>
      </w:tr>
    </w:tbl>
    <w:p w14:paraId="77B14A5C" w14:textId="32C752A7" w:rsidR="00FE1C52" w:rsidRDefault="002E040F" w:rsidP="006900D9">
      <w:r>
        <w:lastRenderedPageBreak/>
        <w:t xml:space="preserve">Table </w:t>
      </w:r>
      <w:r>
        <w:fldChar w:fldCharType="begin"/>
      </w:r>
      <w:r>
        <w:instrText xml:space="preserve"> REF compare_lda_yake_2 \h </w:instrText>
      </w:r>
      <w:r>
        <w:fldChar w:fldCharType="separate"/>
      </w:r>
      <w:r w:rsidR="007D3083">
        <w:rPr>
          <w:noProof/>
        </w:rPr>
        <w:t>13</w:t>
      </w:r>
      <w:r>
        <w:fldChar w:fldCharType="end"/>
      </w:r>
      <w:r w:rsidR="00B434FD" w:rsidRPr="00560BA3">
        <w:t xml:space="preserve"> </w:t>
      </w:r>
      <w:r w:rsidR="00582896" w:rsidRPr="00560BA3">
        <w:t>depicts another parallel between the keywords extracted using YAKE and LDA, from the abstracts of an author in the top 20.</w:t>
      </w:r>
      <w:r w:rsidR="00C147E4" w:rsidRPr="00560BA3">
        <w:t xml:space="preserve"> One limitation of YAKE observed in this case is that it extracts some keyphrases that are only partially correct, due to the chosen maximum length of n-grams being 3, hence it extracts “Supported Collaborative Learning” and “Computer Supported Collaborative”, while LDA extracts the whole term “Computer Supported Collaborative Learning”.</w:t>
      </w:r>
      <w:r w:rsidR="001C7183" w:rsidRPr="00560BA3">
        <w:t xml:space="preserve"> </w:t>
      </w:r>
      <w:r w:rsidR="00582896" w:rsidRPr="00560BA3">
        <w:t>Although the two sets of keywords are similar and convey the same general idea about the author’s papers, there are no exact matches apart from “Natural Language Processing”</w:t>
      </w:r>
      <w:r w:rsidR="00D55F9E">
        <w:t xml:space="preserve"> and “learning environment”</w:t>
      </w:r>
      <w:r w:rsidR="00582896" w:rsidRPr="00560BA3">
        <w:t>, so this is a good example for illustrating how these two algorithms complete each other in finding meaningful keywords.</w:t>
      </w:r>
    </w:p>
    <w:p w14:paraId="6508B916" w14:textId="50ED3406" w:rsidR="006900D9" w:rsidRDefault="00FE1C52" w:rsidP="006900D9">
      <w:r>
        <w:t xml:space="preserve">To conclude the comparison between the two methods, concerning their performance on different sizes of document collections, YAKE is definitely better for authors with fewer publications, as it captures longer and more significant terms, while LDA might be more suitable for larger corpuses, </w:t>
      </w:r>
      <w:r w:rsidR="000F420C">
        <w:t xml:space="preserve">depending on how specific we expect the results to be, </w:t>
      </w:r>
      <w:r w:rsidR="005C20CB">
        <w:t>since</w:t>
      </w:r>
      <w:r>
        <w:t xml:space="preserve"> </w:t>
      </w:r>
      <w:r w:rsidR="00395432">
        <w:t xml:space="preserve">it </w:t>
      </w:r>
      <w:r w:rsidR="00105ED7">
        <w:t xml:space="preserve">generally </w:t>
      </w:r>
      <w:r w:rsidR="00395432">
        <w:t>extracts more concise keywords</w:t>
      </w:r>
      <w:r w:rsidR="009844D9">
        <w:t xml:space="preserve"> (LDA is more likely to extract a term like “Cloud Computing”, as opposed to YAKE’s preference for longer phrases like </w:t>
      </w:r>
      <w:r w:rsidR="009844D9">
        <w:t>“Cloud Computing</w:t>
      </w:r>
      <w:r w:rsidR="009844D9">
        <w:t xml:space="preserve"> systems</w:t>
      </w:r>
      <w:r w:rsidR="009844D9">
        <w:t>”</w:t>
      </w:r>
      <w:r w:rsidR="009844D9">
        <w:t>).</w:t>
      </w:r>
      <w:r w:rsidR="006900D9">
        <w:br w:type="page"/>
      </w:r>
    </w:p>
    <w:p w14:paraId="5A521241" w14:textId="3A3843CB" w:rsidR="00D4682E" w:rsidRDefault="008E669E" w:rsidP="00D4682E">
      <w:pPr>
        <w:pStyle w:val="Titlu1"/>
      </w:pPr>
      <w:bookmarkStart w:id="92" w:name="_Toc170063160"/>
      <w:r w:rsidRPr="00560BA3">
        <w:lastRenderedPageBreak/>
        <w:t>C</w:t>
      </w:r>
      <w:r w:rsidR="008C2ABE">
        <w:t>ONCLUSION</w:t>
      </w:r>
      <w:bookmarkStart w:id="93" w:name="_66bnpo5qfzbb" w:colFirst="0" w:colLast="0"/>
      <w:bookmarkEnd w:id="93"/>
      <w:r w:rsidR="00665EFB">
        <w:t xml:space="preserve"> </w:t>
      </w:r>
      <w:r w:rsidR="00C96B70">
        <w:t>AND FUTURE WORK</w:t>
      </w:r>
      <w:bookmarkEnd w:id="92"/>
    </w:p>
    <w:p w14:paraId="08BFD169" w14:textId="49E2ECCC" w:rsidR="00D4682E" w:rsidRDefault="00B2578B" w:rsidP="00D4682E">
      <w:r>
        <w:t xml:space="preserve">In this document, I </w:t>
      </w:r>
      <w:r w:rsidR="00DE0B6C">
        <w:t xml:space="preserve">amply described the process of </w:t>
      </w:r>
      <w:r w:rsidR="00646BB5">
        <w:t xml:space="preserve">extracting the most meaningful words from researchers’ abstracts </w:t>
      </w:r>
      <w:r w:rsidR="007E3C37">
        <w:t>to</w:t>
      </w:r>
      <w:r w:rsidR="00646BB5">
        <w:t xml:space="preserve"> accurately illustrate the topics that they focus on in their research.</w:t>
      </w:r>
      <w:r w:rsidR="00C83493">
        <w:t xml:space="preserve"> To achieve this, I used two distinct methods, YAKE and LDA</w:t>
      </w:r>
      <w:r w:rsidR="007E3C37">
        <w:t>. Both</w:t>
      </w:r>
      <w:r w:rsidR="00C83493">
        <w:t xml:space="preserve"> </w:t>
      </w:r>
      <w:r w:rsidR="007E3C37">
        <w:t>approaches</w:t>
      </w:r>
      <w:r w:rsidR="00C83493">
        <w:t xml:space="preserve"> produced relevant results that individually captured the core</w:t>
      </w:r>
      <w:r w:rsidR="007E3C37">
        <w:t xml:space="preserve"> themes</w:t>
      </w:r>
      <w:r w:rsidR="00C83493">
        <w:t xml:space="preserve"> </w:t>
      </w:r>
      <w:r w:rsidR="007E3C37">
        <w:t>of the publications, and combining the resulting keywords from both methods provided an even more comprehensive picture.</w:t>
      </w:r>
      <w:r w:rsidR="00C83493">
        <w:t xml:space="preserve"> </w:t>
      </w:r>
      <w:r w:rsidR="00694C6B">
        <w:t xml:space="preserve">The results were evaluated using rigorous metrics, but the best indication of their accuracy is the consistency of the keywords when </w:t>
      </w:r>
      <w:r w:rsidR="00AE13C1">
        <w:t>compared</w:t>
      </w:r>
      <w:r w:rsidR="00694C6B">
        <w:t xml:space="preserve"> </w:t>
      </w:r>
      <w:r w:rsidR="00AE13C1">
        <w:t xml:space="preserve">to </w:t>
      </w:r>
      <w:r w:rsidR="00694C6B">
        <w:t>the author’</w:t>
      </w:r>
      <w:r w:rsidR="00AE13C1">
        <w:t>s</w:t>
      </w:r>
      <w:r w:rsidR="00694C6B">
        <w:t xml:space="preserve"> publication titles and </w:t>
      </w:r>
      <w:r w:rsidR="00AE13C1">
        <w:t xml:space="preserve">the </w:t>
      </w:r>
      <w:r w:rsidR="00694C6B">
        <w:t xml:space="preserve">keywords </w:t>
      </w:r>
      <w:r w:rsidR="00AE13C1">
        <w:t>displayed in their Google Scholar or CRESCDI profile</w:t>
      </w:r>
      <w:r w:rsidR="00DB2C8F">
        <w:t xml:space="preserve">, if they have manually validated their keywords on </w:t>
      </w:r>
      <w:r w:rsidR="002C6599">
        <w:t>the platform</w:t>
      </w:r>
      <w:r w:rsidR="00DB2C8F">
        <w:t>.</w:t>
      </w:r>
    </w:p>
    <w:p w14:paraId="186684DD" w14:textId="10F29696" w:rsidR="007B2594" w:rsidRDefault="007B2594" w:rsidP="00D4682E">
      <w:r>
        <w:t xml:space="preserve">Besides the extraction of meaningful terms, another objective of this document consisted in the comparison between the two methods integrated in my implementation. While </w:t>
      </w:r>
      <w:proofErr w:type="gramStart"/>
      <w:r>
        <w:t>both of them</w:t>
      </w:r>
      <w:proofErr w:type="gramEnd"/>
      <w:r>
        <w:t xml:space="preserve"> </w:t>
      </w:r>
      <w:r w:rsidR="007A237A">
        <w:t>were effective in the extraction of keywords, YAKE was significantly better at extracting more descriptive phrases from smaller texts, whereas LDA might be preferred for larger document collections, if the resulting keywords are expected to be more generic.</w:t>
      </w:r>
    </w:p>
    <w:p w14:paraId="41150846" w14:textId="26677C65" w:rsidR="002A5F33" w:rsidRDefault="002A5F33" w:rsidP="00D4682E">
      <w:r>
        <w:t xml:space="preserve">In conclusion, the keywords </w:t>
      </w:r>
      <w:r w:rsidR="0016717F">
        <w:t>extracted using my application</w:t>
      </w:r>
      <w:r>
        <w:t xml:space="preserve"> are </w:t>
      </w:r>
      <w:r w:rsidR="0016717F">
        <w:t>relevant</w:t>
      </w:r>
      <w:r>
        <w:t xml:space="preserve"> and capable of providing an overview of </w:t>
      </w:r>
      <w:r w:rsidR="0016717F">
        <w:t xml:space="preserve">a researcher’s </w:t>
      </w:r>
      <w:r w:rsidR="004D6B5C">
        <w:t>field of activity</w:t>
      </w:r>
      <w:r w:rsidR="0016717F">
        <w:t xml:space="preserve"> on the CRESCDI platform.</w:t>
      </w:r>
      <w:r w:rsidR="004D6B5C">
        <w:t xml:space="preserve"> Improvements that can be made on this work include </w:t>
      </w:r>
      <w:r w:rsidR="00665EFB">
        <w:t>evaluating the results</w:t>
      </w:r>
      <w:r w:rsidR="004D6B5C">
        <w:t xml:space="preserve"> for a larger number of authors, refining the stop word list, which might be automatically generated instead of hard-coded, and </w:t>
      </w:r>
      <w:r w:rsidR="00665EFB">
        <w:t>i</w:t>
      </w:r>
      <w:r w:rsidR="004D6B5C">
        <w:t>mplement</w:t>
      </w:r>
      <w:r w:rsidR="00665EFB">
        <w:t>ing</w:t>
      </w:r>
      <w:r w:rsidR="004D6B5C">
        <w:t xml:space="preserve"> a filtering mechanism </w:t>
      </w:r>
      <w:proofErr w:type="gramStart"/>
      <w:r w:rsidR="004D6B5C">
        <w:t>in order to</w:t>
      </w:r>
      <w:proofErr w:type="gramEnd"/>
      <w:r w:rsidR="004D6B5C">
        <w:t xml:space="preserve"> further clean the resulting keyword list of an author and remove some less meaningful terms or combine multiple keywords into a single one.</w:t>
      </w:r>
    </w:p>
    <w:p w14:paraId="5621BF93" w14:textId="72B41270" w:rsidR="00665EFB" w:rsidRDefault="00EB2647" w:rsidP="00D4682E">
      <w:r>
        <w:t>Some related</w:t>
      </w:r>
      <w:r w:rsidR="00665EFB">
        <w:t xml:space="preserve"> feature</w:t>
      </w:r>
      <w:r>
        <w:t>s</w:t>
      </w:r>
      <w:r w:rsidR="00665EFB">
        <w:t xml:space="preserve"> that can be integrated into the CRESCDI platform </w:t>
      </w:r>
      <w:proofErr w:type="gramStart"/>
      <w:r w:rsidR="007C0D43">
        <w:t>are:</w:t>
      </w:r>
      <w:proofErr w:type="gramEnd"/>
      <w:r w:rsidR="00665EFB">
        <w:t xml:space="preserve"> the </w:t>
      </w:r>
      <w:r>
        <w:t xml:space="preserve">possibility of searching researchers based on keywords, a recommender system that gives authors suggestions about </w:t>
      </w:r>
      <w:r w:rsidR="007C0D43">
        <w:t>potential</w:t>
      </w:r>
      <w:r>
        <w:t xml:space="preserve"> collaborators, and the creation of some graphical representations</w:t>
      </w:r>
      <w:r w:rsidR="007C0D43">
        <w:t>, including</w:t>
      </w:r>
      <w:r>
        <w:t xml:space="preserve"> </w:t>
      </w:r>
      <w:r w:rsidR="007C0D43">
        <w:t>visualizations of research trends and</w:t>
      </w:r>
      <w:r>
        <w:t xml:space="preserve"> </w:t>
      </w:r>
      <w:r w:rsidR="007C0D43">
        <w:t>maps that illustrate clusters of authors</w:t>
      </w:r>
      <w:r>
        <w:t xml:space="preserve"> with similar interests.</w:t>
      </w:r>
    </w:p>
    <w:p w14:paraId="3FA16BBE" w14:textId="77777777" w:rsidR="00D4682E" w:rsidRDefault="00D4682E" w:rsidP="00D4682E">
      <w:r>
        <w:br w:type="page"/>
      </w:r>
    </w:p>
    <w:p w14:paraId="621810C0" w14:textId="1D7C2B9A" w:rsidR="003957E4" w:rsidRPr="00560BA3" w:rsidRDefault="00054E44" w:rsidP="0053404B">
      <w:pPr>
        <w:pStyle w:val="Titlu1"/>
      </w:pPr>
      <w:bookmarkStart w:id="94" w:name="_Toc170063161"/>
      <w:r w:rsidRPr="00560BA3">
        <w:lastRenderedPageBreak/>
        <w:t>REFERENCES</w:t>
      </w:r>
      <w:bookmarkEnd w:id="94"/>
    </w:p>
    <w:sdt>
      <w:sdtPr>
        <w:tag w:val="MENDELEY_BIBLIOGRAPHY"/>
        <w:id w:val="624271109"/>
        <w:placeholder>
          <w:docPart w:val="DefaultPlaceholder_-1854013440"/>
        </w:placeholder>
      </w:sdtPr>
      <w:sdtContent>
        <w:p w14:paraId="77EF99D6" w14:textId="77777777" w:rsidR="0054762A" w:rsidRDefault="0054762A">
          <w:pPr>
            <w:autoSpaceDE w:val="0"/>
            <w:autoSpaceDN w:val="0"/>
            <w:ind w:hanging="480"/>
            <w:divId w:val="998995072"/>
            <w:rPr>
              <w:rFonts w:eastAsia="Times New Roman"/>
            </w:rPr>
          </w:pPr>
          <w:proofErr w:type="spellStart"/>
          <w:r>
            <w:rPr>
              <w:rFonts w:eastAsia="Times New Roman"/>
            </w:rPr>
            <w:t>Abdelrazek</w:t>
          </w:r>
          <w:proofErr w:type="spellEnd"/>
          <w:r>
            <w:rPr>
              <w:rFonts w:eastAsia="Times New Roman"/>
            </w:rPr>
            <w:t xml:space="preserve">, A., Eid, Y., Gawish, E., Medhat, W., &amp; Hassan, A. (2023). Topic modeling algorithms and applications: A survey. </w:t>
          </w:r>
          <w:r>
            <w:rPr>
              <w:rFonts w:eastAsia="Times New Roman"/>
              <w:i/>
              <w:iCs/>
            </w:rPr>
            <w:t>Information Systems</w:t>
          </w:r>
          <w:r>
            <w:rPr>
              <w:rFonts w:eastAsia="Times New Roman"/>
            </w:rPr>
            <w:t xml:space="preserve">, </w:t>
          </w:r>
          <w:r>
            <w:rPr>
              <w:rFonts w:eastAsia="Times New Roman"/>
              <w:i/>
              <w:iCs/>
            </w:rPr>
            <w:t>112</w:t>
          </w:r>
          <w:r>
            <w:rPr>
              <w:rFonts w:eastAsia="Times New Roman"/>
            </w:rPr>
            <w:t>, 102131. https://doi.org/https://doi.org/10.1016/j.is.2022.102131</w:t>
          </w:r>
        </w:p>
        <w:p w14:paraId="3DEDA78B" w14:textId="77777777" w:rsidR="0054762A" w:rsidRDefault="0054762A">
          <w:pPr>
            <w:autoSpaceDE w:val="0"/>
            <w:autoSpaceDN w:val="0"/>
            <w:ind w:hanging="480"/>
            <w:divId w:val="49965244"/>
            <w:rPr>
              <w:rFonts w:eastAsia="Times New Roman"/>
            </w:rPr>
          </w:pPr>
          <w:r>
            <w:rPr>
              <w:rFonts w:eastAsia="Times New Roman"/>
            </w:rPr>
            <w:t xml:space="preserve">Arora, M., </w:t>
          </w:r>
          <w:proofErr w:type="spellStart"/>
          <w:r>
            <w:rPr>
              <w:rFonts w:eastAsia="Times New Roman"/>
            </w:rPr>
            <w:t>Kanjilal</w:t>
          </w:r>
          <w:proofErr w:type="spellEnd"/>
          <w:r>
            <w:rPr>
              <w:rFonts w:eastAsia="Times New Roman"/>
            </w:rPr>
            <w:t xml:space="preserve">, U., &amp; Varshney, D. (2016). Evaluation of information retrieval: precision and recall. </w:t>
          </w:r>
          <w:r>
            <w:rPr>
              <w:rFonts w:eastAsia="Times New Roman"/>
              <w:i/>
              <w:iCs/>
            </w:rPr>
            <w:t>International Journal of Indian Culture and Business Management</w:t>
          </w:r>
          <w:r>
            <w:rPr>
              <w:rFonts w:eastAsia="Times New Roman"/>
            </w:rPr>
            <w:t xml:space="preserve">, </w:t>
          </w:r>
          <w:r>
            <w:rPr>
              <w:rFonts w:eastAsia="Times New Roman"/>
              <w:i/>
              <w:iCs/>
            </w:rPr>
            <w:t>12</w:t>
          </w:r>
          <w:r>
            <w:rPr>
              <w:rFonts w:eastAsia="Times New Roman"/>
            </w:rPr>
            <w:t>, 224. https://doi.org/10.1504/IJICBM.2016.074482</w:t>
          </w:r>
        </w:p>
        <w:p w14:paraId="614162A0" w14:textId="77777777" w:rsidR="0054762A" w:rsidRDefault="0054762A">
          <w:pPr>
            <w:autoSpaceDE w:val="0"/>
            <w:autoSpaceDN w:val="0"/>
            <w:ind w:hanging="480"/>
            <w:divId w:val="1731347654"/>
            <w:rPr>
              <w:rFonts w:eastAsia="Times New Roman"/>
            </w:rPr>
          </w:pPr>
          <w:r>
            <w:rPr>
              <w:rFonts w:eastAsia="Times New Roman"/>
            </w:rPr>
            <w:t xml:space="preserve">Blei, D. M., Ng, A. Y., &amp; Jordan, M. I. (2003). Latent </w:t>
          </w:r>
          <w:proofErr w:type="spellStart"/>
          <w:r>
            <w:rPr>
              <w:rFonts w:eastAsia="Times New Roman"/>
            </w:rPr>
            <w:t>dirichlet</w:t>
          </w:r>
          <w:proofErr w:type="spellEnd"/>
          <w:r>
            <w:rPr>
              <w:rFonts w:eastAsia="Times New Roman"/>
            </w:rPr>
            <w:t xml:space="preserve"> allocation. </w:t>
          </w:r>
          <w:r>
            <w:rPr>
              <w:rFonts w:eastAsia="Times New Roman"/>
              <w:i/>
              <w:iCs/>
            </w:rPr>
            <w:t>Journal of Machine Learning Research</w:t>
          </w:r>
          <w:r>
            <w:rPr>
              <w:rFonts w:eastAsia="Times New Roman"/>
            </w:rPr>
            <w:t xml:space="preserve">, </w:t>
          </w:r>
          <w:r>
            <w:rPr>
              <w:rFonts w:eastAsia="Times New Roman"/>
              <w:i/>
              <w:iCs/>
            </w:rPr>
            <w:t>3</w:t>
          </w:r>
          <w:r>
            <w:rPr>
              <w:rFonts w:eastAsia="Times New Roman"/>
            </w:rPr>
            <w:t>(Jan), 993–1022.</w:t>
          </w:r>
        </w:p>
        <w:p w14:paraId="247179E1" w14:textId="77777777" w:rsidR="0054762A" w:rsidRDefault="0054762A">
          <w:pPr>
            <w:autoSpaceDE w:val="0"/>
            <w:autoSpaceDN w:val="0"/>
            <w:ind w:hanging="480"/>
            <w:divId w:val="1197429926"/>
            <w:rPr>
              <w:rFonts w:eastAsia="Times New Roman"/>
            </w:rPr>
          </w:pPr>
          <w:r>
            <w:rPr>
              <w:rFonts w:eastAsia="Times New Roman"/>
            </w:rPr>
            <w:t xml:space="preserve">Campos, R., </w:t>
          </w:r>
          <w:proofErr w:type="spellStart"/>
          <w:r>
            <w:rPr>
              <w:rFonts w:eastAsia="Times New Roman"/>
            </w:rPr>
            <w:t>Mangaravite</w:t>
          </w:r>
          <w:proofErr w:type="spellEnd"/>
          <w:r>
            <w:rPr>
              <w:rFonts w:eastAsia="Times New Roman"/>
            </w:rPr>
            <w:t xml:space="preserve">, V., Pasquali, A., Jorge, A. M., Nunes, C., &amp; </w:t>
          </w:r>
          <w:proofErr w:type="spellStart"/>
          <w:r>
            <w:rPr>
              <w:rFonts w:eastAsia="Times New Roman"/>
            </w:rPr>
            <w:t>Jatowt</w:t>
          </w:r>
          <w:proofErr w:type="spellEnd"/>
          <w:r>
            <w:rPr>
              <w:rFonts w:eastAsia="Times New Roman"/>
            </w:rPr>
            <w:t xml:space="preserve">, A. (2018). YAKE! Collection-Independent Automatic Keyword Extractor. </w:t>
          </w:r>
          <w:r>
            <w:rPr>
              <w:rFonts w:eastAsia="Times New Roman"/>
              <w:i/>
              <w:iCs/>
            </w:rPr>
            <w:t>Information Retrieval Technology</w:t>
          </w:r>
          <w:r>
            <w:rPr>
              <w:rFonts w:eastAsia="Times New Roman"/>
            </w:rPr>
            <w:t>, 806–810. https://doi.org/10.1007/978-3-319-76941-7_80</w:t>
          </w:r>
        </w:p>
        <w:p w14:paraId="305D79D7" w14:textId="77777777" w:rsidR="0054762A" w:rsidRDefault="0054762A">
          <w:pPr>
            <w:autoSpaceDE w:val="0"/>
            <w:autoSpaceDN w:val="0"/>
            <w:ind w:hanging="480"/>
            <w:divId w:val="321858397"/>
            <w:rPr>
              <w:rFonts w:eastAsia="Times New Roman"/>
            </w:rPr>
          </w:pPr>
          <w:r>
            <w:rPr>
              <w:rFonts w:eastAsia="Times New Roman"/>
            </w:rPr>
            <w:t xml:space="preserve">Campos, R., </w:t>
          </w:r>
          <w:proofErr w:type="spellStart"/>
          <w:r>
            <w:rPr>
              <w:rFonts w:eastAsia="Times New Roman"/>
            </w:rPr>
            <w:t>Mangaravite</w:t>
          </w:r>
          <w:proofErr w:type="spellEnd"/>
          <w:r>
            <w:rPr>
              <w:rFonts w:eastAsia="Times New Roman"/>
            </w:rPr>
            <w:t xml:space="preserve">, V., Pasquali, A., Jorge, A., Nunes, C., &amp; </w:t>
          </w:r>
          <w:proofErr w:type="spellStart"/>
          <w:r>
            <w:rPr>
              <w:rFonts w:eastAsia="Times New Roman"/>
            </w:rPr>
            <w:t>Jatowt</w:t>
          </w:r>
          <w:proofErr w:type="spellEnd"/>
          <w:r>
            <w:rPr>
              <w:rFonts w:eastAsia="Times New Roman"/>
            </w:rPr>
            <w:t xml:space="preserve">, A. (2020). YAKE! Keyword extraction from single documents using multiple local features. </w:t>
          </w:r>
          <w:r>
            <w:rPr>
              <w:rFonts w:eastAsia="Times New Roman"/>
              <w:i/>
              <w:iCs/>
            </w:rPr>
            <w:t>Information Sciences</w:t>
          </w:r>
          <w:r>
            <w:rPr>
              <w:rFonts w:eastAsia="Times New Roman"/>
            </w:rPr>
            <w:t xml:space="preserve">, </w:t>
          </w:r>
          <w:r>
            <w:rPr>
              <w:rFonts w:eastAsia="Times New Roman"/>
              <w:i/>
              <w:iCs/>
            </w:rPr>
            <w:t>509</w:t>
          </w:r>
          <w:r>
            <w:rPr>
              <w:rFonts w:eastAsia="Times New Roman"/>
            </w:rPr>
            <w:t>, 257–289. https://doi.org/10.1016/J.INS.2019.09.013</w:t>
          </w:r>
        </w:p>
        <w:p w14:paraId="0D18036D" w14:textId="77777777" w:rsidR="0054762A" w:rsidRDefault="0054762A">
          <w:pPr>
            <w:autoSpaceDE w:val="0"/>
            <w:autoSpaceDN w:val="0"/>
            <w:ind w:hanging="480"/>
            <w:divId w:val="1420100263"/>
            <w:rPr>
              <w:rFonts w:eastAsia="Times New Roman"/>
            </w:rPr>
          </w:pPr>
          <w:r>
            <w:rPr>
              <w:rFonts w:eastAsia="Times New Roman"/>
            </w:rPr>
            <w:t xml:space="preserve">Deerwester, S., Dumais, S. T., Furnas, G. W., Landauer, T. K., &amp; Harshman, R. (1990). Indexing by latent semantic analysis. </w:t>
          </w:r>
          <w:r>
            <w:rPr>
              <w:rFonts w:eastAsia="Times New Roman"/>
              <w:i/>
              <w:iCs/>
            </w:rPr>
            <w:t>Journal of the American Society for Information Science</w:t>
          </w:r>
          <w:r>
            <w:rPr>
              <w:rFonts w:eastAsia="Times New Roman"/>
            </w:rPr>
            <w:t xml:space="preserve">, </w:t>
          </w:r>
          <w:r>
            <w:rPr>
              <w:rFonts w:eastAsia="Times New Roman"/>
              <w:i/>
              <w:iCs/>
            </w:rPr>
            <w:t>41</w:t>
          </w:r>
          <w:r>
            <w:rPr>
              <w:rFonts w:eastAsia="Times New Roman"/>
            </w:rPr>
            <w:t>(6), 391–407.</w:t>
          </w:r>
        </w:p>
        <w:p w14:paraId="6D4829A9" w14:textId="77777777" w:rsidR="0054762A" w:rsidRDefault="0054762A">
          <w:pPr>
            <w:autoSpaceDE w:val="0"/>
            <w:autoSpaceDN w:val="0"/>
            <w:ind w:hanging="480"/>
            <w:divId w:val="947081130"/>
            <w:rPr>
              <w:rFonts w:eastAsia="Times New Roman"/>
            </w:rPr>
          </w:pPr>
          <w:r>
            <w:rPr>
              <w:rFonts w:eastAsia="Times New Roman"/>
            </w:rPr>
            <w:t xml:space="preserve">Griffiths, T. L., &amp; </w:t>
          </w:r>
          <w:proofErr w:type="spellStart"/>
          <w:r>
            <w:rPr>
              <w:rFonts w:eastAsia="Times New Roman"/>
            </w:rPr>
            <w:t>Steyvers</w:t>
          </w:r>
          <w:proofErr w:type="spellEnd"/>
          <w:r>
            <w:rPr>
              <w:rFonts w:eastAsia="Times New Roman"/>
            </w:rPr>
            <w:t xml:space="preserve">, M. (2004). Finding scientific topics. </w:t>
          </w:r>
          <w:r>
            <w:rPr>
              <w:rFonts w:eastAsia="Times New Roman"/>
              <w:i/>
              <w:iCs/>
            </w:rPr>
            <w:t>Proceedings of the National Academy of Sciences</w:t>
          </w:r>
          <w:r>
            <w:rPr>
              <w:rFonts w:eastAsia="Times New Roman"/>
            </w:rPr>
            <w:t xml:space="preserve">, </w:t>
          </w:r>
          <w:r>
            <w:rPr>
              <w:rFonts w:eastAsia="Times New Roman"/>
              <w:i/>
              <w:iCs/>
            </w:rPr>
            <w:t>101</w:t>
          </w:r>
          <w:r>
            <w:rPr>
              <w:rFonts w:eastAsia="Times New Roman"/>
            </w:rPr>
            <w:t>(suppl_1), 5228–5235. https://doi.org/10.1073/pnas.0307752101</w:t>
          </w:r>
        </w:p>
        <w:p w14:paraId="04733A06" w14:textId="77777777" w:rsidR="0054762A" w:rsidRDefault="0054762A">
          <w:pPr>
            <w:autoSpaceDE w:val="0"/>
            <w:autoSpaceDN w:val="0"/>
            <w:ind w:hanging="480"/>
            <w:divId w:val="760376449"/>
            <w:rPr>
              <w:rFonts w:eastAsia="Times New Roman"/>
            </w:rPr>
          </w:pPr>
          <w:proofErr w:type="spellStart"/>
          <w:r>
            <w:rPr>
              <w:rFonts w:eastAsia="Times New Roman"/>
            </w:rPr>
            <w:t>Hripcsak</w:t>
          </w:r>
          <w:proofErr w:type="spellEnd"/>
          <w:r>
            <w:rPr>
              <w:rFonts w:eastAsia="Times New Roman"/>
            </w:rPr>
            <w:t xml:space="preserve">, G., &amp; Rothschild, A. (2005). Agreement, the F-Measure, and Reliability in Information Retrieval. </w:t>
          </w:r>
          <w:r>
            <w:rPr>
              <w:rFonts w:eastAsia="Times New Roman"/>
              <w:i/>
              <w:iCs/>
            </w:rPr>
            <w:t xml:space="preserve">Journal of the American Medical Informatics </w:t>
          </w:r>
          <w:proofErr w:type="gramStart"/>
          <w:r>
            <w:rPr>
              <w:rFonts w:eastAsia="Times New Roman"/>
              <w:i/>
              <w:iCs/>
            </w:rPr>
            <w:t>Association :</w:t>
          </w:r>
          <w:proofErr w:type="gramEnd"/>
          <w:r>
            <w:rPr>
              <w:rFonts w:eastAsia="Times New Roman"/>
              <w:i/>
              <w:iCs/>
            </w:rPr>
            <w:t xml:space="preserve"> JAMIA</w:t>
          </w:r>
          <w:r>
            <w:rPr>
              <w:rFonts w:eastAsia="Times New Roman"/>
            </w:rPr>
            <w:t xml:space="preserve">, </w:t>
          </w:r>
          <w:r>
            <w:rPr>
              <w:rFonts w:eastAsia="Times New Roman"/>
              <w:i/>
              <w:iCs/>
            </w:rPr>
            <w:t>12</w:t>
          </w:r>
          <w:r>
            <w:rPr>
              <w:rFonts w:eastAsia="Times New Roman"/>
            </w:rPr>
            <w:t>, 296–298. https://doi.org/10.1197/jamia.M1733</w:t>
          </w:r>
        </w:p>
        <w:p w14:paraId="5385B4F2" w14:textId="77777777" w:rsidR="0054762A" w:rsidRDefault="0054762A">
          <w:pPr>
            <w:autoSpaceDE w:val="0"/>
            <w:autoSpaceDN w:val="0"/>
            <w:ind w:hanging="480"/>
            <w:divId w:val="266238619"/>
            <w:rPr>
              <w:rFonts w:eastAsia="Times New Roman"/>
            </w:rPr>
          </w:pPr>
          <w:r>
            <w:rPr>
              <w:rFonts w:eastAsia="Times New Roman"/>
            </w:rPr>
            <w:t xml:space="preserve">Jelodar, H., Wang, Y., Yuan, C., &amp; Feng, X. (2017). </w:t>
          </w:r>
          <w:r>
            <w:rPr>
              <w:rFonts w:eastAsia="Times New Roman"/>
              <w:i/>
              <w:iCs/>
            </w:rPr>
            <w:t>Latent Dirichlet Allocation (LDA) and Topic modeling: models, applications, a survey</w:t>
          </w:r>
          <w:r>
            <w:rPr>
              <w:rFonts w:eastAsia="Times New Roman"/>
            </w:rPr>
            <w:t>.</w:t>
          </w:r>
        </w:p>
        <w:p w14:paraId="4B7B8DAB" w14:textId="77777777" w:rsidR="0054762A" w:rsidRDefault="0054762A">
          <w:pPr>
            <w:autoSpaceDE w:val="0"/>
            <w:autoSpaceDN w:val="0"/>
            <w:ind w:hanging="480"/>
            <w:divId w:val="1085803367"/>
            <w:rPr>
              <w:rFonts w:eastAsia="Times New Roman"/>
            </w:rPr>
          </w:pPr>
          <w:proofErr w:type="spellStart"/>
          <w:r>
            <w:rPr>
              <w:rFonts w:eastAsia="Times New Roman"/>
            </w:rPr>
            <w:t>Joulin</w:t>
          </w:r>
          <w:proofErr w:type="spellEnd"/>
          <w:r>
            <w:rPr>
              <w:rFonts w:eastAsia="Times New Roman"/>
            </w:rPr>
            <w:t xml:space="preserve">, A., Grave, E., Bojanowski, P., </w:t>
          </w:r>
          <w:proofErr w:type="spellStart"/>
          <w:r>
            <w:rPr>
              <w:rFonts w:eastAsia="Times New Roman"/>
            </w:rPr>
            <w:t>Douze</w:t>
          </w:r>
          <w:proofErr w:type="spellEnd"/>
          <w:r>
            <w:rPr>
              <w:rFonts w:eastAsia="Times New Roman"/>
            </w:rPr>
            <w:t xml:space="preserve">, M., Jégou, H., &amp; </w:t>
          </w:r>
          <w:proofErr w:type="spellStart"/>
          <w:r>
            <w:rPr>
              <w:rFonts w:eastAsia="Times New Roman"/>
            </w:rPr>
            <w:t>Mikolov</w:t>
          </w:r>
          <w:proofErr w:type="spellEnd"/>
          <w:r>
            <w:rPr>
              <w:rFonts w:eastAsia="Times New Roman"/>
            </w:rPr>
            <w:t xml:space="preserve">, T. (2016). FastText.zip: Compressing text classification models. </w:t>
          </w:r>
          <w:proofErr w:type="spellStart"/>
          <w:r>
            <w:rPr>
              <w:rFonts w:eastAsia="Times New Roman"/>
              <w:i/>
              <w:iCs/>
            </w:rPr>
            <w:t>ArXiv</w:t>
          </w:r>
          <w:proofErr w:type="spellEnd"/>
          <w:r>
            <w:rPr>
              <w:rFonts w:eastAsia="Times New Roman"/>
              <w:i/>
              <w:iCs/>
            </w:rPr>
            <w:t xml:space="preserve"> Preprint ArXiv:1612.03651</w:t>
          </w:r>
          <w:r>
            <w:rPr>
              <w:rFonts w:eastAsia="Times New Roman"/>
            </w:rPr>
            <w:t>.</w:t>
          </w:r>
        </w:p>
        <w:p w14:paraId="5DF6A639" w14:textId="77777777" w:rsidR="0054762A" w:rsidRDefault="0054762A">
          <w:pPr>
            <w:autoSpaceDE w:val="0"/>
            <w:autoSpaceDN w:val="0"/>
            <w:ind w:hanging="480"/>
            <w:divId w:val="1284573607"/>
            <w:rPr>
              <w:rFonts w:eastAsia="Times New Roman"/>
            </w:rPr>
          </w:pPr>
          <w:proofErr w:type="spellStart"/>
          <w:r>
            <w:rPr>
              <w:rFonts w:eastAsia="Times New Roman"/>
            </w:rPr>
            <w:t>Joulin</w:t>
          </w:r>
          <w:proofErr w:type="spellEnd"/>
          <w:r>
            <w:rPr>
              <w:rFonts w:eastAsia="Times New Roman"/>
            </w:rPr>
            <w:t xml:space="preserve">, A., Grave, E., Bojanowski, P., &amp; </w:t>
          </w:r>
          <w:proofErr w:type="spellStart"/>
          <w:r>
            <w:rPr>
              <w:rFonts w:eastAsia="Times New Roman"/>
            </w:rPr>
            <w:t>Mikolov</w:t>
          </w:r>
          <w:proofErr w:type="spellEnd"/>
          <w:r>
            <w:rPr>
              <w:rFonts w:eastAsia="Times New Roman"/>
            </w:rPr>
            <w:t xml:space="preserve">, T. (2016). Bag of Tricks for Efficient Text Classification. </w:t>
          </w:r>
          <w:proofErr w:type="spellStart"/>
          <w:r>
            <w:rPr>
              <w:rFonts w:eastAsia="Times New Roman"/>
              <w:i/>
              <w:iCs/>
            </w:rPr>
            <w:t>ArXiv</w:t>
          </w:r>
          <w:proofErr w:type="spellEnd"/>
          <w:r>
            <w:rPr>
              <w:rFonts w:eastAsia="Times New Roman"/>
              <w:i/>
              <w:iCs/>
            </w:rPr>
            <w:t xml:space="preserve"> Preprint ArXiv:1607.01759</w:t>
          </w:r>
          <w:r>
            <w:rPr>
              <w:rFonts w:eastAsia="Times New Roman"/>
            </w:rPr>
            <w:t>.</w:t>
          </w:r>
        </w:p>
        <w:p w14:paraId="5A53AF06" w14:textId="77777777" w:rsidR="0054762A" w:rsidRDefault="0054762A">
          <w:pPr>
            <w:autoSpaceDE w:val="0"/>
            <w:autoSpaceDN w:val="0"/>
            <w:ind w:hanging="480"/>
            <w:divId w:val="1934698878"/>
            <w:rPr>
              <w:rFonts w:eastAsia="Times New Roman"/>
            </w:rPr>
          </w:pPr>
          <w:proofErr w:type="spellStart"/>
          <w:r>
            <w:rPr>
              <w:rFonts w:eastAsia="Times New Roman"/>
            </w:rPr>
            <w:t>Justeson</w:t>
          </w:r>
          <w:proofErr w:type="spellEnd"/>
          <w:r>
            <w:rPr>
              <w:rFonts w:eastAsia="Times New Roman"/>
            </w:rPr>
            <w:t xml:space="preserve">, J., &amp; Katz, S. (1995). Technical Terminology: Some Linguistic Properties and an Algorithm for Identification in Text. </w:t>
          </w:r>
          <w:r>
            <w:rPr>
              <w:rFonts w:eastAsia="Times New Roman"/>
              <w:i/>
              <w:iCs/>
            </w:rPr>
            <w:t>Natural Language Engineering</w:t>
          </w:r>
          <w:r>
            <w:rPr>
              <w:rFonts w:eastAsia="Times New Roman"/>
            </w:rPr>
            <w:t xml:space="preserve">, </w:t>
          </w:r>
          <w:r>
            <w:rPr>
              <w:rFonts w:eastAsia="Times New Roman"/>
              <w:i/>
              <w:iCs/>
            </w:rPr>
            <w:t>1</w:t>
          </w:r>
          <w:r>
            <w:rPr>
              <w:rFonts w:eastAsia="Times New Roman"/>
            </w:rPr>
            <w:t>, 9. https://doi.org/10.1017/S1351324900000048</w:t>
          </w:r>
        </w:p>
        <w:p w14:paraId="576E5C9C" w14:textId="77777777" w:rsidR="0054762A" w:rsidRDefault="0054762A">
          <w:pPr>
            <w:autoSpaceDE w:val="0"/>
            <w:autoSpaceDN w:val="0"/>
            <w:ind w:hanging="480"/>
            <w:divId w:val="195041535"/>
            <w:rPr>
              <w:rFonts w:eastAsia="Times New Roman"/>
            </w:rPr>
          </w:pPr>
          <w:r>
            <w:rPr>
              <w:rFonts w:eastAsia="Times New Roman"/>
            </w:rPr>
            <w:lastRenderedPageBreak/>
            <w:t xml:space="preserve">Kumbhar, A., </w:t>
          </w:r>
          <w:proofErr w:type="spellStart"/>
          <w:r>
            <w:rPr>
              <w:rFonts w:eastAsia="Times New Roman"/>
            </w:rPr>
            <w:t>Savargaonkar</w:t>
          </w:r>
          <w:proofErr w:type="spellEnd"/>
          <w:r>
            <w:rPr>
              <w:rFonts w:eastAsia="Times New Roman"/>
            </w:rPr>
            <w:t xml:space="preserve">, M., </w:t>
          </w:r>
          <w:proofErr w:type="spellStart"/>
          <w:r>
            <w:rPr>
              <w:rFonts w:eastAsia="Times New Roman"/>
            </w:rPr>
            <w:t>Nalwaya</w:t>
          </w:r>
          <w:proofErr w:type="spellEnd"/>
          <w:r>
            <w:rPr>
              <w:rFonts w:eastAsia="Times New Roman"/>
            </w:rPr>
            <w:t xml:space="preserve">, A., Bian, C., &amp; </w:t>
          </w:r>
          <w:proofErr w:type="spellStart"/>
          <w:r>
            <w:rPr>
              <w:rFonts w:eastAsia="Times New Roman"/>
            </w:rPr>
            <w:t>Abouelenien</w:t>
          </w:r>
          <w:proofErr w:type="spellEnd"/>
          <w:r>
            <w:rPr>
              <w:rFonts w:eastAsia="Times New Roman"/>
            </w:rPr>
            <w:t xml:space="preserve">, M. (2019). </w:t>
          </w:r>
          <w:r>
            <w:rPr>
              <w:rFonts w:eastAsia="Times New Roman"/>
              <w:i/>
              <w:iCs/>
            </w:rPr>
            <w:t>Keyword Extraction Performance Analysis</w:t>
          </w:r>
          <w:r>
            <w:rPr>
              <w:rFonts w:eastAsia="Times New Roman"/>
            </w:rPr>
            <w:t>. 550–553. https://doi.org/10.1109/MIPR.2019.00111</w:t>
          </w:r>
        </w:p>
        <w:p w14:paraId="3FE3A7EF" w14:textId="77777777" w:rsidR="0054762A" w:rsidRDefault="0054762A">
          <w:pPr>
            <w:autoSpaceDE w:val="0"/>
            <w:autoSpaceDN w:val="0"/>
            <w:ind w:hanging="480"/>
            <w:divId w:val="980425593"/>
            <w:rPr>
              <w:rFonts w:eastAsia="Times New Roman"/>
            </w:rPr>
          </w:pPr>
          <w:r>
            <w:rPr>
              <w:rFonts w:eastAsia="Times New Roman"/>
            </w:rPr>
            <w:t xml:space="preserve">Liu, F., Huang, X., Huang, W., &amp; Duan, S. (2020). Performance Evaluation of Keyword Extraction Methods and Visualization for Student Online Comments. </w:t>
          </w:r>
          <w:r>
            <w:rPr>
              <w:rFonts w:eastAsia="Times New Roman"/>
              <w:i/>
              <w:iCs/>
            </w:rPr>
            <w:t>Symmetry</w:t>
          </w:r>
          <w:r>
            <w:rPr>
              <w:rFonts w:eastAsia="Times New Roman"/>
            </w:rPr>
            <w:t xml:space="preserve">, </w:t>
          </w:r>
          <w:r>
            <w:rPr>
              <w:rFonts w:eastAsia="Times New Roman"/>
              <w:i/>
              <w:iCs/>
            </w:rPr>
            <w:t>12</w:t>
          </w:r>
          <w:r>
            <w:rPr>
              <w:rFonts w:eastAsia="Times New Roman"/>
            </w:rPr>
            <w:t>, 1923. https://doi.org/10.3390/sym12111923</w:t>
          </w:r>
        </w:p>
        <w:p w14:paraId="1BAE5ECF" w14:textId="77777777" w:rsidR="0054762A" w:rsidRDefault="0054762A">
          <w:pPr>
            <w:autoSpaceDE w:val="0"/>
            <w:autoSpaceDN w:val="0"/>
            <w:ind w:hanging="480"/>
            <w:divId w:val="1716081725"/>
            <w:rPr>
              <w:rFonts w:eastAsia="Times New Roman"/>
            </w:rPr>
          </w:pPr>
          <w:r>
            <w:rPr>
              <w:rFonts w:eastAsia="Times New Roman"/>
            </w:rPr>
            <w:t xml:space="preserve">Maier, A., &amp; Simmen, D. (2001). DB2 Optimization in Support of Full Text Search. </w:t>
          </w:r>
          <w:r>
            <w:rPr>
              <w:rFonts w:eastAsia="Times New Roman"/>
              <w:i/>
              <w:iCs/>
            </w:rPr>
            <w:t>IEEE Data Eng. Bull.</w:t>
          </w:r>
          <w:r>
            <w:rPr>
              <w:rFonts w:eastAsia="Times New Roman"/>
            </w:rPr>
            <w:t xml:space="preserve">, </w:t>
          </w:r>
          <w:r>
            <w:rPr>
              <w:rFonts w:eastAsia="Times New Roman"/>
              <w:i/>
              <w:iCs/>
            </w:rPr>
            <w:t>24</w:t>
          </w:r>
          <w:r>
            <w:rPr>
              <w:rFonts w:eastAsia="Times New Roman"/>
            </w:rPr>
            <w:t>, 3–6.</w:t>
          </w:r>
        </w:p>
        <w:p w14:paraId="0B77DCA8" w14:textId="77777777" w:rsidR="0054762A" w:rsidRDefault="0054762A">
          <w:pPr>
            <w:autoSpaceDE w:val="0"/>
            <w:autoSpaceDN w:val="0"/>
            <w:ind w:hanging="480"/>
            <w:divId w:val="531459598"/>
            <w:rPr>
              <w:rFonts w:eastAsia="Times New Roman"/>
            </w:rPr>
          </w:pPr>
          <w:r>
            <w:rPr>
              <w:rFonts w:eastAsia="Times New Roman"/>
            </w:rPr>
            <w:t xml:space="preserve">Matthew </w:t>
          </w:r>
          <w:proofErr w:type="spellStart"/>
          <w:r>
            <w:rPr>
              <w:rFonts w:eastAsia="Times New Roman"/>
            </w:rPr>
            <w:t>Honnibal</w:t>
          </w:r>
          <w:proofErr w:type="spellEnd"/>
          <w:r>
            <w:rPr>
              <w:rFonts w:eastAsia="Times New Roman"/>
            </w:rPr>
            <w:t xml:space="preserve">. (n.d.). </w:t>
          </w:r>
          <w:r>
            <w:rPr>
              <w:rFonts w:eastAsia="Times New Roman"/>
              <w:i/>
              <w:iCs/>
            </w:rPr>
            <w:t>Dead Code Should Be Buried</w:t>
          </w:r>
          <w:r>
            <w:rPr>
              <w:rFonts w:eastAsia="Times New Roman"/>
            </w:rPr>
            <w:t>. Retrieved June 9, 2024, from https://explosion.ai/blog/dead-code-should-be-buried</w:t>
          </w:r>
        </w:p>
        <w:p w14:paraId="1058C804" w14:textId="77777777" w:rsidR="0054762A" w:rsidRDefault="0054762A">
          <w:pPr>
            <w:autoSpaceDE w:val="0"/>
            <w:autoSpaceDN w:val="0"/>
            <w:ind w:hanging="480"/>
            <w:divId w:val="1225683017"/>
            <w:rPr>
              <w:rFonts w:eastAsia="Times New Roman"/>
            </w:rPr>
          </w:pPr>
          <w:r>
            <w:rPr>
              <w:rFonts w:eastAsia="Times New Roman"/>
            </w:rPr>
            <w:t xml:space="preserve">Moreno-Ortiz, A. (2024). </w:t>
          </w:r>
          <w:r>
            <w:rPr>
              <w:rFonts w:eastAsia="Times New Roman"/>
              <w:i/>
              <w:iCs/>
            </w:rPr>
            <w:t>Keywords</w:t>
          </w:r>
          <w:r>
            <w:rPr>
              <w:rFonts w:eastAsia="Times New Roman"/>
            </w:rPr>
            <w:t xml:space="preserve"> (pp. 59–102). https://doi.org/10.1007/978-3-031-52719-7_4</w:t>
          </w:r>
        </w:p>
        <w:p w14:paraId="38FDF0A9" w14:textId="77777777" w:rsidR="0054762A" w:rsidRDefault="0054762A">
          <w:pPr>
            <w:autoSpaceDE w:val="0"/>
            <w:autoSpaceDN w:val="0"/>
            <w:ind w:hanging="480"/>
            <w:divId w:val="130447109"/>
            <w:rPr>
              <w:rFonts w:eastAsia="Times New Roman"/>
            </w:rPr>
          </w:pPr>
          <w:r>
            <w:rPr>
              <w:rFonts w:eastAsia="Times New Roman"/>
            </w:rPr>
            <w:t xml:space="preserve">Nadkarni, P. M., Ohno-Machado, L., &amp; Chapman, W. W. (2011). Natural language processing: an introduction. </w:t>
          </w:r>
          <w:r>
            <w:rPr>
              <w:rFonts w:eastAsia="Times New Roman"/>
              <w:i/>
              <w:iCs/>
            </w:rPr>
            <w:t>Journal of the American Medical Informatics Association</w:t>
          </w:r>
          <w:r>
            <w:rPr>
              <w:rFonts w:eastAsia="Times New Roman"/>
            </w:rPr>
            <w:t xml:space="preserve">, </w:t>
          </w:r>
          <w:r>
            <w:rPr>
              <w:rFonts w:eastAsia="Times New Roman"/>
              <w:i/>
              <w:iCs/>
            </w:rPr>
            <w:t>18</w:t>
          </w:r>
          <w:r>
            <w:rPr>
              <w:rFonts w:eastAsia="Times New Roman"/>
            </w:rPr>
            <w:t>(5), 544–551. https://doi.org/10.1136/amiajnl-2011-000464</w:t>
          </w:r>
        </w:p>
        <w:p w14:paraId="01064782" w14:textId="77777777" w:rsidR="0054762A" w:rsidRDefault="0054762A">
          <w:pPr>
            <w:autoSpaceDE w:val="0"/>
            <w:autoSpaceDN w:val="0"/>
            <w:ind w:hanging="480"/>
            <w:divId w:val="2068993396"/>
            <w:rPr>
              <w:rFonts w:eastAsia="Times New Roman"/>
            </w:rPr>
          </w:pPr>
          <w:r>
            <w:rPr>
              <w:rFonts w:eastAsia="Times New Roman"/>
            </w:rPr>
            <w:t xml:space="preserve">Nguyen, T., &amp; Kan, M.-Y. (2007). </w:t>
          </w:r>
          <w:r>
            <w:rPr>
              <w:rFonts w:eastAsia="Times New Roman"/>
              <w:i/>
              <w:iCs/>
            </w:rPr>
            <w:t>Keyphrase Extraction in Scientific Publications</w:t>
          </w:r>
          <w:r>
            <w:rPr>
              <w:rFonts w:eastAsia="Times New Roman"/>
            </w:rPr>
            <w:t>. 317–326. https://doi.org/10.1007/978-3-540-77094-7_41</w:t>
          </w:r>
        </w:p>
        <w:p w14:paraId="68F1FDF9" w14:textId="77777777" w:rsidR="0054762A" w:rsidRDefault="0054762A">
          <w:pPr>
            <w:autoSpaceDE w:val="0"/>
            <w:autoSpaceDN w:val="0"/>
            <w:ind w:hanging="480"/>
            <w:divId w:val="406538415"/>
            <w:rPr>
              <w:rFonts w:eastAsia="Times New Roman"/>
            </w:rPr>
          </w:pPr>
          <w:r>
            <w:rPr>
              <w:rFonts w:eastAsia="Times New Roman"/>
            </w:rPr>
            <w:t xml:space="preserve">Nomoto, T. (2022). Keyword Extraction: A Modern Perspective. </w:t>
          </w:r>
          <w:r>
            <w:rPr>
              <w:rFonts w:eastAsia="Times New Roman"/>
              <w:i/>
              <w:iCs/>
            </w:rPr>
            <w:t>SN Computer Science</w:t>
          </w:r>
          <w:r>
            <w:rPr>
              <w:rFonts w:eastAsia="Times New Roman"/>
            </w:rPr>
            <w:t xml:space="preserve">, </w:t>
          </w:r>
          <w:r>
            <w:rPr>
              <w:rFonts w:eastAsia="Times New Roman"/>
              <w:i/>
              <w:iCs/>
            </w:rPr>
            <w:t>4</w:t>
          </w:r>
          <w:r>
            <w:rPr>
              <w:rFonts w:eastAsia="Times New Roman"/>
            </w:rPr>
            <w:t>. https://doi.org/10.1007/s42979-022-01481-7</w:t>
          </w:r>
        </w:p>
        <w:p w14:paraId="26A918B2" w14:textId="77777777" w:rsidR="0054762A" w:rsidRDefault="0054762A">
          <w:pPr>
            <w:autoSpaceDE w:val="0"/>
            <w:autoSpaceDN w:val="0"/>
            <w:ind w:hanging="480"/>
            <w:divId w:val="770248469"/>
            <w:rPr>
              <w:rFonts w:eastAsia="Times New Roman"/>
            </w:rPr>
          </w:pPr>
          <w:proofErr w:type="spellStart"/>
          <w:r>
            <w:rPr>
              <w:rFonts w:eastAsia="Times New Roman"/>
            </w:rPr>
            <w:t>Řeh</w:t>
          </w:r>
          <w:proofErr w:type="spellEnd"/>
          <w:r>
            <w:rPr>
              <w:rFonts w:eastAsia="Times New Roman"/>
            </w:rPr>
            <w:t xml:space="preserve"> </w:t>
          </w:r>
          <w:proofErr w:type="spellStart"/>
          <w:r>
            <w:rPr>
              <w:rFonts w:eastAsia="Times New Roman"/>
            </w:rPr>
            <w:t>uřek</w:t>
          </w:r>
          <w:proofErr w:type="spellEnd"/>
          <w:r>
            <w:rPr>
              <w:rFonts w:eastAsia="Times New Roman"/>
            </w:rPr>
            <w:t xml:space="preserve">, R., &amp; Sojka, P. (2010). Software Framework for Topic Modelling with Large Corpora. </w:t>
          </w:r>
          <w:r>
            <w:rPr>
              <w:rFonts w:eastAsia="Times New Roman"/>
              <w:i/>
              <w:iCs/>
            </w:rPr>
            <w:t>Proceedings of the LREC 2010 Workshop on New for NLP Frameworks</w:t>
          </w:r>
          <w:r>
            <w:rPr>
              <w:rFonts w:eastAsia="Times New Roman"/>
            </w:rPr>
            <w:t>, 45–50.</w:t>
          </w:r>
        </w:p>
        <w:p w14:paraId="40251E6F" w14:textId="77777777" w:rsidR="0054762A" w:rsidRDefault="0054762A">
          <w:pPr>
            <w:autoSpaceDE w:val="0"/>
            <w:autoSpaceDN w:val="0"/>
            <w:ind w:hanging="480"/>
            <w:divId w:val="1164392218"/>
            <w:rPr>
              <w:rFonts w:eastAsia="Times New Roman"/>
            </w:rPr>
          </w:pPr>
          <w:r>
            <w:rPr>
              <w:rFonts w:eastAsia="Times New Roman"/>
            </w:rPr>
            <w:t xml:space="preserve">Röder, M., Both, A., &amp; </w:t>
          </w:r>
          <w:proofErr w:type="spellStart"/>
          <w:r>
            <w:rPr>
              <w:rFonts w:eastAsia="Times New Roman"/>
            </w:rPr>
            <w:t>Hinneburg</w:t>
          </w:r>
          <w:proofErr w:type="spellEnd"/>
          <w:r>
            <w:rPr>
              <w:rFonts w:eastAsia="Times New Roman"/>
            </w:rPr>
            <w:t xml:space="preserve">, A. (2015). Exploring the Space of Topic Coherence Measures. </w:t>
          </w:r>
          <w:r>
            <w:rPr>
              <w:rFonts w:eastAsia="Times New Roman"/>
              <w:i/>
              <w:iCs/>
            </w:rPr>
            <w:t>WSDM 2015 - Proceedings of the 8th ACM International Conference on Web Search and Data Mining</w:t>
          </w:r>
          <w:r>
            <w:rPr>
              <w:rFonts w:eastAsia="Times New Roman"/>
            </w:rPr>
            <w:t>, 399–408. https://doi.org/10.1145/2684822.2685324</w:t>
          </w:r>
        </w:p>
        <w:p w14:paraId="6B0D63E2" w14:textId="77777777" w:rsidR="0054762A" w:rsidRDefault="0054762A">
          <w:pPr>
            <w:autoSpaceDE w:val="0"/>
            <w:autoSpaceDN w:val="0"/>
            <w:ind w:hanging="480"/>
            <w:divId w:val="1469712696"/>
            <w:rPr>
              <w:rFonts w:eastAsia="Times New Roman"/>
            </w:rPr>
          </w:pPr>
          <w:r>
            <w:rPr>
              <w:rFonts w:eastAsia="Times New Roman"/>
            </w:rPr>
            <w:t xml:space="preserve">Rose, S., Engel, D., Cramer, N., &amp; Cowley, W. (2010). Automatic Keyword Extraction from Individual Documents. In </w:t>
          </w:r>
          <w:r>
            <w:rPr>
              <w:rFonts w:eastAsia="Times New Roman"/>
              <w:i/>
              <w:iCs/>
            </w:rPr>
            <w:t>Text Mining: Applications and Theory</w:t>
          </w:r>
          <w:r>
            <w:rPr>
              <w:rFonts w:eastAsia="Times New Roman"/>
            </w:rPr>
            <w:t xml:space="preserve"> (pp. 1–20). https://doi.org/10.1002/9780470689646.ch1</w:t>
          </w:r>
        </w:p>
        <w:p w14:paraId="7BBDD3F4" w14:textId="77777777" w:rsidR="0054762A" w:rsidRDefault="0054762A">
          <w:pPr>
            <w:autoSpaceDE w:val="0"/>
            <w:autoSpaceDN w:val="0"/>
            <w:ind w:hanging="480"/>
            <w:divId w:val="1843624777"/>
            <w:rPr>
              <w:rFonts w:eastAsia="Times New Roman"/>
            </w:rPr>
          </w:pPr>
          <w:r>
            <w:rPr>
              <w:rFonts w:eastAsia="Times New Roman"/>
              <w:i/>
              <w:iCs/>
            </w:rPr>
            <w:t>spaCy</w:t>
          </w:r>
          <w:r>
            <w:rPr>
              <w:rFonts w:eastAsia="Times New Roman"/>
            </w:rPr>
            <w:t>. (n.d.). Retrieved June 9, 2024, from https://spacy.io/</w:t>
          </w:r>
        </w:p>
        <w:p w14:paraId="3C792569" w14:textId="77777777" w:rsidR="0054762A" w:rsidRDefault="0054762A">
          <w:pPr>
            <w:autoSpaceDE w:val="0"/>
            <w:autoSpaceDN w:val="0"/>
            <w:ind w:hanging="480"/>
            <w:divId w:val="78672034"/>
            <w:rPr>
              <w:rFonts w:eastAsia="Times New Roman"/>
            </w:rPr>
          </w:pPr>
          <w:r>
            <w:rPr>
              <w:rFonts w:eastAsia="Times New Roman"/>
            </w:rPr>
            <w:t xml:space="preserve">Srinivasa-Desikan, B. (2018). </w:t>
          </w:r>
          <w:r>
            <w:rPr>
              <w:rFonts w:eastAsia="Times New Roman"/>
              <w:i/>
              <w:iCs/>
            </w:rPr>
            <w:t xml:space="preserve">Natural Language Processing and Computational Linguistics: A practical guide to text analysis with Python, Gensim, spaCy, and </w:t>
          </w:r>
          <w:proofErr w:type="spellStart"/>
          <w:r>
            <w:rPr>
              <w:rFonts w:eastAsia="Times New Roman"/>
              <w:i/>
              <w:iCs/>
            </w:rPr>
            <w:t>Keras</w:t>
          </w:r>
          <w:proofErr w:type="spellEnd"/>
          <w:r>
            <w:rPr>
              <w:rFonts w:eastAsia="Times New Roman"/>
            </w:rPr>
            <w:t xml:space="preserve">. </w:t>
          </w:r>
          <w:proofErr w:type="spellStart"/>
          <w:r>
            <w:rPr>
              <w:rFonts w:eastAsia="Times New Roman"/>
            </w:rPr>
            <w:t>Packt</w:t>
          </w:r>
          <w:proofErr w:type="spellEnd"/>
          <w:r>
            <w:rPr>
              <w:rFonts w:eastAsia="Times New Roman"/>
            </w:rPr>
            <w:t xml:space="preserve"> Publishing Ltd.</w:t>
          </w:r>
        </w:p>
        <w:p w14:paraId="0E9D0B08" w14:textId="77777777" w:rsidR="0054762A" w:rsidRDefault="0054762A">
          <w:pPr>
            <w:autoSpaceDE w:val="0"/>
            <w:autoSpaceDN w:val="0"/>
            <w:ind w:hanging="480"/>
            <w:divId w:val="1566719482"/>
            <w:rPr>
              <w:rFonts w:eastAsia="Times New Roman"/>
            </w:rPr>
          </w:pPr>
          <w:r>
            <w:rPr>
              <w:rFonts w:eastAsia="Times New Roman"/>
            </w:rPr>
            <w:lastRenderedPageBreak/>
            <w:t xml:space="preserve">Tijare, P., &amp; Rani, P. (2020). Exploring popular topic models. </w:t>
          </w:r>
          <w:r>
            <w:rPr>
              <w:rFonts w:eastAsia="Times New Roman"/>
              <w:i/>
              <w:iCs/>
            </w:rPr>
            <w:t>Journal of Physics: Conference Series</w:t>
          </w:r>
          <w:r>
            <w:rPr>
              <w:rFonts w:eastAsia="Times New Roman"/>
            </w:rPr>
            <w:t xml:space="preserve">, </w:t>
          </w:r>
          <w:r>
            <w:rPr>
              <w:rFonts w:eastAsia="Times New Roman"/>
              <w:i/>
              <w:iCs/>
            </w:rPr>
            <w:t>1706</w:t>
          </w:r>
          <w:r>
            <w:rPr>
              <w:rFonts w:eastAsia="Times New Roman"/>
            </w:rPr>
            <w:t>, 12171. https://doi.org/10.1088/1742-6596/1706/1/012171</w:t>
          </w:r>
        </w:p>
        <w:p w14:paraId="39BCFC3C" w14:textId="77777777" w:rsidR="0054762A" w:rsidRDefault="0054762A">
          <w:pPr>
            <w:autoSpaceDE w:val="0"/>
            <w:autoSpaceDN w:val="0"/>
            <w:ind w:hanging="480"/>
            <w:divId w:val="1389763793"/>
            <w:rPr>
              <w:rFonts w:eastAsia="Times New Roman"/>
            </w:rPr>
          </w:pPr>
          <w:r>
            <w:rPr>
              <w:rFonts w:eastAsia="Times New Roman"/>
            </w:rPr>
            <w:t xml:space="preserve">Vaswani, A., </w:t>
          </w:r>
          <w:proofErr w:type="spellStart"/>
          <w:r>
            <w:rPr>
              <w:rFonts w:eastAsia="Times New Roman"/>
            </w:rPr>
            <w:t>Shazeer</w:t>
          </w:r>
          <w:proofErr w:type="spellEnd"/>
          <w:r>
            <w:rPr>
              <w:rFonts w:eastAsia="Times New Roman"/>
            </w:rPr>
            <w:t xml:space="preserve">, N., Parmar, N., </w:t>
          </w:r>
          <w:proofErr w:type="spellStart"/>
          <w:r>
            <w:rPr>
              <w:rFonts w:eastAsia="Times New Roman"/>
            </w:rPr>
            <w:t>Uszkoreit</w:t>
          </w:r>
          <w:proofErr w:type="spellEnd"/>
          <w:r>
            <w:rPr>
              <w:rFonts w:eastAsia="Times New Roman"/>
            </w:rPr>
            <w:t xml:space="preserve">, J., Jones, L., Gomez, A. N., Kaiser, L., &amp; </w:t>
          </w:r>
          <w:proofErr w:type="spellStart"/>
          <w:r>
            <w:rPr>
              <w:rFonts w:eastAsia="Times New Roman"/>
            </w:rPr>
            <w:t>Polosukhin</w:t>
          </w:r>
          <w:proofErr w:type="spellEnd"/>
          <w:r>
            <w:rPr>
              <w:rFonts w:eastAsia="Times New Roman"/>
            </w:rPr>
            <w:t xml:space="preserve">, I. (2023). </w:t>
          </w:r>
          <w:r>
            <w:rPr>
              <w:rFonts w:eastAsia="Times New Roman"/>
              <w:i/>
              <w:iCs/>
            </w:rPr>
            <w:t>Attention Is All You Need</w:t>
          </w:r>
          <w:r>
            <w:rPr>
              <w:rFonts w:eastAsia="Times New Roman"/>
            </w:rPr>
            <w:t>.</w:t>
          </w:r>
        </w:p>
        <w:p w14:paraId="22256AD5" w14:textId="77777777" w:rsidR="0054762A" w:rsidRDefault="0054762A">
          <w:pPr>
            <w:autoSpaceDE w:val="0"/>
            <w:autoSpaceDN w:val="0"/>
            <w:ind w:hanging="480"/>
            <w:divId w:val="466246843"/>
            <w:rPr>
              <w:rFonts w:eastAsia="Times New Roman"/>
            </w:rPr>
          </w:pPr>
          <w:r>
            <w:rPr>
              <w:rFonts w:eastAsia="Times New Roman"/>
            </w:rPr>
            <w:t xml:space="preserve">Zhang, C. (2008). Automatic keyword extraction from documents using conditional random fields. </w:t>
          </w:r>
          <w:r>
            <w:rPr>
              <w:rFonts w:eastAsia="Times New Roman"/>
              <w:i/>
              <w:iCs/>
            </w:rPr>
            <w:t>Journal of Computational Information Systems</w:t>
          </w:r>
          <w:r>
            <w:rPr>
              <w:rFonts w:eastAsia="Times New Roman"/>
            </w:rPr>
            <w:t xml:space="preserve">, </w:t>
          </w:r>
          <w:r>
            <w:rPr>
              <w:rFonts w:eastAsia="Times New Roman"/>
              <w:i/>
              <w:iCs/>
            </w:rPr>
            <w:t>4</w:t>
          </w:r>
          <w:r>
            <w:rPr>
              <w:rFonts w:eastAsia="Times New Roman"/>
            </w:rPr>
            <w:t>(3), 1169–1180.</w:t>
          </w:r>
        </w:p>
        <w:p w14:paraId="7786A2F1" w14:textId="1080297A" w:rsidR="006009B5" w:rsidRDefault="0054762A" w:rsidP="006009B5">
          <w:pPr>
            <w:autoSpaceDE w:val="0"/>
            <w:autoSpaceDN w:val="0"/>
            <w:divId w:val="537619275"/>
          </w:pPr>
          <w:r>
            <w:rPr>
              <w:rFonts w:eastAsia="Times New Roman"/>
            </w:rPr>
            <w:t> </w:t>
          </w:r>
        </w:p>
      </w:sdtContent>
    </w:sdt>
    <w:p w14:paraId="618B4755" w14:textId="2D0578BE" w:rsidR="006009B5" w:rsidRPr="006009B5" w:rsidRDefault="006009B5" w:rsidP="0054762A">
      <w:pPr>
        <w:autoSpaceDE w:val="0"/>
        <w:autoSpaceDN w:val="0"/>
        <w:divId w:val="537619275"/>
        <w:rPr>
          <w:rFonts w:eastAsia="Times New Roman"/>
        </w:rPr>
      </w:pPr>
    </w:p>
    <w:sectPr w:rsidR="006009B5" w:rsidRPr="006009B5" w:rsidSect="00FB2C1F">
      <w:footerReference w:type="default" r:id="rId31"/>
      <w:type w:val="continuous"/>
      <w:pgSz w:w="11909" w:h="16834" w:code="9"/>
      <w:pgMar w:top="1440" w:right="1440" w:bottom="1440" w:left="1440" w:header="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3" w:author="MARIUS GABRIEL GUTU-ROBU (2392)" w:date="2024-06-21T14:30:00Z" w:initials="MG">
    <w:p w14:paraId="03CB417E" w14:textId="77777777" w:rsidR="005E42D6" w:rsidRDefault="005E42D6" w:rsidP="005E42D6">
      <w:pPr>
        <w:jc w:val="left"/>
      </w:pPr>
      <w:r>
        <w:rPr>
          <w:rStyle w:val="Referincomentariu"/>
        </w:rPr>
        <w:annotationRef/>
      </w:r>
      <w:r>
        <w:rPr>
          <w:color w:val="000000"/>
          <w:sz w:val="20"/>
          <w:szCs w:val="20"/>
        </w:rPr>
        <w:t>La fel, minim 2 paragrafe la o subecțiune. Ori mai adăugăm text, ori scoatem secțiunea și organizam elementele sub forma de bullet-uri.</w:t>
      </w:r>
    </w:p>
  </w:comment>
  <w:comment w:id="32" w:author="MARIUS GABRIEL GUTU-ROBU (2392)" w:date="2024-06-21T14:20:00Z" w:initials="MG">
    <w:p w14:paraId="30E763CA" w14:textId="77777777" w:rsidR="00F35F0C" w:rsidRDefault="00F35F0C" w:rsidP="00F35F0C">
      <w:pPr>
        <w:jc w:val="left"/>
      </w:pPr>
      <w:r>
        <w:rPr>
          <w:rStyle w:val="Referincomentariu"/>
        </w:rPr>
        <w:annotationRef/>
      </w:r>
      <w:r>
        <w:rPr>
          <w:color w:val="000000"/>
          <w:sz w:val="20"/>
          <w:szCs w:val="20"/>
        </w:rPr>
        <w:t>Explain what is a key phrase</w:t>
      </w:r>
    </w:p>
  </w:comment>
  <w:comment w:id="34" w:author="MARIUS GABRIEL GUTU-ROBU (2392)" w:date="2024-06-21T14:20:00Z" w:initials="MG">
    <w:p w14:paraId="2BA928AC" w14:textId="77777777" w:rsidR="00F35F0C" w:rsidRDefault="00F35F0C" w:rsidP="00F35F0C">
      <w:pPr>
        <w:jc w:val="left"/>
      </w:pPr>
      <w:r>
        <w:rPr>
          <w:rStyle w:val="Referincomentariu"/>
        </w:rPr>
        <w:annotationRef/>
      </w:r>
      <w:r>
        <w:rPr>
          <w:color w:val="000000"/>
          <w:sz w:val="20"/>
          <w:szCs w:val="20"/>
        </w:rPr>
        <w:t>O subsecțiune are sens când sunt minim 2 paragrafe.</w:t>
      </w:r>
    </w:p>
  </w:comment>
  <w:comment w:id="51" w:author="MARIUS GABRIEL GUTU-ROBU (2392)" w:date="2024-06-21T14:30:00Z" w:initials="MG">
    <w:p w14:paraId="28A663D8" w14:textId="77777777" w:rsidR="008E627C" w:rsidRDefault="008E627C" w:rsidP="008E627C">
      <w:pPr>
        <w:jc w:val="left"/>
      </w:pPr>
      <w:r>
        <w:rPr>
          <w:rStyle w:val="Referincomentariu"/>
        </w:rPr>
        <w:annotationRef/>
      </w:r>
      <w:r>
        <w:rPr>
          <w:color w:val="000000"/>
          <w:sz w:val="20"/>
          <w:szCs w:val="20"/>
        </w:rPr>
        <w:t>În cazuri. Ca asta te rog sa scoți sub forma de text într-un tabel. Nu putem lasă poza cu așa ceva.</w:t>
      </w:r>
    </w:p>
  </w:comment>
  <w:comment w:id="53" w:author="MARIUS GABRIEL GUTU-ROBU (2392)" w:date="2024-06-21T14:31:00Z" w:initials="MG">
    <w:p w14:paraId="4A2A521A" w14:textId="77777777" w:rsidR="00687DDC" w:rsidRDefault="00687DDC" w:rsidP="00687DDC">
      <w:pPr>
        <w:jc w:val="left"/>
      </w:pPr>
      <w:r>
        <w:rPr>
          <w:rStyle w:val="Referincomentariu"/>
        </w:rPr>
        <w:annotationRef/>
      </w:r>
      <w:r>
        <w:rPr>
          <w:color w:val="000000"/>
          <w:sz w:val="20"/>
          <w:szCs w:val="20"/>
        </w:rPr>
        <w:t>La fel ca la fig. 11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3CB417E" w15:done="0"/>
  <w15:commentEx w15:paraId="30E763CA" w15:done="0"/>
  <w15:commentEx w15:paraId="2BA928AC" w15:done="0"/>
  <w15:commentEx w15:paraId="28A663D8" w15:done="0"/>
  <w15:commentEx w15:paraId="4A2A52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FB72B9A" w16cex:dateUtc="2024-06-21T11:30:00Z"/>
  <w16cex:commentExtensible w16cex:durableId="1CED39FE" w16cex:dateUtc="2024-06-21T11:20:00Z"/>
  <w16cex:commentExtensible w16cex:durableId="0B878136" w16cex:dateUtc="2024-06-21T11:20:00Z"/>
  <w16cex:commentExtensible w16cex:durableId="7BA90884" w16cex:dateUtc="2024-06-21T11:30:00Z"/>
  <w16cex:commentExtensible w16cex:durableId="0558F441" w16cex:dateUtc="2024-06-21T1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3CB417E" w16cid:durableId="4FB72B9A"/>
  <w16cid:commentId w16cid:paraId="30E763CA" w16cid:durableId="1CED39FE"/>
  <w16cid:commentId w16cid:paraId="2BA928AC" w16cid:durableId="0B878136"/>
  <w16cid:commentId w16cid:paraId="28A663D8" w16cid:durableId="7BA90884"/>
  <w16cid:commentId w16cid:paraId="4A2A521A" w16cid:durableId="0558F4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E1474E" w14:textId="77777777" w:rsidR="00976CF3" w:rsidRPr="00560BA3" w:rsidRDefault="00976CF3" w:rsidP="0053404B">
      <w:r w:rsidRPr="00560BA3">
        <w:separator/>
      </w:r>
    </w:p>
  </w:endnote>
  <w:endnote w:type="continuationSeparator" w:id="0">
    <w:p w14:paraId="1BBA1D0D" w14:textId="77777777" w:rsidR="00976CF3" w:rsidRPr="00560BA3" w:rsidRDefault="00976CF3" w:rsidP="0053404B">
      <w:r w:rsidRPr="00560BA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14636" w14:textId="78F047D6" w:rsidR="00A51F8A" w:rsidRPr="00560BA3" w:rsidRDefault="00A51F8A">
    <w:pPr>
      <w:pStyle w:val="Subsol"/>
      <w:jc w:val="center"/>
    </w:pPr>
  </w:p>
  <w:p w14:paraId="7274E50B" w14:textId="77777777" w:rsidR="00A51F8A" w:rsidRPr="00560BA3" w:rsidRDefault="00A51F8A">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Content>
      <w:p w14:paraId="76C3B6B2" w14:textId="77777777" w:rsidR="00A51F8A" w:rsidRPr="00560BA3" w:rsidRDefault="00A51F8A">
        <w:pPr>
          <w:pStyle w:val="Subsol"/>
          <w:jc w:val="center"/>
        </w:pPr>
        <w:r w:rsidRPr="00560BA3">
          <w:fldChar w:fldCharType="begin"/>
        </w:r>
        <w:r w:rsidRPr="00560BA3">
          <w:instrText xml:space="preserve"> PAGE   \* MERGEFORMAT </w:instrText>
        </w:r>
        <w:r w:rsidRPr="00560BA3">
          <w:fldChar w:fldCharType="separate"/>
        </w:r>
        <w:r w:rsidRPr="00560BA3">
          <w:t>1</w:t>
        </w:r>
        <w:r w:rsidRPr="00560BA3">
          <w:fldChar w:fldCharType="end"/>
        </w:r>
      </w:p>
    </w:sdtContent>
  </w:sdt>
  <w:p w14:paraId="4D44BB81" w14:textId="77777777" w:rsidR="00A51F8A" w:rsidRPr="00560BA3" w:rsidRDefault="00A51F8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9BC255" w14:textId="77777777" w:rsidR="00976CF3" w:rsidRPr="00560BA3" w:rsidRDefault="00976CF3" w:rsidP="0053404B">
      <w:r w:rsidRPr="00560BA3">
        <w:separator/>
      </w:r>
    </w:p>
  </w:footnote>
  <w:footnote w:type="continuationSeparator" w:id="0">
    <w:p w14:paraId="0EB59811" w14:textId="77777777" w:rsidR="00976CF3" w:rsidRPr="00560BA3" w:rsidRDefault="00976CF3" w:rsidP="0053404B">
      <w:r w:rsidRPr="00560BA3">
        <w:continuationSeparator/>
      </w:r>
    </w:p>
  </w:footnote>
  <w:footnote w:id="1">
    <w:p w14:paraId="2B873F28" w14:textId="5D771A52" w:rsidR="004A7DD3" w:rsidRDefault="004A7DD3">
      <w:pPr>
        <w:pStyle w:val="Textnotdesubsol"/>
      </w:pPr>
      <w:r>
        <w:rPr>
          <w:rStyle w:val="Referinnotdesubsol"/>
        </w:rPr>
        <w:footnoteRef/>
      </w:r>
      <w:r>
        <w:t xml:space="preserve"> </w:t>
      </w:r>
      <w:r w:rsidRPr="004A7DD3">
        <w:t>https://siteefy.com/how-many-websites-are-there/</w:t>
      </w:r>
    </w:p>
  </w:footnote>
  <w:footnote w:id="2">
    <w:p w14:paraId="193A564D" w14:textId="35FE2574" w:rsidR="00053828" w:rsidRDefault="00053828">
      <w:pPr>
        <w:pStyle w:val="Textnotdesubsol"/>
      </w:pPr>
      <w:r>
        <w:rPr>
          <w:rStyle w:val="Referinnotdesubsol"/>
        </w:rPr>
        <w:footnoteRef/>
      </w:r>
      <w:r>
        <w:t xml:space="preserve"> </w:t>
      </w:r>
      <w:r w:rsidRPr="00053828">
        <w:t>https://huggingface.co/learn/nlp-course/chapter1/4</w:t>
      </w:r>
    </w:p>
  </w:footnote>
  <w:footnote w:id="3">
    <w:p w14:paraId="00BFF56D" w14:textId="25D9C355" w:rsidR="00956CC4" w:rsidRDefault="00956CC4">
      <w:pPr>
        <w:pStyle w:val="Textnotdesubsol"/>
      </w:pPr>
      <w:r>
        <w:rPr>
          <w:rStyle w:val="Referinnotdesubsol"/>
        </w:rPr>
        <w:footnoteRef/>
      </w:r>
      <w:r>
        <w:t xml:space="preserve"> </w:t>
      </w:r>
      <w:r w:rsidRPr="00956CC4">
        <w:t>https://crescdi.pub.ro/#/</w:t>
      </w:r>
    </w:p>
  </w:footnote>
  <w:footnote w:id="4">
    <w:p w14:paraId="66D375F4" w14:textId="01AF5DBB" w:rsidR="00330332" w:rsidRPr="008C66F5" w:rsidRDefault="00330332">
      <w:pPr>
        <w:pStyle w:val="Textnotdesubsol"/>
        <w:rPr>
          <w:lang w:val="ro-RO"/>
        </w:rPr>
      </w:pPr>
      <w:r>
        <w:rPr>
          <w:rStyle w:val="Referinnotdesubsol"/>
        </w:rPr>
        <w:footnoteRef/>
      </w:r>
      <w:r>
        <w:t xml:space="preserve"> </w:t>
      </w:r>
      <w:r w:rsidRPr="00330332">
        <w:t>https://liaad.github.io/yake/</w:t>
      </w:r>
    </w:p>
  </w:footnote>
  <w:footnote w:id="5">
    <w:p w14:paraId="6B27EF00" w14:textId="1D5852CC" w:rsidR="00C060B2" w:rsidRPr="008C66F5" w:rsidRDefault="00C060B2">
      <w:pPr>
        <w:pStyle w:val="Textnotdesubsol"/>
        <w:rPr>
          <w:lang w:val="ro-RO"/>
        </w:rPr>
      </w:pPr>
      <w:r>
        <w:rPr>
          <w:rStyle w:val="Referinnotdesubsol"/>
        </w:rPr>
        <w:footnoteRef/>
      </w:r>
      <w:r>
        <w:t xml:space="preserve"> </w:t>
      </w:r>
      <w:r w:rsidRPr="00C060B2">
        <w:t>https://spacy.io</w:t>
      </w:r>
    </w:p>
  </w:footnote>
  <w:footnote w:id="6">
    <w:p w14:paraId="3A5534CA" w14:textId="543B78BF" w:rsidR="002B1A7B" w:rsidRPr="008C66F5" w:rsidRDefault="002B1A7B">
      <w:pPr>
        <w:pStyle w:val="Textnotdesubsol"/>
        <w:rPr>
          <w:lang w:val="ro-RO"/>
        </w:rPr>
      </w:pPr>
      <w:r>
        <w:rPr>
          <w:rStyle w:val="Referinnotdesubsol"/>
        </w:rPr>
        <w:footnoteRef/>
      </w:r>
      <w:r>
        <w:t xml:space="preserve"> </w:t>
      </w:r>
      <w:r w:rsidRPr="002B1A7B">
        <w:t>https://fasttext.cc/docs/en/language-identification.html</w:t>
      </w:r>
    </w:p>
  </w:footnote>
  <w:footnote w:id="7">
    <w:p w14:paraId="4EFC2759" w14:textId="0018AE3B" w:rsidR="002B1A7B" w:rsidRPr="008C66F5" w:rsidRDefault="002B1A7B">
      <w:pPr>
        <w:pStyle w:val="Textnotdesubsol"/>
        <w:rPr>
          <w:lang w:val="ro-RO"/>
        </w:rPr>
      </w:pPr>
      <w:r>
        <w:rPr>
          <w:rStyle w:val="Referinnotdesubsol"/>
        </w:rPr>
        <w:footnoteRef/>
      </w:r>
      <w:r>
        <w:t xml:space="preserve"> </w:t>
      </w:r>
      <w:r w:rsidR="008C66F5" w:rsidRPr="008C66F5">
        <w:t>https://radimrehurek.com/gensim/</w:t>
      </w:r>
    </w:p>
  </w:footnote>
  <w:footnote w:id="8">
    <w:p w14:paraId="279C2C2F" w14:textId="77777777" w:rsidR="005E42D6" w:rsidRPr="00560BA3" w:rsidRDefault="005E42D6" w:rsidP="005E42D6">
      <w:pPr>
        <w:pStyle w:val="Textnotdesubsol"/>
      </w:pPr>
      <w:r w:rsidRPr="00560BA3">
        <w:rPr>
          <w:rStyle w:val="Referinnotdesubsol"/>
        </w:rPr>
        <w:footnoteRef/>
      </w:r>
      <w:r w:rsidRPr="00560BA3">
        <w:t xml:space="preserve"> https://demos.explosion.ai/displacy</w:t>
      </w:r>
    </w:p>
  </w:footnote>
  <w:footnote w:id="9">
    <w:p w14:paraId="2D57BD66" w14:textId="77777777" w:rsidR="005E42D6" w:rsidRPr="00560BA3" w:rsidRDefault="005E42D6" w:rsidP="005E42D6">
      <w:pPr>
        <w:pStyle w:val="Textnotdesubsol"/>
      </w:pPr>
      <w:r w:rsidRPr="00560BA3">
        <w:rPr>
          <w:rStyle w:val="Referinnotdesubsol"/>
        </w:rPr>
        <w:footnoteRef/>
      </w:r>
      <w:r w:rsidRPr="00560BA3">
        <w:t xml:space="preserve"> https://demos.explosion.ai/displacy-ent</w:t>
      </w:r>
    </w:p>
  </w:footnote>
  <w:footnote w:id="10">
    <w:p w14:paraId="4644ECEA" w14:textId="77777777" w:rsidR="007C4917" w:rsidRPr="00560BA3" w:rsidRDefault="007C4917" w:rsidP="007C4917">
      <w:pPr>
        <w:pStyle w:val="Textnotdesubsol"/>
      </w:pPr>
      <w:r w:rsidRPr="00560BA3">
        <w:rPr>
          <w:rStyle w:val="Referinnotdesubsol"/>
        </w:rPr>
        <w:footnoteRef/>
      </w:r>
      <w:r w:rsidRPr="00560BA3">
        <w:t xml:space="preserve"> https://fasttext.cc/docs/en/language-identification.html</w:t>
      </w:r>
    </w:p>
  </w:footnote>
  <w:footnote w:id="11">
    <w:p w14:paraId="71457B87" w14:textId="696F63EF" w:rsidR="007C794F" w:rsidRPr="00560BA3" w:rsidRDefault="007C794F">
      <w:pPr>
        <w:pStyle w:val="Textnotdesubsol"/>
      </w:pPr>
      <w:r w:rsidRPr="00560BA3">
        <w:rPr>
          <w:rStyle w:val="Referinnotdesubsol"/>
        </w:rPr>
        <w:footnoteRef/>
      </w:r>
      <w:r w:rsidRPr="00560BA3">
        <w:t xml:space="preserve"> https://radimrehurek.com/gensim/index.html</w:t>
      </w:r>
    </w:p>
  </w:footnote>
  <w:footnote w:id="12">
    <w:p w14:paraId="154167C1" w14:textId="6E6E22BA" w:rsidR="00D51287" w:rsidRPr="00560BA3" w:rsidRDefault="00D51287">
      <w:pPr>
        <w:pStyle w:val="Textnotdesubsol"/>
      </w:pPr>
      <w:r w:rsidRPr="00560BA3">
        <w:rPr>
          <w:rStyle w:val="Referinnotdesubsol"/>
        </w:rPr>
        <w:footnoteRef/>
      </w:r>
      <w:r w:rsidRPr="00560BA3">
        <w:t xml:space="preserve"> https://radimrehurek.com/gensim/intro.html</w:t>
      </w:r>
    </w:p>
  </w:footnote>
  <w:footnote w:id="13">
    <w:p w14:paraId="48E76F01" w14:textId="29D5BE5F" w:rsidR="00E035AA" w:rsidRPr="00560BA3" w:rsidRDefault="00E035AA">
      <w:pPr>
        <w:pStyle w:val="Textnotdesubsol"/>
      </w:pPr>
      <w:r w:rsidRPr="00560BA3">
        <w:rPr>
          <w:rStyle w:val="Referinnotdesubsol"/>
        </w:rPr>
        <w:footnoteRef/>
      </w:r>
      <w:r w:rsidRPr="00560BA3">
        <w:t xml:space="preserve"> https://radimrehurek.com/gensim/models/ldamulticore.html</w:t>
      </w:r>
    </w:p>
  </w:footnote>
  <w:footnote w:id="14">
    <w:p w14:paraId="6E5C694C" w14:textId="49F559AA" w:rsidR="00960A76" w:rsidRPr="00560BA3" w:rsidRDefault="00960A76">
      <w:pPr>
        <w:pStyle w:val="Textnotdesubsol"/>
      </w:pPr>
      <w:r w:rsidRPr="00560BA3">
        <w:rPr>
          <w:rStyle w:val="Referinnotdesubsol"/>
        </w:rPr>
        <w:footnoteRef/>
      </w:r>
      <w:r w:rsidRPr="00560BA3">
        <w:t xml:space="preserve"> https://pypi.org/project/yake/</w:t>
      </w:r>
    </w:p>
  </w:footnote>
  <w:footnote w:id="15">
    <w:p w14:paraId="741C38F5" w14:textId="2DE806E0" w:rsidR="00FF3E84" w:rsidRPr="00560BA3" w:rsidRDefault="00FF3E84">
      <w:pPr>
        <w:pStyle w:val="Textnotdesubsol"/>
      </w:pPr>
      <w:r w:rsidRPr="00560BA3">
        <w:rPr>
          <w:rStyle w:val="Referinnotdesubsol"/>
        </w:rPr>
        <w:footnoteRef/>
      </w:r>
      <w:r w:rsidRPr="00560BA3">
        <w:t xml:space="preserve"> https://radimrehurek.com/gensim/models/ldamulticore.html</w:t>
      </w:r>
    </w:p>
  </w:footnote>
  <w:footnote w:id="16">
    <w:p w14:paraId="5A264B1A" w14:textId="77777777" w:rsidR="0054762A" w:rsidRPr="00560BA3" w:rsidRDefault="0054762A" w:rsidP="0054762A">
      <w:pPr>
        <w:pStyle w:val="Textnotdesubsol"/>
      </w:pPr>
      <w:r w:rsidRPr="00560BA3">
        <w:rPr>
          <w:rStyle w:val="Referinnotdesubsol"/>
        </w:rPr>
        <w:footnoteRef/>
      </w:r>
      <w:r w:rsidRPr="00560BA3">
        <w:t xml:space="preserve"> https://github.com/AnaNastase/licenta</w:t>
      </w:r>
    </w:p>
  </w:footnote>
  <w:footnote w:id="17">
    <w:p w14:paraId="0A1C0FE5" w14:textId="77777777" w:rsidR="0054762A" w:rsidRPr="00560BA3" w:rsidRDefault="0054762A" w:rsidP="0054762A">
      <w:pPr>
        <w:pStyle w:val="Textnotdesubsol"/>
      </w:pPr>
      <w:r w:rsidRPr="00560BA3">
        <w:rPr>
          <w:rStyle w:val="Referinnotdesubsol"/>
        </w:rPr>
        <w:footnoteRef/>
      </w:r>
      <w:r w:rsidRPr="00560BA3">
        <w:t xml:space="preserve"> https://pandas.pydata.org/</w:t>
      </w:r>
    </w:p>
  </w:footnote>
  <w:footnote w:id="18">
    <w:p w14:paraId="719A89CC" w14:textId="77777777" w:rsidR="0054762A" w:rsidRPr="00560BA3" w:rsidRDefault="0054762A" w:rsidP="0054762A">
      <w:pPr>
        <w:pStyle w:val="Textnotdesubsol"/>
      </w:pPr>
      <w:r w:rsidRPr="00560BA3">
        <w:rPr>
          <w:rStyle w:val="Referinnotdesubsol"/>
        </w:rPr>
        <w:footnoteRef/>
      </w:r>
      <w:r w:rsidRPr="00560BA3">
        <w:t xml:space="preserve"> https://fasttext.cc/docs/en/language-identification.html</w:t>
      </w:r>
    </w:p>
  </w:footnote>
  <w:footnote w:id="19">
    <w:p w14:paraId="50A54D7F" w14:textId="77777777" w:rsidR="0054762A" w:rsidRPr="00560BA3" w:rsidRDefault="0054762A" w:rsidP="0054762A">
      <w:pPr>
        <w:pStyle w:val="Textnotdesubsol"/>
      </w:pPr>
      <w:r w:rsidRPr="00560BA3">
        <w:rPr>
          <w:rStyle w:val="Referinnotdesubsol"/>
        </w:rPr>
        <w:footnoteRef/>
      </w:r>
      <w:r w:rsidRPr="00560BA3">
        <w:t xml:space="preserve"> https://huggingface.co/docs/transformers/index</w:t>
      </w:r>
    </w:p>
  </w:footnote>
  <w:footnote w:id="20">
    <w:p w14:paraId="709ADAAC" w14:textId="77777777" w:rsidR="0054762A" w:rsidRPr="00560BA3" w:rsidRDefault="0054762A" w:rsidP="0054762A">
      <w:pPr>
        <w:pStyle w:val="Textnotdesubsol"/>
      </w:pPr>
      <w:r w:rsidRPr="00560BA3">
        <w:rPr>
          <w:rStyle w:val="Referinnotdesubsol"/>
        </w:rPr>
        <w:footnoteRef/>
      </w:r>
      <w:r w:rsidRPr="00560BA3">
        <w:t xml:space="preserve"> https://explosion.ai/blog/spacy-transformers</w:t>
      </w:r>
    </w:p>
  </w:footnote>
  <w:footnote w:id="21">
    <w:p w14:paraId="2935309D" w14:textId="7D8411E4" w:rsidR="006E3CE4" w:rsidRPr="00560BA3" w:rsidRDefault="006E3CE4">
      <w:pPr>
        <w:pStyle w:val="Textnotdesubsol"/>
      </w:pPr>
      <w:r w:rsidRPr="00560BA3">
        <w:rPr>
          <w:rStyle w:val="Referinnotdesubsol"/>
        </w:rPr>
        <w:footnoteRef/>
      </w:r>
      <w:r w:rsidRPr="00560BA3">
        <w:t xml:space="preserve"> https://crescdi.pub.ro/#/profile/562</w:t>
      </w:r>
    </w:p>
  </w:footnote>
  <w:footnote w:id="22">
    <w:p w14:paraId="2E8A5A62" w14:textId="73C46F2A" w:rsidR="00A074E2" w:rsidRPr="00560BA3" w:rsidRDefault="00A074E2">
      <w:pPr>
        <w:pStyle w:val="Textnotdesubsol"/>
      </w:pPr>
      <w:r w:rsidRPr="00560BA3">
        <w:rPr>
          <w:rStyle w:val="Referinnotdesubsol"/>
        </w:rPr>
        <w:footnoteRef/>
      </w:r>
      <w:r w:rsidRPr="00560BA3">
        <w:t xml:space="preserve"> https://crescdi.pub.ro/#/profile/872</w:t>
      </w:r>
    </w:p>
  </w:footnote>
  <w:footnote w:id="23">
    <w:p w14:paraId="7F625731" w14:textId="0537875B" w:rsidR="00A074E2" w:rsidRPr="00A074E2" w:rsidRDefault="00A074E2">
      <w:pPr>
        <w:pStyle w:val="Textnotdesubsol"/>
      </w:pPr>
      <w:r w:rsidRPr="00560BA3">
        <w:rPr>
          <w:rStyle w:val="Referinnotdesubsol"/>
        </w:rPr>
        <w:footnoteRef/>
      </w:r>
      <w:r w:rsidRPr="00560BA3">
        <w:t xml:space="preserve"> https://scholar.google.com/citations?hl=ro&amp;user=-pGqq7QAAAAJ</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C5B6C"/>
    <w:multiLevelType w:val="hybridMultilevel"/>
    <w:tmpl w:val="EA821714"/>
    <w:lvl w:ilvl="0" w:tplc="7374B83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231D2"/>
    <w:multiLevelType w:val="hybridMultilevel"/>
    <w:tmpl w:val="1CBA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B1361"/>
    <w:multiLevelType w:val="hybridMultilevel"/>
    <w:tmpl w:val="569E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6A08EB"/>
    <w:multiLevelType w:val="hybridMultilevel"/>
    <w:tmpl w:val="3738D236"/>
    <w:lvl w:ilvl="0" w:tplc="90C45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17BB5"/>
    <w:multiLevelType w:val="hybridMultilevel"/>
    <w:tmpl w:val="4BC2A55E"/>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2F8779B2"/>
    <w:multiLevelType w:val="hybridMultilevel"/>
    <w:tmpl w:val="0960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581ED3"/>
    <w:multiLevelType w:val="hybridMultilevel"/>
    <w:tmpl w:val="53C6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274958"/>
    <w:multiLevelType w:val="multilevel"/>
    <w:tmpl w:val="C7F0CFF0"/>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rPr>
        <w:i w:val="0"/>
        <w:iCs w:val="0"/>
      </w:r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12"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6188864">
    <w:abstractNumId w:val="17"/>
  </w:num>
  <w:num w:numId="2" w16cid:durableId="1624386395">
    <w:abstractNumId w:val="7"/>
  </w:num>
  <w:num w:numId="3" w16cid:durableId="294605845">
    <w:abstractNumId w:val="3"/>
  </w:num>
  <w:num w:numId="4" w16cid:durableId="24137009">
    <w:abstractNumId w:val="14"/>
  </w:num>
  <w:num w:numId="5" w16cid:durableId="1984037150">
    <w:abstractNumId w:val="16"/>
  </w:num>
  <w:num w:numId="6" w16cid:durableId="74716933">
    <w:abstractNumId w:val="10"/>
  </w:num>
  <w:num w:numId="7" w16cid:durableId="2090616063">
    <w:abstractNumId w:val="12"/>
  </w:num>
  <w:num w:numId="8" w16cid:durableId="654991384">
    <w:abstractNumId w:val="9"/>
  </w:num>
  <w:num w:numId="9" w16cid:durableId="1377854890">
    <w:abstractNumId w:val="11"/>
  </w:num>
  <w:num w:numId="10" w16cid:durableId="12881255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6906760">
    <w:abstractNumId w:val="13"/>
  </w:num>
  <w:num w:numId="12" w16cid:durableId="644434529">
    <w:abstractNumId w:val="15"/>
  </w:num>
  <w:num w:numId="13" w16cid:durableId="1745104985">
    <w:abstractNumId w:val="2"/>
  </w:num>
  <w:num w:numId="14" w16cid:durableId="622619015">
    <w:abstractNumId w:val="8"/>
  </w:num>
  <w:num w:numId="15" w16cid:durableId="2102800417">
    <w:abstractNumId w:val="6"/>
  </w:num>
  <w:num w:numId="16" w16cid:durableId="1126973143">
    <w:abstractNumId w:val="11"/>
  </w:num>
  <w:num w:numId="17" w16cid:durableId="1926301139">
    <w:abstractNumId w:val="1"/>
  </w:num>
  <w:num w:numId="18" w16cid:durableId="1462653137">
    <w:abstractNumId w:val="5"/>
  </w:num>
  <w:num w:numId="19" w16cid:durableId="1948344370">
    <w:abstractNumId w:val="4"/>
  </w:num>
  <w:num w:numId="20" w16cid:durableId="9064978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US GABRIEL GUTU-ROBU (2392)">
    <w15:presenceInfo w15:providerId="AD" w15:userId="S::gabriel.gutu@upb.ro::75f3beab-31fe-4f9a-8c20-0d24719eca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1075"/>
    <w:rsid w:val="00005A21"/>
    <w:rsid w:val="0001214D"/>
    <w:rsid w:val="0001567A"/>
    <w:rsid w:val="00015F7D"/>
    <w:rsid w:val="00021A51"/>
    <w:rsid w:val="000231C4"/>
    <w:rsid w:val="00023D39"/>
    <w:rsid w:val="000261E5"/>
    <w:rsid w:val="00026683"/>
    <w:rsid w:val="00026747"/>
    <w:rsid w:val="00030144"/>
    <w:rsid w:val="00032754"/>
    <w:rsid w:val="00033442"/>
    <w:rsid w:val="00036002"/>
    <w:rsid w:val="0004023E"/>
    <w:rsid w:val="000420EA"/>
    <w:rsid w:val="00042258"/>
    <w:rsid w:val="00043C61"/>
    <w:rsid w:val="00043FD8"/>
    <w:rsid w:val="00045526"/>
    <w:rsid w:val="00047FD2"/>
    <w:rsid w:val="000507F2"/>
    <w:rsid w:val="00050C29"/>
    <w:rsid w:val="0005250E"/>
    <w:rsid w:val="000535B6"/>
    <w:rsid w:val="00053828"/>
    <w:rsid w:val="00054E44"/>
    <w:rsid w:val="00055BE4"/>
    <w:rsid w:val="00056701"/>
    <w:rsid w:val="00061438"/>
    <w:rsid w:val="000619BE"/>
    <w:rsid w:val="000625B8"/>
    <w:rsid w:val="000654B2"/>
    <w:rsid w:val="00066695"/>
    <w:rsid w:val="00066DBE"/>
    <w:rsid w:val="00067066"/>
    <w:rsid w:val="00067A90"/>
    <w:rsid w:val="00070B00"/>
    <w:rsid w:val="00072FA6"/>
    <w:rsid w:val="000749ED"/>
    <w:rsid w:val="00082565"/>
    <w:rsid w:val="00092489"/>
    <w:rsid w:val="000961DC"/>
    <w:rsid w:val="000A08F3"/>
    <w:rsid w:val="000A19FA"/>
    <w:rsid w:val="000A3332"/>
    <w:rsid w:val="000A5EC7"/>
    <w:rsid w:val="000A7023"/>
    <w:rsid w:val="000B3383"/>
    <w:rsid w:val="000C34B0"/>
    <w:rsid w:val="000C3ADD"/>
    <w:rsid w:val="000C638D"/>
    <w:rsid w:val="000C7A28"/>
    <w:rsid w:val="000D061D"/>
    <w:rsid w:val="000D2E9F"/>
    <w:rsid w:val="000D3027"/>
    <w:rsid w:val="000D70FA"/>
    <w:rsid w:val="000D7260"/>
    <w:rsid w:val="000E22EE"/>
    <w:rsid w:val="000E2349"/>
    <w:rsid w:val="000E4F78"/>
    <w:rsid w:val="000E79D9"/>
    <w:rsid w:val="000F03C9"/>
    <w:rsid w:val="000F14AF"/>
    <w:rsid w:val="000F16CA"/>
    <w:rsid w:val="000F19C3"/>
    <w:rsid w:val="000F1D42"/>
    <w:rsid w:val="000F420C"/>
    <w:rsid w:val="000F47C0"/>
    <w:rsid w:val="000F4D8E"/>
    <w:rsid w:val="000F79CD"/>
    <w:rsid w:val="00100F5D"/>
    <w:rsid w:val="0010238D"/>
    <w:rsid w:val="00104828"/>
    <w:rsid w:val="00104F77"/>
    <w:rsid w:val="00105ED7"/>
    <w:rsid w:val="0010656B"/>
    <w:rsid w:val="00110ED2"/>
    <w:rsid w:val="001120B1"/>
    <w:rsid w:val="00112797"/>
    <w:rsid w:val="00114E0B"/>
    <w:rsid w:val="00117C88"/>
    <w:rsid w:val="00120FC7"/>
    <w:rsid w:val="00122619"/>
    <w:rsid w:val="00125164"/>
    <w:rsid w:val="00125AD8"/>
    <w:rsid w:val="00130F22"/>
    <w:rsid w:val="00131586"/>
    <w:rsid w:val="00131CE1"/>
    <w:rsid w:val="001351E1"/>
    <w:rsid w:val="00141EDC"/>
    <w:rsid w:val="00142BCA"/>
    <w:rsid w:val="001437EB"/>
    <w:rsid w:val="001453C3"/>
    <w:rsid w:val="001542BD"/>
    <w:rsid w:val="00154BFC"/>
    <w:rsid w:val="0015562C"/>
    <w:rsid w:val="00161A1E"/>
    <w:rsid w:val="00162B87"/>
    <w:rsid w:val="0016489E"/>
    <w:rsid w:val="00165074"/>
    <w:rsid w:val="001655BF"/>
    <w:rsid w:val="001670B8"/>
    <w:rsid w:val="0016717F"/>
    <w:rsid w:val="00171BC8"/>
    <w:rsid w:val="001811DE"/>
    <w:rsid w:val="001817A6"/>
    <w:rsid w:val="00181C10"/>
    <w:rsid w:val="00182FDE"/>
    <w:rsid w:val="001836AB"/>
    <w:rsid w:val="001872AB"/>
    <w:rsid w:val="0019085A"/>
    <w:rsid w:val="0019093F"/>
    <w:rsid w:val="00190D04"/>
    <w:rsid w:val="001916AC"/>
    <w:rsid w:val="00192B03"/>
    <w:rsid w:val="00192C9B"/>
    <w:rsid w:val="00197111"/>
    <w:rsid w:val="001A2000"/>
    <w:rsid w:val="001A66F9"/>
    <w:rsid w:val="001B0251"/>
    <w:rsid w:val="001B07AD"/>
    <w:rsid w:val="001B1B3E"/>
    <w:rsid w:val="001B2C78"/>
    <w:rsid w:val="001B4020"/>
    <w:rsid w:val="001B5B97"/>
    <w:rsid w:val="001B5D58"/>
    <w:rsid w:val="001B7DEC"/>
    <w:rsid w:val="001C4093"/>
    <w:rsid w:val="001C5266"/>
    <w:rsid w:val="001C7183"/>
    <w:rsid w:val="001D05A1"/>
    <w:rsid w:val="001D11DC"/>
    <w:rsid w:val="001D30B1"/>
    <w:rsid w:val="001D4BC6"/>
    <w:rsid w:val="001D4D09"/>
    <w:rsid w:val="001D5FE0"/>
    <w:rsid w:val="001D6C65"/>
    <w:rsid w:val="001E1F36"/>
    <w:rsid w:val="001E20A3"/>
    <w:rsid w:val="001E5011"/>
    <w:rsid w:val="001E5243"/>
    <w:rsid w:val="001E6755"/>
    <w:rsid w:val="001E7DE3"/>
    <w:rsid w:val="001F138B"/>
    <w:rsid w:val="001F277E"/>
    <w:rsid w:val="001F60B4"/>
    <w:rsid w:val="001F7386"/>
    <w:rsid w:val="001F7C60"/>
    <w:rsid w:val="00202268"/>
    <w:rsid w:val="00203BF6"/>
    <w:rsid w:val="00203C91"/>
    <w:rsid w:val="002133DA"/>
    <w:rsid w:val="002177B0"/>
    <w:rsid w:val="00217A29"/>
    <w:rsid w:val="002226E1"/>
    <w:rsid w:val="0022471B"/>
    <w:rsid w:val="00225093"/>
    <w:rsid w:val="002252EC"/>
    <w:rsid w:val="00227C01"/>
    <w:rsid w:val="002334FF"/>
    <w:rsid w:val="00235AF5"/>
    <w:rsid w:val="0023627F"/>
    <w:rsid w:val="002426FB"/>
    <w:rsid w:val="00242853"/>
    <w:rsid w:val="00244C7D"/>
    <w:rsid w:val="00245288"/>
    <w:rsid w:val="002466AA"/>
    <w:rsid w:val="00246B23"/>
    <w:rsid w:val="00247FD2"/>
    <w:rsid w:val="00251091"/>
    <w:rsid w:val="002519FB"/>
    <w:rsid w:val="0025210B"/>
    <w:rsid w:val="00257373"/>
    <w:rsid w:val="0026084A"/>
    <w:rsid w:val="00261BA9"/>
    <w:rsid w:val="00262FE2"/>
    <w:rsid w:val="00264180"/>
    <w:rsid w:val="00270018"/>
    <w:rsid w:val="00271830"/>
    <w:rsid w:val="00275DFE"/>
    <w:rsid w:val="00276A46"/>
    <w:rsid w:val="00284850"/>
    <w:rsid w:val="002860FB"/>
    <w:rsid w:val="002868F1"/>
    <w:rsid w:val="00287D2C"/>
    <w:rsid w:val="00291B2A"/>
    <w:rsid w:val="0029567A"/>
    <w:rsid w:val="002A01FB"/>
    <w:rsid w:val="002A02C9"/>
    <w:rsid w:val="002A0372"/>
    <w:rsid w:val="002A0CB8"/>
    <w:rsid w:val="002A1164"/>
    <w:rsid w:val="002A44B4"/>
    <w:rsid w:val="002A5F33"/>
    <w:rsid w:val="002A6003"/>
    <w:rsid w:val="002A6CBC"/>
    <w:rsid w:val="002B1A7B"/>
    <w:rsid w:val="002B2002"/>
    <w:rsid w:val="002B3B20"/>
    <w:rsid w:val="002B4673"/>
    <w:rsid w:val="002B5E10"/>
    <w:rsid w:val="002B7927"/>
    <w:rsid w:val="002B7B98"/>
    <w:rsid w:val="002C48F7"/>
    <w:rsid w:val="002C6599"/>
    <w:rsid w:val="002C781A"/>
    <w:rsid w:val="002D06BC"/>
    <w:rsid w:val="002D23DF"/>
    <w:rsid w:val="002D3991"/>
    <w:rsid w:val="002D3D05"/>
    <w:rsid w:val="002D4A6A"/>
    <w:rsid w:val="002E040F"/>
    <w:rsid w:val="002E2A92"/>
    <w:rsid w:val="002E5748"/>
    <w:rsid w:val="002F2E90"/>
    <w:rsid w:val="002F31C4"/>
    <w:rsid w:val="002F4B7E"/>
    <w:rsid w:val="00300723"/>
    <w:rsid w:val="00301674"/>
    <w:rsid w:val="0030295B"/>
    <w:rsid w:val="00302D63"/>
    <w:rsid w:val="00304318"/>
    <w:rsid w:val="00307123"/>
    <w:rsid w:val="00310888"/>
    <w:rsid w:val="0031130E"/>
    <w:rsid w:val="00314039"/>
    <w:rsid w:val="003154CE"/>
    <w:rsid w:val="00315574"/>
    <w:rsid w:val="003231DF"/>
    <w:rsid w:val="0032544C"/>
    <w:rsid w:val="003255B3"/>
    <w:rsid w:val="00326992"/>
    <w:rsid w:val="0032736E"/>
    <w:rsid w:val="00330073"/>
    <w:rsid w:val="00330332"/>
    <w:rsid w:val="00331CB6"/>
    <w:rsid w:val="00333386"/>
    <w:rsid w:val="00341C42"/>
    <w:rsid w:val="00345EA0"/>
    <w:rsid w:val="00351564"/>
    <w:rsid w:val="00351A64"/>
    <w:rsid w:val="00354B6C"/>
    <w:rsid w:val="00355E36"/>
    <w:rsid w:val="00364746"/>
    <w:rsid w:val="0036480E"/>
    <w:rsid w:val="003661FC"/>
    <w:rsid w:val="0037045A"/>
    <w:rsid w:val="003724BF"/>
    <w:rsid w:val="00376936"/>
    <w:rsid w:val="00380DF7"/>
    <w:rsid w:val="00380E52"/>
    <w:rsid w:val="003810E5"/>
    <w:rsid w:val="003811A5"/>
    <w:rsid w:val="00382973"/>
    <w:rsid w:val="00383105"/>
    <w:rsid w:val="003833B4"/>
    <w:rsid w:val="0038484C"/>
    <w:rsid w:val="00392485"/>
    <w:rsid w:val="00394E2D"/>
    <w:rsid w:val="003951EE"/>
    <w:rsid w:val="00395432"/>
    <w:rsid w:val="003957E4"/>
    <w:rsid w:val="00396FCA"/>
    <w:rsid w:val="003A3338"/>
    <w:rsid w:val="003A67EE"/>
    <w:rsid w:val="003A74AD"/>
    <w:rsid w:val="003B0857"/>
    <w:rsid w:val="003B1FDD"/>
    <w:rsid w:val="003B4FE9"/>
    <w:rsid w:val="003B5657"/>
    <w:rsid w:val="003B59FB"/>
    <w:rsid w:val="003B6CEC"/>
    <w:rsid w:val="003C20AE"/>
    <w:rsid w:val="003C3003"/>
    <w:rsid w:val="003C3141"/>
    <w:rsid w:val="003C3F0C"/>
    <w:rsid w:val="003C5E01"/>
    <w:rsid w:val="003C71A4"/>
    <w:rsid w:val="003D158D"/>
    <w:rsid w:val="003D4840"/>
    <w:rsid w:val="003E04DA"/>
    <w:rsid w:val="003E0C41"/>
    <w:rsid w:val="003E1328"/>
    <w:rsid w:val="003E1BE7"/>
    <w:rsid w:val="003E2660"/>
    <w:rsid w:val="003E32EC"/>
    <w:rsid w:val="003E463D"/>
    <w:rsid w:val="003E55D0"/>
    <w:rsid w:val="003E6140"/>
    <w:rsid w:val="003E7319"/>
    <w:rsid w:val="003F2307"/>
    <w:rsid w:val="003F34A8"/>
    <w:rsid w:val="003F3F1F"/>
    <w:rsid w:val="003F7DAE"/>
    <w:rsid w:val="00401D43"/>
    <w:rsid w:val="00402532"/>
    <w:rsid w:val="00405A35"/>
    <w:rsid w:val="00407718"/>
    <w:rsid w:val="00410099"/>
    <w:rsid w:val="00410BCF"/>
    <w:rsid w:val="004163C4"/>
    <w:rsid w:val="004217B8"/>
    <w:rsid w:val="0042205B"/>
    <w:rsid w:val="00424FA6"/>
    <w:rsid w:val="004253E9"/>
    <w:rsid w:val="004262DF"/>
    <w:rsid w:val="00426ADA"/>
    <w:rsid w:val="00426C23"/>
    <w:rsid w:val="00427F64"/>
    <w:rsid w:val="00427FA3"/>
    <w:rsid w:val="00431664"/>
    <w:rsid w:val="00434476"/>
    <w:rsid w:val="004348A6"/>
    <w:rsid w:val="00434A2D"/>
    <w:rsid w:val="00435B3A"/>
    <w:rsid w:val="004418E6"/>
    <w:rsid w:val="00441EAE"/>
    <w:rsid w:val="00442461"/>
    <w:rsid w:val="00442F04"/>
    <w:rsid w:val="00444436"/>
    <w:rsid w:val="00451E5F"/>
    <w:rsid w:val="0045280C"/>
    <w:rsid w:val="00454CCF"/>
    <w:rsid w:val="0046216C"/>
    <w:rsid w:val="00463576"/>
    <w:rsid w:val="00465491"/>
    <w:rsid w:val="004704D5"/>
    <w:rsid w:val="0047165D"/>
    <w:rsid w:val="004727D9"/>
    <w:rsid w:val="004759D2"/>
    <w:rsid w:val="00476192"/>
    <w:rsid w:val="00480A8F"/>
    <w:rsid w:val="00484FA5"/>
    <w:rsid w:val="00485F76"/>
    <w:rsid w:val="0048644F"/>
    <w:rsid w:val="00491E4C"/>
    <w:rsid w:val="00495FAA"/>
    <w:rsid w:val="00497CFA"/>
    <w:rsid w:val="004A2CA8"/>
    <w:rsid w:val="004A4969"/>
    <w:rsid w:val="004A6605"/>
    <w:rsid w:val="004A7DD3"/>
    <w:rsid w:val="004B25DB"/>
    <w:rsid w:val="004B5533"/>
    <w:rsid w:val="004B5E77"/>
    <w:rsid w:val="004C03DA"/>
    <w:rsid w:val="004C10B0"/>
    <w:rsid w:val="004C1C6D"/>
    <w:rsid w:val="004C2E96"/>
    <w:rsid w:val="004C4EE1"/>
    <w:rsid w:val="004C5981"/>
    <w:rsid w:val="004C7E0D"/>
    <w:rsid w:val="004D126A"/>
    <w:rsid w:val="004D2E34"/>
    <w:rsid w:val="004D33DD"/>
    <w:rsid w:val="004D342F"/>
    <w:rsid w:val="004D5DC5"/>
    <w:rsid w:val="004D6B5C"/>
    <w:rsid w:val="004D73E2"/>
    <w:rsid w:val="004E2E59"/>
    <w:rsid w:val="004E4143"/>
    <w:rsid w:val="004E6083"/>
    <w:rsid w:val="004E6D9E"/>
    <w:rsid w:val="004E7A18"/>
    <w:rsid w:val="004F0D04"/>
    <w:rsid w:val="004F1FB7"/>
    <w:rsid w:val="004F72A0"/>
    <w:rsid w:val="005025D6"/>
    <w:rsid w:val="005039E5"/>
    <w:rsid w:val="00503DD4"/>
    <w:rsid w:val="00503E8E"/>
    <w:rsid w:val="00506BDC"/>
    <w:rsid w:val="0051232A"/>
    <w:rsid w:val="005128B8"/>
    <w:rsid w:val="00512E00"/>
    <w:rsid w:val="00514FCD"/>
    <w:rsid w:val="0051504E"/>
    <w:rsid w:val="00517996"/>
    <w:rsid w:val="00517DAA"/>
    <w:rsid w:val="00520EEC"/>
    <w:rsid w:val="00522FFF"/>
    <w:rsid w:val="005231B3"/>
    <w:rsid w:val="00523848"/>
    <w:rsid w:val="0052463C"/>
    <w:rsid w:val="005248F4"/>
    <w:rsid w:val="00531461"/>
    <w:rsid w:val="005319A9"/>
    <w:rsid w:val="0053404B"/>
    <w:rsid w:val="005369CC"/>
    <w:rsid w:val="0054296F"/>
    <w:rsid w:val="00544B3A"/>
    <w:rsid w:val="0054762A"/>
    <w:rsid w:val="00547CBF"/>
    <w:rsid w:val="00550372"/>
    <w:rsid w:val="005543BC"/>
    <w:rsid w:val="0055489A"/>
    <w:rsid w:val="005555A4"/>
    <w:rsid w:val="005555DB"/>
    <w:rsid w:val="00560BA3"/>
    <w:rsid w:val="00560E2C"/>
    <w:rsid w:val="00561C23"/>
    <w:rsid w:val="00562B42"/>
    <w:rsid w:val="00563E2A"/>
    <w:rsid w:val="00565485"/>
    <w:rsid w:val="005701CA"/>
    <w:rsid w:val="005719EC"/>
    <w:rsid w:val="00575123"/>
    <w:rsid w:val="00575311"/>
    <w:rsid w:val="00576255"/>
    <w:rsid w:val="00577CFE"/>
    <w:rsid w:val="00580395"/>
    <w:rsid w:val="005803BF"/>
    <w:rsid w:val="00580C6E"/>
    <w:rsid w:val="0058193F"/>
    <w:rsid w:val="00582896"/>
    <w:rsid w:val="005852C4"/>
    <w:rsid w:val="00586EF2"/>
    <w:rsid w:val="0058714E"/>
    <w:rsid w:val="00587863"/>
    <w:rsid w:val="005932ED"/>
    <w:rsid w:val="005938D0"/>
    <w:rsid w:val="00595314"/>
    <w:rsid w:val="005A4F7A"/>
    <w:rsid w:val="005A5A1B"/>
    <w:rsid w:val="005A6576"/>
    <w:rsid w:val="005B0523"/>
    <w:rsid w:val="005B201F"/>
    <w:rsid w:val="005B75B6"/>
    <w:rsid w:val="005C0EE9"/>
    <w:rsid w:val="005C10E9"/>
    <w:rsid w:val="005C20CB"/>
    <w:rsid w:val="005C3198"/>
    <w:rsid w:val="005C411B"/>
    <w:rsid w:val="005D26B6"/>
    <w:rsid w:val="005D2B02"/>
    <w:rsid w:val="005D473D"/>
    <w:rsid w:val="005E27D7"/>
    <w:rsid w:val="005E42D6"/>
    <w:rsid w:val="005E5DCC"/>
    <w:rsid w:val="005E6314"/>
    <w:rsid w:val="005F036A"/>
    <w:rsid w:val="005F095D"/>
    <w:rsid w:val="005F320B"/>
    <w:rsid w:val="005F6181"/>
    <w:rsid w:val="005F6879"/>
    <w:rsid w:val="005F7CB6"/>
    <w:rsid w:val="006009B5"/>
    <w:rsid w:val="00600EE5"/>
    <w:rsid w:val="00601B01"/>
    <w:rsid w:val="00605D62"/>
    <w:rsid w:val="006108B7"/>
    <w:rsid w:val="00612DEB"/>
    <w:rsid w:val="00613266"/>
    <w:rsid w:val="00614DC2"/>
    <w:rsid w:val="00617739"/>
    <w:rsid w:val="00621103"/>
    <w:rsid w:val="00621BE7"/>
    <w:rsid w:val="0062538D"/>
    <w:rsid w:val="00625CC0"/>
    <w:rsid w:val="00627F83"/>
    <w:rsid w:val="00633D7D"/>
    <w:rsid w:val="00634EA5"/>
    <w:rsid w:val="0063516C"/>
    <w:rsid w:val="006365A3"/>
    <w:rsid w:val="00637F2A"/>
    <w:rsid w:val="0064292F"/>
    <w:rsid w:val="00644A8E"/>
    <w:rsid w:val="00645018"/>
    <w:rsid w:val="00645C48"/>
    <w:rsid w:val="00646BB5"/>
    <w:rsid w:val="00647A56"/>
    <w:rsid w:val="00652158"/>
    <w:rsid w:val="00653160"/>
    <w:rsid w:val="006571C3"/>
    <w:rsid w:val="00663855"/>
    <w:rsid w:val="0066390E"/>
    <w:rsid w:val="0066463B"/>
    <w:rsid w:val="00664EE7"/>
    <w:rsid w:val="00665EFB"/>
    <w:rsid w:val="00674DCD"/>
    <w:rsid w:val="00675ACE"/>
    <w:rsid w:val="00676FF3"/>
    <w:rsid w:val="0068018C"/>
    <w:rsid w:val="00683C7A"/>
    <w:rsid w:val="00684225"/>
    <w:rsid w:val="00685ADF"/>
    <w:rsid w:val="0068683C"/>
    <w:rsid w:val="006872FA"/>
    <w:rsid w:val="00687DDC"/>
    <w:rsid w:val="006900D9"/>
    <w:rsid w:val="00690376"/>
    <w:rsid w:val="00694C6B"/>
    <w:rsid w:val="006954F3"/>
    <w:rsid w:val="0069705C"/>
    <w:rsid w:val="006A3039"/>
    <w:rsid w:val="006A372A"/>
    <w:rsid w:val="006A4E1A"/>
    <w:rsid w:val="006A5C9F"/>
    <w:rsid w:val="006A65BA"/>
    <w:rsid w:val="006B37CC"/>
    <w:rsid w:val="006B39A1"/>
    <w:rsid w:val="006C05C1"/>
    <w:rsid w:val="006C2C79"/>
    <w:rsid w:val="006C41B3"/>
    <w:rsid w:val="006C629F"/>
    <w:rsid w:val="006D1872"/>
    <w:rsid w:val="006D1A83"/>
    <w:rsid w:val="006D1E17"/>
    <w:rsid w:val="006D3997"/>
    <w:rsid w:val="006D40EF"/>
    <w:rsid w:val="006D4D78"/>
    <w:rsid w:val="006D6B42"/>
    <w:rsid w:val="006E1272"/>
    <w:rsid w:val="006E26A5"/>
    <w:rsid w:val="006E2DB8"/>
    <w:rsid w:val="006E3CE4"/>
    <w:rsid w:val="006E4B13"/>
    <w:rsid w:val="006E6337"/>
    <w:rsid w:val="006E6A9C"/>
    <w:rsid w:val="006F108C"/>
    <w:rsid w:val="006F2511"/>
    <w:rsid w:val="006F2E2B"/>
    <w:rsid w:val="006F36FF"/>
    <w:rsid w:val="006F4D3A"/>
    <w:rsid w:val="007033D1"/>
    <w:rsid w:val="00710B16"/>
    <w:rsid w:val="00710D95"/>
    <w:rsid w:val="00714B6C"/>
    <w:rsid w:val="007153EA"/>
    <w:rsid w:val="0071590D"/>
    <w:rsid w:val="00716AE9"/>
    <w:rsid w:val="00722DA9"/>
    <w:rsid w:val="007268C4"/>
    <w:rsid w:val="007275A4"/>
    <w:rsid w:val="007359EC"/>
    <w:rsid w:val="00742012"/>
    <w:rsid w:val="00745256"/>
    <w:rsid w:val="007472A5"/>
    <w:rsid w:val="00752D8F"/>
    <w:rsid w:val="007547EC"/>
    <w:rsid w:val="0075488B"/>
    <w:rsid w:val="00755DF6"/>
    <w:rsid w:val="00761E3D"/>
    <w:rsid w:val="007647E6"/>
    <w:rsid w:val="007647E7"/>
    <w:rsid w:val="00765E7E"/>
    <w:rsid w:val="0077001B"/>
    <w:rsid w:val="0077113E"/>
    <w:rsid w:val="00774B26"/>
    <w:rsid w:val="00776387"/>
    <w:rsid w:val="00776440"/>
    <w:rsid w:val="00777660"/>
    <w:rsid w:val="0077787E"/>
    <w:rsid w:val="007802BC"/>
    <w:rsid w:val="00785ACD"/>
    <w:rsid w:val="00787738"/>
    <w:rsid w:val="00787AA1"/>
    <w:rsid w:val="00790FA8"/>
    <w:rsid w:val="007915FC"/>
    <w:rsid w:val="00791F62"/>
    <w:rsid w:val="00794F53"/>
    <w:rsid w:val="007A0714"/>
    <w:rsid w:val="007A1EED"/>
    <w:rsid w:val="007A237A"/>
    <w:rsid w:val="007A2433"/>
    <w:rsid w:val="007A4AD8"/>
    <w:rsid w:val="007A5439"/>
    <w:rsid w:val="007A65EB"/>
    <w:rsid w:val="007A66C5"/>
    <w:rsid w:val="007A687A"/>
    <w:rsid w:val="007B0287"/>
    <w:rsid w:val="007B1D4D"/>
    <w:rsid w:val="007B2594"/>
    <w:rsid w:val="007C0D43"/>
    <w:rsid w:val="007C0EE2"/>
    <w:rsid w:val="007C1787"/>
    <w:rsid w:val="007C4917"/>
    <w:rsid w:val="007C5186"/>
    <w:rsid w:val="007C5DCD"/>
    <w:rsid w:val="007C794F"/>
    <w:rsid w:val="007D0A6B"/>
    <w:rsid w:val="007D114F"/>
    <w:rsid w:val="007D2825"/>
    <w:rsid w:val="007D2CED"/>
    <w:rsid w:val="007D3083"/>
    <w:rsid w:val="007D39DE"/>
    <w:rsid w:val="007D3A71"/>
    <w:rsid w:val="007D6E18"/>
    <w:rsid w:val="007E390E"/>
    <w:rsid w:val="007E3C37"/>
    <w:rsid w:val="007E51F1"/>
    <w:rsid w:val="007F1845"/>
    <w:rsid w:val="007F318D"/>
    <w:rsid w:val="007F40D3"/>
    <w:rsid w:val="007F41EA"/>
    <w:rsid w:val="007F4A95"/>
    <w:rsid w:val="0080126C"/>
    <w:rsid w:val="0080198F"/>
    <w:rsid w:val="0080209D"/>
    <w:rsid w:val="008059C6"/>
    <w:rsid w:val="008073F4"/>
    <w:rsid w:val="0081685B"/>
    <w:rsid w:val="008171DF"/>
    <w:rsid w:val="0082010E"/>
    <w:rsid w:val="008207A1"/>
    <w:rsid w:val="00823AF5"/>
    <w:rsid w:val="008265B1"/>
    <w:rsid w:val="0082735F"/>
    <w:rsid w:val="008305B3"/>
    <w:rsid w:val="00830967"/>
    <w:rsid w:val="00834AA9"/>
    <w:rsid w:val="008352CB"/>
    <w:rsid w:val="0083663E"/>
    <w:rsid w:val="008402E2"/>
    <w:rsid w:val="008410F6"/>
    <w:rsid w:val="00844614"/>
    <w:rsid w:val="00847714"/>
    <w:rsid w:val="00854C0B"/>
    <w:rsid w:val="008575DD"/>
    <w:rsid w:val="008604CD"/>
    <w:rsid w:val="0086143F"/>
    <w:rsid w:val="00861D90"/>
    <w:rsid w:val="0086382B"/>
    <w:rsid w:val="00872EAB"/>
    <w:rsid w:val="0087339A"/>
    <w:rsid w:val="00875880"/>
    <w:rsid w:val="00880F21"/>
    <w:rsid w:val="008830D6"/>
    <w:rsid w:val="00883D10"/>
    <w:rsid w:val="0088625F"/>
    <w:rsid w:val="00886BCF"/>
    <w:rsid w:val="00886C24"/>
    <w:rsid w:val="00886E46"/>
    <w:rsid w:val="00891B13"/>
    <w:rsid w:val="00891D85"/>
    <w:rsid w:val="008A0CCD"/>
    <w:rsid w:val="008A2E2C"/>
    <w:rsid w:val="008A356B"/>
    <w:rsid w:val="008A46FF"/>
    <w:rsid w:val="008A4821"/>
    <w:rsid w:val="008A4FB2"/>
    <w:rsid w:val="008B1862"/>
    <w:rsid w:val="008B4ADE"/>
    <w:rsid w:val="008B61F1"/>
    <w:rsid w:val="008C1121"/>
    <w:rsid w:val="008C1E0F"/>
    <w:rsid w:val="008C2ABE"/>
    <w:rsid w:val="008C6384"/>
    <w:rsid w:val="008C640B"/>
    <w:rsid w:val="008C66F5"/>
    <w:rsid w:val="008C6BC0"/>
    <w:rsid w:val="008D330F"/>
    <w:rsid w:val="008D3F0B"/>
    <w:rsid w:val="008D3F7D"/>
    <w:rsid w:val="008D4B1F"/>
    <w:rsid w:val="008D60B9"/>
    <w:rsid w:val="008D6812"/>
    <w:rsid w:val="008D770F"/>
    <w:rsid w:val="008E4B06"/>
    <w:rsid w:val="008E627C"/>
    <w:rsid w:val="008E669E"/>
    <w:rsid w:val="008E77AC"/>
    <w:rsid w:val="008F3DEB"/>
    <w:rsid w:val="009000B5"/>
    <w:rsid w:val="009007B8"/>
    <w:rsid w:val="00901C2B"/>
    <w:rsid w:val="00906261"/>
    <w:rsid w:val="00907D52"/>
    <w:rsid w:val="009104EB"/>
    <w:rsid w:val="009109DD"/>
    <w:rsid w:val="00914449"/>
    <w:rsid w:val="00916401"/>
    <w:rsid w:val="009169DB"/>
    <w:rsid w:val="0091795E"/>
    <w:rsid w:val="00917BF1"/>
    <w:rsid w:val="00922532"/>
    <w:rsid w:val="0092717E"/>
    <w:rsid w:val="00927806"/>
    <w:rsid w:val="00933101"/>
    <w:rsid w:val="00942297"/>
    <w:rsid w:val="00945578"/>
    <w:rsid w:val="00945A6A"/>
    <w:rsid w:val="00945CA6"/>
    <w:rsid w:val="00947B67"/>
    <w:rsid w:val="009509F1"/>
    <w:rsid w:val="00953DEE"/>
    <w:rsid w:val="009545A6"/>
    <w:rsid w:val="009557CD"/>
    <w:rsid w:val="00956CC4"/>
    <w:rsid w:val="00960A76"/>
    <w:rsid w:val="009625A0"/>
    <w:rsid w:val="0096495F"/>
    <w:rsid w:val="00965449"/>
    <w:rsid w:val="0097058C"/>
    <w:rsid w:val="00972DD0"/>
    <w:rsid w:val="00975359"/>
    <w:rsid w:val="0097565A"/>
    <w:rsid w:val="00976CF3"/>
    <w:rsid w:val="00980E63"/>
    <w:rsid w:val="00982E44"/>
    <w:rsid w:val="00983BC9"/>
    <w:rsid w:val="00983F7B"/>
    <w:rsid w:val="00984358"/>
    <w:rsid w:val="009844D9"/>
    <w:rsid w:val="00990545"/>
    <w:rsid w:val="0099349B"/>
    <w:rsid w:val="00993FAB"/>
    <w:rsid w:val="00995396"/>
    <w:rsid w:val="009A21B1"/>
    <w:rsid w:val="009A2A2A"/>
    <w:rsid w:val="009A2D98"/>
    <w:rsid w:val="009A3003"/>
    <w:rsid w:val="009A465B"/>
    <w:rsid w:val="009B0D7B"/>
    <w:rsid w:val="009B1074"/>
    <w:rsid w:val="009B4618"/>
    <w:rsid w:val="009B499E"/>
    <w:rsid w:val="009B5281"/>
    <w:rsid w:val="009B57A3"/>
    <w:rsid w:val="009B5A6F"/>
    <w:rsid w:val="009B6EC8"/>
    <w:rsid w:val="009B7B84"/>
    <w:rsid w:val="009B7F3A"/>
    <w:rsid w:val="009C0F41"/>
    <w:rsid w:val="009C6E10"/>
    <w:rsid w:val="009C73D6"/>
    <w:rsid w:val="009D008E"/>
    <w:rsid w:val="009D49A0"/>
    <w:rsid w:val="009D6D44"/>
    <w:rsid w:val="009D7648"/>
    <w:rsid w:val="009E04C5"/>
    <w:rsid w:val="009E200D"/>
    <w:rsid w:val="009E342F"/>
    <w:rsid w:val="009E39D4"/>
    <w:rsid w:val="009E4186"/>
    <w:rsid w:val="009E4458"/>
    <w:rsid w:val="009E747F"/>
    <w:rsid w:val="009E7683"/>
    <w:rsid w:val="009F0526"/>
    <w:rsid w:val="009F196F"/>
    <w:rsid w:val="009F1EFA"/>
    <w:rsid w:val="00A028D7"/>
    <w:rsid w:val="00A02F98"/>
    <w:rsid w:val="00A032A7"/>
    <w:rsid w:val="00A0411A"/>
    <w:rsid w:val="00A04D8E"/>
    <w:rsid w:val="00A06702"/>
    <w:rsid w:val="00A074E2"/>
    <w:rsid w:val="00A104DE"/>
    <w:rsid w:val="00A15B36"/>
    <w:rsid w:val="00A171E5"/>
    <w:rsid w:val="00A1765F"/>
    <w:rsid w:val="00A17B87"/>
    <w:rsid w:val="00A25892"/>
    <w:rsid w:val="00A25B33"/>
    <w:rsid w:val="00A25C92"/>
    <w:rsid w:val="00A27405"/>
    <w:rsid w:val="00A325B2"/>
    <w:rsid w:val="00A32D98"/>
    <w:rsid w:val="00A35CC4"/>
    <w:rsid w:val="00A424D6"/>
    <w:rsid w:val="00A42F48"/>
    <w:rsid w:val="00A43761"/>
    <w:rsid w:val="00A44308"/>
    <w:rsid w:val="00A469FB"/>
    <w:rsid w:val="00A51F8A"/>
    <w:rsid w:val="00A55412"/>
    <w:rsid w:val="00A55834"/>
    <w:rsid w:val="00A615F1"/>
    <w:rsid w:val="00A64C7C"/>
    <w:rsid w:val="00A67A9D"/>
    <w:rsid w:val="00A736E3"/>
    <w:rsid w:val="00A74268"/>
    <w:rsid w:val="00A745C8"/>
    <w:rsid w:val="00A77A07"/>
    <w:rsid w:val="00A81E52"/>
    <w:rsid w:val="00A831E4"/>
    <w:rsid w:val="00A83426"/>
    <w:rsid w:val="00A84657"/>
    <w:rsid w:val="00A84CC6"/>
    <w:rsid w:val="00A90C53"/>
    <w:rsid w:val="00A9123B"/>
    <w:rsid w:val="00A919EA"/>
    <w:rsid w:val="00A96527"/>
    <w:rsid w:val="00A9750B"/>
    <w:rsid w:val="00A9763D"/>
    <w:rsid w:val="00AA014C"/>
    <w:rsid w:val="00AA0153"/>
    <w:rsid w:val="00AA154C"/>
    <w:rsid w:val="00AA25BA"/>
    <w:rsid w:val="00AA4B3B"/>
    <w:rsid w:val="00AB1CE0"/>
    <w:rsid w:val="00AB21EC"/>
    <w:rsid w:val="00AB2AB8"/>
    <w:rsid w:val="00AB2D6A"/>
    <w:rsid w:val="00AB6A93"/>
    <w:rsid w:val="00AB7E1F"/>
    <w:rsid w:val="00AC006D"/>
    <w:rsid w:val="00AC3E45"/>
    <w:rsid w:val="00AC4005"/>
    <w:rsid w:val="00AC5027"/>
    <w:rsid w:val="00AC5076"/>
    <w:rsid w:val="00AC5B24"/>
    <w:rsid w:val="00AD208D"/>
    <w:rsid w:val="00AD2B9D"/>
    <w:rsid w:val="00AD3F69"/>
    <w:rsid w:val="00AE13C1"/>
    <w:rsid w:val="00AE2F36"/>
    <w:rsid w:val="00AE4FFE"/>
    <w:rsid w:val="00AE5664"/>
    <w:rsid w:val="00AE5D3C"/>
    <w:rsid w:val="00AE6995"/>
    <w:rsid w:val="00AE7957"/>
    <w:rsid w:val="00AF0ACF"/>
    <w:rsid w:val="00AF0DAA"/>
    <w:rsid w:val="00AF2466"/>
    <w:rsid w:val="00AF24FE"/>
    <w:rsid w:val="00AF29D6"/>
    <w:rsid w:val="00AF451A"/>
    <w:rsid w:val="00AF47E0"/>
    <w:rsid w:val="00B0275D"/>
    <w:rsid w:val="00B03522"/>
    <w:rsid w:val="00B03908"/>
    <w:rsid w:val="00B06467"/>
    <w:rsid w:val="00B129DC"/>
    <w:rsid w:val="00B15072"/>
    <w:rsid w:val="00B1558C"/>
    <w:rsid w:val="00B23744"/>
    <w:rsid w:val="00B2578B"/>
    <w:rsid w:val="00B273FA"/>
    <w:rsid w:val="00B27C3F"/>
    <w:rsid w:val="00B30143"/>
    <w:rsid w:val="00B3105E"/>
    <w:rsid w:val="00B316D8"/>
    <w:rsid w:val="00B325D7"/>
    <w:rsid w:val="00B344F5"/>
    <w:rsid w:val="00B35053"/>
    <w:rsid w:val="00B37313"/>
    <w:rsid w:val="00B407D0"/>
    <w:rsid w:val="00B411F0"/>
    <w:rsid w:val="00B419AB"/>
    <w:rsid w:val="00B42A3B"/>
    <w:rsid w:val="00B434FD"/>
    <w:rsid w:val="00B52852"/>
    <w:rsid w:val="00B5538A"/>
    <w:rsid w:val="00B60008"/>
    <w:rsid w:val="00B60146"/>
    <w:rsid w:val="00B614B9"/>
    <w:rsid w:val="00B63357"/>
    <w:rsid w:val="00B64598"/>
    <w:rsid w:val="00B6509B"/>
    <w:rsid w:val="00B66BF0"/>
    <w:rsid w:val="00B702ED"/>
    <w:rsid w:val="00B72E3B"/>
    <w:rsid w:val="00B736E9"/>
    <w:rsid w:val="00B740CA"/>
    <w:rsid w:val="00B7706C"/>
    <w:rsid w:val="00B7735C"/>
    <w:rsid w:val="00B77492"/>
    <w:rsid w:val="00B80050"/>
    <w:rsid w:val="00B8158E"/>
    <w:rsid w:val="00B82CA9"/>
    <w:rsid w:val="00B83F63"/>
    <w:rsid w:val="00B846D2"/>
    <w:rsid w:val="00B85DED"/>
    <w:rsid w:val="00B875E7"/>
    <w:rsid w:val="00B876B7"/>
    <w:rsid w:val="00B87E2F"/>
    <w:rsid w:val="00B902E3"/>
    <w:rsid w:val="00B90608"/>
    <w:rsid w:val="00B907BF"/>
    <w:rsid w:val="00B90828"/>
    <w:rsid w:val="00B93F9A"/>
    <w:rsid w:val="00B95225"/>
    <w:rsid w:val="00B961CC"/>
    <w:rsid w:val="00B969FC"/>
    <w:rsid w:val="00B978A2"/>
    <w:rsid w:val="00B97D4A"/>
    <w:rsid w:val="00B97EB3"/>
    <w:rsid w:val="00BA177B"/>
    <w:rsid w:val="00BA249B"/>
    <w:rsid w:val="00BA2D93"/>
    <w:rsid w:val="00BA35E1"/>
    <w:rsid w:val="00BA53DF"/>
    <w:rsid w:val="00BB685B"/>
    <w:rsid w:val="00BB7021"/>
    <w:rsid w:val="00BC14B8"/>
    <w:rsid w:val="00BC3DAB"/>
    <w:rsid w:val="00BC5231"/>
    <w:rsid w:val="00BC5CC4"/>
    <w:rsid w:val="00BC6FF6"/>
    <w:rsid w:val="00BC764C"/>
    <w:rsid w:val="00BD5690"/>
    <w:rsid w:val="00BD5C0D"/>
    <w:rsid w:val="00BD6B3E"/>
    <w:rsid w:val="00BE0DD0"/>
    <w:rsid w:val="00BE396D"/>
    <w:rsid w:val="00BE42C8"/>
    <w:rsid w:val="00BE4D9E"/>
    <w:rsid w:val="00BE5687"/>
    <w:rsid w:val="00BF140A"/>
    <w:rsid w:val="00BF2472"/>
    <w:rsid w:val="00BF2DF9"/>
    <w:rsid w:val="00BF7C94"/>
    <w:rsid w:val="00C02A80"/>
    <w:rsid w:val="00C036AD"/>
    <w:rsid w:val="00C04B09"/>
    <w:rsid w:val="00C060B2"/>
    <w:rsid w:val="00C06378"/>
    <w:rsid w:val="00C06A84"/>
    <w:rsid w:val="00C10C5D"/>
    <w:rsid w:val="00C136A5"/>
    <w:rsid w:val="00C147E4"/>
    <w:rsid w:val="00C2299A"/>
    <w:rsid w:val="00C2430F"/>
    <w:rsid w:val="00C30C43"/>
    <w:rsid w:val="00C3264A"/>
    <w:rsid w:val="00C336F3"/>
    <w:rsid w:val="00C34003"/>
    <w:rsid w:val="00C3684B"/>
    <w:rsid w:val="00C37449"/>
    <w:rsid w:val="00C3791E"/>
    <w:rsid w:val="00C45802"/>
    <w:rsid w:val="00C47016"/>
    <w:rsid w:val="00C47DAE"/>
    <w:rsid w:val="00C51A3C"/>
    <w:rsid w:val="00C51CCF"/>
    <w:rsid w:val="00C53163"/>
    <w:rsid w:val="00C6098A"/>
    <w:rsid w:val="00C61848"/>
    <w:rsid w:val="00C63177"/>
    <w:rsid w:val="00C636D1"/>
    <w:rsid w:val="00C64672"/>
    <w:rsid w:val="00C64FE8"/>
    <w:rsid w:val="00C65400"/>
    <w:rsid w:val="00C659E1"/>
    <w:rsid w:val="00C670C1"/>
    <w:rsid w:val="00C70A36"/>
    <w:rsid w:val="00C70C38"/>
    <w:rsid w:val="00C77D7C"/>
    <w:rsid w:val="00C8170E"/>
    <w:rsid w:val="00C83493"/>
    <w:rsid w:val="00C84B3E"/>
    <w:rsid w:val="00C84BA3"/>
    <w:rsid w:val="00C84F51"/>
    <w:rsid w:val="00C84F66"/>
    <w:rsid w:val="00C85B9C"/>
    <w:rsid w:val="00C8609C"/>
    <w:rsid w:val="00C87B1D"/>
    <w:rsid w:val="00C900EC"/>
    <w:rsid w:val="00C91766"/>
    <w:rsid w:val="00C924C5"/>
    <w:rsid w:val="00C96B70"/>
    <w:rsid w:val="00C96CBB"/>
    <w:rsid w:val="00CA29AD"/>
    <w:rsid w:val="00CA343A"/>
    <w:rsid w:val="00CB015D"/>
    <w:rsid w:val="00CB0383"/>
    <w:rsid w:val="00CB1396"/>
    <w:rsid w:val="00CB3FE1"/>
    <w:rsid w:val="00CC056F"/>
    <w:rsid w:val="00CC11EA"/>
    <w:rsid w:val="00CC5991"/>
    <w:rsid w:val="00CC7F42"/>
    <w:rsid w:val="00CD028C"/>
    <w:rsid w:val="00CD478C"/>
    <w:rsid w:val="00CD5ECD"/>
    <w:rsid w:val="00CD6CCD"/>
    <w:rsid w:val="00CE0096"/>
    <w:rsid w:val="00CE14C2"/>
    <w:rsid w:val="00CE2005"/>
    <w:rsid w:val="00CE60A8"/>
    <w:rsid w:val="00CE7A49"/>
    <w:rsid w:val="00CF0F10"/>
    <w:rsid w:val="00CF2ADA"/>
    <w:rsid w:val="00CF2C99"/>
    <w:rsid w:val="00CF3F6F"/>
    <w:rsid w:val="00CF7EC8"/>
    <w:rsid w:val="00D00467"/>
    <w:rsid w:val="00D013CF"/>
    <w:rsid w:val="00D073FC"/>
    <w:rsid w:val="00D07407"/>
    <w:rsid w:val="00D11992"/>
    <w:rsid w:val="00D13574"/>
    <w:rsid w:val="00D13FC3"/>
    <w:rsid w:val="00D17325"/>
    <w:rsid w:val="00D17D19"/>
    <w:rsid w:val="00D218D1"/>
    <w:rsid w:val="00D22D8D"/>
    <w:rsid w:val="00D23849"/>
    <w:rsid w:val="00D31A4A"/>
    <w:rsid w:val="00D338DC"/>
    <w:rsid w:val="00D33DAC"/>
    <w:rsid w:val="00D3679A"/>
    <w:rsid w:val="00D42945"/>
    <w:rsid w:val="00D43CBF"/>
    <w:rsid w:val="00D4682E"/>
    <w:rsid w:val="00D510B9"/>
    <w:rsid w:val="00D51287"/>
    <w:rsid w:val="00D515A7"/>
    <w:rsid w:val="00D515D2"/>
    <w:rsid w:val="00D525D4"/>
    <w:rsid w:val="00D527F3"/>
    <w:rsid w:val="00D53577"/>
    <w:rsid w:val="00D55F9E"/>
    <w:rsid w:val="00D5769B"/>
    <w:rsid w:val="00D605CD"/>
    <w:rsid w:val="00D60BF0"/>
    <w:rsid w:val="00D61309"/>
    <w:rsid w:val="00D6303F"/>
    <w:rsid w:val="00D634C8"/>
    <w:rsid w:val="00D67BB8"/>
    <w:rsid w:val="00D71B2B"/>
    <w:rsid w:val="00D73AA4"/>
    <w:rsid w:val="00D75A00"/>
    <w:rsid w:val="00D766DE"/>
    <w:rsid w:val="00D768A0"/>
    <w:rsid w:val="00D77724"/>
    <w:rsid w:val="00D83C34"/>
    <w:rsid w:val="00D84168"/>
    <w:rsid w:val="00D84A5D"/>
    <w:rsid w:val="00D85FDB"/>
    <w:rsid w:val="00D861FF"/>
    <w:rsid w:val="00D8632F"/>
    <w:rsid w:val="00D86821"/>
    <w:rsid w:val="00D86BB4"/>
    <w:rsid w:val="00D91A87"/>
    <w:rsid w:val="00D91F56"/>
    <w:rsid w:val="00D9311E"/>
    <w:rsid w:val="00D94275"/>
    <w:rsid w:val="00D966B5"/>
    <w:rsid w:val="00DA1637"/>
    <w:rsid w:val="00DA201C"/>
    <w:rsid w:val="00DA699F"/>
    <w:rsid w:val="00DB095A"/>
    <w:rsid w:val="00DB1DB9"/>
    <w:rsid w:val="00DB2C8F"/>
    <w:rsid w:val="00DB7E7D"/>
    <w:rsid w:val="00DC243B"/>
    <w:rsid w:val="00DC27B1"/>
    <w:rsid w:val="00DC296E"/>
    <w:rsid w:val="00DC2CC3"/>
    <w:rsid w:val="00DC4EC6"/>
    <w:rsid w:val="00DC587D"/>
    <w:rsid w:val="00DC65FA"/>
    <w:rsid w:val="00DC76BB"/>
    <w:rsid w:val="00DD0267"/>
    <w:rsid w:val="00DD1030"/>
    <w:rsid w:val="00DD104C"/>
    <w:rsid w:val="00DD4D0A"/>
    <w:rsid w:val="00DD5A64"/>
    <w:rsid w:val="00DD71F0"/>
    <w:rsid w:val="00DE0B6C"/>
    <w:rsid w:val="00DE188F"/>
    <w:rsid w:val="00DE435D"/>
    <w:rsid w:val="00DE43B4"/>
    <w:rsid w:val="00DF005F"/>
    <w:rsid w:val="00DF04F1"/>
    <w:rsid w:val="00DF2A23"/>
    <w:rsid w:val="00DF5356"/>
    <w:rsid w:val="00DF7AA8"/>
    <w:rsid w:val="00E012EA"/>
    <w:rsid w:val="00E035AA"/>
    <w:rsid w:val="00E04F9C"/>
    <w:rsid w:val="00E06B39"/>
    <w:rsid w:val="00E07843"/>
    <w:rsid w:val="00E10A30"/>
    <w:rsid w:val="00E11AB8"/>
    <w:rsid w:val="00E12272"/>
    <w:rsid w:val="00E15651"/>
    <w:rsid w:val="00E324C2"/>
    <w:rsid w:val="00E33AF8"/>
    <w:rsid w:val="00E36546"/>
    <w:rsid w:val="00E36FD8"/>
    <w:rsid w:val="00E37765"/>
    <w:rsid w:val="00E37E78"/>
    <w:rsid w:val="00E44001"/>
    <w:rsid w:val="00E47C80"/>
    <w:rsid w:val="00E50946"/>
    <w:rsid w:val="00E51172"/>
    <w:rsid w:val="00E51598"/>
    <w:rsid w:val="00E52682"/>
    <w:rsid w:val="00E53043"/>
    <w:rsid w:val="00E537AE"/>
    <w:rsid w:val="00E542C8"/>
    <w:rsid w:val="00E547BE"/>
    <w:rsid w:val="00E54BA8"/>
    <w:rsid w:val="00E5514F"/>
    <w:rsid w:val="00E55DC1"/>
    <w:rsid w:val="00E56566"/>
    <w:rsid w:val="00E565AA"/>
    <w:rsid w:val="00E56B2A"/>
    <w:rsid w:val="00E57B22"/>
    <w:rsid w:val="00E60581"/>
    <w:rsid w:val="00E6131D"/>
    <w:rsid w:val="00E62C06"/>
    <w:rsid w:val="00E63286"/>
    <w:rsid w:val="00E6722E"/>
    <w:rsid w:val="00E67BF8"/>
    <w:rsid w:val="00E74B68"/>
    <w:rsid w:val="00E76A29"/>
    <w:rsid w:val="00E83AA0"/>
    <w:rsid w:val="00E8432A"/>
    <w:rsid w:val="00E85EC7"/>
    <w:rsid w:val="00E87D3F"/>
    <w:rsid w:val="00E90CE9"/>
    <w:rsid w:val="00E90D3F"/>
    <w:rsid w:val="00E92562"/>
    <w:rsid w:val="00E93BF0"/>
    <w:rsid w:val="00E9456C"/>
    <w:rsid w:val="00EA269B"/>
    <w:rsid w:val="00EA514E"/>
    <w:rsid w:val="00EA55DA"/>
    <w:rsid w:val="00EA699E"/>
    <w:rsid w:val="00EA6A48"/>
    <w:rsid w:val="00EB2647"/>
    <w:rsid w:val="00EB4683"/>
    <w:rsid w:val="00EC07E6"/>
    <w:rsid w:val="00EC27FA"/>
    <w:rsid w:val="00EC2E2D"/>
    <w:rsid w:val="00ED04CB"/>
    <w:rsid w:val="00ED2EE3"/>
    <w:rsid w:val="00ED382E"/>
    <w:rsid w:val="00ED42C0"/>
    <w:rsid w:val="00ED511E"/>
    <w:rsid w:val="00ED7F4B"/>
    <w:rsid w:val="00EE02D5"/>
    <w:rsid w:val="00EE4340"/>
    <w:rsid w:val="00EE4D00"/>
    <w:rsid w:val="00EE7855"/>
    <w:rsid w:val="00EF223B"/>
    <w:rsid w:val="00EF4F2A"/>
    <w:rsid w:val="00EF6E58"/>
    <w:rsid w:val="00EF7252"/>
    <w:rsid w:val="00F00EC4"/>
    <w:rsid w:val="00F02680"/>
    <w:rsid w:val="00F038C3"/>
    <w:rsid w:val="00F0625C"/>
    <w:rsid w:val="00F12F44"/>
    <w:rsid w:val="00F13ECC"/>
    <w:rsid w:val="00F2319D"/>
    <w:rsid w:val="00F25800"/>
    <w:rsid w:val="00F2789C"/>
    <w:rsid w:val="00F314A0"/>
    <w:rsid w:val="00F31CDB"/>
    <w:rsid w:val="00F31D49"/>
    <w:rsid w:val="00F32332"/>
    <w:rsid w:val="00F3356C"/>
    <w:rsid w:val="00F358A7"/>
    <w:rsid w:val="00F35AB3"/>
    <w:rsid w:val="00F35F0C"/>
    <w:rsid w:val="00F3758A"/>
    <w:rsid w:val="00F40359"/>
    <w:rsid w:val="00F40468"/>
    <w:rsid w:val="00F40860"/>
    <w:rsid w:val="00F45DB5"/>
    <w:rsid w:val="00F46037"/>
    <w:rsid w:val="00F46D69"/>
    <w:rsid w:val="00F47B71"/>
    <w:rsid w:val="00F511A0"/>
    <w:rsid w:val="00F53D42"/>
    <w:rsid w:val="00F56264"/>
    <w:rsid w:val="00F57319"/>
    <w:rsid w:val="00F600EA"/>
    <w:rsid w:val="00F60BDA"/>
    <w:rsid w:val="00F621F0"/>
    <w:rsid w:val="00F63DA7"/>
    <w:rsid w:val="00F67026"/>
    <w:rsid w:val="00F67C70"/>
    <w:rsid w:val="00F71212"/>
    <w:rsid w:val="00F730A4"/>
    <w:rsid w:val="00F7335E"/>
    <w:rsid w:val="00F73E1F"/>
    <w:rsid w:val="00F740E7"/>
    <w:rsid w:val="00F76D0E"/>
    <w:rsid w:val="00F80457"/>
    <w:rsid w:val="00F82BCA"/>
    <w:rsid w:val="00F83476"/>
    <w:rsid w:val="00F83C76"/>
    <w:rsid w:val="00F83F50"/>
    <w:rsid w:val="00F85C4F"/>
    <w:rsid w:val="00F86F31"/>
    <w:rsid w:val="00F87EE0"/>
    <w:rsid w:val="00F93464"/>
    <w:rsid w:val="00FA426F"/>
    <w:rsid w:val="00FA58B6"/>
    <w:rsid w:val="00FA7DA5"/>
    <w:rsid w:val="00FB0794"/>
    <w:rsid w:val="00FB2C1F"/>
    <w:rsid w:val="00FB30ED"/>
    <w:rsid w:val="00FB40FE"/>
    <w:rsid w:val="00FB468C"/>
    <w:rsid w:val="00FB4F34"/>
    <w:rsid w:val="00FB5218"/>
    <w:rsid w:val="00FC3064"/>
    <w:rsid w:val="00FC368F"/>
    <w:rsid w:val="00FC3E73"/>
    <w:rsid w:val="00FD2E4F"/>
    <w:rsid w:val="00FD3B9F"/>
    <w:rsid w:val="00FD4954"/>
    <w:rsid w:val="00FD55C6"/>
    <w:rsid w:val="00FD7295"/>
    <w:rsid w:val="00FE1C52"/>
    <w:rsid w:val="00FE25AA"/>
    <w:rsid w:val="00FE2EEA"/>
    <w:rsid w:val="00FE3AB9"/>
    <w:rsid w:val="00FE5FE9"/>
    <w:rsid w:val="00FE7622"/>
    <w:rsid w:val="00FE784E"/>
    <w:rsid w:val="00FF3E84"/>
    <w:rsid w:val="00FF4B8C"/>
    <w:rsid w:val="00FF512A"/>
    <w:rsid w:val="00FF5CA8"/>
    <w:rsid w:val="00FF6DE4"/>
    <w:rsid w:val="00FF6E98"/>
    <w:rsid w:val="00FF78E0"/>
    <w:rsid w:val="00FF7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Titlu1">
    <w:name w:val="heading 1"/>
    <w:basedOn w:val="Normal"/>
    <w:next w:val="Normal"/>
    <w:link w:val="Titlu1Caracte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Titlu2">
    <w:name w:val="heading 2"/>
    <w:basedOn w:val="Normal"/>
    <w:next w:val="Normal"/>
    <w:link w:val="Titlu2Caracte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Titlu3">
    <w:name w:val="heading 3"/>
    <w:basedOn w:val="Normal"/>
    <w:next w:val="Normal"/>
    <w:link w:val="Titlu3Caracter"/>
    <w:uiPriority w:val="9"/>
    <w:unhideWhenUsed/>
    <w:qFormat/>
    <w:rsid w:val="00F35F0C"/>
    <w:pPr>
      <w:keepNext/>
      <w:keepLines/>
      <w:numPr>
        <w:ilvl w:val="2"/>
        <w:numId w:val="9"/>
      </w:numPr>
      <w:spacing w:before="120" w:after="0"/>
      <w:outlineLvl w:val="2"/>
    </w:pPr>
    <w:rPr>
      <w:rFonts w:asciiTheme="majorHAnsi" w:eastAsiaTheme="majorEastAsia" w:hAnsiTheme="majorHAnsi" w:cstheme="majorBidi"/>
      <w:b/>
      <w:spacing w:val="4"/>
    </w:rPr>
  </w:style>
  <w:style w:type="paragraph" w:styleId="Titlu4">
    <w:name w:val="heading 4"/>
    <w:basedOn w:val="Normal"/>
    <w:next w:val="Normal"/>
    <w:link w:val="Titlu4Caracte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Titlu5">
    <w:name w:val="heading 5"/>
    <w:basedOn w:val="Normal"/>
    <w:next w:val="Normal"/>
    <w:link w:val="Titlu5Caracte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Titlu6">
    <w:name w:val="heading 6"/>
    <w:basedOn w:val="Normal"/>
    <w:next w:val="Normal"/>
    <w:link w:val="Titlu6Caracte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Titlu7">
    <w:name w:val="heading 7"/>
    <w:basedOn w:val="Normal"/>
    <w:next w:val="Normal"/>
    <w:link w:val="Titlu7Caracter"/>
    <w:uiPriority w:val="9"/>
    <w:semiHidden/>
    <w:unhideWhenUsed/>
    <w:qFormat/>
    <w:rsid w:val="00F57319"/>
    <w:pPr>
      <w:keepNext/>
      <w:keepLines/>
      <w:numPr>
        <w:ilvl w:val="6"/>
        <w:numId w:val="9"/>
      </w:numPr>
      <w:spacing w:before="120" w:after="0"/>
      <w:outlineLvl w:val="6"/>
    </w:pPr>
    <w:rPr>
      <w:i/>
      <w:iCs/>
    </w:rPr>
  </w:style>
  <w:style w:type="paragraph" w:styleId="Titlu8">
    <w:name w:val="heading 8"/>
    <w:basedOn w:val="Normal"/>
    <w:next w:val="Normal"/>
    <w:link w:val="Titlu8Caracter"/>
    <w:uiPriority w:val="9"/>
    <w:semiHidden/>
    <w:unhideWhenUsed/>
    <w:qFormat/>
    <w:rsid w:val="00F57319"/>
    <w:pPr>
      <w:keepNext/>
      <w:keepLines/>
      <w:numPr>
        <w:ilvl w:val="7"/>
        <w:numId w:val="9"/>
      </w:numPr>
      <w:spacing w:before="120" w:after="0"/>
      <w:outlineLvl w:val="7"/>
    </w:pPr>
    <w:rPr>
      <w:b/>
      <w:bCs/>
    </w:rPr>
  </w:style>
  <w:style w:type="paragraph" w:styleId="Titlu9">
    <w:name w:val="heading 9"/>
    <w:basedOn w:val="Normal"/>
    <w:next w:val="Normal"/>
    <w:link w:val="Titlu9Caracter"/>
    <w:uiPriority w:val="9"/>
    <w:semiHidden/>
    <w:unhideWhenUsed/>
    <w:qFormat/>
    <w:rsid w:val="00F57319"/>
    <w:pPr>
      <w:keepNext/>
      <w:keepLines/>
      <w:numPr>
        <w:ilvl w:val="8"/>
        <w:numId w:val="9"/>
      </w:numPr>
      <w:spacing w:before="120" w:after="0"/>
      <w:outlineLvl w:val="8"/>
    </w:pPr>
    <w:rPr>
      <w:i/>
      <w:iC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u">
    <w:name w:val="Subtitle"/>
    <w:basedOn w:val="Normal"/>
    <w:next w:val="Normal"/>
    <w:link w:val="SubtitluCaracter"/>
    <w:uiPriority w:val="11"/>
    <w:qFormat/>
    <w:rsid w:val="00F57319"/>
    <w:pPr>
      <w:numPr>
        <w:ilvl w:val="1"/>
      </w:numPr>
      <w:spacing w:after="240"/>
      <w:jc w:val="center"/>
    </w:pPr>
    <w:rPr>
      <w:rFonts w:asciiTheme="majorHAnsi" w:eastAsiaTheme="majorEastAsia" w:hAnsiTheme="majorHAnsi" w:cstheme="majorBidi"/>
    </w:rPr>
  </w:style>
  <w:style w:type="character" w:customStyle="1" w:styleId="Titlu1Caracter">
    <w:name w:val="Titlu 1 Caracter"/>
    <w:basedOn w:val="Fontdeparagrafimplicit"/>
    <w:link w:val="Titlu1"/>
    <w:uiPriority w:val="9"/>
    <w:rsid w:val="00F57319"/>
    <w:rPr>
      <w:rFonts w:asciiTheme="majorHAnsi" w:eastAsiaTheme="majorEastAsia" w:hAnsiTheme="majorHAnsi" w:cstheme="majorBidi"/>
      <w:b/>
      <w:bCs/>
      <w:caps/>
      <w:spacing w:val="4"/>
      <w:sz w:val="28"/>
      <w:szCs w:val="28"/>
    </w:rPr>
  </w:style>
  <w:style w:type="character" w:customStyle="1" w:styleId="Titlu2Caracter">
    <w:name w:val="Titlu 2 Caracter"/>
    <w:basedOn w:val="Fontdeparagrafimplicit"/>
    <w:link w:val="Titlu2"/>
    <w:uiPriority w:val="9"/>
    <w:rsid w:val="00F57319"/>
    <w:rPr>
      <w:rFonts w:asciiTheme="majorHAnsi" w:eastAsiaTheme="majorEastAsia" w:hAnsiTheme="majorHAnsi" w:cstheme="majorBidi"/>
      <w:b/>
      <w:bCs/>
      <w:sz w:val="28"/>
      <w:szCs w:val="28"/>
    </w:rPr>
  </w:style>
  <w:style w:type="character" w:customStyle="1" w:styleId="Titlu3Caracter">
    <w:name w:val="Titlu 3 Caracter"/>
    <w:basedOn w:val="Fontdeparagrafimplicit"/>
    <w:link w:val="Titlu3"/>
    <w:uiPriority w:val="9"/>
    <w:rsid w:val="00F35F0C"/>
    <w:rPr>
      <w:rFonts w:asciiTheme="majorHAnsi" w:eastAsiaTheme="majorEastAsia" w:hAnsiTheme="majorHAnsi" w:cstheme="majorBidi"/>
      <w:b/>
      <w:spacing w:val="4"/>
      <w:sz w:val="24"/>
      <w:szCs w:val="24"/>
    </w:rPr>
  </w:style>
  <w:style w:type="character" w:customStyle="1" w:styleId="Titlu4Caracter">
    <w:name w:val="Titlu 4 Caracter"/>
    <w:basedOn w:val="Fontdeparagrafimplicit"/>
    <w:link w:val="Titlu4"/>
    <w:uiPriority w:val="9"/>
    <w:rsid w:val="00F57319"/>
    <w:rPr>
      <w:rFonts w:asciiTheme="majorHAnsi" w:eastAsiaTheme="majorEastAsia" w:hAnsiTheme="majorHAnsi" w:cstheme="majorBidi"/>
      <w:i/>
      <w:iCs/>
      <w:sz w:val="24"/>
      <w:szCs w:val="24"/>
    </w:rPr>
  </w:style>
  <w:style w:type="character" w:customStyle="1" w:styleId="Titlu5Caracter">
    <w:name w:val="Titlu 5 Caracter"/>
    <w:basedOn w:val="Fontdeparagrafimplicit"/>
    <w:link w:val="Titlu5"/>
    <w:uiPriority w:val="9"/>
    <w:rsid w:val="00F57319"/>
    <w:rPr>
      <w:rFonts w:asciiTheme="majorHAnsi" w:eastAsiaTheme="majorEastAsia" w:hAnsiTheme="majorHAnsi" w:cstheme="majorBidi"/>
      <w:b/>
      <w:bCs/>
    </w:rPr>
  </w:style>
  <w:style w:type="character" w:customStyle="1" w:styleId="Titlu6Caracter">
    <w:name w:val="Titlu 6 Caracter"/>
    <w:basedOn w:val="Fontdeparagrafimplicit"/>
    <w:link w:val="Titlu6"/>
    <w:uiPriority w:val="9"/>
    <w:rsid w:val="00F57319"/>
    <w:rPr>
      <w:rFonts w:asciiTheme="majorHAnsi" w:eastAsiaTheme="majorEastAsia" w:hAnsiTheme="majorHAnsi" w:cstheme="majorBidi"/>
      <w:b/>
      <w:bCs/>
      <w:i/>
      <w:iCs/>
    </w:rPr>
  </w:style>
  <w:style w:type="character" w:customStyle="1" w:styleId="Titlu7Caracter">
    <w:name w:val="Titlu 7 Caracter"/>
    <w:basedOn w:val="Fontdeparagrafimplicit"/>
    <w:link w:val="Titlu7"/>
    <w:uiPriority w:val="9"/>
    <w:semiHidden/>
    <w:rsid w:val="00F57319"/>
    <w:rPr>
      <w:i/>
      <w:iCs/>
    </w:rPr>
  </w:style>
  <w:style w:type="character" w:customStyle="1" w:styleId="Titlu8Caracter">
    <w:name w:val="Titlu 8 Caracter"/>
    <w:basedOn w:val="Fontdeparagrafimplicit"/>
    <w:link w:val="Titlu8"/>
    <w:uiPriority w:val="9"/>
    <w:semiHidden/>
    <w:rsid w:val="00F57319"/>
    <w:rPr>
      <w:b/>
      <w:bCs/>
    </w:rPr>
  </w:style>
  <w:style w:type="character" w:customStyle="1" w:styleId="Titlu9Caracter">
    <w:name w:val="Titlu 9 Caracter"/>
    <w:basedOn w:val="Fontdeparagrafimplicit"/>
    <w:link w:val="Titlu9"/>
    <w:uiPriority w:val="9"/>
    <w:semiHidden/>
    <w:rsid w:val="00F57319"/>
    <w:rPr>
      <w:i/>
      <w:iCs/>
    </w:rPr>
  </w:style>
  <w:style w:type="paragraph" w:styleId="Legend">
    <w:name w:val="caption"/>
    <w:aliases w:val="Ecuatii"/>
    <w:basedOn w:val="Normal"/>
    <w:next w:val="Normal"/>
    <w:link w:val="LegendCaracter"/>
    <w:uiPriority w:val="35"/>
    <w:unhideWhenUsed/>
    <w:qFormat/>
    <w:rsid w:val="00E5514F"/>
    <w:pPr>
      <w:jc w:val="center"/>
    </w:pPr>
    <w:rPr>
      <w:rFonts w:ascii="Cambria Math" w:hAnsi="Cambria Math"/>
      <w:bCs/>
      <w:szCs w:val="18"/>
    </w:rPr>
  </w:style>
  <w:style w:type="character" w:customStyle="1" w:styleId="TitluCaracter">
    <w:name w:val="Titlu Caracter"/>
    <w:basedOn w:val="Fontdeparagrafimplicit"/>
    <w:link w:val="Titlu"/>
    <w:uiPriority w:val="10"/>
    <w:rsid w:val="00F57319"/>
    <w:rPr>
      <w:rFonts w:asciiTheme="majorHAnsi" w:eastAsiaTheme="majorEastAsia" w:hAnsiTheme="majorHAnsi" w:cstheme="majorBidi"/>
      <w:b/>
      <w:bCs/>
      <w:spacing w:val="-7"/>
      <w:sz w:val="48"/>
      <w:szCs w:val="48"/>
    </w:rPr>
  </w:style>
  <w:style w:type="character" w:customStyle="1" w:styleId="SubtitluCaracter">
    <w:name w:val="Subtitlu Caracter"/>
    <w:basedOn w:val="Fontdeparagrafimplicit"/>
    <w:link w:val="Subtitlu"/>
    <w:uiPriority w:val="11"/>
    <w:rsid w:val="00F57319"/>
    <w:rPr>
      <w:rFonts w:asciiTheme="majorHAnsi" w:eastAsiaTheme="majorEastAsia" w:hAnsiTheme="majorHAnsi" w:cstheme="majorBidi"/>
      <w:sz w:val="24"/>
      <w:szCs w:val="24"/>
    </w:rPr>
  </w:style>
  <w:style w:type="character" w:styleId="Robust">
    <w:name w:val="Strong"/>
    <w:basedOn w:val="Fontdeparagrafimplicit"/>
    <w:uiPriority w:val="22"/>
    <w:qFormat/>
    <w:rsid w:val="00F57319"/>
    <w:rPr>
      <w:b/>
      <w:bCs/>
      <w:color w:val="auto"/>
    </w:rPr>
  </w:style>
  <w:style w:type="character" w:styleId="Accentuat">
    <w:name w:val="Emphasis"/>
    <w:basedOn w:val="Fontdeparagrafimplicit"/>
    <w:uiPriority w:val="20"/>
    <w:qFormat/>
    <w:rsid w:val="00F57319"/>
    <w:rPr>
      <w:i/>
      <w:iCs/>
      <w:color w:val="auto"/>
    </w:rPr>
  </w:style>
  <w:style w:type="paragraph" w:styleId="Frspaiere">
    <w:name w:val="No Spacing"/>
    <w:uiPriority w:val="1"/>
    <w:qFormat/>
    <w:rsid w:val="00F57319"/>
    <w:pPr>
      <w:spacing w:after="0" w:line="240" w:lineRule="auto"/>
    </w:pPr>
  </w:style>
  <w:style w:type="paragraph" w:styleId="Citat">
    <w:name w:val="Quote"/>
    <w:basedOn w:val="Normal"/>
    <w:next w:val="Normal"/>
    <w:link w:val="CitatCaracte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CitatCaracter">
    <w:name w:val="Citat Caracter"/>
    <w:basedOn w:val="Fontdeparagrafimplicit"/>
    <w:link w:val="Citat"/>
    <w:uiPriority w:val="29"/>
    <w:rsid w:val="00F57319"/>
    <w:rPr>
      <w:rFonts w:asciiTheme="majorHAnsi" w:eastAsiaTheme="majorEastAsia" w:hAnsiTheme="majorHAnsi" w:cstheme="majorBidi"/>
      <w:i/>
      <w:iCs/>
      <w:sz w:val="24"/>
      <w:szCs w:val="24"/>
    </w:rPr>
  </w:style>
  <w:style w:type="paragraph" w:styleId="Citatintens">
    <w:name w:val="Intense Quote"/>
    <w:basedOn w:val="Normal"/>
    <w:next w:val="Normal"/>
    <w:link w:val="CitatintensCaracte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ntensCaracter">
    <w:name w:val="Citat intens Caracter"/>
    <w:basedOn w:val="Fontdeparagrafimplicit"/>
    <w:link w:val="Citatintens"/>
    <w:uiPriority w:val="30"/>
    <w:rsid w:val="00F57319"/>
    <w:rPr>
      <w:rFonts w:asciiTheme="majorHAnsi" w:eastAsiaTheme="majorEastAsia" w:hAnsiTheme="majorHAnsi" w:cstheme="majorBidi"/>
      <w:sz w:val="26"/>
      <w:szCs w:val="26"/>
    </w:rPr>
  </w:style>
  <w:style w:type="character" w:styleId="Accentuaresubtil">
    <w:name w:val="Subtle Emphasis"/>
    <w:basedOn w:val="Fontdeparagrafimplicit"/>
    <w:uiPriority w:val="19"/>
    <w:qFormat/>
    <w:rsid w:val="00F57319"/>
    <w:rPr>
      <w:i/>
      <w:iCs/>
      <w:color w:val="auto"/>
    </w:rPr>
  </w:style>
  <w:style w:type="character" w:styleId="Accentuareintens">
    <w:name w:val="Intense Emphasis"/>
    <w:basedOn w:val="Fontdeparagrafimplicit"/>
    <w:uiPriority w:val="21"/>
    <w:qFormat/>
    <w:rsid w:val="00F57319"/>
    <w:rPr>
      <w:b/>
      <w:bCs/>
      <w:i/>
      <w:iCs/>
      <w:color w:val="auto"/>
    </w:rPr>
  </w:style>
  <w:style w:type="character" w:styleId="Referiresubtil">
    <w:name w:val="Subtle Reference"/>
    <w:basedOn w:val="Fontdeparagrafimplicit"/>
    <w:uiPriority w:val="31"/>
    <w:qFormat/>
    <w:rsid w:val="00F57319"/>
    <w:rPr>
      <w:smallCaps/>
      <w:color w:val="auto"/>
      <w:u w:val="single" w:color="7F7F7F" w:themeColor="text1" w:themeTint="80"/>
    </w:rPr>
  </w:style>
  <w:style w:type="character" w:styleId="Referireintens">
    <w:name w:val="Intense Reference"/>
    <w:basedOn w:val="Fontdeparagrafimplicit"/>
    <w:uiPriority w:val="32"/>
    <w:qFormat/>
    <w:rsid w:val="00F57319"/>
    <w:rPr>
      <w:b/>
      <w:bCs/>
      <w:smallCaps/>
      <w:color w:val="auto"/>
      <w:u w:val="single"/>
    </w:rPr>
  </w:style>
  <w:style w:type="character" w:styleId="Titlulcrii">
    <w:name w:val="Book Title"/>
    <w:basedOn w:val="Fontdeparagrafimplicit"/>
    <w:uiPriority w:val="33"/>
    <w:qFormat/>
    <w:rsid w:val="00F57319"/>
    <w:rPr>
      <w:b/>
      <w:bCs/>
      <w:smallCaps/>
      <w:color w:val="auto"/>
    </w:rPr>
  </w:style>
  <w:style w:type="paragraph" w:styleId="Titlucuprins">
    <w:name w:val="TOC Heading"/>
    <w:basedOn w:val="Titlu1"/>
    <w:next w:val="Normal"/>
    <w:uiPriority w:val="39"/>
    <w:unhideWhenUsed/>
    <w:qFormat/>
    <w:rsid w:val="00F57319"/>
    <w:pPr>
      <w:outlineLvl w:val="9"/>
    </w:pPr>
  </w:style>
  <w:style w:type="paragraph" w:styleId="Listparagraf">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Cuprins1">
    <w:name w:val="toc 1"/>
    <w:basedOn w:val="Normal"/>
    <w:next w:val="Normal"/>
    <w:autoRedefine/>
    <w:uiPriority w:val="39"/>
    <w:unhideWhenUsed/>
    <w:rsid w:val="003255B3"/>
    <w:pPr>
      <w:spacing w:after="100"/>
    </w:pPr>
  </w:style>
  <w:style w:type="paragraph" w:styleId="Cuprins2">
    <w:name w:val="toc 2"/>
    <w:basedOn w:val="Normal"/>
    <w:next w:val="Normal"/>
    <w:autoRedefine/>
    <w:uiPriority w:val="39"/>
    <w:unhideWhenUsed/>
    <w:rsid w:val="003255B3"/>
    <w:pPr>
      <w:spacing w:after="100"/>
      <w:ind w:left="220"/>
    </w:pPr>
  </w:style>
  <w:style w:type="character" w:styleId="Hyperlink">
    <w:name w:val="Hyperlink"/>
    <w:basedOn w:val="Fontdeparagrafimplicit"/>
    <w:uiPriority w:val="99"/>
    <w:unhideWhenUsed/>
    <w:rsid w:val="003255B3"/>
    <w:rPr>
      <w:color w:val="0000FF" w:themeColor="hyperlink"/>
      <w:u w:val="single"/>
    </w:rPr>
  </w:style>
  <w:style w:type="paragraph" w:styleId="Textnotdesubsol">
    <w:name w:val="footnote text"/>
    <w:basedOn w:val="Normal"/>
    <w:link w:val="TextnotdesubsolCaracter"/>
    <w:uiPriority w:val="99"/>
    <w:unhideWhenUsed/>
    <w:rsid w:val="00785ACD"/>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rsid w:val="00785ACD"/>
    <w:rPr>
      <w:sz w:val="20"/>
      <w:szCs w:val="20"/>
    </w:rPr>
  </w:style>
  <w:style w:type="character" w:styleId="Referinnotdesubsol">
    <w:name w:val="footnote reference"/>
    <w:basedOn w:val="Fontdeparagrafimplicit"/>
    <w:uiPriority w:val="99"/>
    <w:semiHidden/>
    <w:unhideWhenUsed/>
    <w:rsid w:val="00785ACD"/>
    <w:rPr>
      <w:vertAlign w:val="superscript"/>
    </w:rPr>
  </w:style>
  <w:style w:type="table" w:styleId="Tabelgril">
    <w:name w:val="Table Grid"/>
    <w:basedOn w:val="Tabel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Legend"/>
    <w:link w:val="CitarifigurisitabeleChar"/>
    <w:qFormat/>
    <w:rsid w:val="00EA514E"/>
    <w:rPr>
      <w:rFonts w:asciiTheme="minorHAnsi" w:hAnsiTheme="minorHAnsi" w:cstheme="minorHAnsi"/>
      <w:noProof/>
      <w:szCs w:val="22"/>
    </w:rPr>
  </w:style>
  <w:style w:type="paragraph" w:styleId="Bibliografie">
    <w:name w:val="Bibliography"/>
    <w:basedOn w:val="Normal"/>
    <w:next w:val="Normal"/>
    <w:uiPriority w:val="37"/>
    <w:unhideWhenUsed/>
    <w:rsid w:val="00EA514E"/>
  </w:style>
  <w:style w:type="character" w:customStyle="1" w:styleId="LegendCaracter">
    <w:name w:val="Legendă Caracter"/>
    <w:aliases w:val="Ecuatii Caracter"/>
    <w:basedOn w:val="Fontdeparagrafimplicit"/>
    <w:link w:val="Legend"/>
    <w:uiPriority w:val="35"/>
    <w:rsid w:val="00EA514E"/>
    <w:rPr>
      <w:rFonts w:ascii="Cambria Math" w:hAnsi="Cambria Math"/>
      <w:bCs/>
      <w:szCs w:val="18"/>
    </w:rPr>
  </w:style>
  <w:style w:type="character" w:customStyle="1" w:styleId="CitarifigurisitabeleChar">
    <w:name w:val="Citari figuri si tabele Char"/>
    <w:basedOn w:val="LegendCaracter"/>
    <w:link w:val="Citarifigurisitabele"/>
    <w:rsid w:val="00EA514E"/>
    <w:rPr>
      <w:rFonts w:ascii="Cambria Math" w:hAnsi="Cambria Math" w:cstheme="minorHAnsi"/>
      <w:bCs/>
      <w:noProof/>
      <w:szCs w:val="18"/>
    </w:rPr>
  </w:style>
  <w:style w:type="paragraph" w:styleId="Antet">
    <w:name w:val="header"/>
    <w:basedOn w:val="Normal"/>
    <w:link w:val="AntetCaracter"/>
    <w:uiPriority w:val="99"/>
    <w:unhideWhenUsed/>
    <w:rsid w:val="001453C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453C3"/>
  </w:style>
  <w:style w:type="paragraph" w:styleId="Subsol">
    <w:name w:val="footer"/>
    <w:basedOn w:val="Normal"/>
    <w:link w:val="SubsolCaracter"/>
    <w:uiPriority w:val="99"/>
    <w:unhideWhenUsed/>
    <w:rsid w:val="001453C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453C3"/>
  </w:style>
  <w:style w:type="character" w:styleId="Textsubstituent">
    <w:name w:val="Placeholder Text"/>
    <w:basedOn w:val="Fontdeparagrafimplicit"/>
    <w:uiPriority w:val="99"/>
    <w:semiHidden/>
    <w:rsid w:val="00D11992"/>
    <w:rPr>
      <w:color w:val="808080"/>
    </w:rPr>
  </w:style>
  <w:style w:type="paragraph" w:styleId="Tabeldefiguri">
    <w:name w:val="table of figures"/>
    <w:basedOn w:val="Normal"/>
    <w:next w:val="Normal"/>
    <w:uiPriority w:val="99"/>
    <w:unhideWhenUsed/>
    <w:rsid w:val="006F2511"/>
    <w:pPr>
      <w:spacing w:after="0"/>
    </w:pPr>
  </w:style>
  <w:style w:type="paragraph" w:styleId="TextnBalon">
    <w:name w:val="Balloon Text"/>
    <w:basedOn w:val="Normal"/>
    <w:link w:val="TextnBalonCaracter"/>
    <w:uiPriority w:val="99"/>
    <w:semiHidden/>
    <w:unhideWhenUsed/>
    <w:rsid w:val="00C924C5"/>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PreformatatHTML">
    <w:name w:val="HTML Preformatted"/>
    <w:basedOn w:val="Normal"/>
    <w:link w:val="PreformatatHTMLCaracte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Fontdeparagrafimplicit"/>
    <w:uiPriority w:val="99"/>
    <w:semiHidden/>
    <w:unhideWhenUsed/>
    <w:rsid w:val="00251091"/>
    <w:rPr>
      <w:color w:val="808080"/>
      <w:shd w:val="clear" w:color="auto" w:fill="E6E6E6"/>
    </w:rPr>
  </w:style>
  <w:style w:type="paragraph" w:styleId="Revizuire">
    <w:name w:val="Revision"/>
    <w:hidden/>
    <w:uiPriority w:val="99"/>
    <w:semiHidden/>
    <w:rsid w:val="00DF005F"/>
    <w:pPr>
      <w:spacing w:after="0" w:line="240" w:lineRule="auto"/>
      <w:jc w:val="left"/>
    </w:pPr>
    <w:rPr>
      <w:sz w:val="24"/>
      <w:szCs w:val="24"/>
    </w:rPr>
  </w:style>
  <w:style w:type="character" w:styleId="HyperlinkParcurs">
    <w:name w:val="FollowedHyperlink"/>
    <w:basedOn w:val="Fontdeparagrafimplicit"/>
    <w:uiPriority w:val="99"/>
    <w:semiHidden/>
    <w:unhideWhenUsed/>
    <w:rsid w:val="002133DA"/>
    <w:rPr>
      <w:color w:val="800080" w:themeColor="followedHyperlink"/>
      <w:u w:val="single"/>
    </w:rPr>
  </w:style>
  <w:style w:type="paragraph" w:styleId="Cuprins3">
    <w:name w:val="toc 3"/>
    <w:basedOn w:val="Normal"/>
    <w:next w:val="Normal"/>
    <w:autoRedefine/>
    <w:uiPriority w:val="39"/>
    <w:unhideWhenUsed/>
    <w:rsid w:val="0001567A"/>
    <w:pPr>
      <w:spacing w:after="100"/>
      <w:ind w:left="480"/>
    </w:pPr>
  </w:style>
  <w:style w:type="table" w:styleId="Tabelprimar2">
    <w:name w:val="Plain Table 2"/>
    <w:basedOn w:val="TabelNormal"/>
    <w:uiPriority w:val="42"/>
    <w:rsid w:val="00D218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notdefinal">
    <w:name w:val="endnote text"/>
    <w:basedOn w:val="Normal"/>
    <w:link w:val="TextnotdefinalCaracter"/>
    <w:uiPriority w:val="99"/>
    <w:semiHidden/>
    <w:unhideWhenUsed/>
    <w:rsid w:val="00047FD2"/>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047FD2"/>
    <w:rPr>
      <w:sz w:val="20"/>
      <w:szCs w:val="20"/>
      <w:lang w:val="en-GB"/>
    </w:rPr>
  </w:style>
  <w:style w:type="character" w:styleId="Referinnotdefinal">
    <w:name w:val="endnote reference"/>
    <w:basedOn w:val="Fontdeparagrafimplicit"/>
    <w:uiPriority w:val="99"/>
    <w:semiHidden/>
    <w:unhideWhenUsed/>
    <w:rsid w:val="00047FD2"/>
    <w:rPr>
      <w:vertAlign w:val="superscript"/>
    </w:rPr>
  </w:style>
  <w:style w:type="character" w:styleId="Referincomentariu">
    <w:name w:val="annotation reference"/>
    <w:basedOn w:val="Fontdeparagrafimplicit"/>
    <w:uiPriority w:val="99"/>
    <w:semiHidden/>
    <w:unhideWhenUsed/>
    <w:rsid w:val="0077787E"/>
    <w:rPr>
      <w:sz w:val="16"/>
      <w:szCs w:val="16"/>
    </w:rPr>
  </w:style>
  <w:style w:type="paragraph" w:styleId="Textcomentariu">
    <w:name w:val="annotation text"/>
    <w:basedOn w:val="Normal"/>
    <w:link w:val="TextcomentariuCaracter"/>
    <w:uiPriority w:val="99"/>
    <w:semiHidden/>
    <w:unhideWhenUsed/>
    <w:rsid w:val="0077787E"/>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77787E"/>
    <w:rPr>
      <w:sz w:val="20"/>
      <w:szCs w:val="20"/>
    </w:rPr>
  </w:style>
  <w:style w:type="paragraph" w:styleId="SubiectComentariu">
    <w:name w:val="annotation subject"/>
    <w:basedOn w:val="Textcomentariu"/>
    <w:next w:val="Textcomentariu"/>
    <w:link w:val="SubiectComentariuCaracter"/>
    <w:uiPriority w:val="99"/>
    <w:semiHidden/>
    <w:unhideWhenUsed/>
    <w:rsid w:val="0077787E"/>
    <w:rPr>
      <w:b/>
      <w:bCs/>
    </w:rPr>
  </w:style>
  <w:style w:type="character" w:customStyle="1" w:styleId="SubiectComentariuCaracter">
    <w:name w:val="Subiect Comentariu Caracter"/>
    <w:basedOn w:val="TextcomentariuCaracter"/>
    <w:link w:val="SubiectComentariu"/>
    <w:uiPriority w:val="99"/>
    <w:semiHidden/>
    <w:rsid w:val="0077787E"/>
    <w:rPr>
      <w:b/>
      <w:bCs/>
      <w:sz w:val="20"/>
      <w:szCs w:val="20"/>
    </w:rPr>
  </w:style>
  <w:style w:type="table" w:styleId="Tabellist7Colorat-Accentuare1">
    <w:name w:val="List Table 7 Colorful Accent 1"/>
    <w:basedOn w:val="TabelNormal"/>
    <w:uiPriority w:val="52"/>
    <w:rsid w:val="007C0EE2"/>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gril3-Accentuare1">
    <w:name w:val="Grid Table 3 Accent 1"/>
    <w:basedOn w:val="TabelNormal"/>
    <w:uiPriority w:val="48"/>
    <w:rsid w:val="007C0EE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47">
      <w:bodyDiv w:val="1"/>
      <w:marLeft w:val="0"/>
      <w:marRight w:val="0"/>
      <w:marTop w:val="0"/>
      <w:marBottom w:val="0"/>
      <w:divBdr>
        <w:top w:val="none" w:sz="0" w:space="0" w:color="auto"/>
        <w:left w:val="none" w:sz="0" w:space="0" w:color="auto"/>
        <w:bottom w:val="none" w:sz="0" w:space="0" w:color="auto"/>
        <w:right w:val="none" w:sz="0" w:space="0" w:color="auto"/>
      </w:divBdr>
    </w:div>
    <w:div w:id="2904326">
      <w:bodyDiv w:val="1"/>
      <w:marLeft w:val="0"/>
      <w:marRight w:val="0"/>
      <w:marTop w:val="0"/>
      <w:marBottom w:val="0"/>
      <w:divBdr>
        <w:top w:val="none" w:sz="0" w:space="0" w:color="auto"/>
        <w:left w:val="none" w:sz="0" w:space="0" w:color="auto"/>
        <w:bottom w:val="none" w:sz="0" w:space="0" w:color="auto"/>
        <w:right w:val="none" w:sz="0" w:space="0" w:color="auto"/>
      </w:divBdr>
    </w:div>
    <w:div w:id="3747916">
      <w:bodyDiv w:val="1"/>
      <w:marLeft w:val="0"/>
      <w:marRight w:val="0"/>
      <w:marTop w:val="0"/>
      <w:marBottom w:val="0"/>
      <w:divBdr>
        <w:top w:val="none" w:sz="0" w:space="0" w:color="auto"/>
        <w:left w:val="none" w:sz="0" w:space="0" w:color="auto"/>
        <w:bottom w:val="none" w:sz="0" w:space="0" w:color="auto"/>
        <w:right w:val="none" w:sz="0" w:space="0" w:color="auto"/>
      </w:divBdr>
    </w:div>
    <w:div w:id="4525736">
      <w:bodyDiv w:val="1"/>
      <w:marLeft w:val="0"/>
      <w:marRight w:val="0"/>
      <w:marTop w:val="0"/>
      <w:marBottom w:val="0"/>
      <w:divBdr>
        <w:top w:val="none" w:sz="0" w:space="0" w:color="auto"/>
        <w:left w:val="none" w:sz="0" w:space="0" w:color="auto"/>
        <w:bottom w:val="none" w:sz="0" w:space="0" w:color="auto"/>
        <w:right w:val="none" w:sz="0" w:space="0" w:color="auto"/>
      </w:divBdr>
    </w:div>
    <w:div w:id="6911472">
      <w:bodyDiv w:val="1"/>
      <w:marLeft w:val="0"/>
      <w:marRight w:val="0"/>
      <w:marTop w:val="0"/>
      <w:marBottom w:val="0"/>
      <w:divBdr>
        <w:top w:val="none" w:sz="0" w:space="0" w:color="auto"/>
        <w:left w:val="none" w:sz="0" w:space="0" w:color="auto"/>
        <w:bottom w:val="none" w:sz="0" w:space="0" w:color="auto"/>
        <w:right w:val="none" w:sz="0" w:space="0" w:color="auto"/>
      </w:divBdr>
    </w:div>
    <w:div w:id="11301327">
      <w:bodyDiv w:val="1"/>
      <w:marLeft w:val="0"/>
      <w:marRight w:val="0"/>
      <w:marTop w:val="0"/>
      <w:marBottom w:val="0"/>
      <w:divBdr>
        <w:top w:val="none" w:sz="0" w:space="0" w:color="auto"/>
        <w:left w:val="none" w:sz="0" w:space="0" w:color="auto"/>
        <w:bottom w:val="none" w:sz="0" w:space="0" w:color="auto"/>
        <w:right w:val="none" w:sz="0" w:space="0" w:color="auto"/>
      </w:divBdr>
    </w:div>
    <w:div w:id="15350271">
      <w:bodyDiv w:val="1"/>
      <w:marLeft w:val="0"/>
      <w:marRight w:val="0"/>
      <w:marTop w:val="0"/>
      <w:marBottom w:val="0"/>
      <w:divBdr>
        <w:top w:val="none" w:sz="0" w:space="0" w:color="auto"/>
        <w:left w:val="none" w:sz="0" w:space="0" w:color="auto"/>
        <w:bottom w:val="none" w:sz="0" w:space="0" w:color="auto"/>
        <w:right w:val="none" w:sz="0" w:space="0" w:color="auto"/>
      </w:divBdr>
    </w:div>
    <w:div w:id="16738743">
      <w:bodyDiv w:val="1"/>
      <w:marLeft w:val="0"/>
      <w:marRight w:val="0"/>
      <w:marTop w:val="0"/>
      <w:marBottom w:val="0"/>
      <w:divBdr>
        <w:top w:val="none" w:sz="0" w:space="0" w:color="auto"/>
        <w:left w:val="none" w:sz="0" w:space="0" w:color="auto"/>
        <w:bottom w:val="none" w:sz="0" w:space="0" w:color="auto"/>
        <w:right w:val="none" w:sz="0" w:space="0" w:color="auto"/>
      </w:divBdr>
    </w:div>
    <w:div w:id="29573939">
      <w:bodyDiv w:val="1"/>
      <w:marLeft w:val="0"/>
      <w:marRight w:val="0"/>
      <w:marTop w:val="0"/>
      <w:marBottom w:val="0"/>
      <w:divBdr>
        <w:top w:val="none" w:sz="0" w:space="0" w:color="auto"/>
        <w:left w:val="none" w:sz="0" w:space="0" w:color="auto"/>
        <w:bottom w:val="none" w:sz="0" w:space="0" w:color="auto"/>
        <w:right w:val="none" w:sz="0" w:space="0" w:color="auto"/>
      </w:divBdr>
    </w:div>
    <w:div w:id="29889019">
      <w:bodyDiv w:val="1"/>
      <w:marLeft w:val="0"/>
      <w:marRight w:val="0"/>
      <w:marTop w:val="0"/>
      <w:marBottom w:val="0"/>
      <w:divBdr>
        <w:top w:val="none" w:sz="0" w:space="0" w:color="auto"/>
        <w:left w:val="none" w:sz="0" w:space="0" w:color="auto"/>
        <w:bottom w:val="none" w:sz="0" w:space="0" w:color="auto"/>
        <w:right w:val="none" w:sz="0" w:space="0" w:color="auto"/>
      </w:divBdr>
    </w:div>
    <w:div w:id="31149702">
      <w:bodyDiv w:val="1"/>
      <w:marLeft w:val="0"/>
      <w:marRight w:val="0"/>
      <w:marTop w:val="0"/>
      <w:marBottom w:val="0"/>
      <w:divBdr>
        <w:top w:val="none" w:sz="0" w:space="0" w:color="auto"/>
        <w:left w:val="none" w:sz="0" w:space="0" w:color="auto"/>
        <w:bottom w:val="none" w:sz="0" w:space="0" w:color="auto"/>
        <w:right w:val="none" w:sz="0" w:space="0" w:color="auto"/>
      </w:divBdr>
    </w:div>
    <w:div w:id="31731787">
      <w:bodyDiv w:val="1"/>
      <w:marLeft w:val="0"/>
      <w:marRight w:val="0"/>
      <w:marTop w:val="0"/>
      <w:marBottom w:val="0"/>
      <w:divBdr>
        <w:top w:val="none" w:sz="0" w:space="0" w:color="auto"/>
        <w:left w:val="none" w:sz="0" w:space="0" w:color="auto"/>
        <w:bottom w:val="none" w:sz="0" w:space="0" w:color="auto"/>
        <w:right w:val="none" w:sz="0" w:space="0" w:color="auto"/>
      </w:divBdr>
    </w:div>
    <w:div w:id="33775486">
      <w:bodyDiv w:val="1"/>
      <w:marLeft w:val="0"/>
      <w:marRight w:val="0"/>
      <w:marTop w:val="0"/>
      <w:marBottom w:val="0"/>
      <w:divBdr>
        <w:top w:val="none" w:sz="0" w:space="0" w:color="auto"/>
        <w:left w:val="none" w:sz="0" w:space="0" w:color="auto"/>
        <w:bottom w:val="none" w:sz="0" w:space="0" w:color="auto"/>
        <w:right w:val="none" w:sz="0" w:space="0" w:color="auto"/>
      </w:divBdr>
    </w:div>
    <w:div w:id="34701170">
      <w:bodyDiv w:val="1"/>
      <w:marLeft w:val="0"/>
      <w:marRight w:val="0"/>
      <w:marTop w:val="0"/>
      <w:marBottom w:val="0"/>
      <w:divBdr>
        <w:top w:val="none" w:sz="0" w:space="0" w:color="auto"/>
        <w:left w:val="none" w:sz="0" w:space="0" w:color="auto"/>
        <w:bottom w:val="none" w:sz="0" w:space="0" w:color="auto"/>
        <w:right w:val="none" w:sz="0" w:space="0" w:color="auto"/>
      </w:divBdr>
    </w:div>
    <w:div w:id="35273652">
      <w:bodyDiv w:val="1"/>
      <w:marLeft w:val="0"/>
      <w:marRight w:val="0"/>
      <w:marTop w:val="0"/>
      <w:marBottom w:val="0"/>
      <w:divBdr>
        <w:top w:val="none" w:sz="0" w:space="0" w:color="auto"/>
        <w:left w:val="none" w:sz="0" w:space="0" w:color="auto"/>
        <w:bottom w:val="none" w:sz="0" w:space="0" w:color="auto"/>
        <w:right w:val="none" w:sz="0" w:space="0" w:color="auto"/>
      </w:divBdr>
    </w:div>
    <w:div w:id="36249040">
      <w:bodyDiv w:val="1"/>
      <w:marLeft w:val="0"/>
      <w:marRight w:val="0"/>
      <w:marTop w:val="0"/>
      <w:marBottom w:val="0"/>
      <w:divBdr>
        <w:top w:val="none" w:sz="0" w:space="0" w:color="auto"/>
        <w:left w:val="none" w:sz="0" w:space="0" w:color="auto"/>
        <w:bottom w:val="none" w:sz="0" w:space="0" w:color="auto"/>
        <w:right w:val="none" w:sz="0" w:space="0" w:color="auto"/>
      </w:divBdr>
    </w:div>
    <w:div w:id="37825713">
      <w:bodyDiv w:val="1"/>
      <w:marLeft w:val="0"/>
      <w:marRight w:val="0"/>
      <w:marTop w:val="0"/>
      <w:marBottom w:val="0"/>
      <w:divBdr>
        <w:top w:val="none" w:sz="0" w:space="0" w:color="auto"/>
        <w:left w:val="none" w:sz="0" w:space="0" w:color="auto"/>
        <w:bottom w:val="none" w:sz="0" w:space="0" w:color="auto"/>
        <w:right w:val="none" w:sz="0" w:space="0" w:color="auto"/>
      </w:divBdr>
    </w:div>
    <w:div w:id="39789991">
      <w:bodyDiv w:val="1"/>
      <w:marLeft w:val="0"/>
      <w:marRight w:val="0"/>
      <w:marTop w:val="0"/>
      <w:marBottom w:val="0"/>
      <w:divBdr>
        <w:top w:val="none" w:sz="0" w:space="0" w:color="auto"/>
        <w:left w:val="none" w:sz="0" w:space="0" w:color="auto"/>
        <w:bottom w:val="none" w:sz="0" w:space="0" w:color="auto"/>
        <w:right w:val="none" w:sz="0" w:space="0" w:color="auto"/>
      </w:divBdr>
    </w:div>
    <w:div w:id="47463504">
      <w:bodyDiv w:val="1"/>
      <w:marLeft w:val="0"/>
      <w:marRight w:val="0"/>
      <w:marTop w:val="0"/>
      <w:marBottom w:val="0"/>
      <w:divBdr>
        <w:top w:val="none" w:sz="0" w:space="0" w:color="auto"/>
        <w:left w:val="none" w:sz="0" w:space="0" w:color="auto"/>
        <w:bottom w:val="none" w:sz="0" w:space="0" w:color="auto"/>
        <w:right w:val="none" w:sz="0" w:space="0" w:color="auto"/>
      </w:divBdr>
    </w:div>
    <w:div w:id="48696753">
      <w:bodyDiv w:val="1"/>
      <w:marLeft w:val="0"/>
      <w:marRight w:val="0"/>
      <w:marTop w:val="0"/>
      <w:marBottom w:val="0"/>
      <w:divBdr>
        <w:top w:val="none" w:sz="0" w:space="0" w:color="auto"/>
        <w:left w:val="none" w:sz="0" w:space="0" w:color="auto"/>
        <w:bottom w:val="none" w:sz="0" w:space="0" w:color="auto"/>
        <w:right w:val="none" w:sz="0" w:space="0" w:color="auto"/>
      </w:divBdr>
    </w:div>
    <w:div w:id="49505444">
      <w:bodyDiv w:val="1"/>
      <w:marLeft w:val="0"/>
      <w:marRight w:val="0"/>
      <w:marTop w:val="0"/>
      <w:marBottom w:val="0"/>
      <w:divBdr>
        <w:top w:val="none" w:sz="0" w:space="0" w:color="auto"/>
        <w:left w:val="none" w:sz="0" w:space="0" w:color="auto"/>
        <w:bottom w:val="none" w:sz="0" w:space="0" w:color="auto"/>
        <w:right w:val="none" w:sz="0" w:space="0" w:color="auto"/>
      </w:divBdr>
    </w:div>
    <w:div w:id="51001145">
      <w:bodyDiv w:val="1"/>
      <w:marLeft w:val="0"/>
      <w:marRight w:val="0"/>
      <w:marTop w:val="0"/>
      <w:marBottom w:val="0"/>
      <w:divBdr>
        <w:top w:val="none" w:sz="0" w:space="0" w:color="auto"/>
        <w:left w:val="none" w:sz="0" w:space="0" w:color="auto"/>
        <w:bottom w:val="none" w:sz="0" w:space="0" w:color="auto"/>
        <w:right w:val="none" w:sz="0" w:space="0" w:color="auto"/>
      </w:divBdr>
    </w:div>
    <w:div w:id="51933327">
      <w:bodyDiv w:val="1"/>
      <w:marLeft w:val="0"/>
      <w:marRight w:val="0"/>
      <w:marTop w:val="0"/>
      <w:marBottom w:val="0"/>
      <w:divBdr>
        <w:top w:val="none" w:sz="0" w:space="0" w:color="auto"/>
        <w:left w:val="none" w:sz="0" w:space="0" w:color="auto"/>
        <w:bottom w:val="none" w:sz="0" w:space="0" w:color="auto"/>
        <w:right w:val="none" w:sz="0" w:space="0" w:color="auto"/>
      </w:divBdr>
    </w:div>
    <w:div w:id="53434208">
      <w:bodyDiv w:val="1"/>
      <w:marLeft w:val="0"/>
      <w:marRight w:val="0"/>
      <w:marTop w:val="0"/>
      <w:marBottom w:val="0"/>
      <w:divBdr>
        <w:top w:val="none" w:sz="0" w:space="0" w:color="auto"/>
        <w:left w:val="none" w:sz="0" w:space="0" w:color="auto"/>
        <w:bottom w:val="none" w:sz="0" w:space="0" w:color="auto"/>
        <w:right w:val="none" w:sz="0" w:space="0" w:color="auto"/>
      </w:divBdr>
    </w:div>
    <w:div w:id="57367609">
      <w:bodyDiv w:val="1"/>
      <w:marLeft w:val="0"/>
      <w:marRight w:val="0"/>
      <w:marTop w:val="0"/>
      <w:marBottom w:val="0"/>
      <w:divBdr>
        <w:top w:val="none" w:sz="0" w:space="0" w:color="auto"/>
        <w:left w:val="none" w:sz="0" w:space="0" w:color="auto"/>
        <w:bottom w:val="none" w:sz="0" w:space="0" w:color="auto"/>
        <w:right w:val="none" w:sz="0" w:space="0" w:color="auto"/>
      </w:divBdr>
    </w:div>
    <w:div w:id="58359484">
      <w:bodyDiv w:val="1"/>
      <w:marLeft w:val="0"/>
      <w:marRight w:val="0"/>
      <w:marTop w:val="0"/>
      <w:marBottom w:val="0"/>
      <w:divBdr>
        <w:top w:val="none" w:sz="0" w:space="0" w:color="auto"/>
        <w:left w:val="none" w:sz="0" w:space="0" w:color="auto"/>
        <w:bottom w:val="none" w:sz="0" w:space="0" w:color="auto"/>
        <w:right w:val="none" w:sz="0" w:space="0" w:color="auto"/>
      </w:divBdr>
    </w:div>
    <w:div w:id="59793311">
      <w:bodyDiv w:val="1"/>
      <w:marLeft w:val="0"/>
      <w:marRight w:val="0"/>
      <w:marTop w:val="0"/>
      <w:marBottom w:val="0"/>
      <w:divBdr>
        <w:top w:val="none" w:sz="0" w:space="0" w:color="auto"/>
        <w:left w:val="none" w:sz="0" w:space="0" w:color="auto"/>
        <w:bottom w:val="none" w:sz="0" w:space="0" w:color="auto"/>
        <w:right w:val="none" w:sz="0" w:space="0" w:color="auto"/>
      </w:divBdr>
    </w:div>
    <w:div w:id="61215854">
      <w:bodyDiv w:val="1"/>
      <w:marLeft w:val="0"/>
      <w:marRight w:val="0"/>
      <w:marTop w:val="0"/>
      <w:marBottom w:val="0"/>
      <w:divBdr>
        <w:top w:val="none" w:sz="0" w:space="0" w:color="auto"/>
        <w:left w:val="none" w:sz="0" w:space="0" w:color="auto"/>
        <w:bottom w:val="none" w:sz="0" w:space="0" w:color="auto"/>
        <w:right w:val="none" w:sz="0" w:space="0" w:color="auto"/>
      </w:divBdr>
    </w:div>
    <w:div w:id="61949385">
      <w:bodyDiv w:val="1"/>
      <w:marLeft w:val="0"/>
      <w:marRight w:val="0"/>
      <w:marTop w:val="0"/>
      <w:marBottom w:val="0"/>
      <w:divBdr>
        <w:top w:val="none" w:sz="0" w:space="0" w:color="auto"/>
        <w:left w:val="none" w:sz="0" w:space="0" w:color="auto"/>
        <w:bottom w:val="none" w:sz="0" w:space="0" w:color="auto"/>
        <w:right w:val="none" w:sz="0" w:space="0" w:color="auto"/>
      </w:divBdr>
    </w:div>
    <w:div w:id="65763125">
      <w:bodyDiv w:val="1"/>
      <w:marLeft w:val="0"/>
      <w:marRight w:val="0"/>
      <w:marTop w:val="0"/>
      <w:marBottom w:val="0"/>
      <w:divBdr>
        <w:top w:val="none" w:sz="0" w:space="0" w:color="auto"/>
        <w:left w:val="none" w:sz="0" w:space="0" w:color="auto"/>
        <w:bottom w:val="none" w:sz="0" w:space="0" w:color="auto"/>
        <w:right w:val="none" w:sz="0" w:space="0" w:color="auto"/>
      </w:divBdr>
    </w:div>
    <w:div w:id="72165599">
      <w:bodyDiv w:val="1"/>
      <w:marLeft w:val="0"/>
      <w:marRight w:val="0"/>
      <w:marTop w:val="0"/>
      <w:marBottom w:val="0"/>
      <w:divBdr>
        <w:top w:val="none" w:sz="0" w:space="0" w:color="auto"/>
        <w:left w:val="none" w:sz="0" w:space="0" w:color="auto"/>
        <w:bottom w:val="none" w:sz="0" w:space="0" w:color="auto"/>
        <w:right w:val="none" w:sz="0" w:space="0" w:color="auto"/>
      </w:divBdr>
    </w:div>
    <w:div w:id="77869763">
      <w:bodyDiv w:val="1"/>
      <w:marLeft w:val="0"/>
      <w:marRight w:val="0"/>
      <w:marTop w:val="0"/>
      <w:marBottom w:val="0"/>
      <w:divBdr>
        <w:top w:val="none" w:sz="0" w:space="0" w:color="auto"/>
        <w:left w:val="none" w:sz="0" w:space="0" w:color="auto"/>
        <w:bottom w:val="none" w:sz="0" w:space="0" w:color="auto"/>
        <w:right w:val="none" w:sz="0" w:space="0" w:color="auto"/>
      </w:divBdr>
    </w:div>
    <w:div w:id="94058711">
      <w:bodyDiv w:val="1"/>
      <w:marLeft w:val="0"/>
      <w:marRight w:val="0"/>
      <w:marTop w:val="0"/>
      <w:marBottom w:val="0"/>
      <w:divBdr>
        <w:top w:val="none" w:sz="0" w:space="0" w:color="auto"/>
        <w:left w:val="none" w:sz="0" w:space="0" w:color="auto"/>
        <w:bottom w:val="none" w:sz="0" w:space="0" w:color="auto"/>
        <w:right w:val="none" w:sz="0" w:space="0" w:color="auto"/>
      </w:divBdr>
    </w:div>
    <w:div w:id="96294530">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1606970">
      <w:bodyDiv w:val="1"/>
      <w:marLeft w:val="0"/>
      <w:marRight w:val="0"/>
      <w:marTop w:val="0"/>
      <w:marBottom w:val="0"/>
      <w:divBdr>
        <w:top w:val="none" w:sz="0" w:space="0" w:color="auto"/>
        <w:left w:val="none" w:sz="0" w:space="0" w:color="auto"/>
        <w:bottom w:val="none" w:sz="0" w:space="0" w:color="auto"/>
        <w:right w:val="none" w:sz="0" w:space="0" w:color="auto"/>
      </w:divBdr>
    </w:div>
    <w:div w:id="113140300">
      <w:bodyDiv w:val="1"/>
      <w:marLeft w:val="0"/>
      <w:marRight w:val="0"/>
      <w:marTop w:val="0"/>
      <w:marBottom w:val="0"/>
      <w:divBdr>
        <w:top w:val="none" w:sz="0" w:space="0" w:color="auto"/>
        <w:left w:val="none" w:sz="0" w:space="0" w:color="auto"/>
        <w:bottom w:val="none" w:sz="0" w:space="0" w:color="auto"/>
        <w:right w:val="none" w:sz="0" w:space="0" w:color="auto"/>
      </w:divBdr>
    </w:div>
    <w:div w:id="114179934">
      <w:bodyDiv w:val="1"/>
      <w:marLeft w:val="0"/>
      <w:marRight w:val="0"/>
      <w:marTop w:val="0"/>
      <w:marBottom w:val="0"/>
      <w:divBdr>
        <w:top w:val="none" w:sz="0" w:space="0" w:color="auto"/>
        <w:left w:val="none" w:sz="0" w:space="0" w:color="auto"/>
        <w:bottom w:val="none" w:sz="0" w:space="0" w:color="auto"/>
        <w:right w:val="none" w:sz="0" w:space="0" w:color="auto"/>
      </w:divBdr>
    </w:div>
    <w:div w:id="117531384">
      <w:bodyDiv w:val="1"/>
      <w:marLeft w:val="0"/>
      <w:marRight w:val="0"/>
      <w:marTop w:val="0"/>
      <w:marBottom w:val="0"/>
      <w:divBdr>
        <w:top w:val="none" w:sz="0" w:space="0" w:color="auto"/>
        <w:left w:val="none" w:sz="0" w:space="0" w:color="auto"/>
        <w:bottom w:val="none" w:sz="0" w:space="0" w:color="auto"/>
        <w:right w:val="none" w:sz="0" w:space="0" w:color="auto"/>
      </w:divBdr>
    </w:div>
    <w:div w:id="121457954">
      <w:bodyDiv w:val="1"/>
      <w:marLeft w:val="0"/>
      <w:marRight w:val="0"/>
      <w:marTop w:val="0"/>
      <w:marBottom w:val="0"/>
      <w:divBdr>
        <w:top w:val="none" w:sz="0" w:space="0" w:color="auto"/>
        <w:left w:val="none" w:sz="0" w:space="0" w:color="auto"/>
        <w:bottom w:val="none" w:sz="0" w:space="0" w:color="auto"/>
        <w:right w:val="none" w:sz="0" w:space="0" w:color="auto"/>
      </w:divBdr>
    </w:div>
    <w:div w:id="125053240">
      <w:bodyDiv w:val="1"/>
      <w:marLeft w:val="0"/>
      <w:marRight w:val="0"/>
      <w:marTop w:val="0"/>
      <w:marBottom w:val="0"/>
      <w:divBdr>
        <w:top w:val="none" w:sz="0" w:space="0" w:color="auto"/>
        <w:left w:val="none" w:sz="0" w:space="0" w:color="auto"/>
        <w:bottom w:val="none" w:sz="0" w:space="0" w:color="auto"/>
        <w:right w:val="none" w:sz="0" w:space="0" w:color="auto"/>
      </w:divBdr>
    </w:div>
    <w:div w:id="128400765">
      <w:bodyDiv w:val="1"/>
      <w:marLeft w:val="0"/>
      <w:marRight w:val="0"/>
      <w:marTop w:val="0"/>
      <w:marBottom w:val="0"/>
      <w:divBdr>
        <w:top w:val="none" w:sz="0" w:space="0" w:color="auto"/>
        <w:left w:val="none" w:sz="0" w:space="0" w:color="auto"/>
        <w:bottom w:val="none" w:sz="0" w:space="0" w:color="auto"/>
        <w:right w:val="none" w:sz="0" w:space="0" w:color="auto"/>
      </w:divBdr>
    </w:div>
    <w:div w:id="129524069">
      <w:bodyDiv w:val="1"/>
      <w:marLeft w:val="0"/>
      <w:marRight w:val="0"/>
      <w:marTop w:val="0"/>
      <w:marBottom w:val="0"/>
      <w:divBdr>
        <w:top w:val="none" w:sz="0" w:space="0" w:color="auto"/>
        <w:left w:val="none" w:sz="0" w:space="0" w:color="auto"/>
        <w:bottom w:val="none" w:sz="0" w:space="0" w:color="auto"/>
        <w:right w:val="none" w:sz="0" w:space="0" w:color="auto"/>
      </w:divBdr>
    </w:div>
    <w:div w:id="135033747">
      <w:bodyDiv w:val="1"/>
      <w:marLeft w:val="0"/>
      <w:marRight w:val="0"/>
      <w:marTop w:val="0"/>
      <w:marBottom w:val="0"/>
      <w:divBdr>
        <w:top w:val="none" w:sz="0" w:space="0" w:color="auto"/>
        <w:left w:val="none" w:sz="0" w:space="0" w:color="auto"/>
        <w:bottom w:val="none" w:sz="0" w:space="0" w:color="auto"/>
        <w:right w:val="none" w:sz="0" w:space="0" w:color="auto"/>
      </w:divBdr>
    </w:div>
    <w:div w:id="140079585">
      <w:bodyDiv w:val="1"/>
      <w:marLeft w:val="0"/>
      <w:marRight w:val="0"/>
      <w:marTop w:val="0"/>
      <w:marBottom w:val="0"/>
      <w:divBdr>
        <w:top w:val="none" w:sz="0" w:space="0" w:color="auto"/>
        <w:left w:val="none" w:sz="0" w:space="0" w:color="auto"/>
        <w:bottom w:val="none" w:sz="0" w:space="0" w:color="auto"/>
        <w:right w:val="none" w:sz="0" w:space="0" w:color="auto"/>
      </w:divBdr>
    </w:div>
    <w:div w:id="143358448">
      <w:bodyDiv w:val="1"/>
      <w:marLeft w:val="0"/>
      <w:marRight w:val="0"/>
      <w:marTop w:val="0"/>
      <w:marBottom w:val="0"/>
      <w:divBdr>
        <w:top w:val="none" w:sz="0" w:space="0" w:color="auto"/>
        <w:left w:val="none" w:sz="0" w:space="0" w:color="auto"/>
        <w:bottom w:val="none" w:sz="0" w:space="0" w:color="auto"/>
        <w:right w:val="none" w:sz="0" w:space="0" w:color="auto"/>
      </w:divBdr>
    </w:div>
    <w:div w:id="149103461">
      <w:bodyDiv w:val="1"/>
      <w:marLeft w:val="0"/>
      <w:marRight w:val="0"/>
      <w:marTop w:val="0"/>
      <w:marBottom w:val="0"/>
      <w:divBdr>
        <w:top w:val="none" w:sz="0" w:space="0" w:color="auto"/>
        <w:left w:val="none" w:sz="0" w:space="0" w:color="auto"/>
        <w:bottom w:val="none" w:sz="0" w:space="0" w:color="auto"/>
        <w:right w:val="none" w:sz="0" w:space="0" w:color="auto"/>
      </w:divBdr>
    </w:div>
    <w:div w:id="151064995">
      <w:bodyDiv w:val="1"/>
      <w:marLeft w:val="0"/>
      <w:marRight w:val="0"/>
      <w:marTop w:val="0"/>
      <w:marBottom w:val="0"/>
      <w:divBdr>
        <w:top w:val="none" w:sz="0" w:space="0" w:color="auto"/>
        <w:left w:val="none" w:sz="0" w:space="0" w:color="auto"/>
        <w:bottom w:val="none" w:sz="0" w:space="0" w:color="auto"/>
        <w:right w:val="none" w:sz="0" w:space="0" w:color="auto"/>
      </w:divBdr>
    </w:div>
    <w:div w:id="151215308">
      <w:bodyDiv w:val="1"/>
      <w:marLeft w:val="0"/>
      <w:marRight w:val="0"/>
      <w:marTop w:val="0"/>
      <w:marBottom w:val="0"/>
      <w:divBdr>
        <w:top w:val="none" w:sz="0" w:space="0" w:color="auto"/>
        <w:left w:val="none" w:sz="0" w:space="0" w:color="auto"/>
        <w:bottom w:val="none" w:sz="0" w:space="0" w:color="auto"/>
        <w:right w:val="none" w:sz="0" w:space="0" w:color="auto"/>
      </w:divBdr>
    </w:div>
    <w:div w:id="152717931">
      <w:bodyDiv w:val="1"/>
      <w:marLeft w:val="0"/>
      <w:marRight w:val="0"/>
      <w:marTop w:val="0"/>
      <w:marBottom w:val="0"/>
      <w:divBdr>
        <w:top w:val="none" w:sz="0" w:space="0" w:color="auto"/>
        <w:left w:val="none" w:sz="0" w:space="0" w:color="auto"/>
        <w:bottom w:val="none" w:sz="0" w:space="0" w:color="auto"/>
        <w:right w:val="none" w:sz="0" w:space="0" w:color="auto"/>
      </w:divBdr>
    </w:div>
    <w:div w:id="155993974">
      <w:bodyDiv w:val="1"/>
      <w:marLeft w:val="0"/>
      <w:marRight w:val="0"/>
      <w:marTop w:val="0"/>
      <w:marBottom w:val="0"/>
      <w:divBdr>
        <w:top w:val="none" w:sz="0" w:space="0" w:color="auto"/>
        <w:left w:val="none" w:sz="0" w:space="0" w:color="auto"/>
        <w:bottom w:val="none" w:sz="0" w:space="0" w:color="auto"/>
        <w:right w:val="none" w:sz="0" w:space="0" w:color="auto"/>
      </w:divBdr>
    </w:div>
    <w:div w:id="155996604">
      <w:bodyDiv w:val="1"/>
      <w:marLeft w:val="0"/>
      <w:marRight w:val="0"/>
      <w:marTop w:val="0"/>
      <w:marBottom w:val="0"/>
      <w:divBdr>
        <w:top w:val="none" w:sz="0" w:space="0" w:color="auto"/>
        <w:left w:val="none" w:sz="0" w:space="0" w:color="auto"/>
        <w:bottom w:val="none" w:sz="0" w:space="0" w:color="auto"/>
        <w:right w:val="none" w:sz="0" w:space="0" w:color="auto"/>
      </w:divBdr>
    </w:div>
    <w:div w:id="160049537">
      <w:bodyDiv w:val="1"/>
      <w:marLeft w:val="0"/>
      <w:marRight w:val="0"/>
      <w:marTop w:val="0"/>
      <w:marBottom w:val="0"/>
      <w:divBdr>
        <w:top w:val="none" w:sz="0" w:space="0" w:color="auto"/>
        <w:left w:val="none" w:sz="0" w:space="0" w:color="auto"/>
        <w:bottom w:val="none" w:sz="0" w:space="0" w:color="auto"/>
        <w:right w:val="none" w:sz="0" w:space="0" w:color="auto"/>
      </w:divBdr>
    </w:div>
    <w:div w:id="160514723">
      <w:bodyDiv w:val="1"/>
      <w:marLeft w:val="0"/>
      <w:marRight w:val="0"/>
      <w:marTop w:val="0"/>
      <w:marBottom w:val="0"/>
      <w:divBdr>
        <w:top w:val="none" w:sz="0" w:space="0" w:color="auto"/>
        <w:left w:val="none" w:sz="0" w:space="0" w:color="auto"/>
        <w:bottom w:val="none" w:sz="0" w:space="0" w:color="auto"/>
        <w:right w:val="none" w:sz="0" w:space="0" w:color="auto"/>
      </w:divBdr>
    </w:div>
    <w:div w:id="167409629">
      <w:bodyDiv w:val="1"/>
      <w:marLeft w:val="0"/>
      <w:marRight w:val="0"/>
      <w:marTop w:val="0"/>
      <w:marBottom w:val="0"/>
      <w:divBdr>
        <w:top w:val="none" w:sz="0" w:space="0" w:color="auto"/>
        <w:left w:val="none" w:sz="0" w:space="0" w:color="auto"/>
        <w:bottom w:val="none" w:sz="0" w:space="0" w:color="auto"/>
        <w:right w:val="none" w:sz="0" w:space="0" w:color="auto"/>
      </w:divBdr>
    </w:div>
    <w:div w:id="172839609">
      <w:bodyDiv w:val="1"/>
      <w:marLeft w:val="0"/>
      <w:marRight w:val="0"/>
      <w:marTop w:val="0"/>
      <w:marBottom w:val="0"/>
      <w:divBdr>
        <w:top w:val="none" w:sz="0" w:space="0" w:color="auto"/>
        <w:left w:val="none" w:sz="0" w:space="0" w:color="auto"/>
        <w:bottom w:val="none" w:sz="0" w:space="0" w:color="auto"/>
        <w:right w:val="none" w:sz="0" w:space="0" w:color="auto"/>
      </w:divBdr>
    </w:div>
    <w:div w:id="174079127">
      <w:bodyDiv w:val="1"/>
      <w:marLeft w:val="0"/>
      <w:marRight w:val="0"/>
      <w:marTop w:val="0"/>
      <w:marBottom w:val="0"/>
      <w:divBdr>
        <w:top w:val="none" w:sz="0" w:space="0" w:color="auto"/>
        <w:left w:val="none" w:sz="0" w:space="0" w:color="auto"/>
        <w:bottom w:val="none" w:sz="0" w:space="0" w:color="auto"/>
        <w:right w:val="none" w:sz="0" w:space="0" w:color="auto"/>
      </w:divBdr>
    </w:div>
    <w:div w:id="174610126">
      <w:bodyDiv w:val="1"/>
      <w:marLeft w:val="0"/>
      <w:marRight w:val="0"/>
      <w:marTop w:val="0"/>
      <w:marBottom w:val="0"/>
      <w:divBdr>
        <w:top w:val="none" w:sz="0" w:space="0" w:color="auto"/>
        <w:left w:val="none" w:sz="0" w:space="0" w:color="auto"/>
        <w:bottom w:val="none" w:sz="0" w:space="0" w:color="auto"/>
        <w:right w:val="none" w:sz="0" w:space="0" w:color="auto"/>
      </w:divBdr>
    </w:div>
    <w:div w:id="175535885">
      <w:bodyDiv w:val="1"/>
      <w:marLeft w:val="0"/>
      <w:marRight w:val="0"/>
      <w:marTop w:val="0"/>
      <w:marBottom w:val="0"/>
      <w:divBdr>
        <w:top w:val="none" w:sz="0" w:space="0" w:color="auto"/>
        <w:left w:val="none" w:sz="0" w:space="0" w:color="auto"/>
        <w:bottom w:val="none" w:sz="0" w:space="0" w:color="auto"/>
        <w:right w:val="none" w:sz="0" w:space="0" w:color="auto"/>
      </w:divBdr>
    </w:div>
    <w:div w:id="185556780">
      <w:bodyDiv w:val="1"/>
      <w:marLeft w:val="0"/>
      <w:marRight w:val="0"/>
      <w:marTop w:val="0"/>
      <w:marBottom w:val="0"/>
      <w:divBdr>
        <w:top w:val="none" w:sz="0" w:space="0" w:color="auto"/>
        <w:left w:val="none" w:sz="0" w:space="0" w:color="auto"/>
        <w:bottom w:val="none" w:sz="0" w:space="0" w:color="auto"/>
        <w:right w:val="none" w:sz="0" w:space="0" w:color="auto"/>
      </w:divBdr>
    </w:div>
    <w:div w:id="185943583">
      <w:bodyDiv w:val="1"/>
      <w:marLeft w:val="0"/>
      <w:marRight w:val="0"/>
      <w:marTop w:val="0"/>
      <w:marBottom w:val="0"/>
      <w:divBdr>
        <w:top w:val="none" w:sz="0" w:space="0" w:color="auto"/>
        <w:left w:val="none" w:sz="0" w:space="0" w:color="auto"/>
        <w:bottom w:val="none" w:sz="0" w:space="0" w:color="auto"/>
        <w:right w:val="none" w:sz="0" w:space="0" w:color="auto"/>
      </w:divBdr>
    </w:div>
    <w:div w:id="187257029">
      <w:bodyDiv w:val="1"/>
      <w:marLeft w:val="0"/>
      <w:marRight w:val="0"/>
      <w:marTop w:val="0"/>
      <w:marBottom w:val="0"/>
      <w:divBdr>
        <w:top w:val="none" w:sz="0" w:space="0" w:color="auto"/>
        <w:left w:val="none" w:sz="0" w:space="0" w:color="auto"/>
        <w:bottom w:val="none" w:sz="0" w:space="0" w:color="auto"/>
        <w:right w:val="none" w:sz="0" w:space="0" w:color="auto"/>
      </w:divBdr>
    </w:div>
    <w:div w:id="188106713">
      <w:bodyDiv w:val="1"/>
      <w:marLeft w:val="0"/>
      <w:marRight w:val="0"/>
      <w:marTop w:val="0"/>
      <w:marBottom w:val="0"/>
      <w:divBdr>
        <w:top w:val="none" w:sz="0" w:space="0" w:color="auto"/>
        <w:left w:val="none" w:sz="0" w:space="0" w:color="auto"/>
        <w:bottom w:val="none" w:sz="0" w:space="0" w:color="auto"/>
        <w:right w:val="none" w:sz="0" w:space="0" w:color="auto"/>
      </w:divBdr>
    </w:div>
    <w:div w:id="191386934">
      <w:bodyDiv w:val="1"/>
      <w:marLeft w:val="0"/>
      <w:marRight w:val="0"/>
      <w:marTop w:val="0"/>
      <w:marBottom w:val="0"/>
      <w:divBdr>
        <w:top w:val="none" w:sz="0" w:space="0" w:color="auto"/>
        <w:left w:val="none" w:sz="0" w:space="0" w:color="auto"/>
        <w:bottom w:val="none" w:sz="0" w:space="0" w:color="auto"/>
        <w:right w:val="none" w:sz="0" w:space="0" w:color="auto"/>
      </w:divBdr>
    </w:div>
    <w:div w:id="195848118">
      <w:bodyDiv w:val="1"/>
      <w:marLeft w:val="0"/>
      <w:marRight w:val="0"/>
      <w:marTop w:val="0"/>
      <w:marBottom w:val="0"/>
      <w:divBdr>
        <w:top w:val="none" w:sz="0" w:space="0" w:color="auto"/>
        <w:left w:val="none" w:sz="0" w:space="0" w:color="auto"/>
        <w:bottom w:val="none" w:sz="0" w:space="0" w:color="auto"/>
        <w:right w:val="none" w:sz="0" w:space="0" w:color="auto"/>
      </w:divBdr>
    </w:div>
    <w:div w:id="197355310">
      <w:bodyDiv w:val="1"/>
      <w:marLeft w:val="0"/>
      <w:marRight w:val="0"/>
      <w:marTop w:val="0"/>
      <w:marBottom w:val="0"/>
      <w:divBdr>
        <w:top w:val="none" w:sz="0" w:space="0" w:color="auto"/>
        <w:left w:val="none" w:sz="0" w:space="0" w:color="auto"/>
        <w:bottom w:val="none" w:sz="0" w:space="0" w:color="auto"/>
        <w:right w:val="none" w:sz="0" w:space="0" w:color="auto"/>
      </w:divBdr>
    </w:div>
    <w:div w:id="199557234">
      <w:bodyDiv w:val="1"/>
      <w:marLeft w:val="0"/>
      <w:marRight w:val="0"/>
      <w:marTop w:val="0"/>
      <w:marBottom w:val="0"/>
      <w:divBdr>
        <w:top w:val="none" w:sz="0" w:space="0" w:color="auto"/>
        <w:left w:val="none" w:sz="0" w:space="0" w:color="auto"/>
        <w:bottom w:val="none" w:sz="0" w:space="0" w:color="auto"/>
        <w:right w:val="none" w:sz="0" w:space="0" w:color="auto"/>
      </w:divBdr>
    </w:div>
    <w:div w:id="200560207">
      <w:bodyDiv w:val="1"/>
      <w:marLeft w:val="0"/>
      <w:marRight w:val="0"/>
      <w:marTop w:val="0"/>
      <w:marBottom w:val="0"/>
      <w:divBdr>
        <w:top w:val="none" w:sz="0" w:space="0" w:color="auto"/>
        <w:left w:val="none" w:sz="0" w:space="0" w:color="auto"/>
        <w:bottom w:val="none" w:sz="0" w:space="0" w:color="auto"/>
        <w:right w:val="none" w:sz="0" w:space="0" w:color="auto"/>
      </w:divBdr>
    </w:div>
    <w:div w:id="204175671">
      <w:bodyDiv w:val="1"/>
      <w:marLeft w:val="0"/>
      <w:marRight w:val="0"/>
      <w:marTop w:val="0"/>
      <w:marBottom w:val="0"/>
      <w:divBdr>
        <w:top w:val="none" w:sz="0" w:space="0" w:color="auto"/>
        <w:left w:val="none" w:sz="0" w:space="0" w:color="auto"/>
        <w:bottom w:val="none" w:sz="0" w:space="0" w:color="auto"/>
        <w:right w:val="none" w:sz="0" w:space="0" w:color="auto"/>
      </w:divBdr>
    </w:div>
    <w:div w:id="207030531">
      <w:bodyDiv w:val="1"/>
      <w:marLeft w:val="0"/>
      <w:marRight w:val="0"/>
      <w:marTop w:val="0"/>
      <w:marBottom w:val="0"/>
      <w:divBdr>
        <w:top w:val="none" w:sz="0" w:space="0" w:color="auto"/>
        <w:left w:val="none" w:sz="0" w:space="0" w:color="auto"/>
        <w:bottom w:val="none" w:sz="0" w:space="0" w:color="auto"/>
        <w:right w:val="none" w:sz="0" w:space="0" w:color="auto"/>
      </w:divBdr>
    </w:div>
    <w:div w:id="213273351">
      <w:bodyDiv w:val="1"/>
      <w:marLeft w:val="0"/>
      <w:marRight w:val="0"/>
      <w:marTop w:val="0"/>
      <w:marBottom w:val="0"/>
      <w:divBdr>
        <w:top w:val="none" w:sz="0" w:space="0" w:color="auto"/>
        <w:left w:val="none" w:sz="0" w:space="0" w:color="auto"/>
        <w:bottom w:val="none" w:sz="0" w:space="0" w:color="auto"/>
        <w:right w:val="none" w:sz="0" w:space="0" w:color="auto"/>
      </w:divBdr>
    </w:div>
    <w:div w:id="214975252">
      <w:bodyDiv w:val="1"/>
      <w:marLeft w:val="0"/>
      <w:marRight w:val="0"/>
      <w:marTop w:val="0"/>
      <w:marBottom w:val="0"/>
      <w:divBdr>
        <w:top w:val="none" w:sz="0" w:space="0" w:color="auto"/>
        <w:left w:val="none" w:sz="0" w:space="0" w:color="auto"/>
        <w:bottom w:val="none" w:sz="0" w:space="0" w:color="auto"/>
        <w:right w:val="none" w:sz="0" w:space="0" w:color="auto"/>
      </w:divBdr>
    </w:div>
    <w:div w:id="215092312">
      <w:bodyDiv w:val="1"/>
      <w:marLeft w:val="0"/>
      <w:marRight w:val="0"/>
      <w:marTop w:val="0"/>
      <w:marBottom w:val="0"/>
      <w:divBdr>
        <w:top w:val="none" w:sz="0" w:space="0" w:color="auto"/>
        <w:left w:val="none" w:sz="0" w:space="0" w:color="auto"/>
        <w:bottom w:val="none" w:sz="0" w:space="0" w:color="auto"/>
        <w:right w:val="none" w:sz="0" w:space="0" w:color="auto"/>
      </w:divBdr>
    </w:div>
    <w:div w:id="216094002">
      <w:bodyDiv w:val="1"/>
      <w:marLeft w:val="0"/>
      <w:marRight w:val="0"/>
      <w:marTop w:val="0"/>
      <w:marBottom w:val="0"/>
      <w:divBdr>
        <w:top w:val="none" w:sz="0" w:space="0" w:color="auto"/>
        <w:left w:val="none" w:sz="0" w:space="0" w:color="auto"/>
        <w:bottom w:val="none" w:sz="0" w:space="0" w:color="auto"/>
        <w:right w:val="none" w:sz="0" w:space="0" w:color="auto"/>
      </w:divBdr>
    </w:div>
    <w:div w:id="216161424">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3759580">
      <w:bodyDiv w:val="1"/>
      <w:marLeft w:val="0"/>
      <w:marRight w:val="0"/>
      <w:marTop w:val="0"/>
      <w:marBottom w:val="0"/>
      <w:divBdr>
        <w:top w:val="none" w:sz="0" w:space="0" w:color="auto"/>
        <w:left w:val="none" w:sz="0" w:space="0" w:color="auto"/>
        <w:bottom w:val="none" w:sz="0" w:space="0" w:color="auto"/>
        <w:right w:val="none" w:sz="0" w:space="0" w:color="auto"/>
      </w:divBdr>
    </w:div>
    <w:div w:id="223834763">
      <w:bodyDiv w:val="1"/>
      <w:marLeft w:val="0"/>
      <w:marRight w:val="0"/>
      <w:marTop w:val="0"/>
      <w:marBottom w:val="0"/>
      <w:divBdr>
        <w:top w:val="none" w:sz="0" w:space="0" w:color="auto"/>
        <w:left w:val="none" w:sz="0" w:space="0" w:color="auto"/>
        <w:bottom w:val="none" w:sz="0" w:space="0" w:color="auto"/>
        <w:right w:val="none" w:sz="0" w:space="0" w:color="auto"/>
      </w:divBdr>
    </w:div>
    <w:div w:id="225796836">
      <w:bodyDiv w:val="1"/>
      <w:marLeft w:val="0"/>
      <w:marRight w:val="0"/>
      <w:marTop w:val="0"/>
      <w:marBottom w:val="0"/>
      <w:divBdr>
        <w:top w:val="none" w:sz="0" w:space="0" w:color="auto"/>
        <w:left w:val="none" w:sz="0" w:space="0" w:color="auto"/>
        <w:bottom w:val="none" w:sz="0" w:space="0" w:color="auto"/>
        <w:right w:val="none" w:sz="0" w:space="0" w:color="auto"/>
      </w:divBdr>
    </w:div>
    <w:div w:id="226380551">
      <w:bodyDiv w:val="1"/>
      <w:marLeft w:val="0"/>
      <w:marRight w:val="0"/>
      <w:marTop w:val="0"/>
      <w:marBottom w:val="0"/>
      <w:divBdr>
        <w:top w:val="none" w:sz="0" w:space="0" w:color="auto"/>
        <w:left w:val="none" w:sz="0" w:space="0" w:color="auto"/>
        <w:bottom w:val="none" w:sz="0" w:space="0" w:color="auto"/>
        <w:right w:val="none" w:sz="0" w:space="0" w:color="auto"/>
      </w:divBdr>
    </w:div>
    <w:div w:id="227695430">
      <w:bodyDiv w:val="1"/>
      <w:marLeft w:val="0"/>
      <w:marRight w:val="0"/>
      <w:marTop w:val="0"/>
      <w:marBottom w:val="0"/>
      <w:divBdr>
        <w:top w:val="none" w:sz="0" w:space="0" w:color="auto"/>
        <w:left w:val="none" w:sz="0" w:space="0" w:color="auto"/>
        <w:bottom w:val="none" w:sz="0" w:space="0" w:color="auto"/>
        <w:right w:val="none" w:sz="0" w:space="0" w:color="auto"/>
      </w:divBdr>
    </w:div>
    <w:div w:id="228083105">
      <w:bodyDiv w:val="1"/>
      <w:marLeft w:val="0"/>
      <w:marRight w:val="0"/>
      <w:marTop w:val="0"/>
      <w:marBottom w:val="0"/>
      <w:divBdr>
        <w:top w:val="none" w:sz="0" w:space="0" w:color="auto"/>
        <w:left w:val="none" w:sz="0" w:space="0" w:color="auto"/>
        <w:bottom w:val="none" w:sz="0" w:space="0" w:color="auto"/>
        <w:right w:val="none" w:sz="0" w:space="0" w:color="auto"/>
      </w:divBdr>
    </w:div>
    <w:div w:id="229274480">
      <w:bodyDiv w:val="1"/>
      <w:marLeft w:val="0"/>
      <w:marRight w:val="0"/>
      <w:marTop w:val="0"/>
      <w:marBottom w:val="0"/>
      <w:divBdr>
        <w:top w:val="none" w:sz="0" w:space="0" w:color="auto"/>
        <w:left w:val="none" w:sz="0" w:space="0" w:color="auto"/>
        <w:bottom w:val="none" w:sz="0" w:space="0" w:color="auto"/>
        <w:right w:val="none" w:sz="0" w:space="0" w:color="auto"/>
      </w:divBdr>
    </w:div>
    <w:div w:id="229535333">
      <w:bodyDiv w:val="1"/>
      <w:marLeft w:val="0"/>
      <w:marRight w:val="0"/>
      <w:marTop w:val="0"/>
      <w:marBottom w:val="0"/>
      <w:divBdr>
        <w:top w:val="none" w:sz="0" w:space="0" w:color="auto"/>
        <w:left w:val="none" w:sz="0" w:space="0" w:color="auto"/>
        <w:bottom w:val="none" w:sz="0" w:space="0" w:color="auto"/>
        <w:right w:val="none" w:sz="0" w:space="0" w:color="auto"/>
      </w:divBdr>
    </w:div>
    <w:div w:id="236328881">
      <w:bodyDiv w:val="1"/>
      <w:marLeft w:val="0"/>
      <w:marRight w:val="0"/>
      <w:marTop w:val="0"/>
      <w:marBottom w:val="0"/>
      <w:divBdr>
        <w:top w:val="none" w:sz="0" w:space="0" w:color="auto"/>
        <w:left w:val="none" w:sz="0" w:space="0" w:color="auto"/>
        <w:bottom w:val="none" w:sz="0" w:space="0" w:color="auto"/>
        <w:right w:val="none" w:sz="0" w:space="0" w:color="auto"/>
      </w:divBdr>
    </w:div>
    <w:div w:id="236742670">
      <w:bodyDiv w:val="1"/>
      <w:marLeft w:val="0"/>
      <w:marRight w:val="0"/>
      <w:marTop w:val="0"/>
      <w:marBottom w:val="0"/>
      <w:divBdr>
        <w:top w:val="none" w:sz="0" w:space="0" w:color="auto"/>
        <w:left w:val="none" w:sz="0" w:space="0" w:color="auto"/>
        <w:bottom w:val="none" w:sz="0" w:space="0" w:color="auto"/>
        <w:right w:val="none" w:sz="0" w:space="0" w:color="auto"/>
      </w:divBdr>
    </w:div>
    <w:div w:id="238563080">
      <w:bodyDiv w:val="1"/>
      <w:marLeft w:val="0"/>
      <w:marRight w:val="0"/>
      <w:marTop w:val="0"/>
      <w:marBottom w:val="0"/>
      <w:divBdr>
        <w:top w:val="none" w:sz="0" w:space="0" w:color="auto"/>
        <w:left w:val="none" w:sz="0" w:space="0" w:color="auto"/>
        <w:bottom w:val="none" w:sz="0" w:space="0" w:color="auto"/>
        <w:right w:val="none" w:sz="0" w:space="0" w:color="auto"/>
      </w:divBdr>
    </w:div>
    <w:div w:id="239103342">
      <w:bodyDiv w:val="1"/>
      <w:marLeft w:val="0"/>
      <w:marRight w:val="0"/>
      <w:marTop w:val="0"/>
      <w:marBottom w:val="0"/>
      <w:divBdr>
        <w:top w:val="none" w:sz="0" w:space="0" w:color="auto"/>
        <w:left w:val="none" w:sz="0" w:space="0" w:color="auto"/>
        <w:bottom w:val="none" w:sz="0" w:space="0" w:color="auto"/>
        <w:right w:val="none" w:sz="0" w:space="0" w:color="auto"/>
      </w:divBdr>
    </w:div>
    <w:div w:id="239993904">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3614255">
      <w:bodyDiv w:val="1"/>
      <w:marLeft w:val="0"/>
      <w:marRight w:val="0"/>
      <w:marTop w:val="0"/>
      <w:marBottom w:val="0"/>
      <w:divBdr>
        <w:top w:val="none" w:sz="0" w:space="0" w:color="auto"/>
        <w:left w:val="none" w:sz="0" w:space="0" w:color="auto"/>
        <w:bottom w:val="none" w:sz="0" w:space="0" w:color="auto"/>
        <w:right w:val="none" w:sz="0" w:space="0" w:color="auto"/>
      </w:divBdr>
    </w:div>
    <w:div w:id="244531390">
      <w:bodyDiv w:val="1"/>
      <w:marLeft w:val="0"/>
      <w:marRight w:val="0"/>
      <w:marTop w:val="0"/>
      <w:marBottom w:val="0"/>
      <w:divBdr>
        <w:top w:val="none" w:sz="0" w:space="0" w:color="auto"/>
        <w:left w:val="none" w:sz="0" w:space="0" w:color="auto"/>
        <w:bottom w:val="none" w:sz="0" w:space="0" w:color="auto"/>
        <w:right w:val="none" w:sz="0" w:space="0" w:color="auto"/>
      </w:divBdr>
    </w:div>
    <w:div w:id="244610859">
      <w:bodyDiv w:val="1"/>
      <w:marLeft w:val="0"/>
      <w:marRight w:val="0"/>
      <w:marTop w:val="0"/>
      <w:marBottom w:val="0"/>
      <w:divBdr>
        <w:top w:val="none" w:sz="0" w:space="0" w:color="auto"/>
        <w:left w:val="none" w:sz="0" w:space="0" w:color="auto"/>
        <w:bottom w:val="none" w:sz="0" w:space="0" w:color="auto"/>
        <w:right w:val="none" w:sz="0" w:space="0" w:color="auto"/>
      </w:divBdr>
    </w:div>
    <w:div w:id="255478581">
      <w:bodyDiv w:val="1"/>
      <w:marLeft w:val="0"/>
      <w:marRight w:val="0"/>
      <w:marTop w:val="0"/>
      <w:marBottom w:val="0"/>
      <w:divBdr>
        <w:top w:val="none" w:sz="0" w:space="0" w:color="auto"/>
        <w:left w:val="none" w:sz="0" w:space="0" w:color="auto"/>
        <w:bottom w:val="none" w:sz="0" w:space="0" w:color="auto"/>
        <w:right w:val="none" w:sz="0" w:space="0" w:color="auto"/>
      </w:divBdr>
    </w:div>
    <w:div w:id="257952171">
      <w:bodyDiv w:val="1"/>
      <w:marLeft w:val="0"/>
      <w:marRight w:val="0"/>
      <w:marTop w:val="0"/>
      <w:marBottom w:val="0"/>
      <w:divBdr>
        <w:top w:val="none" w:sz="0" w:space="0" w:color="auto"/>
        <w:left w:val="none" w:sz="0" w:space="0" w:color="auto"/>
        <w:bottom w:val="none" w:sz="0" w:space="0" w:color="auto"/>
        <w:right w:val="none" w:sz="0" w:space="0" w:color="auto"/>
      </w:divBdr>
    </w:div>
    <w:div w:id="259530767">
      <w:bodyDiv w:val="1"/>
      <w:marLeft w:val="0"/>
      <w:marRight w:val="0"/>
      <w:marTop w:val="0"/>
      <w:marBottom w:val="0"/>
      <w:divBdr>
        <w:top w:val="none" w:sz="0" w:space="0" w:color="auto"/>
        <w:left w:val="none" w:sz="0" w:space="0" w:color="auto"/>
        <w:bottom w:val="none" w:sz="0" w:space="0" w:color="auto"/>
        <w:right w:val="none" w:sz="0" w:space="0" w:color="auto"/>
      </w:divBdr>
    </w:div>
    <w:div w:id="259994762">
      <w:bodyDiv w:val="1"/>
      <w:marLeft w:val="0"/>
      <w:marRight w:val="0"/>
      <w:marTop w:val="0"/>
      <w:marBottom w:val="0"/>
      <w:divBdr>
        <w:top w:val="none" w:sz="0" w:space="0" w:color="auto"/>
        <w:left w:val="none" w:sz="0" w:space="0" w:color="auto"/>
        <w:bottom w:val="none" w:sz="0" w:space="0" w:color="auto"/>
        <w:right w:val="none" w:sz="0" w:space="0" w:color="auto"/>
      </w:divBdr>
    </w:div>
    <w:div w:id="26145458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8411187">
      <w:bodyDiv w:val="1"/>
      <w:marLeft w:val="0"/>
      <w:marRight w:val="0"/>
      <w:marTop w:val="0"/>
      <w:marBottom w:val="0"/>
      <w:divBdr>
        <w:top w:val="none" w:sz="0" w:space="0" w:color="auto"/>
        <w:left w:val="none" w:sz="0" w:space="0" w:color="auto"/>
        <w:bottom w:val="none" w:sz="0" w:space="0" w:color="auto"/>
        <w:right w:val="none" w:sz="0" w:space="0" w:color="auto"/>
      </w:divBdr>
    </w:div>
    <w:div w:id="289937783">
      <w:bodyDiv w:val="1"/>
      <w:marLeft w:val="0"/>
      <w:marRight w:val="0"/>
      <w:marTop w:val="0"/>
      <w:marBottom w:val="0"/>
      <w:divBdr>
        <w:top w:val="none" w:sz="0" w:space="0" w:color="auto"/>
        <w:left w:val="none" w:sz="0" w:space="0" w:color="auto"/>
        <w:bottom w:val="none" w:sz="0" w:space="0" w:color="auto"/>
        <w:right w:val="none" w:sz="0" w:space="0" w:color="auto"/>
      </w:divBdr>
    </w:div>
    <w:div w:id="293101907">
      <w:bodyDiv w:val="1"/>
      <w:marLeft w:val="0"/>
      <w:marRight w:val="0"/>
      <w:marTop w:val="0"/>
      <w:marBottom w:val="0"/>
      <w:divBdr>
        <w:top w:val="none" w:sz="0" w:space="0" w:color="auto"/>
        <w:left w:val="none" w:sz="0" w:space="0" w:color="auto"/>
        <w:bottom w:val="none" w:sz="0" w:space="0" w:color="auto"/>
        <w:right w:val="none" w:sz="0" w:space="0" w:color="auto"/>
      </w:divBdr>
    </w:div>
    <w:div w:id="293369125">
      <w:bodyDiv w:val="1"/>
      <w:marLeft w:val="0"/>
      <w:marRight w:val="0"/>
      <w:marTop w:val="0"/>
      <w:marBottom w:val="0"/>
      <w:divBdr>
        <w:top w:val="none" w:sz="0" w:space="0" w:color="auto"/>
        <w:left w:val="none" w:sz="0" w:space="0" w:color="auto"/>
        <w:bottom w:val="none" w:sz="0" w:space="0" w:color="auto"/>
        <w:right w:val="none" w:sz="0" w:space="0" w:color="auto"/>
      </w:divBdr>
      <w:divsChild>
        <w:div w:id="1690450908">
          <w:marLeft w:val="0"/>
          <w:marRight w:val="0"/>
          <w:marTop w:val="0"/>
          <w:marBottom w:val="0"/>
          <w:divBdr>
            <w:top w:val="none" w:sz="0" w:space="0" w:color="auto"/>
            <w:left w:val="none" w:sz="0" w:space="0" w:color="auto"/>
            <w:bottom w:val="none" w:sz="0" w:space="0" w:color="auto"/>
            <w:right w:val="none" w:sz="0" w:space="0" w:color="auto"/>
          </w:divBdr>
        </w:div>
      </w:divsChild>
    </w:div>
    <w:div w:id="296379997">
      <w:bodyDiv w:val="1"/>
      <w:marLeft w:val="0"/>
      <w:marRight w:val="0"/>
      <w:marTop w:val="0"/>
      <w:marBottom w:val="0"/>
      <w:divBdr>
        <w:top w:val="none" w:sz="0" w:space="0" w:color="auto"/>
        <w:left w:val="none" w:sz="0" w:space="0" w:color="auto"/>
        <w:bottom w:val="none" w:sz="0" w:space="0" w:color="auto"/>
        <w:right w:val="none" w:sz="0" w:space="0" w:color="auto"/>
      </w:divBdr>
    </w:div>
    <w:div w:id="302782741">
      <w:bodyDiv w:val="1"/>
      <w:marLeft w:val="0"/>
      <w:marRight w:val="0"/>
      <w:marTop w:val="0"/>
      <w:marBottom w:val="0"/>
      <w:divBdr>
        <w:top w:val="none" w:sz="0" w:space="0" w:color="auto"/>
        <w:left w:val="none" w:sz="0" w:space="0" w:color="auto"/>
        <w:bottom w:val="none" w:sz="0" w:space="0" w:color="auto"/>
        <w:right w:val="none" w:sz="0" w:space="0" w:color="auto"/>
      </w:divBdr>
    </w:div>
    <w:div w:id="303701828">
      <w:bodyDiv w:val="1"/>
      <w:marLeft w:val="0"/>
      <w:marRight w:val="0"/>
      <w:marTop w:val="0"/>
      <w:marBottom w:val="0"/>
      <w:divBdr>
        <w:top w:val="none" w:sz="0" w:space="0" w:color="auto"/>
        <w:left w:val="none" w:sz="0" w:space="0" w:color="auto"/>
        <w:bottom w:val="none" w:sz="0" w:space="0" w:color="auto"/>
        <w:right w:val="none" w:sz="0" w:space="0" w:color="auto"/>
      </w:divBdr>
    </w:div>
    <w:div w:id="304822772">
      <w:bodyDiv w:val="1"/>
      <w:marLeft w:val="0"/>
      <w:marRight w:val="0"/>
      <w:marTop w:val="0"/>
      <w:marBottom w:val="0"/>
      <w:divBdr>
        <w:top w:val="none" w:sz="0" w:space="0" w:color="auto"/>
        <w:left w:val="none" w:sz="0" w:space="0" w:color="auto"/>
        <w:bottom w:val="none" w:sz="0" w:space="0" w:color="auto"/>
        <w:right w:val="none" w:sz="0" w:space="0" w:color="auto"/>
      </w:divBdr>
    </w:div>
    <w:div w:id="304971356">
      <w:bodyDiv w:val="1"/>
      <w:marLeft w:val="0"/>
      <w:marRight w:val="0"/>
      <w:marTop w:val="0"/>
      <w:marBottom w:val="0"/>
      <w:divBdr>
        <w:top w:val="none" w:sz="0" w:space="0" w:color="auto"/>
        <w:left w:val="none" w:sz="0" w:space="0" w:color="auto"/>
        <w:bottom w:val="none" w:sz="0" w:space="0" w:color="auto"/>
        <w:right w:val="none" w:sz="0" w:space="0" w:color="auto"/>
      </w:divBdr>
    </w:div>
    <w:div w:id="308293017">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7736088">
      <w:bodyDiv w:val="1"/>
      <w:marLeft w:val="0"/>
      <w:marRight w:val="0"/>
      <w:marTop w:val="0"/>
      <w:marBottom w:val="0"/>
      <w:divBdr>
        <w:top w:val="none" w:sz="0" w:space="0" w:color="auto"/>
        <w:left w:val="none" w:sz="0" w:space="0" w:color="auto"/>
        <w:bottom w:val="none" w:sz="0" w:space="0" w:color="auto"/>
        <w:right w:val="none" w:sz="0" w:space="0" w:color="auto"/>
      </w:divBdr>
    </w:div>
    <w:div w:id="319581335">
      <w:bodyDiv w:val="1"/>
      <w:marLeft w:val="0"/>
      <w:marRight w:val="0"/>
      <w:marTop w:val="0"/>
      <w:marBottom w:val="0"/>
      <w:divBdr>
        <w:top w:val="none" w:sz="0" w:space="0" w:color="auto"/>
        <w:left w:val="none" w:sz="0" w:space="0" w:color="auto"/>
        <w:bottom w:val="none" w:sz="0" w:space="0" w:color="auto"/>
        <w:right w:val="none" w:sz="0" w:space="0" w:color="auto"/>
      </w:divBdr>
    </w:div>
    <w:div w:id="320502305">
      <w:bodyDiv w:val="1"/>
      <w:marLeft w:val="0"/>
      <w:marRight w:val="0"/>
      <w:marTop w:val="0"/>
      <w:marBottom w:val="0"/>
      <w:divBdr>
        <w:top w:val="none" w:sz="0" w:space="0" w:color="auto"/>
        <w:left w:val="none" w:sz="0" w:space="0" w:color="auto"/>
        <w:bottom w:val="none" w:sz="0" w:space="0" w:color="auto"/>
        <w:right w:val="none" w:sz="0" w:space="0" w:color="auto"/>
      </w:divBdr>
    </w:div>
    <w:div w:id="320737525">
      <w:bodyDiv w:val="1"/>
      <w:marLeft w:val="0"/>
      <w:marRight w:val="0"/>
      <w:marTop w:val="0"/>
      <w:marBottom w:val="0"/>
      <w:divBdr>
        <w:top w:val="none" w:sz="0" w:space="0" w:color="auto"/>
        <w:left w:val="none" w:sz="0" w:space="0" w:color="auto"/>
        <w:bottom w:val="none" w:sz="0" w:space="0" w:color="auto"/>
        <w:right w:val="none" w:sz="0" w:space="0" w:color="auto"/>
      </w:divBdr>
    </w:div>
    <w:div w:id="322046946">
      <w:bodyDiv w:val="1"/>
      <w:marLeft w:val="0"/>
      <w:marRight w:val="0"/>
      <w:marTop w:val="0"/>
      <w:marBottom w:val="0"/>
      <w:divBdr>
        <w:top w:val="none" w:sz="0" w:space="0" w:color="auto"/>
        <w:left w:val="none" w:sz="0" w:space="0" w:color="auto"/>
        <w:bottom w:val="none" w:sz="0" w:space="0" w:color="auto"/>
        <w:right w:val="none" w:sz="0" w:space="0" w:color="auto"/>
      </w:divBdr>
    </w:div>
    <w:div w:id="322122052">
      <w:bodyDiv w:val="1"/>
      <w:marLeft w:val="0"/>
      <w:marRight w:val="0"/>
      <w:marTop w:val="0"/>
      <w:marBottom w:val="0"/>
      <w:divBdr>
        <w:top w:val="none" w:sz="0" w:space="0" w:color="auto"/>
        <w:left w:val="none" w:sz="0" w:space="0" w:color="auto"/>
        <w:bottom w:val="none" w:sz="0" w:space="0" w:color="auto"/>
        <w:right w:val="none" w:sz="0" w:space="0" w:color="auto"/>
      </w:divBdr>
    </w:div>
    <w:div w:id="327560103">
      <w:bodyDiv w:val="1"/>
      <w:marLeft w:val="0"/>
      <w:marRight w:val="0"/>
      <w:marTop w:val="0"/>
      <w:marBottom w:val="0"/>
      <w:divBdr>
        <w:top w:val="none" w:sz="0" w:space="0" w:color="auto"/>
        <w:left w:val="none" w:sz="0" w:space="0" w:color="auto"/>
        <w:bottom w:val="none" w:sz="0" w:space="0" w:color="auto"/>
        <w:right w:val="none" w:sz="0" w:space="0" w:color="auto"/>
      </w:divBdr>
      <w:divsChild>
        <w:div w:id="378169175">
          <w:marLeft w:val="0"/>
          <w:marRight w:val="0"/>
          <w:marTop w:val="0"/>
          <w:marBottom w:val="0"/>
          <w:divBdr>
            <w:top w:val="none" w:sz="0" w:space="0" w:color="auto"/>
            <w:left w:val="none" w:sz="0" w:space="0" w:color="auto"/>
            <w:bottom w:val="none" w:sz="0" w:space="0" w:color="auto"/>
            <w:right w:val="none" w:sz="0" w:space="0" w:color="auto"/>
          </w:divBdr>
        </w:div>
      </w:divsChild>
    </w:div>
    <w:div w:id="328213679">
      <w:bodyDiv w:val="1"/>
      <w:marLeft w:val="0"/>
      <w:marRight w:val="0"/>
      <w:marTop w:val="0"/>
      <w:marBottom w:val="0"/>
      <w:divBdr>
        <w:top w:val="none" w:sz="0" w:space="0" w:color="auto"/>
        <w:left w:val="none" w:sz="0" w:space="0" w:color="auto"/>
        <w:bottom w:val="none" w:sz="0" w:space="0" w:color="auto"/>
        <w:right w:val="none" w:sz="0" w:space="0" w:color="auto"/>
      </w:divBdr>
    </w:div>
    <w:div w:id="328601139">
      <w:bodyDiv w:val="1"/>
      <w:marLeft w:val="0"/>
      <w:marRight w:val="0"/>
      <w:marTop w:val="0"/>
      <w:marBottom w:val="0"/>
      <w:divBdr>
        <w:top w:val="none" w:sz="0" w:space="0" w:color="auto"/>
        <w:left w:val="none" w:sz="0" w:space="0" w:color="auto"/>
        <w:bottom w:val="none" w:sz="0" w:space="0" w:color="auto"/>
        <w:right w:val="none" w:sz="0" w:space="0" w:color="auto"/>
      </w:divBdr>
    </w:div>
    <w:div w:id="329678261">
      <w:bodyDiv w:val="1"/>
      <w:marLeft w:val="0"/>
      <w:marRight w:val="0"/>
      <w:marTop w:val="0"/>
      <w:marBottom w:val="0"/>
      <w:divBdr>
        <w:top w:val="none" w:sz="0" w:space="0" w:color="auto"/>
        <w:left w:val="none" w:sz="0" w:space="0" w:color="auto"/>
        <w:bottom w:val="none" w:sz="0" w:space="0" w:color="auto"/>
        <w:right w:val="none" w:sz="0" w:space="0" w:color="auto"/>
      </w:divBdr>
    </w:div>
    <w:div w:id="329715934">
      <w:bodyDiv w:val="1"/>
      <w:marLeft w:val="0"/>
      <w:marRight w:val="0"/>
      <w:marTop w:val="0"/>
      <w:marBottom w:val="0"/>
      <w:divBdr>
        <w:top w:val="none" w:sz="0" w:space="0" w:color="auto"/>
        <w:left w:val="none" w:sz="0" w:space="0" w:color="auto"/>
        <w:bottom w:val="none" w:sz="0" w:space="0" w:color="auto"/>
        <w:right w:val="none" w:sz="0" w:space="0" w:color="auto"/>
      </w:divBdr>
      <w:divsChild>
        <w:div w:id="1570581537">
          <w:marLeft w:val="0"/>
          <w:marRight w:val="0"/>
          <w:marTop w:val="0"/>
          <w:marBottom w:val="0"/>
          <w:divBdr>
            <w:top w:val="none" w:sz="0" w:space="0" w:color="auto"/>
            <w:left w:val="none" w:sz="0" w:space="0" w:color="auto"/>
            <w:bottom w:val="none" w:sz="0" w:space="0" w:color="auto"/>
            <w:right w:val="none" w:sz="0" w:space="0" w:color="auto"/>
          </w:divBdr>
        </w:div>
      </w:divsChild>
    </w:div>
    <w:div w:id="329867233">
      <w:bodyDiv w:val="1"/>
      <w:marLeft w:val="0"/>
      <w:marRight w:val="0"/>
      <w:marTop w:val="0"/>
      <w:marBottom w:val="0"/>
      <w:divBdr>
        <w:top w:val="none" w:sz="0" w:space="0" w:color="auto"/>
        <w:left w:val="none" w:sz="0" w:space="0" w:color="auto"/>
        <w:bottom w:val="none" w:sz="0" w:space="0" w:color="auto"/>
        <w:right w:val="none" w:sz="0" w:space="0" w:color="auto"/>
      </w:divBdr>
    </w:div>
    <w:div w:id="333723441">
      <w:bodyDiv w:val="1"/>
      <w:marLeft w:val="0"/>
      <w:marRight w:val="0"/>
      <w:marTop w:val="0"/>
      <w:marBottom w:val="0"/>
      <w:divBdr>
        <w:top w:val="none" w:sz="0" w:space="0" w:color="auto"/>
        <w:left w:val="none" w:sz="0" w:space="0" w:color="auto"/>
        <w:bottom w:val="none" w:sz="0" w:space="0" w:color="auto"/>
        <w:right w:val="none" w:sz="0" w:space="0" w:color="auto"/>
      </w:divBdr>
    </w:div>
    <w:div w:id="334572992">
      <w:bodyDiv w:val="1"/>
      <w:marLeft w:val="0"/>
      <w:marRight w:val="0"/>
      <w:marTop w:val="0"/>
      <w:marBottom w:val="0"/>
      <w:divBdr>
        <w:top w:val="none" w:sz="0" w:space="0" w:color="auto"/>
        <w:left w:val="none" w:sz="0" w:space="0" w:color="auto"/>
        <w:bottom w:val="none" w:sz="0" w:space="0" w:color="auto"/>
        <w:right w:val="none" w:sz="0" w:space="0" w:color="auto"/>
      </w:divBdr>
    </w:div>
    <w:div w:id="335766211">
      <w:bodyDiv w:val="1"/>
      <w:marLeft w:val="0"/>
      <w:marRight w:val="0"/>
      <w:marTop w:val="0"/>
      <w:marBottom w:val="0"/>
      <w:divBdr>
        <w:top w:val="none" w:sz="0" w:space="0" w:color="auto"/>
        <w:left w:val="none" w:sz="0" w:space="0" w:color="auto"/>
        <w:bottom w:val="none" w:sz="0" w:space="0" w:color="auto"/>
        <w:right w:val="none" w:sz="0" w:space="0" w:color="auto"/>
      </w:divBdr>
    </w:div>
    <w:div w:id="346716386">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3360323">
      <w:bodyDiv w:val="1"/>
      <w:marLeft w:val="0"/>
      <w:marRight w:val="0"/>
      <w:marTop w:val="0"/>
      <w:marBottom w:val="0"/>
      <w:divBdr>
        <w:top w:val="none" w:sz="0" w:space="0" w:color="auto"/>
        <w:left w:val="none" w:sz="0" w:space="0" w:color="auto"/>
        <w:bottom w:val="none" w:sz="0" w:space="0" w:color="auto"/>
        <w:right w:val="none" w:sz="0" w:space="0" w:color="auto"/>
      </w:divBdr>
    </w:div>
    <w:div w:id="369186612">
      <w:bodyDiv w:val="1"/>
      <w:marLeft w:val="0"/>
      <w:marRight w:val="0"/>
      <w:marTop w:val="0"/>
      <w:marBottom w:val="0"/>
      <w:divBdr>
        <w:top w:val="none" w:sz="0" w:space="0" w:color="auto"/>
        <w:left w:val="none" w:sz="0" w:space="0" w:color="auto"/>
        <w:bottom w:val="none" w:sz="0" w:space="0" w:color="auto"/>
        <w:right w:val="none" w:sz="0" w:space="0" w:color="auto"/>
      </w:divBdr>
    </w:div>
    <w:div w:id="374502969">
      <w:bodyDiv w:val="1"/>
      <w:marLeft w:val="0"/>
      <w:marRight w:val="0"/>
      <w:marTop w:val="0"/>
      <w:marBottom w:val="0"/>
      <w:divBdr>
        <w:top w:val="none" w:sz="0" w:space="0" w:color="auto"/>
        <w:left w:val="none" w:sz="0" w:space="0" w:color="auto"/>
        <w:bottom w:val="none" w:sz="0" w:space="0" w:color="auto"/>
        <w:right w:val="none" w:sz="0" w:space="0" w:color="auto"/>
      </w:divBdr>
    </w:div>
    <w:div w:id="386148342">
      <w:bodyDiv w:val="1"/>
      <w:marLeft w:val="0"/>
      <w:marRight w:val="0"/>
      <w:marTop w:val="0"/>
      <w:marBottom w:val="0"/>
      <w:divBdr>
        <w:top w:val="none" w:sz="0" w:space="0" w:color="auto"/>
        <w:left w:val="none" w:sz="0" w:space="0" w:color="auto"/>
        <w:bottom w:val="none" w:sz="0" w:space="0" w:color="auto"/>
        <w:right w:val="none" w:sz="0" w:space="0" w:color="auto"/>
      </w:divBdr>
    </w:div>
    <w:div w:id="398403975">
      <w:bodyDiv w:val="1"/>
      <w:marLeft w:val="0"/>
      <w:marRight w:val="0"/>
      <w:marTop w:val="0"/>
      <w:marBottom w:val="0"/>
      <w:divBdr>
        <w:top w:val="none" w:sz="0" w:space="0" w:color="auto"/>
        <w:left w:val="none" w:sz="0" w:space="0" w:color="auto"/>
        <w:bottom w:val="none" w:sz="0" w:space="0" w:color="auto"/>
        <w:right w:val="none" w:sz="0" w:space="0" w:color="auto"/>
      </w:divBdr>
    </w:div>
    <w:div w:id="399792637">
      <w:bodyDiv w:val="1"/>
      <w:marLeft w:val="0"/>
      <w:marRight w:val="0"/>
      <w:marTop w:val="0"/>
      <w:marBottom w:val="0"/>
      <w:divBdr>
        <w:top w:val="none" w:sz="0" w:space="0" w:color="auto"/>
        <w:left w:val="none" w:sz="0" w:space="0" w:color="auto"/>
        <w:bottom w:val="none" w:sz="0" w:space="0" w:color="auto"/>
        <w:right w:val="none" w:sz="0" w:space="0" w:color="auto"/>
      </w:divBdr>
    </w:div>
    <w:div w:id="400904381">
      <w:bodyDiv w:val="1"/>
      <w:marLeft w:val="0"/>
      <w:marRight w:val="0"/>
      <w:marTop w:val="0"/>
      <w:marBottom w:val="0"/>
      <w:divBdr>
        <w:top w:val="none" w:sz="0" w:space="0" w:color="auto"/>
        <w:left w:val="none" w:sz="0" w:space="0" w:color="auto"/>
        <w:bottom w:val="none" w:sz="0" w:space="0" w:color="auto"/>
        <w:right w:val="none" w:sz="0" w:space="0" w:color="auto"/>
      </w:divBdr>
    </w:div>
    <w:div w:id="402721120">
      <w:bodyDiv w:val="1"/>
      <w:marLeft w:val="0"/>
      <w:marRight w:val="0"/>
      <w:marTop w:val="0"/>
      <w:marBottom w:val="0"/>
      <w:divBdr>
        <w:top w:val="none" w:sz="0" w:space="0" w:color="auto"/>
        <w:left w:val="none" w:sz="0" w:space="0" w:color="auto"/>
        <w:bottom w:val="none" w:sz="0" w:space="0" w:color="auto"/>
        <w:right w:val="none" w:sz="0" w:space="0" w:color="auto"/>
      </w:divBdr>
      <w:divsChild>
        <w:div w:id="2116437624">
          <w:marLeft w:val="0"/>
          <w:marRight w:val="0"/>
          <w:marTop w:val="0"/>
          <w:marBottom w:val="0"/>
          <w:divBdr>
            <w:top w:val="none" w:sz="0" w:space="0" w:color="auto"/>
            <w:left w:val="none" w:sz="0" w:space="0" w:color="auto"/>
            <w:bottom w:val="none" w:sz="0" w:space="0" w:color="auto"/>
            <w:right w:val="none" w:sz="0" w:space="0" w:color="auto"/>
          </w:divBdr>
        </w:div>
      </w:divsChild>
    </w:div>
    <w:div w:id="408969589">
      <w:bodyDiv w:val="1"/>
      <w:marLeft w:val="0"/>
      <w:marRight w:val="0"/>
      <w:marTop w:val="0"/>
      <w:marBottom w:val="0"/>
      <w:divBdr>
        <w:top w:val="none" w:sz="0" w:space="0" w:color="auto"/>
        <w:left w:val="none" w:sz="0" w:space="0" w:color="auto"/>
        <w:bottom w:val="none" w:sz="0" w:space="0" w:color="auto"/>
        <w:right w:val="none" w:sz="0" w:space="0" w:color="auto"/>
      </w:divBdr>
    </w:div>
    <w:div w:id="410851149">
      <w:bodyDiv w:val="1"/>
      <w:marLeft w:val="0"/>
      <w:marRight w:val="0"/>
      <w:marTop w:val="0"/>
      <w:marBottom w:val="0"/>
      <w:divBdr>
        <w:top w:val="none" w:sz="0" w:space="0" w:color="auto"/>
        <w:left w:val="none" w:sz="0" w:space="0" w:color="auto"/>
        <w:bottom w:val="none" w:sz="0" w:space="0" w:color="auto"/>
        <w:right w:val="none" w:sz="0" w:space="0" w:color="auto"/>
      </w:divBdr>
    </w:div>
    <w:div w:id="411048893">
      <w:bodyDiv w:val="1"/>
      <w:marLeft w:val="0"/>
      <w:marRight w:val="0"/>
      <w:marTop w:val="0"/>
      <w:marBottom w:val="0"/>
      <w:divBdr>
        <w:top w:val="none" w:sz="0" w:space="0" w:color="auto"/>
        <w:left w:val="none" w:sz="0" w:space="0" w:color="auto"/>
        <w:bottom w:val="none" w:sz="0" w:space="0" w:color="auto"/>
        <w:right w:val="none" w:sz="0" w:space="0" w:color="auto"/>
      </w:divBdr>
    </w:div>
    <w:div w:id="412044875">
      <w:bodyDiv w:val="1"/>
      <w:marLeft w:val="0"/>
      <w:marRight w:val="0"/>
      <w:marTop w:val="0"/>
      <w:marBottom w:val="0"/>
      <w:divBdr>
        <w:top w:val="none" w:sz="0" w:space="0" w:color="auto"/>
        <w:left w:val="none" w:sz="0" w:space="0" w:color="auto"/>
        <w:bottom w:val="none" w:sz="0" w:space="0" w:color="auto"/>
        <w:right w:val="none" w:sz="0" w:space="0" w:color="auto"/>
      </w:divBdr>
    </w:div>
    <w:div w:id="416484327">
      <w:bodyDiv w:val="1"/>
      <w:marLeft w:val="0"/>
      <w:marRight w:val="0"/>
      <w:marTop w:val="0"/>
      <w:marBottom w:val="0"/>
      <w:divBdr>
        <w:top w:val="none" w:sz="0" w:space="0" w:color="auto"/>
        <w:left w:val="none" w:sz="0" w:space="0" w:color="auto"/>
        <w:bottom w:val="none" w:sz="0" w:space="0" w:color="auto"/>
        <w:right w:val="none" w:sz="0" w:space="0" w:color="auto"/>
      </w:divBdr>
    </w:div>
    <w:div w:id="419252863">
      <w:bodyDiv w:val="1"/>
      <w:marLeft w:val="0"/>
      <w:marRight w:val="0"/>
      <w:marTop w:val="0"/>
      <w:marBottom w:val="0"/>
      <w:divBdr>
        <w:top w:val="none" w:sz="0" w:space="0" w:color="auto"/>
        <w:left w:val="none" w:sz="0" w:space="0" w:color="auto"/>
        <w:bottom w:val="none" w:sz="0" w:space="0" w:color="auto"/>
        <w:right w:val="none" w:sz="0" w:space="0" w:color="auto"/>
      </w:divBdr>
    </w:div>
    <w:div w:id="419571394">
      <w:bodyDiv w:val="1"/>
      <w:marLeft w:val="0"/>
      <w:marRight w:val="0"/>
      <w:marTop w:val="0"/>
      <w:marBottom w:val="0"/>
      <w:divBdr>
        <w:top w:val="none" w:sz="0" w:space="0" w:color="auto"/>
        <w:left w:val="none" w:sz="0" w:space="0" w:color="auto"/>
        <w:bottom w:val="none" w:sz="0" w:space="0" w:color="auto"/>
        <w:right w:val="none" w:sz="0" w:space="0" w:color="auto"/>
      </w:divBdr>
    </w:div>
    <w:div w:id="420495947">
      <w:bodyDiv w:val="1"/>
      <w:marLeft w:val="0"/>
      <w:marRight w:val="0"/>
      <w:marTop w:val="0"/>
      <w:marBottom w:val="0"/>
      <w:divBdr>
        <w:top w:val="none" w:sz="0" w:space="0" w:color="auto"/>
        <w:left w:val="none" w:sz="0" w:space="0" w:color="auto"/>
        <w:bottom w:val="none" w:sz="0" w:space="0" w:color="auto"/>
        <w:right w:val="none" w:sz="0" w:space="0" w:color="auto"/>
      </w:divBdr>
    </w:div>
    <w:div w:id="421418108">
      <w:bodyDiv w:val="1"/>
      <w:marLeft w:val="0"/>
      <w:marRight w:val="0"/>
      <w:marTop w:val="0"/>
      <w:marBottom w:val="0"/>
      <w:divBdr>
        <w:top w:val="none" w:sz="0" w:space="0" w:color="auto"/>
        <w:left w:val="none" w:sz="0" w:space="0" w:color="auto"/>
        <w:bottom w:val="none" w:sz="0" w:space="0" w:color="auto"/>
        <w:right w:val="none" w:sz="0" w:space="0" w:color="auto"/>
      </w:divBdr>
    </w:div>
    <w:div w:id="425731219">
      <w:bodyDiv w:val="1"/>
      <w:marLeft w:val="0"/>
      <w:marRight w:val="0"/>
      <w:marTop w:val="0"/>
      <w:marBottom w:val="0"/>
      <w:divBdr>
        <w:top w:val="none" w:sz="0" w:space="0" w:color="auto"/>
        <w:left w:val="none" w:sz="0" w:space="0" w:color="auto"/>
        <w:bottom w:val="none" w:sz="0" w:space="0" w:color="auto"/>
        <w:right w:val="none" w:sz="0" w:space="0" w:color="auto"/>
      </w:divBdr>
    </w:div>
    <w:div w:id="426928655">
      <w:bodyDiv w:val="1"/>
      <w:marLeft w:val="0"/>
      <w:marRight w:val="0"/>
      <w:marTop w:val="0"/>
      <w:marBottom w:val="0"/>
      <w:divBdr>
        <w:top w:val="none" w:sz="0" w:space="0" w:color="auto"/>
        <w:left w:val="none" w:sz="0" w:space="0" w:color="auto"/>
        <w:bottom w:val="none" w:sz="0" w:space="0" w:color="auto"/>
        <w:right w:val="none" w:sz="0" w:space="0" w:color="auto"/>
      </w:divBdr>
    </w:div>
    <w:div w:id="429203915">
      <w:bodyDiv w:val="1"/>
      <w:marLeft w:val="0"/>
      <w:marRight w:val="0"/>
      <w:marTop w:val="0"/>
      <w:marBottom w:val="0"/>
      <w:divBdr>
        <w:top w:val="none" w:sz="0" w:space="0" w:color="auto"/>
        <w:left w:val="none" w:sz="0" w:space="0" w:color="auto"/>
        <w:bottom w:val="none" w:sz="0" w:space="0" w:color="auto"/>
        <w:right w:val="none" w:sz="0" w:space="0" w:color="auto"/>
      </w:divBdr>
    </w:div>
    <w:div w:id="451754976">
      <w:bodyDiv w:val="1"/>
      <w:marLeft w:val="0"/>
      <w:marRight w:val="0"/>
      <w:marTop w:val="0"/>
      <w:marBottom w:val="0"/>
      <w:divBdr>
        <w:top w:val="none" w:sz="0" w:space="0" w:color="auto"/>
        <w:left w:val="none" w:sz="0" w:space="0" w:color="auto"/>
        <w:bottom w:val="none" w:sz="0" w:space="0" w:color="auto"/>
        <w:right w:val="none" w:sz="0" w:space="0" w:color="auto"/>
      </w:divBdr>
    </w:div>
    <w:div w:id="453789618">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4541869">
      <w:bodyDiv w:val="1"/>
      <w:marLeft w:val="0"/>
      <w:marRight w:val="0"/>
      <w:marTop w:val="0"/>
      <w:marBottom w:val="0"/>
      <w:divBdr>
        <w:top w:val="none" w:sz="0" w:space="0" w:color="auto"/>
        <w:left w:val="none" w:sz="0" w:space="0" w:color="auto"/>
        <w:bottom w:val="none" w:sz="0" w:space="0" w:color="auto"/>
        <w:right w:val="none" w:sz="0" w:space="0" w:color="auto"/>
      </w:divBdr>
    </w:div>
    <w:div w:id="467435054">
      <w:bodyDiv w:val="1"/>
      <w:marLeft w:val="0"/>
      <w:marRight w:val="0"/>
      <w:marTop w:val="0"/>
      <w:marBottom w:val="0"/>
      <w:divBdr>
        <w:top w:val="none" w:sz="0" w:space="0" w:color="auto"/>
        <w:left w:val="none" w:sz="0" w:space="0" w:color="auto"/>
        <w:bottom w:val="none" w:sz="0" w:space="0" w:color="auto"/>
        <w:right w:val="none" w:sz="0" w:space="0" w:color="auto"/>
      </w:divBdr>
    </w:div>
    <w:div w:id="469829036">
      <w:bodyDiv w:val="1"/>
      <w:marLeft w:val="0"/>
      <w:marRight w:val="0"/>
      <w:marTop w:val="0"/>
      <w:marBottom w:val="0"/>
      <w:divBdr>
        <w:top w:val="none" w:sz="0" w:space="0" w:color="auto"/>
        <w:left w:val="none" w:sz="0" w:space="0" w:color="auto"/>
        <w:bottom w:val="none" w:sz="0" w:space="0" w:color="auto"/>
        <w:right w:val="none" w:sz="0" w:space="0" w:color="auto"/>
      </w:divBdr>
    </w:div>
    <w:div w:id="483012989">
      <w:bodyDiv w:val="1"/>
      <w:marLeft w:val="0"/>
      <w:marRight w:val="0"/>
      <w:marTop w:val="0"/>
      <w:marBottom w:val="0"/>
      <w:divBdr>
        <w:top w:val="none" w:sz="0" w:space="0" w:color="auto"/>
        <w:left w:val="none" w:sz="0" w:space="0" w:color="auto"/>
        <w:bottom w:val="none" w:sz="0" w:space="0" w:color="auto"/>
        <w:right w:val="none" w:sz="0" w:space="0" w:color="auto"/>
      </w:divBdr>
    </w:div>
    <w:div w:id="489710197">
      <w:bodyDiv w:val="1"/>
      <w:marLeft w:val="0"/>
      <w:marRight w:val="0"/>
      <w:marTop w:val="0"/>
      <w:marBottom w:val="0"/>
      <w:divBdr>
        <w:top w:val="none" w:sz="0" w:space="0" w:color="auto"/>
        <w:left w:val="none" w:sz="0" w:space="0" w:color="auto"/>
        <w:bottom w:val="none" w:sz="0" w:space="0" w:color="auto"/>
        <w:right w:val="none" w:sz="0" w:space="0" w:color="auto"/>
      </w:divBdr>
    </w:div>
    <w:div w:id="489909190">
      <w:bodyDiv w:val="1"/>
      <w:marLeft w:val="0"/>
      <w:marRight w:val="0"/>
      <w:marTop w:val="0"/>
      <w:marBottom w:val="0"/>
      <w:divBdr>
        <w:top w:val="none" w:sz="0" w:space="0" w:color="auto"/>
        <w:left w:val="none" w:sz="0" w:space="0" w:color="auto"/>
        <w:bottom w:val="none" w:sz="0" w:space="0" w:color="auto"/>
        <w:right w:val="none" w:sz="0" w:space="0" w:color="auto"/>
      </w:divBdr>
    </w:div>
    <w:div w:id="494611786">
      <w:bodyDiv w:val="1"/>
      <w:marLeft w:val="0"/>
      <w:marRight w:val="0"/>
      <w:marTop w:val="0"/>
      <w:marBottom w:val="0"/>
      <w:divBdr>
        <w:top w:val="none" w:sz="0" w:space="0" w:color="auto"/>
        <w:left w:val="none" w:sz="0" w:space="0" w:color="auto"/>
        <w:bottom w:val="none" w:sz="0" w:space="0" w:color="auto"/>
        <w:right w:val="none" w:sz="0" w:space="0" w:color="auto"/>
      </w:divBdr>
    </w:div>
    <w:div w:id="500849399">
      <w:bodyDiv w:val="1"/>
      <w:marLeft w:val="0"/>
      <w:marRight w:val="0"/>
      <w:marTop w:val="0"/>
      <w:marBottom w:val="0"/>
      <w:divBdr>
        <w:top w:val="none" w:sz="0" w:space="0" w:color="auto"/>
        <w:left w:val="none" w:sz="0" w:space="0" w:color="auto"/>
        <w:bottom w:val="none" w:sz="0" w:space="0" w:color="auto"/>
        <w:right w:val="none" w:sz="0" w:space="0" w:color="auto"/>
      </w:divBdr>
    </w:div>
    <w:div w:id="501242547">
      <w:bodyDiv w:val="1"/>
      <w:marLeft w:val="0"/>
      <w:marRight w:val="0"/>
      <w:marTop w:val="0"/>
      <w:marBottom w:val="0"/>
      <w:divBdr>
        <w:top w:val="none" w:sz="0" w:space="0" w:color="auto"/>
        <w:left w:val="none" w:sz="0" w:space="0" w:color="auto"/>
        <w:bottom w:val="none" w:sz="0" w:space="0" w:color="auto"/>
        <w:right w:val="none" w:sz="0" w:space="0" w:color="auto"/>
      </w:divBdr>
    </w:div>
    <w:div w:id="504130629">
      <w:bodyDiv w:val="1"/>
      <w:marLeft w:val="0"/>
      <w:marRight w:val="0"/>
      <w:marTop w:val="0"/>
      <w:marBottom w:val="0"/>
      <w:divBdr>
        <w:top w:val="none" w:sz="0" w:space="0" w:color="auto"/>
        <w:left w:val="none" w:sz="0" w:space="0" w:color="auto"/>
        <w:bottom w:val="none" w:sz="0" w:space="0" w:color="auto"/>
        <w:right w:val="none" w:sz="0" w:space="0" w:color="auto"/>
      </w:divBdr>
    </w:div>
    <w:div w:id="509836258">
      <w:bodyDiv w:val="1"/>
      <w:marLeft w:val="0"/>
      <w:marRight w:val="0"/>
      <w:marTop w:val="0"/>
      <w:marBottom w:val="0"/>
      <w:divBdr>
        <w:top w:val="none" w:sz="0" w:space="0" w:color="auto"/>
        <w:left w:val="none" w:sz="0" w:space="0" w:color="auto"/>
        <w:bottom w:val="none" w:sz="0" w:space="0" w:color="auto"/>
        <w:right w:val="none" w:sz="0" w:space="0" w:color="auto"/>
      </w:divBdr>
    </w:div>
    <w:div w:id="509880846">
      <w:bodyDiv w:val="1"/>
      <w:marLeft w:val="0"/>
      <w:marRight w:val="0"/>
      <w:marTop w:val="0"/>
      <w:marBottom w:val="0"/>
      <w:divBdr>
        <w:top w:val="none" w:sz="0" w:space="0" w:color="auto"/>
        <w:left w:val="none" w:sz="0" w:space="0" w:color="auto"/>
        <w:bottom w:val="none" w:sz="0" w:space="0" w:color="auto"/>
        <w:right w:val="none" w:sz="0" w:space="0" w:color="auto"/>
      </w:divBdr>
    </w:div>
    <w:div w:id="512231765">
      <w:bodyDiv w:val="1"/>
      <w:marLeft w:val="0"/>
      <w:marRight w:val="0"/>
      <w:marTop w:val="0"/>
      <w:marBottom w:val="0"/>
      <w:divBdr>
        <w:top w:val="none" w:sz="0" w:space="0" w:color="auto"/>
        <w:left w:val="none" w:sz="0" w:space="0" w:color="auto"/>
        <w:bottom w:val="none" w:sz="0" w:space="0" w:color="auto"/>
        <w:right w:val="none" w:sz="0" w:space="0" w:color="auto"/>
      </w:divBdr>
    </w:div>
    <w:div w:id="517698410">
      <w:bodyDiv w:val="1"/>
      <w:marLeft w:val="0"/>
      <w:marRight w:val="0"/>
      <w:marTop w:val="0"/>
      <w:marBottom w:val="0"/>
      <w:divBdr>
        <w:top w:val="none" w:sz="0" w:space="0" w:color="auto"/>
        <w:left w:val="none" w:sz="0" w:space="0" w:color="auto"/>
        <w:bottom w:val="none" w:sz="0" w:space="0" w:color="auto"/>
        <w:right w:val="none" w:sz="0" w:space="0" w:color="auto"/>
      </w:divBdr>
    </w:div>
    <w:div w:id="519011191">
      <w:bodyDiv w:val="1"/>
      <w:marLeft w:val="0"/>
      <w:marRight w:val="0"/>
      <w:marTop w:val="0"/>
      <w:marBottom w:val="0"/>
      <w:divBdr>
        <w:top w:val="none" w:sz="0" w:space="0" w:color="auto"/>
        <w:left w:val="none" w:sz="0" w:space="0" w:color="auto"/>
        <w:bottom w:val="none" w:sz="0" w:space="0" w:color="auto"/>
        <w:right w:val="none" w:sz="0" w:space="0" w:color="auto"/>
      </w:divBdr>
    </w:div>
    <w:div w:id="519860009">
      <w:bodyDiv w:val="1"/>
      <w:marLeft w:val="0"/>
      <w:marRight w:val="0"/>
      <w:marTop w:val="0"/>
      <w:marBottom w:val="0"/>
      <w:divBdr>
        <w:top w:val="none" w:sz="0" w:space="0" w:color="auto"/>
        <w:left w:val="none" w:sz="0" w:space="0" w:color="auto"/>
        <w:bottom w:val="none" w:sz="0" w:space="0" w:color="auto"/>
        <w:right w:val="none" w:sz="0" w:space="0" w:color="auto"/>
      </w:divBdr>
    </w:div>
    <w:div w:id="52116953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4564684">
      <w:bodyDiv w:val="1"/>
      <w:marLeft w:val="0"/>
      <w:marRight w:val="0"/>
      <w:marTop w:val="0"/>
      <w:marBottom w:val="0"/>
      <w:divBdr>
        <w:top w:val="none" w:sz="0" w:space="0" w:color="auto"/>
        <w:left w:val="none" w:sz="0" w:space="0" w:color="auto"/>
        <w:bottom w:val="none" w:sz="0" w:space="0" w:color="auto"/>
        <w:right w:val="none" w:sz="0" w:space="0" w:color="auto"/>
      </w:divBdr>
    </w:div>
    <w:div w:id="530149823">
      <w:bodyDiv w:val="1"/>
      <w:marLeft w:val="0"/>
      <w:marRight w:val="0"/>
      <w:marTop w:val="0"/>
      <w:marBottom w:val="0"/>
      <w:divBdr>
        <w:top w:val="none" w:sz="0" w:space="0" w:color="auto"/>
        <w:left w:val="none" w:sz="0" w:space="0" w:color="auto"/>
        <w:bottom w:val="none" w:sz="0" w:space="0" w:color="auto"/>
        <w:right w:val="none" w:sz="0" w:space="0" w:color="auto"/>
      </w:divBdr>
    </w:div>
    <w:div w:id="530925298">
      <w:bodyDiv w:val="1"/>
      <w:marLeft w:val="0"/>
      <w:marRight w:val="0"/>
      <w:marTop w:val="0"/>
      <w:marBottom w:val="0"/>
      <w:divBdr>
        <w:top w:val="none" w:sz="0" w:space="0" w:color="auto"/>
        <w:left w:val="none" w:sz="0" w:space="0" w:color="auto"/>
        <w:bottom w:val="none" w:sz="0" w:space="0" w:color="auto"/>
        <w:right w:val="none" w:sz="0" w:space="0" w:color="auto"/>
      </w:divBdr>
    </w:div>
    <w:div w:id="532427934">
      <w:bodyDiv w:val="1"/>
      <w:marLeft w:val="0"/>
      <w:marRight w:val="0"/>
      <w:marTop w:val="0"/>
      <w:marBottom w:val="0"/>
      <w:divBdr>
        <w:top w:val="none" w:sz="0" w:space="0" w:color="auto"/>
        <w:left w:val="none" w:sz="0" w:space="0" w:color="auto"/>
        <w:bottom w:val="none" w:sz="0" w:space="0" w:color="auto"/>
        <w:right w:val="none" w:sz="0" w:space="0" w:color="auto"/>
      </w:divBdr>
    </w:div>
    <w:div w:id="541401286">
      <w:bodyDiv w:val="1"/>
      <w:marLeft w:val="0"/>
      <w:marRight w:val="0"/>
      <w:marTop w:val="0"/>
      <w:marBottom w:val="0"/>
      <w:divBdr>
        <w:top w:val="none" w:sz="0" w:space="0" w:color="auto"/>
        <w:left w:val="none" w:sz="0" w:space="0" w:color="auto"/>
        <w:bottom w:val="none" w:sz="0" w:space="0" w:color="auto"/>
        <w:right w:val="none" w:sz="0" w:space="0" w:color="auto"/>
      </w:divBdr>
    </w:div>
    <w:div w:id="545878066">
      <w:bodyDiv w:val="1"/>
      <w:marLeft w:val="0"/>
      <w:marRight w:val="0"/>
      <w:marTop w:val="0"/>
      <w:marBottom w:val="0"/>
      <w:divBdr>
        <w:top w:val="none" w:sz="0" w:space="0" w:color="auto"/>
        <w:left w:val="none" w:sz="0" w:space="0" w:color="auto"/>
        <w:bottom w:val="none" w:sz="0" w:space="0" w:color="auto"/>
        <w:right w:val="none" w:sz="0" w:space="0" w:color="auto"/>
      </w:divBdr>
    </w:div>
    <w:div w:id="549534661">
      <w:bodyDiv w:val="1"/>
      <w:marLeft w:val="0"/>
      <w:marRight w:val="0"/>
      <w:marTop w:val="0"/>
      <w:marBottom w:val="0"/>
      <w:divBdr>
        <w:top w:val="none" w:sz="0" w:space="0" w:color="auto"/>
        <w:left w:val="none" w:sz="0" w:space="0" w:color="auto"/>
        <w:bottom w:val="none" w:sz="0" w:space="0" w:color="auto"/>
        <w:right w:val="none" w:sz="0" w:space="0" w:color="auto"/>
      </w:divBdr>
    </w:div>
    <w:div w:id="551505123">
      <w:bodyDiv w:val="1"/>
      <w:marLeft w:val="0"/>
      <w:marRight w:val="0"/>
      <w:marTop w:val="0"/>
      <w:marBottom w:val="0"/>
      <w:divBdr>
        <w:top w:val="none" w:sz="0" w:space="0" w:color="auto"/>
        <w:left w:val="none" w:sz="0" w:space="0" w:color="auto"/>
        <w:bottom w:val="none" w:sz="0" w:space="0" w:color="auto"/>
        <w:right w:val="none" w:sz="0" w:space="0" w:color="auto"/>
      </w:divBdr>
    </w:div>
    <w:div w:id="552236223">
      <w:bodyDiv w:val="1"/>
      <w:marLeft w:val="0"/>
      <w:marRight w:val="0"/>
      <w:marTop w:val="0"/>
      <w:marBottom w:val="0"/>
      <w:divBdr>
        <w:top w:val="none" w:sz="0" w:space="0" w:color="auto"/>
        <w:left w:val="none" w:sz="0" w:space="0" w:color="auto"/>
        <w:bottom w:val="none" w:sz="0" w:space="0" w:color="auto"/>
        <w:right w:val="none" w:sz="0" w:space="0" w:color="auto"/>
      </w:divBdr>
    </w:div>
    <w:div w:id="557013456">
      <w:bodyDiv w:val="1"/>
      <w:marLeft w:val="0"/>
      <w:marRight w:val="0"/>
      <w:marTop w:val="0"/>
      <w:marBottom w:val="0"/>
      <w:divBdr>
        <w:top w:val="none" w:sz="0" w:space="0" w:color="auto"/>
        <w:left w:val="none" w:sz="0" w:space="0" w:color="auto"/>
        <w:bottom w:val="none" w:sz="0" w:space="0" w:color="auto"/>
        <w:right w:val="none" w:sz="0" w:space="0" w:color="auto"/>
      </w:divBdr>
    </w:div>
    <w:div w:id="564873038">
      <w:bodyDiv w:val="1"/>
      <w:marLeft w:val="0"/>
      <w:marRight w:val="0"/>
      <w:marTop w:val="0"/>
      <w:marBottom w:val="0"/>
      <w:divBdr>
        <w:top w:val="none" w:sz="0" w:space="0" w:color="auto"/>
        <w:left w:val="none" w:sz="0" w:space="0" w:color="auto"/>
        <w:bottom w:val="none" w:sz="0" w:space="0" w:color="auto"/>
        <w:right w:val="none" w:sz="0" w:space="0" w:color="auto"/>
      </w:divBdr>
    </w:div>
    <w:div w:id="565341261">
      <w:bodyDiv w:val="1"/>
      <w:marLeft w:val="0"/>
      <w:marRight w:val="0"/>
      <w:marTop w:val="0"/>
      <w:marBottom w:val="0"/>
      <w:divBdr>
        <w:top w:val="none" w:sz="0" w:space="0" w:color="auto"/>
        <w:left w:val="none" w:sz="0" w:space="0" w:color="auto"/>
        <w:bottom w:val="none" w:sz="0" w:space="0" w:color="auto"/>
        <w:right w:val="none" w:sz="0" w:space="0" w:color="auto"/>
      </w:divBdr>
    </w:div>
    <w:div w:id="567106898">
      <w:bodyDiv w:val="1"/>
      <w:marLeft w:val="0"/>
      <w:marRight w:val="0"/>
      <w:marTop w:val="0"/>
      <w:marBottom w:val="0"/>
      <w:divBdr>
        <w:top w:val="none" w:sz="0" w:space="0" w:color="auto"/>
        <w:left w:val="none" w:sz="0" w:space="0" w:color="auto"/>
        <w:bottom w:val="none" w:sz="0" w:space="0" w:color="auto"/>
        <w:right w:val="none" w:sz="0" w:space="0" w:color="auto"/>
      </w:divBdr>
    </w:div>
    <w:div w:id="567880850">
      <w:bodyDiv w:val="1"/>
      <w:marLeft w:val="0"/>
      <w:marRight w:val="0"/>
      <w:marTop w:val="0"/>
      <w:marBottom w:val="0"/>
      <w:divBdr>
        <w:top w:val="none" w:sz="0" w:space="0" w:color="auto"/>
        <w:left w:val="none" w:sz="0" w:space="0" w:color="auto"/>
        <w:bottom w:val="none" w:sz="0" w:space="0" w:color="auto"/>
        <w:right w:val="none" w:sz="0" w:space="0" w:color="auto"/>
      </w:divBdr>
    </w:div>
    <w:div w:id="567959873">
      <w:bodyDiv w:val="1"/>
      <w:marLeft w:val="0"/>
      <w:marRight w:val="0"/>
      <w:marTop w:val="0"/>
      <w:marBottom w:val="0"/>
      <w:divBdr>
        <w:top w:val="none" w:sz="0" w:space="0" w:color="auto"/>
        <w:left w:val="none" w:sz="0" w:space="0" w:color="auto"/>
        <w:bottom w:val="none" w:sz="0" w:space="0" w:color="auto"/>
        <w:right w:val="none" w:sz="0" w:space="0" w:color="auto"/>
      </w:divBdr>
    </w:div>
    <w:div w:id="569509193">
      <w:bodyDiv w:val="1"/>
      <w:marLeft w:val="0"/>
      <w:marRight w:val="0"/>
      <w:marTop w:val="0"/>
      <w:marBottom w:val="0"/>
      <w:divBdr>
        <w:top w:val="none" w:sz="0" w:space="0" w:color="auto"/>
        <w:left w:val="none" w:sz="0" w:space="0" w:color="auto"/>
        <w:bottom w:val="none" w:sz="0" w:space="0" w:color="auto"/>
        <w:right w:val="none" w:sz="0" w:space="0" w:color="auto"/>
      </w:divBdr>
    </w:div>
    <w:div w:id="574514301">
      <w:bodyDiv w:val="1"/>
      <w:marLeft w:val="0"/>
      <w:marRight w:val="0"/>
      <w:marTop w:val="0"/>
      <w:marBottom w:val="0"/>
      <w:divBdr>
        <w:top w:val="none" w:sz="0" w:space="0" w:color="auto"/>
        <w:left w:val="none" w:sz="0" w:space="0" w:color="auto"/>
        <w:bottom w:val="none" w:sz="0" w:space="0" w:color="auto"/>
        <w:right w:val="none" w:sz="0" w:space="0" w:color="auto"/>
      </w:divBdr>
    </w:div>
    <w:div w:id="584992716">
      <w:bodyDiv w:val="1"/>
      <w:marLeft w:val="0"/>
      <w:marRight w:val="0"/>
      <w:marTop w:val="0"/>
      <w:marBottom w:val="0"/>
      <w:divBdr>
        <w:top w:val="none" w:sz="0" w:space="0" w:color="auto"/>
        <w:left w:val="none" w:sz="0" w:space="0" w:color="auto"/>
        <w:bottom w:val="none" w:sz="0" w:space="0" w:color="auto"/>
        <w:right w:val="none" w:sz="0" w:space="0" w:color="auto"/>
      </w:divBdr>
    </w:div>
    <w:div w:id="585188812">
      <w:bodyDiv w:val="1"/>
      <w:marLeft w:val="0"/>
      <w:marRight w:val="0"/>
      <w:marTop w:val="0"/>
      <w:marBottom w:val="0"/>
      <w:divBdr>
        <w:top w:val="none" w:sz="0" w:space="0" w:color="auto"/>
        <w:left w:val="none" w:sz="0" w:space="0" w:color="auto"/>
        <w:bottom w:val="none" w:sz="0" w:space="0" w:color="auto"/>
        <w:right w:val="none" w:sz="0" w:space="0" w:color="auto"/>
      </w:divBdr>
    </w:div>
    <w:div w:id="592662912">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5871252">
      <w:bodyDiv w:val="1"/>
      <w:marLeft w:val="0"/>
      <w:marRight w:val="0"/>
      <w:marTop w:val="0"/>
      <w:marBottom w:val="0"/>
      <w:divBdr>
        <w:top w:val="none" w:sz="0" w:space="0" w:color="auto"/>
        <w:left w:val="none" w:sz="0" w:space="0" w:color="auto"/>
        <w:bottom w:val="none" w:sz="0" w:space="0" w:color="auto"/>
        <w:right w:val="none" w:sz="0" w:space="0" w:color="auto"/>
      </w:divBdr>
    </w:div>
    <w:div w:id="596793273">
      <w:bodyDiv w:val="1"/>
      <w:marLeft w:val="0"/>
      <w:marRight w:val="0"/>
      <w:marTop w:val="0"/>
      <w:marBottom w:val="0"/>
      <w:divBdr>
        <w:top w:val="none" w:sz="0" w:space="0" w:color="auto"/>
        <w:left w:val="none" w:sz="0" w:space="0" w:color="auto"/>
        <w:bottom w:val="none" w:sz="0" w:space="0" w:color="auto"/>
        <w:right w:val="none" w:sz="0" w:space="0" w:color="auto"/>
      </w:divBdr>
    </w:div>
    <w:div w:id="603197510">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0626098">
      <w:bodyDiv w:val="1"/>
      <w:marLeft w:val="0"/>
      <w:marRight w:val="0"/>
      <w:marTop w:val="0"/>
      <w:marBottom w:val="0"/>
      <w:divBdr>
        <w:top w:val="none" w:sz="0" w:space="0" w:color="auto"/>
        <w:left w:val="none" w:sz="0" w:space="0" w:color="auto"/>
        <w:bottom w:val="none" w:sz="0" w:space="0" w:color="auto"/>
        <w:right w:val="none" w:sz="0" w:space="0" w:color="auto"/>
      </w:divBdr>
    </w:div>
    <w:div w:id="610671449">
      <w:bodyDiv w:val="1"/>
      <w:marLeft w:val="0"/>
      <w:marRight w:val="0"/>
      <w:marTop w:val="0"/>
      <w:marBottom w:val="0"/>
      <w:divBdr>
        <w:top w:val="none" w:sz="0" w:space="0" w:color="auto"/>
        <w:left w:val="none" w:sz="0" w:space="0" w:color="auto"/>
        <w:bottom w:val="none" w:sz="0" w:space="0" w:color="auto"/>
        <w:right w:val="none" w:sz="0" w:space="0" w:color="auto"/>
      </w:divBdr>
    </w:div>
    <w:div w:id="611598491">
      <w:bodyDiv w:val="1"/>
      <w:marLeft w:val="0"/>
      <w:marRight w:val="0"/>
      <w:marTop w:val="0"/>
      <w:marBottom w:val="0"/>
      <w:divBdr>
        <w:top w:val="none" w:sz="0" w:space="0" w:color="auto"/>
        <w:left w:val="none" w:sz="0" w:space="0" w:color="auto"/>
        <w:bottom w:val="none" w:sz="0" w:space="0" w:color="auto"/>
        <w:right w:val="none" w:sz="0" w:space="0" w:color="auto"/>
      </w:divBdr>
    </w:div>
    <w:div w:id="611858330">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5332354">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4232868">
      <w:bodyDiv w:val="1"/>
      <w:marLeft w:val="0"/>
      <w:marRight w:val="0"/>
      <w:marTop w:val="0"/>
      <w:marBottom w:val="0"/>
      <w:divBdr>
        <w:top w:val="none" w:sz="0" w:space="0" w:color="auto"/>
        <w:left w:val="none" w:sz="0" w:space="0" w:color="auto"/>
        <w:bottom w:val="none" w:sz="0" w:space="0" w:color="auto"/>
        <w:right w:val="none" w:sz="0" w:space="0" w:color="auto"/>
      </w:divBdr>
    </w:div>
    <w:div w:id="625431120">
      <w:bodyDiv w:val="1"/>
      <w:marLeft w:val="0"/>
      <w:marRight w:val="0"/>
      <w:marTop w:val="0"/>
      <w:marBottom w:val="0"/>
      <w:divBdr>
        <w:top w:val="none" w:sz="0" w:space="0" w:color="auto"/>
        <w:left w:val="none" w:sz="0" w:space="0" w:color="auto"/>
        <w:bottom w:val="none" w:sz="0" w:space="0" w:color="auto"/>
        <w:right w:val="none" w:sz="0" w:space="0" w:color="auto"/>
      </w:divBdr>
    </w:div>
    <w:div w:id="626205500">
      <w:bodyDiv w:val="1"/>
      <w:marLeft w:val="0"/>
      <w:marRight w:val="0"/>
      <w:marTop w:val="0"/>
      <w:marBottom w:val="0"/>
      <w:divBdr>
        <w:top w:val="none" w:sz="0" w:space="0" w:color="auto"/>
        <w:left w:val="none" w:sz="0" w:space="0" w:color="auto"/>
        <w:bottom w:val="none" w:sz="0" w:space="0" w:color="auto"/>
        <w:right w:val="none" w:sz="0" w:space="0" w:color="auto"/>
      </w:divBdr>
    </w:div>
    <w:div w:id="626662997">
      <w:bodyDiv w:val="1"/>
      <w:marLeft w:val="0"/>
      <w:marRight w:val="0"/>
      <w:marTop w:val="0"/>
      <w:marBottom w:val="0"/>
      <w:divBdr>
        <w:top w:val="none" w:sz="0" w:space="0" w:color="auto"/>
        <w:left w:val="none" w:sz="0" w:space="0" w:color="auto"/>
        <w:bottom w:val="none" w:sz="0" w:space="0" w:color="auto"/>
        <w:right w:val="none" w:sz="0" w:space="0" w:color="auto"/>
      </w:divBdr>
    </w:div>
    <w:div w:id="626863419">
      <w:bodyDiv w:val="1"/>
      <w:marLeft w:val="0"/>
      <w:marRight w:val="0"/>
      <w:marTop w:val="0"/>
      <w:marBottom w:val="0"/>
      <w:divBdr>
        <w:top w:val="none" w:sz="0" w:space="0" w:color="auto"/>
        <w:left w:val="none" w:sz="0" w:space="0" w:color="auto"/>
        <w:bottom w:val="none" w:sz="0" w:space="0" w:color="auto"/>
        <w:right w:val="none" w:sz="0" w:space="0" w:color="auto"/>
      </w:divBdr>
      <w:divsChild>
        <w:div w:id="1632133414">
          <w:marLeft w:val="0"/>
          <w:marRight w:val="0"/>
          <w:marTop w:val="0"/>
          <w:marBottom w:val="0"/>
          <w:divBdr>
            <w:top w:val="none" w:sz="0" w:space="0" w:color="auto"/>
            <w:left w:val="none" w:sz="0" w:space="0" w:color="auto"/>
            <w:bottom w:val="none" w:sz="0" w:space="0" w:color="auto"/>
            <w:right w:val="none" w:sz="0" w:space="0" w:color="auto"/>
          </w:divBdr>
        </w:div>
      </w:divsChild>
    </w:div>
    <w:div w:id="627201784">
      <w:bodyDiv w:val="1"/>
      <w:marLeft w:val="0"/>
      <w:marRight w:val="0"/>
      <w:marTop w:val="0"/>
      <w:marBottom w:val="0"/>
      <w:divBdr>
        <w:top w:val="none" w:sz="0" w:space="0" w:color="auto"/>
        <w:left w:val="none" w:sz="0" w:space="0" w:color="auto"/>
        <w:bottom w:val="none" w:sz="0" w:space="0" w:color="auto"/>
        <w:right w:val="none" w:sz="0" w:space="0" w:color="auto"/>
      </w:divBdr>
    </w:div>
    <w:div w:id="630138582">
      <w:bodyDiv w:val="1"/>
      <w:marLeft w:val="0"/>
      <w:marRight w:val="0"/>
      <w:marTop w:val="0"/>
      <w:marBottom w:val="0"/>
      <w:divBdr>
        <w:top w:val="none" w:sz="0" w:space="0" w:color="auto"/>
        <w:left w:val="none" w:sz="0" w:space="0" w:color="auto"/>
        <w:bottom w:val="none" w:sz="0" w:space="0" w:color="auto"/>
        <w:right w:val="none" w:sz="0" w:space="0" w:color="auto"/>
      </w:divBdr>
    </w:div>
    <w:div w:id="630481880">
      <w:bodyDiv w:val="1"/>
      <w:marLeft w:val="0"/>
      <w:marRight w:val="0"/>
      <w:marTop w:val="0"/>
      <w:marBottom w:val="0"/>
      <w:divBdr>
        <w:top w:val="none" w:sz="0" w:space="0" w:color="auto"/>
        <w:left w:val="none" w:sz="0" w:space="0" w:color="auto"/>
        <w:bottom w:val="none" w:sz="0" w:space="0" w:color="auto"/>
        <w:right w:val="none" w:sz="0" w:space="0" w:color="auto"/>
      </w:divBdr>
    </w:div>
    <w:div w:id="633752022">
      <w:bodyDiv w:val="1"/>
      <w:marLeft w:val="0"/>
      <w:marRight w:val="0"/>
      <w:marTop w:val="0"/>
      <w:marBottom w:val="0"/>
      <w:divBdr>
        <w:top w:val="none" w:sz="0" w:space="0" w:color="auto"/>
        <w:left w:val="none" w:sz="0" w:space="0" w:color="auto"/>
        <w:bottom w:val="none" w:sz="0" w:space="0" w:color="auto"/>
        <w:right w:val="none" w:sz="0" w:space="0" w:color="auto"/>
      </w:divBdr>
    </w:div>
    <w:div w:id="634409057">
      <w:bodyDiv w:val="1"/>
      <w:marLeft w:val="0"/>
      <w:marRight w:val="0"/>
      <w:marTop w:val="0"/>
      <w:marBottom w:val="0"/>
      <w:divBdr>
        <w:top w:val="none" w:sz="0" w:space="0" w:color="auto"/>
        <w:left w:val="none" w:sz="0" w:space="0" w:color="auto"/>
        <w:bottom w:val="none" w:sz="0" w:space="0" w:color="auto"/>
        <w:right w:val="none" w:sz="0" w:space="0" w:color="auto"/>
      </w:divBdr>
    </w:div>
    <w:div w:id="634918317">
      <w:bodyDiv w:val="1"/>
      <w:marLeft w:val="0"/>
      <w:marRight w:val="0"/>
      <w:marTop w:val="0"/>
      <w:marBottom w:val="0"/>
      <w:divBdr>
        <w:top w:val="none" w:sz="0" w:space="0" w:color="auto"/>
        <w:left w:val="none" w:sz="0" w:space="0" w:color="auto"/>
        <w:bottom w:val="none" w:sz="0" w:space="0" w:color="auto"/>
        <w:right w:val="none" w:sz="0" w:space="0" w:color="auto"/>
      </w:divBdr>
    </w:div>
    <w:div w:id="640116040">
      <w:bodyDiv w:val="1"/>
      <w:marLeft w:val="0"/>
      <w:marRight w:val="0"/>
      <w:marTop w:val="0"/>
      <w:marBottom w:val="0"/>
      <w:divBdr>
        <w:top w:val="none" w:sz="0" w:space="0" w:color="auto"/>
        <w:left w:val="none" w:sz="0" w:space="0" w:color="auto"/>
        <w:bottom w:val="none" w:sz="0" w:space="0" w:color="auto"/>
        <w:right w:val="none" w:sz="0" w:space="0" w:color="auto"/>
      </w:divBdr>
    </w:div>
    <w:div w:id="640232089">
      <w:bodyDiv w:val="1"/>
      <w:marLeft w:val="0"/>
      <w:marRight w:val="0"/>
      <w:marTop w:val="0"/>
      <w:marBottom w:val="0"/>
      <w:divBdr>
        <w:top w:val="none" w:sz="0" w:space="0" w:color="auto"/>
        <w:left w:val="none" w:sz="0" w:space="0" w:color="auto"/>
        <w:bottom w:val="none" w:sz="0" w:space="0" w:color="auto"/>
        <w:right w:val="none" w:sz="0" w:space="0" w:color="auto"/>
      </w:divBdr>
    </w:div>
    <w:div w:id="641542406">
      <w:bodyDiv w:val="1"/>
      <w:marLeft w:val="0"/>
      <w:marRight w:val="0"/>
      <w:marTop w:val="0"/>
      <w:marBottom w:val="0"/>
      <w:divBdr>
        <w:top w:val="none" w:sz="0" w:space="0" w:color="auto"/>
        <w:left w:val="none" w:sz="0" w:space="0" w:color="auto"/>
        <w:bottom w:val="none" w:sz="0" w:space="0" w:color="auto"/>
        <w:right w:val="none" w:sz="0" w:space="0" w:color="auto"/>
      </w:divBdr>
    </w:div>
    <w:div w:id="642462571">
      <w:bodyDiv w:val="1"/>
      <w:marLeft w:val="0"/>
      <w:marRight w:val="0"/>
      <w:marTop w:val="0"/>
      <w:marBottom w:val="0"/>
      <w:divBdr>
        <w:top w:val="none" w:sz="0" w:space="0" w:color="auto"/>
        <w:left w:val="none" w:sz="0" w:space="0" w:color="auto"/>
        <w:bottom w:val="none" w:sz="0" w:space="0" w:color="auto"/>
        <w:right w:val="none" w:sz="0" w:space="0" w:color="auto"/>
      </w:divBdr>
    </w:div>
    <w:div w:id="643923931">
      <w:bodyDiv w:val="1"/>
      <w:marLeft w:val="0"/>
      <w:marRight w:val="0"/>
      <w:marTop w:val="0"/>
      <w:marBottom w:val="0"/>
      <w:divBdr>
        <w:top w:val="none" w:sz="0" w:space="0" w:color="auto"/>
        <w:left w:val="none" w:sz="0" w:space="0" w:color="auto"/>
        <w:bottom w:val="none" w:sz="0" w:space="0" w:color="auto"/>
        <w:right w:val="none" w:sz="0" w:space="0" w:color="auto"/>
      </w:divBdr>
    </w:div>
    <w:div w:id="645281840">
      <w:bodyDiv w:val="1"/>
      <w:marLeft w:val="0"/>
      <w:marRight w:val="0"/>
      <w:marTop w:val="0"/>
      <w:marBottom w:val="0"/>
      <w:divBdr>
        <w:top w:val="none" w:sz="0" w:space="0" w:color="auto"/>
        <w:left w:val="none" w:sz="0" w:space="0" w:color="auto"/>
        <w:bottom w:val="none" w:sz="0" w:space="0" w:color="auto"/>
        <w:right w:val="none" w:sz="0" w:space="0" w:color="auto"/>
      </w:divBdr>
    </w:div>
    <w:div w:id="645744831">
      <w:bodyDiv w:val="1"/>
      <w:marLeft w:val="0"/>
      <w:marRight w:val="0"/>
      <w:marTop w:val="0"/>
      <w:marBottom w:val="0"/>
      <w:divBdr>
        <w:top w:val="none" w:sz="0" w:space="0" w:color="auto"/>
        <w:left w:val="none" w:sz="0" w:space="0" w:color="auto"/>
        <w:bottom w:val="none" w:sz="0" w:space="0" w:color="auto"/>
        <w:right w:val="none" w:sz="0" w:space="0" w:color="auto"/>
      </w:divBdr>
    </w:div>
    <w:div w:id="646008928">
      <w:bodyDiv w:val="1"/>
      <w:marLeft w:val="0"/>
      <w:marRight w:val="0"/>
      <w:marTop w:val="0"/>
      <w:marBottom w:val="0"/>
      <w:divBdr>
        <w:top w:val="none" w:sz="0" w:space="0" w:color="auto"/>
        <w:left w:val="none" w:sz="0" w:space="0" w:color="auto"/>
        <w:bottom w:val="none" w:sz="0" w:space="0" w:color="auto"/>
        <w:right w:val="none" w:sz="0" w:space="0" w:color="auto"/>
      </w:divBdr>
    </w:div>
    <w:div w:id="662391733">
      <w:bodyDiv w:val="1"/>
      <w:marLeft w:val="0"/>
      <w:marRight w:val="0"/>
      <w:marTop w:val="0"/>
      <w:marBottom w:val="0"/>
      <w:divBdr>
        <w:top w:val="none" w:sz="0" w:space="0" w:color="auto"/>
        <w:left w:val="none" w:sz="0" w:space="0" w:color="auto"/>
        <w:bottom w:val="none" w:sz="0" w:space="0" w:color="auto"/>
        <w:right w:val="none" w:sz="0" w:space="0" w:color="auto"/>
      </w:divBdr>
    </w:div>
    <w:div w:id="662657656">
      <w:bodyDiv w:val="1"/>
      <w:marLeft w:val="0"/>
      <w:marRight w:val="0"/>
      <w:marTop w:val="0"/>
      <w:marBottom w:val="0"/>
      <w:divBdr>
        <w:top w:val="none" w:sz="0" w:space="0" w:color="auto"/>
        <w:left w:val="none" w:sz="0" w:space="0" w:color="auto"/>
        <w:bottom w:val="none" w:sz="0" w:space="0" w:color="auto"/>
        <w:right w:val="none" w:sz="0" w:space="0" w:color="auto"/>
      </w:divBdr>
    </w:div>
    <w:div w:id="662777255">
      <w:bodyDiv w:val="1"/>
      <w:marLeft w:val="0"/>
      <w:marRight w:val="0"/>
      <w:marTop w:val="0"/>
      <w:marBottom w:val="0"/>
      <w:divBdr>
        <w:top w:val="none" w:sz="0" w:space="0" w:color="auto"/>
        <w:left w:val="none" w:sz="0" w:space="0" w:color="auto"/>
        <w:bottom w:val="none" w:sz="0" w:space="0" w:color="auto"/>
        <w:right w:val="none" w:sz="0" w:space="0" w:color="auto"/>
      </w:divBdr>
    </w:div>
    <w:div w:id="666593378">
      <w:bodyDiv w:val="1"/>
      <w:marLeft w:val="0"/>
      <w:marRight w:val="0"/>
      <w:marTop w:val="0"/>
      <w:marBottom w:val="0"/>
      <w:divBdr>
        <w:top w:val="none" w:sz="0" w:space="0" w:color="auto"/>
        <w:left w:val="none" w:sz="0" w:space="0" w:color="auto"/>
        <w:bottom w:val="none" w:sz="0" w:space="0" w:color="auto"/>
        <w:right w:val="none" w:sz="0" w:space="0" w:color="auto"/>
      </w:divBdr>
    </w:div>
    <w:div w:id="675231485">
      <w:bodyDiv w:val="1"/>
      <w:marLeft w:val="0"/>
      <w:marRight w:val="0"/>
      <w:marTop w:val="0"/>
      <w:marBottom w:val="0"/>
      <w:divBdr>
        <w:top w:val="none" w:sz="0" w:space="0" w:color="auto"/>
        <w:left w:val="none" w:sz="0" w:space="0" w:color="auto"/>
        <w:bottom w:val="none" w:sz="0" w:space="0" w:color="auto"/>
        <w:right w:val="none" w:sz="0" w:space="0" w:color="auto"/>
      </w:divBdr>
    </w:div>
    <w:div w:id="679165847">
      <w:bodyDiv w:val="1"/>
      <w:marLeft w:val="0"/>
      <w:marRight w:val="0"/>
      <w:marTop w:val="0"/>
      <w:marBottom w:val="0"/>
      <w:divBdr>
        <w:top w:val="none" w:sz="0" w:space="0" w:color="auto"/>
        <w:left w:val="none" w:sz="0" w:space="0" w:color="auto"/>
        <w:bottom w:val="none" w:sz="0" w:space="0" w:color="auto"/>
        <w:right w:val="none" w:sz="0" w:space="0" w:color="auto"/>
      </w:divBdr>
    </w:div>
    <w:div w:id="682560877">
      <w:bodyDiv w:val="1"/>
      <w:marLeft w:val="0"/>
      <w:marRight w:val="0"/>
      <w:marTop w:val="0"/>
      <w:marBottom w:val="0"/>
      <w:divBdr>
        <w:top w:val="none" w:sz="0" w:space="0" w:color="auto"/>
        <w:left w:val="none" w:sz="0" w:space="0" w:color="auto"/>
        <w:bottom w:val="none" w:sz="0" w:space="0" w:color="auto"/>
        <w:right w:val="none" w:sz="0" w:space="0" w:color="auto"/>
      </w:divBdr>
    </w:div>
    <w:div w:id="684480878">
      <w:bodyDiv w:val="1"/>
      <w:marLeft w:val="0"/>
      <w:marRight w:val="0"/>
      <w:marTop w:val="0"/>
      <w:marBottom w:val="0"/>
      <w:divBdr>
        <w:top w:val="none" w:sz="0" w:space="0" w:color="auto"/>
        <w:left w:val="none" w:sz="0" w:space="0" w:color="auto"/>
        <w:bottom w:val="none" w:sz="0" w:space="0" w:color="auto"/>
        <w:right w:val="none" w:sz="0" w:space="0" w:color="auto"/>
      </w:divBdr>
    </w:div>
    <w:div w:id="685862018">
      <w:bodyDiv w:val="1"/>
      <w:marLeft w:val="0"/>
      <w:marRight w:val="0"/>
      <w:marTop w:val="0"/>
      <w:marBottom w:val="0"/>
      <w:divBdr>
        <w:top w:val="none" w:sz="0" w:space="0" w:color="auto"/>
        <w:left w:val="none" w:sz="0" w:space="0" w:color="auto"/>
        <w:bottom w:val="none" w:sz="0" w:space="0" w:color="auto"/>
        <w:right w:val="none" w:sz="0" w:space="0" w:color="auto"/>
      </w:divBdr>
    </w:div>
    <w:div w:id="692152118">
      <w:bodyDiv w:val="1"/>
      <w:marLeft w:val="0"/>
      <w:marRight w:val="0"/>
      <w:marTop w:val="0"/>
      <w:marBottom w:val="0"/>
      <w:divBdr>
        <w:top w:val="none" w:sz="0" w:space="0" w:color="auto"/>
        <w:left w:val="none" w:sz="0" w:space="0" w:color="auto"/>
        <w:bottom w:val="none" w:sz="0" w:space="0" w:color="auto"/>
        <w:right w:val="none" w:sz="0" w:space="0" w:color="auto"/>
      </w:divBdr>
    </w:div>
    <w:div w:id="707873587">
      <w:bodyDiv w:val="1"/>
      <w:marLeft w:val="0"/>
      <w:marRight w:val="0"/>
      <w:marTop w:val="0"/>
      <w:marBottom w:val="0"/>
      <w:divBdr>
        <w:top w:val="none" w:sz="0" w:space="0" w:color="auto"/>
        <w:left w:val="none" w:sz="0" w:space="0" w:color="auto"/>
        <w:bottom w:val="none" w:sz="0" w:space="0" w:color="auto"/>
        <w:right w:val="none" w:sz="0" w:space="0" w:color="auto"/>
      </w:divBdr>
    </w:div>
    <w:div w:id="709964278">
      <w:bodyDiv w:val="1"/>
      <w:marLeft w:val="0"/>
      <w:marRight w:val="0"/>
      <w:marTop w:val="0"/>
      <w:marBottom w:val="0"/>
      <w:divBdr>
        <w:top w:val="none" w:sz="0" w:space="0" w:color="auto"/>
        <w:left w:val="none" w:sz="0" w:space="0" w:color="auto"/>
        <w:bottom w:val="none" w:sz="0" w:space="0" w:color="auto"/>
        <w:right w:val="none" w:sz="0" w:space="0" w:color="auto"/>
      </w:divBdr>
    </w:div>
    <w:div w:id="714550515">
      <w:bodyDiv w:val="1"/>
      <w:marLeft w:val="0"/>
      <w:marRight w:val="0"/>
      <w:marTop w:val="0"/>
      <w:marBottom w:val="0"/>
      <w:divBdr>
        <w:top w:val="none" w:sz="0" w:space="0" w:color="auto"/>
        <w:left w:val="none" w:sz="0" w:space="0" w:color="auto"/>
        <w:bottom w:val="none" w:sz="0" w:space="0" w:color="auto"/>
        <w:right w:val="none" w:sz="0" w:space="0" w:color="auto"/>
      </w:divBdr>
    </w:div>
    <w:div w:id="716320853">
      <w:bodyDiv w:val="1"/>
      <w:marLeft w:val="0"/>
      <w:marRight w:val="0"/>
      <w:marTop w:val="0"/>
      <w:marBottom w:val="0"/>
      <w:divBdr>
        <w:top w:val="none" w:sz="0" w:space="0" w:color="auto"/>
        <w:left w:val="none" w:sz="0" w:space="0" w:color="auto"/>
        <w:bottom w:val="none" w:sz="0" w:space="0" w:color="auto"/>
        <w:right w:val="none" w:sz="0" w:space="0" w:color="auto"/>
      </w:divBdr>
    </w:div>
    <w:div w:id="718550915">
      <w:bodyDiv w:val="1"/>
      <w:marLeft w:val="0"/>
      <w:marRight w:val="0"/>
      <w:marTop w:val="0"/>
      <w:marBottom w:val="0"/>
      <w:divBdr>
        <w:top w:val="none" w:sz="0" w:space="0" w:color="auto"/>
        <w:left w:val="none" w:sz="0" w:space="0" w:color="auto"/>
        <w:bottom w:val="none" w:sz="0" w:space="0" w:color="auto"/>
        <w:right w:val="none" w:sz="0" w:space="0" w:color="auto"/>
      </w:divBdr>
    </w:div>
    <w:div w:id="719550123">
      <w:bodyDiv w:val="1"/>
      <w:marLeft w:val="0"/>
      <w:marRight w:val="0"/>
      <w:marTop w:val="0"/>
      <w:marBottom w:val="0"/>
      <w:divBdr>
        <w:top w:val="none" w:sz="0" w:space="0" w:color="auto"/>
        <w:left w:val="none" w:sz="0" w:space="0" w:color="auto"/>
        <w:bottom w:val="none" w:sz="0" w:space="0" w:color="auto"/>
        <w:right w:val="none" w:sz="0" w:space="0" w:color="auto"/>
      </w:divBdr>
    </w:div>
    <w:div w:id="727613322">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38017622">
      <w:bodyDiv w:val="1"/>
      <w:marLeft w:val="0"/>
      <w:marRight w:val="0"/>
      <w:marTop w:val="0"/>
      <w:marBottom w:val="0"/>
      <w:divBdr>
        <w:top w:val="none" w:sz="0" w:space="0" w:color="auto"/>
        <w:left w:val="none" w:sz="0" w:space="0" w:color="auto"/>
        <w:bottom w:val="none" w:sz="0" w:space="0" w:color="auto"/>
        <w:right w:val="none" w:sz="0" w:space="0" w:color="auto"/>
      </w:divBdr>
    </w:div>
    <w:div w:id="740711202">
      <w:bodyDiv w:val="1"/>
      <w:marLeft w:val="0"/>
      <w:marRight w:val="0"/>
      <w:marTop w:val="0"/>
      <w:marBottom w:val="0"/>
      <w:divBdr>
        <w:top w:val="none" w:sz="0" w:space="0" w:color="auto"/>
        <w:left w:val="none" w:sz="0" w:space="0" w:color="auto"/>
        <w:bottom w:val="none" w:sz="0" w:space="0" w:color="auto"/>
        <w:right w:val="none" w:sz="0" w:space="0" w:color="auto"/>
      </w:divBdr>
    </w:div>
    <w:div w:id="740830884">
      <w:bodyDiv w:val="1"/>
      <w:marLeft w:val="0"/>
      <w:marRight w:val="0"/>
      <w:marTop w:val="0"/>
      <w:marBottom w:val="0"/>
      <w:divBdr>
        <w:top w:val="none" w:sz="0" w:space="0" w:color="auto"/>
        <w:left w:val="none" w:sz="0" w:space="0" w:color="auto"/>
        <w:bottom w:val="none" w:sz="0" w:space="0" w:color="auto"/>
        <w:right w:val="none" w:sz="0" w:space="0" w:color="auto"/>
      </w:divBdr>
    </w:div>
    <w:div w:id="745497655">
      <w:bodyDiv w:val="1"/>
      <w:marLeft w:val="0"/>
      <w:marRight w:val="0"/>
      <w:marTop w:val="0"/>
      <w:marBottom w:val="0"/>
      <w:divBdr>
        <w:top w:val="none" w:sz="0" w:space="0" w:color="auto"/>
        <w:left w:val="none" w:sz="0" w:space="0" w:color="auto"/>
        <w:bottom w:val="none" w:sz="0" w:space="0" w:color="auto"/>
        <w:right w:val="none" w:sz="0" w:space="0" w:color="auto"/>
      </w:divBdr>
    </w:div>
    <w:div w:id="745808528">
      <w:bodyDiv w:val="1"/>
      <w:marLeft w:val="0"/>
      <w:marRight w:val="0"/>
      <w:marTop w:val="0"/>
      <w:marBottom w:val="0"/>
      <w:divBdr>
        <w:top w:val="none" w:sz="0" w:space="0" w:color="auto"/>
        <w:left w:val="none" w:sz="0" w:space="0" w:color="auto"/>
        <w:bottom w:val="none" w:sz="0" w:space="0" w:color="auto"/>
        <w:right w:val="none" w:sz="0" w:space="0" w:color="auto"/>
      </w:divBdr>
    </w:div>
    <w:div w:id="747843264">
      <w:bodyDiv w:val="1"/>
      <w:marLeft w:val="0"/>
      <w:marRight w:val="0"/>
      <w:marTop w:val="0"/>
      <w:marBottom w:val="0"/>
      <w:divBdr>
        <w:top w:val="none" w:sz="0" w:space="0" w:color="auto"/>
        <w:left w:val="none" w:sz="0" w:space="0" w:color="auto"/>
        <w:bottom w:val="none" w:sz="0" w:space="0" w:color="auto"/>
        <w:right w:val="none" w:sz="0" w:space="0" w:color="auto"/>
      </w:divBdr>
    </w:div>
    <w:div w:id="751052791">
      <w:bodyDiv w:val="1"/>
      <w:marLeft w:val="0"/>
      <w:marRight w:val="0"/>
      <w:marTop w:val="0"/>
      <w:marBottom w:val="0"/>
      <w:divBdr>
        <w:top w:val="none" w:sz="0" w:space="0" w:color="auto"/>
        <w:left w:val="none" w:sz="0" w:space="0" w:color="auto"/>
        <w:bottom w:val="none" w:sz="0" w:space="0" w:color="auto"/>
        <w:right w:val="none" w:sz="0" w:space="0" w:color="auto"/>
      </w:divBdr>
    </w:div>
    <w:div w:id="753862851">
      <w:bodyDiv w:val="1"/>
      <w:marLeft w:val="0"/>
      <w:marRight w:val="0"/>
      <w:marTop w:val="0"/>
      <w:marBottom w:val="0"/>
      <w:divBdr>
        <w:top w:val="none" w:sz="0" w:space="0" w:color="auto"/>
        <w:left w:val="none" w:sz="0" w:space="0" w:color="auto"/>
        <w:bottom w:val="none" w:sz="0" w:space="0" w:color="auto"/>
        <w:right w:val="none" w:sz="0" w:space="0" w:color="auto"/>
      </w:divBdr>
    </w:div>
    <w:div w:id="755906841">
      <w:bodyDiv w:val="1"/>
      <w:marLeft w:val="0"/>
      <w:marRight w:val="0"/>
      <w:marTop w:val="0"/>
      <w:marBottom w:val="0"/>
      <w:divBdr>
        <w:top w:val="none" w:sz="0" w:space="0" w:color="auto"/>
        <w:left w:val="none" w:sz="0" w:space="0" w:color="auto"/>
        <w:bottom w:val="none" w:sz="0" w:space="0" w:color="auto"/>
        <w:right w:val="none" w:sz="0" w:space="0" w:color="auto"/>
      </w:divBdr>
    </w:div>
    <w:div w:id="756251858">
      <w:bodyDiv w:val="1"/>
      <w:marLeft w:val="0"/>
      <w:marRight w:val="0"/>
      <w:marTop w:val="0"/>
      <w:marBottom w:val="0"/>
      <w:divBdr>
        <w:top w:val="none" w:sz="0" w:space="0" w:color="auto"/>
        <w:left w:val="none" w:sz="0" w:space="0" w:color="auto"/>
        <w:bottom w:val="none" w:sz="0" w:space="0" w:color="auto"/>
        <w:right w:val="none" w:sz="0" w:space="0" w:color="auto"/>
      </w:divBdr>
    </w:div>
    <w:div w:id="758140899">
      <w:bodyDiv w:val="1"/>
      <w:marLeft w:val="0"/>
      <w:marRight w:val="0"/>
      <w:marTop w:val="0"/>
      <w:marBottom w:val="0"/>
      <w:divBdr>
        <w:top w:val="none" w:sz="0" w:space="0" w:color="auto"/>
        <w:left w:val="none" w:sz="0" w:space="0" w:color="auto"/>
        <w:bottom w:val="none" w:sz="0" w:space="0" w:color="auto"/>
        <w:right w:val="none" w:sz="0" w:space="0" w:color="auto"/>
      </w:divBdr>
    </w:div>
    <w:div w:id="763309915">
      <w:bodyDiv w:val="1"/>
      <w:marLeft w:val="0"/>
      <w:marRight w:val="0"/>
      <w:marTop w:val="0"/>
      <w:marBottom w:val="0"/>
      <w:divBdr>
        <w:top w:val="none" w:sz="0" w:space="0" w:color="auto"/>
        <w:left w:val="none" w:sz="0" w:space="0" w:color="auto"/>
        <w:bottom w:val="none" w:sz="0" w:space="0" w:color="auto"/>
        <w:right w:val="none" w:sz="0" w:space="0" w:color="auto"/>
      </w:divBdr>
    </w:div>
    <w:div w:id="767388692">
      <w:bodyDiv w:val="1"/>
      <w:marLeft w:val="0"/>
      <w:marRight w:val="0"/>
      <w:marTop w:val="0"/>
      <w:marBottom w:val="0"/>
      <w:divBdr>
        <w:top w:val="none" w:sz="0" w:space="0" w:color="auto"/>
        <w:left w:val="none" w:sz="0" w:space="0" w:color="auto"/>
        <w:bottom w:val="none" w:sz="0" w:space="0" w:color="auto"/>
        <w:right w:val="none" w:sz="0" w:space="0" w:color="auto"/>
      </w:divBdr>
    </w:div>
    <w:div w:id="771978638">
      <w:bodyDiv w:val="1"/>
      <w:marLeft w:val="0"/>
      <w:marRight w:val="0"/>
      <w:marTop w:val="0"/>
      <w:marBottom w:val="0"/>
      <w:divBdr>
        <w:top w:val="none" w:sz="0" w:space="0" w:color="auto"/>
        <w:left w:val="none" w:sz="0" w:space="0" w:color="auto"/>
        <w:bottom w:val="none" w:sz="0" w:space="0" w:color="auto"/>
        <w:right w:val="none" w:sz="0" w:space="0" w:color="auto"/>
      </w:divBdr>
    </w:div>
    <w:div w:id="772289548">
      <w:bodyDiv w:val="1"/>
      <w:marLeft w:val="0"/>
      <w:marRight w:val="0"/>
      <w:marTop w:val="0"/>
      <w:marBottom w:val="0"/>
      <w:divBdr>
        <w:top w:val="none" w:sz="0" w:space="0" w:color="auto"/>
        <w:left w:val="none" w:sz="0" w:space="0" w:color="auto"/>
        <w:bottom w:val="none" w:sz="0" w:space="0" w:color="auto"/>
        <w:right w:val="none" w:sz="0" w:space="0" w:color="auto"/>
      </w:divBdr>
    </w:div>
    <w:div w:id="776634353">
      <w:bodyDiv w:val="1"/>
      <w:marLeft w:val="0"/>
      <w:marRight w:val="0"/>
      <w:marTop w:val="0"/>
      <w:marBottom w:val="0"/>
      <w:divBdr>
        <w:top w:val="none" w:sz="0" w:space="0" w:color="auto"/>
        <w:left w:val="none" w:sz="0" w:space="0" w:color="auto"/>
        <w:bottom w:val="none" w:sz="0" w:space="0" w:color="auto"/>
        <w:right w:val="none" w:sz="0" w:space="0" w:color="auto"/>
      </w:divBdr>
    </w:div>
    <w:div w:id="781999918">
      <w:bodyDiv w:val="1"/>
      <w:marLeft w:val="0"/>
      <w:marRight w:val="0"/>
      <w:marTop w:val="0"/>
      <w:marBottom w:val="0"/>
      <w:divBdr>
        <w:top w:val="none" w:sz="0" w:space="0" w:color="auto"/>
        <w:left w:val="none" w:sz="0" w:space="0" w:color="auto"/>
        <w:bottom w:val="none" w:sz="0" w:space="0" w:color="auto"/>
        <w:right w:val="none" w:sz="0" w:space="0" w:color="auto"/>
      </w:divBdr>
    </w:div>
    <w:div w:id="784226799">
      <w:bodyDiv w:val="1"/>
      <w:marLeft w:val="0"/>
      <w:marRight w:val="0"/>
      <w:marTop w:val="0"/>
      <w:marBottom w:val="0"/>
      <w:divBdr>
        <w:top w:val="none" w:sz="0" w:space="0" w:color="auto"/>
        <w:left w:val="none" w:sz="0" w:space="0" w:color="auto"/>
        <w:bottom w:val="none" w:sz="0" w:space="0" w:color="auto"/>
        <w:right w:val="none" w:sz="0" w:space="0" w:color="auto"/>
      </w:divBdr>
    </w:div>
    <w:div w:id="785081492">
      <w:bodyDiv w:val="1"/>
      <w:marLeft w:val="0"/>
      <w:marRight w:val="0"/>
      <w:marTop w:val="0"/>
      <w:marBottom w:val="0"/>
      <w:divBdr>
        <w:top w:val="none" w:sz="0" w:space="0" w:color="auto"/>
        <w:left w:val="none" w:sz="0" w:space="0" w:color="auto"/>
        <w:bottom w:val="none" w:sz="0" w:space="0" w:color="auto"/>
        <w:right w:val="none" w:sz="0" w:space="0" w:color="auto"/>
      </w:divBdr>
    </w:div>
    <w:div w:id="785194536">
      <w:bodyDiv w:val="1"/>
      <w:marLeft w:val="0"/>
      <w:marRight w:val="0"/>
      <w:marTop w:val="0"/>
      <w:marBottom w:val="0"/>
      <w:divBdr>
        <w:top w:val="none" w:sz="0" w:space="0" w:color="auto"/>
        <w:left w:val="none" w:sz="0" w:space="0" w:color="auto"/>
        <w:bottom w:val="none" w:sz="0" w:space="0" w:color="auto"/>
        <w:right w:val="none" w:sz="0" w:space="0" w:color="auto"/>
      </w:divBdr>
      <w:divsChild>
        <w:div w:id="1128428163">
          <w:marLeft w:val="0"/>
          <w:marRight w:val="0"/>
          <w:marTop w:val="0"/>
          <w:marBottom w:val="0"/>
          <w:divBdr>
            <w:top w:val="none" w:sz="0" w:space="0" w:color="auto"/>
            <w:left w:val="none" w:sz="0" w:space="0" w:color="auto"/>
            <w:bottom w:val="none" w:sz="0" w:space="0" w:color="auto"/>
            <w:right w:val="none" w:sz="0" w:space="0" w:color="auto"/>
          </w:divBdr>
        </w:div>
      </w:divsChild>
    </w:div>
    <w:div w:id="786117220">
      <w:bodyDiv w:val="1"/>
      <w:marLeft w:val="0"/>
      <w:marRight w:val="0"/>
      <w:marTop w:val="0"/>
      <w:marBottom w:val="0"/>
      <w:divBdr>
        <w:top w:val="none" w:sz="0" w:space="0" w:color="auto"/>
        <w:left w:val="none" w:sz="0" w:space="0" w:color="auto"/>
        <w:bottom w:val="none" w:sz="0" w:space="0" w:color="auto"/>
        <w:right w:val="none" w:sz="0" w:space="0" w:color="auto"/>
      </w:divBdr>
      <w:divsChild>
        <w:div w:id="876314220">
          <w:marLeft w:val="0"/>
          <w:marRight w:val="0"/>
          <w:marTop w:val="0"/>
          <w:marBottom w:val="0"/>
          <w:divBdr>
            <w:top w:val="none" w:sz="0" w:space="0" w:color="auto"/>
            <w:left w:val="none" w:sz="0" w:space="0" w:color="auto"/>
            <w:bottom w:val="none" w:sz="0" w:space="0" w:color="auto"/>
            <w:right w:val="none" w:sz="0" w:space="0" w:color="auto"/>
          </w:divBdr>
        </w:div>
      </w:divsChild>
    </w:div>
    <w:div w:id="787432464">
      <w:bodyDiv w:val="1"/>
      <w:marLeft w:val="0"/>
      <w:marRight w:val="0"/>
      <w:marTop w:val="0"/>
      <w:marBottom w:val="0"/>
      <w:divBdr>
        <w:top w:val="none" w:sz="0" w:space="0" w:color="auto"/>
        <w:left w:val="none" w:sz="0" w:space="0" w:color="auto"/>
        <w:bottom w:val="none" w:sz="0" w:space="0" w:color="auto"/>
        <w:right w:val="none" w:sz="0" w:space="0" w:color="auto"/>
      </w:divBdr>
    </w:div>
    <w:div w:id="788861258">
      <w:bodyDiv w:val="1"/>
      <w:marLeft w:val="0"/>
      <w:marRight w:val="0"/>
      <w:marTop w:val="0"/>
      <w:marBottom w:val="0"/>
      <w:divBdr>
        <w:top w:val="none" w:sz="0" w:space="0" w:color="auto"/>
        <w:left w:val="none" w:sz="0" w:space="0" w:color="auto"/>
        <w:bottom w:val="none" w:sz="0" w:space="0" w:color="auto"/>
        <w:right w:val="none" w:sz="0" w:space="0" w:color="auto"/>
      </w:divBdr>
    </w:div>
    <w:div w:id="794371870">
      <w:bodyDiv w:val="1"/>
      <w:marLeft w:val="0"/>
      <w:marRight w:val="0"/>
      <w:marTop w:val="0"/>
      <w:marBottom w:val="0"/>
      <w:divBdr>
        <w:top w:val="none" w:sz="0" w:space="0" w:color="auto"/>
        <w:left w:val="none" w:sz="0" w:space="0" w:color="auto"/>
        <w:bottom w:val="none" w:sz="0" w:space="0" w:color="auto"/>
        <w:right w:val="none" w:sz="0" w:space="0" w:color="auto"/>
      </w:divBdr>
    </w:div>
    <w:div w:id="797265309">
      <w:bodyDiv w:val="1"/>
      <w:marLeft w:val="0"/>
      <w:marRight w:val="0"/>
      <w:marTop w:val="0"/>
      <w:marBottom w:val="0"/>
      <w:divBdr>
        <w:top w:val="none" w:sz="0" w:space="0" w:color="auto"/>
        <w:left w:val="none" w:sz="0" w:space="0" w:color="auto"/>
        <w:bottom w:val="none" w:sz="0" w:space="0" w:color="auto"/>
        <w:right w:val="none" w:sz="0" w:space="0" w:color="auto"/>
      </w:divBdr>
    </w:div>
    <w:div w:id="797915468">
      <w:bodyDiv w:val="1"/>
      <w:marLeft w:val="0"/>
      <w:marRight w:val="0"/>
      <w:marTop w:val="0"/>
      <w:marBottom w:val="0"/>
      <w:divBdr>
        <w:top w:val="none" w:sz="0" w:space="0" w:color="auto"/>
        <w:left w:val="none" w:sz="0" w:space="0" w:color="auto"/>
        <w:bottom w:val="none" w:sz="0" w:space="0" w:color="auto"/>
        <w:right w:val="none" w:sz="0" w:space="0" w:color="auto"/>
      </w:divBdr>
    </w:div>
    <w:div w:id="798572013">
      <w:bodyDiv w:val="1"/>
      <w:marLeft w:val="0"/>
      <w:marRight w:val="0"/>
      <w:marTop w:val="0"/>
      <w:marBottom w:val="0"/>
      <w:divBdr>
        <w:top w:val="none" w:sz="0" w:space="0" w:color="auto"/>
        <w:left w:val="none" w:sz="0" w:space="0" w:color="auto"/>
        <w:bottom w:val="none" w:sz="0" w:space="0" w:color="auto"/>
        <w:right w:val="none" w:sz="0" w:space="0" w:color="auto"/>
      </w:divBdr>
    </w:div>
    <w:div w:id="799303134">
      <w:bodyDiv w:val="1"/>
      <w:marLeft w:val="0"/>
      <w:marRight w:val="0"/>
      <w:marTop w:val="0"/>
      <w:marBottom w:val="0"/>
      <w:divBdr>
        <w:top w:val="none" w:sz="0" w:space="0" w:color="auto"/>
        <w:left w:val="none" w:sz="0" w:space="0" w:color="auto"/>
        <w:bottom w:val="none" w:sz="0" w:space="0" w:color="auto"/>
        <w:right w:val="none" w:sz="0" w:space="0" w:color="auto"/>
      </w:divBdr>
    </w:div>
    <w:div w:id="802112448">
      <w:bodyDiv w:val="1"/>
      <w:marLeft w:val="0"/>
      <w:marRight w:val="0"/>
      <w:marTop w:val="0"/>
      <w:marBottom w:val="0"/>
      <w:divBdr>
        <w:top w:val="none" w:sz="0" w:space="0" w:color="auto"/>
        <w:left w:val="none" w:sz="0" w:space="0" w:color="auto"/>
        <w:bottom w:val="none" w:sz="0" w:space="0" w:color="auto"/>
        <w:right w:val="none" w:sz="0" w:space="0" w:color="auto"/>
      </w:divBdr>
    </w:div>
    <w:div w:id="805127500">
      <w:bodyDiv w:val="1"/>
      <w:marLeft w:val="0"/>
      <w:marRight w:val="0"/>
      <w:marTop w:val="0"/>
      <w:marBottom w:val="0"/>
      <w:divBdr>
        <w:top w:val="none" w:sz="0" w:space="0" w:color="auto"/>
        <w:left w:val="none" w:sz="0" w:space="0" w:color="auto"/>
        <w:bottom w:val="none" w:sz="0" w:space="0" w:color="auto"/>
        <w:right w:val="none" w:sz="0" w:space="0" w:color="auto"/>
      </w:divBdr>
    </w:div>
    <w:div w:id="805704136">
      <w:bodyDiv w:val="1"/>
      <w:marLeft w:val="0"/>
      <w:marRight w:val="0"/>
      <w:marTop w:val="0"/>
      <w:marBottom w:val="0"/>
      <w:divBdr>
        <w:top w:val="none" w:sz="0" w:space="0" w:color="auto"/>
        <w:left w:val="none" w:sz="0" w:space="0" w:color="auto"/>
        <w:bottom w:val="none" w:sz="0" w:space="0" w:color="auto"/>
        <w:right w:val="none" w:sz="0" w:space="0" w:color="auto"/>
      </w:divBdr>
    </w:div>
    <w:div w:id="815998342">
      <w:bodyDiv w:val="1"/>
      <w:marLeft w:val="0"/>
      <w:marRight w:val="0"/>
      <w:marTop w:val="0"/>
      <w:marBottom w:val="0"/>
      <w:divBdr>
        <w:top w:val="none" w:sz="0" w:space="0" w:color="auto"/>
        <w:left w:val="none" w:sz="0" w:space="0" w:color="auto"/>
        <w:bottom w:val="none" w:sz="0" w:space="0" w:color="auto"/>
        <w:right w:val="none" w:sz="0" w:space="0" w:color="auto"/>
      </w:divBdr>
    </w:div>
    <w:div w:id="818227814">
      <w:bodyDiv w:val="1"/>
      <w:marLeft w:val="0"/>
      <w:marRight w:val="0"/>
      <w:marTop w:val="0"/>
      <w:marBottom w:val="0"/>
      <w:divBdr>
        <w:top w:val="none" w:sz="0" w:space="0" w:color="auto"/>
        <w:left w:val="none" w:sz="0" w:space="0" w:color="auto"/>
        <w:bottom w:val="none" w:sz="0" w:space="0" w:color="auto"/>
        <w:right w:val="none" w:sz="0" w:space="0" w:color="auto"/>
      </w:divBdr>
    </w:div>
    <w:div w:id="818309078">
      <w:bodyDiv w:val="1"/>
      <w:marLeft w:val="0"/>
      <w:marRight w:val="0"/>
      <w:marTop w:val="0"/>
      <w:marBottom w:val="0"/>
      <w:divBdr>
        <w:top w:val="none" w:sz="0" w:space="0" w:color="auto"/>
        <w:left w:val="none" w:sz="0" w:space="0" w:color="auto"/>
        <w:bottom w:val="none" w:sz="0" w:space="0" w:color="auto"/>
        <w:right w:val="none" w:sz="0" w:space="0" w:color="auto"/>
      </w:divBdr>
    </w:div>
    <w:div w:id="822356859">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6943928">
      <w:bodyDiv w:val="1"/>
      <w:marLeft w:val="0"/>
      <w:marRight w:val="0"/>
      <w:marTop w:val="0"/>
      <w:marBottom w:val="0"/>
      <w:divBdr>
        <w:top w:val="none" w:sz="0" w:space="0" w:color="auto"/>
        <w:left w:val="none" w:sz="0" w:space="0" w:color="auto"/>
        <w:bottom w:val="none" w:sz="0" w:space="0" w:color="auto"/>
        <w:right w:val="none" w:sz="0" w:space="0" w:color="auto"/>
      </w:divBdr>
    </w:div>
    <w:div w:id="828713515">
      <w:bodyDiv w:val="1"/>
      <w:marLeft w:val="0"/>
      <w:marRight w:val="0"/>
      <w:marTop w:val="0"/>
      <w:marBottom w:val="0"/>
      <w:divBdr>
        <w:top w:val="none" w:sz="0" w:space="0" w:color="auto"/>
        <w:left w:val="none" w:sz="0" w:space="0" w:color="auto"/>
        <w:bottom w:val="none" w:sz="0" w:space="0" w:color="auto"/>
        <w:right w:val="none" w:sz="0" w:space="0" w:color="auto"/>
      </w:divBdr>
    </w:div>
    <w:div w:id="830825912">
      <w:bodyDiv w:val="1"/>
      <w:marLeft w:val="0"/>
      <w:marRight w:val="0"/>
      <w:marTop w:val="0"/>
      <w:marBottom w:val="0"/>
      <w:divBdr>
        <w:top w:val="none" w:sz="0" w:space="0" w:color="auto"/>
        <w:left w:val="none" w:sz="0" w:space="0" w:color="auto"/>
        <w:bottom w:val="none" w:sz="0" w:space="0" w:color="auto"/>
        <w:right w:val="none" w:sz="0" w:space="0" w:color="auto"/>
      </w:divBdr>
    </w:div>
    <w:div w:id="833184313">
      <w:bodyDiv w:val="1"/>
      <w:marLeft w:val="0"/>
      <w:marRight w:val="0"/>
      <w:marTop w:val="0"/>
      <w:marBottom w:val="0"/>
      <w:divBdr>
        <w:top w:val="none" w:sz="0" w:space="0" w:color="auto"/>
        <w:left w:val="none" w:sz="0" w:space="0" w:color="auto"/>
        <w:bottom w:val="none" w:sz="0" w:space="0" w:color="auto"/>
        <w:right w:val="none" w:sz="0" w:space="0" w:color="auto"/>
      </w:divBdr>
    </w:div>
    <w:div w:id="834035285">
      <w:bodyDiv w:val="1"/>
      <w:marLeft w:val="0"/>
      <w:marRight w:val="0"/>
      <w:marTop w:val="0"/>
      <w:marBottom w:val="0"/>
      <w:divBdr>
        <w:top w:val="none" w:sz="0" w:space="0" w:color="auto"/>
        <w:left w:val="none" w:sz="0" w:space="0" w:color="auto"/>
        <w:bottom w:val="none" w:sz="0" w:space="0" w:color="auto"/>
        <w:right w:val="none" w:sz="0" w:space="0" w:color="auto"/>
      </w:divBdr>
    </w:div>
    <w:div w:id="838816662">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0851496">
      <w:bodyDiv w:val="1"/>
      <w:marLeft w:val="0"/>
      <w:marRight w:val="0"/>
      <w:marTop w:val="0"/>
      <w:marBottom w:val="0"/>
      <w:divBdr>
        <w:top w:val="none" w:sz="0" w:space="0" w:color="auto"/>
        <w:left w:val="none" w:sz="0" w:space="0" w:color="auto"/>
        <w:bottom w:val="none" w:sz="0" w:space="0" w:color="auto"/>
        <w:right w:val="none" w:sz="0" w:space="0" w:color="auto"/>
      </w:divBdr>
    </w:div>
    <w:div w:id="843671973">
      <w:bodyDiv w:val="1"/>
      <w:marLeft w:val="0"/>
      <w:marRight w:val="0"/>
      <w:marTop w:val="0"/>
      <w:marBottom w:val="0"/>
      <w:divBdr>
        <w:top w:val="none" w:sz="0" w:space="0" w:color="auto"/>
        <w:left w:val="none" w:sz="0" w:space="0" w:color="auto"/>
        <w:bottom w:val="none" w:sz="0" w:space="0" w:color="auto"/>
        <w:right w:val="none" w:sz="0" w:space="0" w:color="auto"/>
      </w:divBdr>
    </w:div>
    <w:div w:id="853037096">
      <w:bodyDiv w:val="1"/>
      <w:marLeft w:val="0"/>
      <w:marRight w:val="0"/>
      <w:marTop w:val="0"/>
      <w:marBottom w:val="0"/>
      <w:divBdr>
        <w:top w:val="none" w:sz="0" w:space="0" w:color="auto"/>
        <w:left w:val="none" w:sz="0" w:space="0" w:color="auto"/>
        <w:bottom w:val="none" w:sz="0" w:space="0" w:color="auto"/>
        <w:right w:val="none" w:sz="0" w:space="0" w:color="auto"/>
      </w:divBdr>
    </w:div>
    <w:div w:id="857426017">
      <w:bodyDiv w:val="1"/>
      <w:marLeft w:val="0"/>
      <w:marRight w:val="0"/>
      <w:marTop w:val="0"/>
      <w:marBottom w:val="0"/>
      <w:divBdr>
        <w:top w:val="none" w:sz="0" w:space="0" w:color="auto"/>
        <w:left w:val="none" w:sz="0" w:space="0" w:color="auto"/>
        <w:bottom w:val="none" w:sz="0" w:space="0" w:color="auto"/>
        <w:right w:val="none" w:sz="0" w:space="0" w:color="auto"/>
      </w:divBdr>
    </w:div>
    <w:div w:id="857501553">
      <w:bodyDiv w:val="1"/>
      <w:marLeft w:val="0"/>
      <w:marRight w:val="0"/>
      <w:marTop w:val="0"/>
      <w:marBottom w:val="0"/>
      <w:divBdr>
        <w:top w:val="none" w:sz="0" w:space="0" w:color="auto"/>
        <w:left w:val="none" w:sz="0" w:space="0" w:color="auto"/>
        <w:bottom w:val="none" w:sz="0" w:space="0" w:color="auto"/>
        <w:right w:val="none" w:sz="0" w:space="0" w:color="auto"/>
      </w:divBdr>
    </w:div>
    <w:div w:id="857545437">
      <w:bodyDiv w:val="1"/>
      <w:marLeft w:val="0"/>
      <w:marRight w:val="0"/>
      <w:marTop w:val="0"/>
      <w:marBottom w:val="0"/>
      <w:divBdr>
        <w:top w:val="none" w:sz="0" w:space="0" w:color="auto"/>
        <w:left w:val="none" w:sz="0" w:space="0" w:color="auto"/>
        <w:bottom w:val="none" w:sz="0" w:space="0" w:color="auto"/>
        <w:right w:val="none" w:sz="0" w:space="0" w:color="auto"/>
      </w:divBdr>
    </w:div>
    <w:div w:id="861433012">
      <w:bodyDiv w:val="1"/>
      <w:marLeft w:val="0"/>
      <w:marRight w:val="0"/>
      <w:marTop w:val="0"/>
      <w:marBottom w:val="0"/>
      <w:divBdr>
        <w:top w:val="none" w:sz="0" w:space="0" w:color="auto"/>
        <w:left w:val="none" w:sz="0" w:space="0" w:color="auto"/>
        <w:bottom w:val="none" w:sz="0" w:space="0" w:color="auto"/>
        <w:right w:val="none" w:sz="0" w:space="0" w:color="auto"/>
      </w:divBdr>
    </w:div>
    <w:div w:id="865213401">
      <w:bodyDiv w:val="1"/>
      <w:marLeft w:val="0"/>
      <w:marRight w:val="0"/>
      <w:marTop w:val="0"/>
      <w:marBottom w:val="0"/>
      <w:divBdr>
        <w:top w:val="none" w:sz="0" w:space="0" w:color="auto"/>
        <w:left w:val="none" w:sz="0" w:space="0" w:color="auto"/>
        <w:bottom w:val="none" w:sz="0" w:space="0" w:color="auto"/>
        <w:right w:val="none" w:sz="0" w:space="0" w:color="auto"/>
      </w:divBdr>
      <w:divsChild>
        <w:div w:id="966085141">
          <w:marLeft w:val="0"/>
          <w:marRight w:val="0"/>
          <w:marTop w:val="0"/>
          <w:marBottom w:val="0"/>
          <w:divBdr>
            <w:top w:val="none" w:sz="0" w:space="0" w:color="auto"/>
            <w:left w:val="none" w:sz="0" w:space="0" w:color="auto"/>
            <w:bottom w:val="none" w:sz="0" w:space="0" w:color="auto"/>
            <w:right w:val="none" w:sz="0" w:space="0" w:color="auto"/>
          </w:divBdr>
        </w:div>
      </w:divsChild>
    </w:div>
    <w:div w:id="868877536">
      <w:bodyDiv w:val="1"/>
      <w:marLeft w:val="0"/>
      <w:marRight w:val="0"/>
      <w:marTop w:val="0"/>
      <w:marBottom w:val="0"/>
      <w:divBdr>
        <w:top w:val="none" w:sz="0" w:space="0" w:color="auto"/>
        <w:left w:val="none" w:sz="0" w:space="0" w:color="auto"/>
        <w:bottom w:val="none" w:sz="0" w:space="0" w:color="auto"/>
        <w:right w:val="none" w:sz="0" w:space="0" w:color="auto"/>
      </w:divBdr>
    </w:div>
    <w:div w:id="875853001">
      <w:bodyDiv w:val="1"/>
      <w:marLeft w:val="0"/>
      <w:marRight w:val="0"/>
      <w:marTop w:val="0"/>
      <w:marBottom w:val="0"/>
      <w:divBdr>
        <w:top w:val="none" w:sz="0" w:space="0" w:color="auto"/>
        <w:left w:val="none" w:sz="0" w:space="0" w:color="auto"/>
        <w:bottom w:val="none" w:sz="0" w:space="0" w:color="auto"/>
        <w:right w:val="none" w:sz="0" w:space="0" w:color="auto"/>
      </w:divBdr>
    </w:div>
    <w:div w:id="877618886">
      <w:bodyDiv w:val="1"/>
      <w:marLeft w:val="0"/>
      <w:marRight w:val="0"/>
      <w:marTop w:val="0"/>
      <w:marBottom w:val="0"/>
      <w:divBdr>
        <w:top w:val="none" w:sz="0" w:space="0" w:color="auto"/>
        <w:left w:val="none" w:sz="0" w:space="0" w:color="auto"/>
        <w:bottom w:val="none" w:sz="0" w:space="0" w:color="auto"/>
        <w:right w:val="none" w:sz="0" w:space="0" w:color="auto"/>
      </w:divBdr>
    </w:div>
    <w:div w:id="880215878">
      <w:bodyDiv w:val="1"/>
      <w:marLeft w:val="0"/>
      <w:marRight w:val="0"/>
      <w:marTop w:val="0"/>
      <w:marBottom w:val="0"/>
      <w:divBdr>
        <w:top w:val="none" w:sz="0" w:space="0" w:color="auto"/>
        <w:left w:val="none" w:sz="0" w:space="0" w:color="auto"/>
        <w:bottom w:val="none" w:sz="0" w:space="0" w:color="auto"/>
        <w:right w:val="none" w:sz="0" w:space="0" w:color="auto"/>
      </w:divBdr>
    </w:div>
    <w:div w:id="88598900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00141125">
      <w:bodyDiv w:val="1"/>
      <w:marLeft w:val="0"/>
      <w:marRight w:val="0"/>
      <w:marTop w:val="0"/>
      <w:marBottom w:val="0"/>
      <w:divBdr>
        <w:top w:val="none" w:sz="0" w:space="0" w:color="auto"/>
        <w:left w:val="none" w:sz="0" w:space="0" w:color="auto"/>
        <w:bottom w:val="none" w:sz="0" w:space="0" w:color="auto"/>
        <w:right w:val="none" w:sz="0" w:space="0" w:color="auto"/>
      </w:divBdr>
    </w:div>
    <w:div w:id="900943951">
      <w:bodyDiv w:val="1"/>
      <w:marLeft w:val="0"/>
      <w:marRight w:val="0"/>
      <w:marTop w:val="0"/>
      <w:marBottom w:val="0"/>
      <w:divBdr>
        <w:top w:val="none" w:sz="0" w:space="0" w:color="auto"/>
        <w:left w:val="none" w:sz="0" w:space="0" w:color="auto"/>
        <w:bottom w:val="none" w:sz="0" w:space="0" w:color="auto"/>
        <w:right w:val="none" w:sz="0" w:space="0" w:color="auto"/>
      </w:divBdr>
    </w:div>
    <w:div w:id="906299840">
      <w:bodyDiv w:val="1"/>
      <w:marLeft w:val="0"/>
      <w:marRight w:val="0"/>
      <w:marTop w:val="0"/>
      <w:marBottom w:val="0"/>
      <w:divBdr>
        <w:top w:val="none" w:sz="0" w:space="0" w:color="auto"/>
        <w:left w:val="none" w:sz="0" w:space="0" w:color="auto"/>
        <w:bottom w:val="none" w:sz="0" w:space="0" w:color="auto"/>
        <w:right w:val="none" w:sz="0" w:space="0" w:color="auto"/>
      </w:divBdr>
    </w:div>
    <w:div w:id="907039714">
      <w:bodyDiv w:val="1"/>
      <w:marLeft w:val="0"/>
      <w:marRight w:val="0"/>
      <w:marTop w:val="0"/>
      <w:marBottom w:val="0"/>
      <w:divBdr>
        <w:top w:val="none" w:sz="0" w:space="0" w:color="auto"/>
        <w:left w:val="none" w:sz="0" w:space="0" w:color="auto"/>
        <w:bottom w:val="none" w:sz="0" w:space="0" w:color="auto"/>
        <w:right w:val="none" w:sz="0" w:space="0" w:color="auto"/>
      </w:divBdr>
    </w:div>
    <w:div w:id="915624580">
      <w:bodyDiv w:val="1"/>
      <w:marLeft w:val="0"/>
      <w:marRight w:val="0"/>
      <w:marTop w:val="0"/>
      <w:marBottom w:val="0"/>
      <w:divBdr>
        <w:top w:val="none" w:sz="0" w:space="0" w:color="auto"/>
        <w:left w:val="none" w:sz="0" w:space="0" w:color="auto"/>
        <w:bottom w:val="none" w:sz="0" w:space="0" w:color="auto"/>
        <w:right w:val="none" w:sz="0" w:space="0" w:color="auto"/>
      </w:divBdr>
    </w:div>
    <w:div w:id="920798154">
      <w:bodyDiv w:val="1"/>
      <w:marLeft w:val="0"/>
      <w:marRight w:val="0"/>
      <w:marTop w:val="0"/>
      <w:marBottom w:val="0"/>
      <w:divBdr>
        <w:top w:val="none" w:sz="0" w:space="0" w:color="auto"/>
        <w:left w:val="none" w:sz="0" w:space="0" w:color="auto"/>
        <w:bottom w:val="none" w:sz="0" w:space="0" w:color="auto"/>
        <w:right w:val="none" w:sz="0" w:space="0" w:color="auto"/>
      </w:divBdr>
    </w:div>
    <w:div w:id="931009202">
      <w:bodyDiv w:val="1"/>
      <w:marLeft w:val="0"/>
      <w:marRight w:val="0"/>
      <w:marTop w:val="0"/>
      <w:marBottom w:val="0"/>
      <w:divBdr>
        <w:top w:val="none" w:sz="0" w:space="0" w:color="auto"/>
        <w:left w:val="none" w:sz="0" w:space="0" w:color="auto"/>
        <w:bottom w:val="none" w:sz="0" w:space="0" w:color="auto"/>
        <w:right w:val="none" w:sz="0" w:space="0" w:color="auto"/>
      </w:divBdr>
    </w:div>
    <w:div w:id="931011022">
      <w:bodyDiv w:val="1"/>
      <w:marLeft w:val="0"/>
      <w:marRight w:val="0"/>
      <w:marTop w:val="0"/>
      <w:marBottom w:val="0"/>
      <w:divBdr>
        <w:top w:val="none" w:sz="0" w:space="0" w:color="auto"/>
        <w:left w:val="none" w:sz="0" w:space="0" w:color="auto"/>
        <w:bottom w:val="none" w:sz="0" w:space="0" w:color="auto"/>
        <w:right w:val="none" w:sz="0" w:space="0" w:color="auto"/>
      </w:divBdr>
    </w:div>
    <w:div w:id="933050670">
      <w:bodyDiv w:val="1"/>
      <w:marLeft w:val="0"/>
      <w:marRight w:val="0"/>
      <w:marTop w:val="0"/>
      <w:marBottom w:val="0"/>
      <w:divBdr>
        <w:top w:val="none" w:sz="0" w:space="0" w:color="auto"/>
        <w:left w:val="none" w:sz="0" w:space="0" w:color="auto"/>
        <w:bottom w:val="none" w:sz="0" w:space="0" w:color="auto"/>
        <w:right w:val="none" w:sz="0" w:space="0" w:color="auto"/>
      </w:divBdr>
    </w:div>
    <w:div w:id="933130663">
      <w:bodyDiv w:val="1"/>
      <w:marLeft w:val="0"/>
      <w:marRight w:val="0"/>
      <w:marTop w:val="0"/>
      <w:marBottom w:val="0"/>
      <w:divBdr>
        <w:top w:val="none" w:sz="0" w:space="0" w:color="auto"/>
        <w:left w:val="none" w:sz="0" w:space="0" w:color="auto"/>
        <w:bottom w:val="none" w:sz="0" w:space="0" w:color="auto"/>
        <w:right w:val="none" w:sz="0" w:space="0" w:color="auto"/>
      </w:divBdr>
    </w:div>
    <w:div w:id="935135136">
      <w:bodyDiv w:val="1"/>
      <w:marLeft w:val="0"/>
      <w:marRight w:val="0"/>
      <w:marTop w:val="0"/>
      <w:marBottom w:val="0"/>
      <w:divBdr>
        <w:top w:val="none" w:sz="0" w:space="0" w:color="auto"/>
        <w:left w:val="none" w:sz="0" w:space="0" w:color="auto"/>
        <w:bottom w:val="none" w:sz="0" w:space="0" w:color="auto"/>
        <w:right w:val="none" w:sz="0" w:space="0" w:color="auto"/>
      </w:divBdr>
    </w:div>
    <w:div w:id="935986560">
      <w:bodyDiv w:val="1"/>
      <w:marLeft w:val="0"/>
      <w:marRight w:val="0"/>
      <w:marTop w:val="0"/>
      <w:marBottom w:val="0"/>
      <w:divBdr>
        <w:top w:val="none" w:sz="0" w:space="0" w:color="auto"/>
        <w:left w:val="none" w:sz="0" w:space="0" w:color="auto"/>
        <w:bottom w:val="none" w:sz="0" w:space="0" w:color="auto"/>
        <w:right w:val="none" w:sz="0" w:space="0" w:color="auto"/>
      </w:divBdr>
    </w:div>
    <w:div w:id="938026500">
      <w:bodyDiv w:val="1"/>
      <w:marLeft w:val="0"/>
      <w:marRight w:val="0"/>
      <w:marTop w:val="0"/>
      <w:marBottom w:val="0"/>
      <w:divBdr>
        <w:top w:val="none" w:sz="0" w:space="0" w:color="auto"/>
        <w:left w:val="none" w:sz="0" w:space="0" w:color="auto"/>
        <w:bottom w:val="none" w:sz="0" w:space="0" w:color="auto"/>
        <w:right w:val="none" w:sz="0" w:space="0" w:color="auto"/>
      </w:divBdr>
    </w:div>
    <w:div w:id="941769078">
      <w:bodyDiv w:val="1"/>
      <w:marLeft w:val="0"/>
      <w:marRight w:val="0"/>
      <w:marTop w:val="0"/>
      <w:marBottom w:val="0"/>
      <w:divBdr>
        <w:top w:val="none" w:sz="0" w:space="0" w:color="auto"/>
        <w:left w:val="none" w:sz="0" w:space="0" w:color="auto"/>
        <w:bottom w:val="none" w:sz="0" w:space="0" w:color="auto"/>
        <w:right w:val="none" w:sz="0" w:space="0" w:color="auto"/>
      </w:divBdr>
    </w:div>
    <w:div w:id="945230513">
      <w:bodyDiv w:val="1"/>
      <w:marLeft w:val="0"/>
      <w:marRight w:val="0"/>
      <w:marTop w:val="0"/>
      <w:marBottom w:val="0"/>
      <w:divBdr>
        <w:top w:val="none" w:sz="0" w:space="0" w:color="auto"/>
        <w:left w:val="none" w:sz="0" w:space="0" w:color="auto"/>
        <w:bottom w:val="none" w:sz="0" w:space="0" w:color="auto"/>
        <w:right w:val="none" w:sz="0" w:space="0" w:color="auto"/>
      </w:divBdr>
    </w:div>
    <w:div w:id="954290350">
      <w:bodyDiv w:val="1"/>
      <w:marLeft w:val="0"/>
      <w:marRight w:val="0"/>
      <w:marTop w:val="0"/>
      <w:marBottom w:val="0"/>
      <w:divBdr>
        <w:top w:val="none" w:sz="0" w:space="0" w:color="auto"/>
        <w:left w:val="none" w:sz="0" w:space="0" w:color="auto"/>
        <w:bottom w:val="none" w:sz="0" w:space="0" w:color="auto"/>
        <w:right w:val="none" w:sz="0" w:space="0" w:color="auto"/>
      </w:divBdr>
    </w:div>
    <w:div w:id="962156122">
      <w:bodyDiv w:val="1"/>
      <w:marLeft w:val="0"/>
      <w:marRight w:val="0"/>
      <w:marTop w:val="0"/>
      <w:marBottom w:val="0"/>
      <w:divBdr>
        <w:top w:val="none" w:sz="0" w:space="0" w:color="auto"/>
        <w:left w:val="none" w:sz="0" w:space="0" w:color="auto"/>
        <w:bottom w:val="none" w:sz="0" w:space="0" w:color="auto"/>
        <w:right w:val="none" w:sz="0" w:space="0" w:color="auto"/>
      </w:divBdr>
    </w:div>
    <w:div w:id="962462737">
      <w:bodyDiv w:val="1"/>
      <w:marLeft w:val="0"/>
      <w:marRight w:val="0"/>
      <w:marTop w:val="0"/>
      <w:marBottom w:val="0"/>
      <w:divBdr>
        <w:top w:val="none" w:sz="0" w:space="0" w:color="auto"/>
        <w:left w:val="none" w:sz="0" w:space="0" w:color="auto"/>
        <w:bottom w:val="none" w:sz="0" w:space="0" w:color="auto"/>
        <w:right w:val="none" w:sz="0" w:space="0" w:color="auto"/>
      </w:divBdr>
    </w:div>
    <w:div w:id="963922887">
      <w:bodyDiv w:val="1"/>
      <w:marLeft w:val="0"/>
      <w:marRight w:val="0"/>
      <w:marTop w:val="0"/>
      <w:marBottom w:val="0"/>
      <w:divBdr>
        <w:top w:val="none" w:sz="0" w:space="0" w:color="auto"/>
        <w:left w:val="none" w:sz="0" w:space="0" w:color="auto"/>
        <w:bottom w:val="none" w:sz="0" w:space="0" w:color="auto"/>
        <w:right w:val="none" w:sz="0" w:space="0" w:color="auto"/>
      </w:divBdr>
    </w:div>
    <w:div w:id="964576754">
      <w:bodyDiv w:val="1"/>
      <w:marLeft w:val="0"/>
      <w:marRight w:val="0"/>
      <w:marTop w:val="0"/>
      <w:marBottom w:val="0"/>
      <w:divBdr>
        <w:top w:val="none" w:sz="0" w:space="0" w:color="auto"/>
        <w:left w:val="none" w:sz="0" w:space="0" w:color="auto"/>
        <w:bottom w:val="none" w:sz="0" w:space="0" w:color="auto"/>
        <w:right w:val="none" w:sz="0" w:space="0" w:color="auto"/>
      </w:divBdr>
    </w:div>
    <w:div w:id="969676210">
      <w:bodyDiv w:val="1"/>
      <w:marLeft w:val="0"/>
      <w:marRight w:val="0"/>
      <w:marTop w:val="0"/>
      <w:marBottom w:val="0"/>
      <w:divBdr>
        <w:top w:val="none" w:sz="0" w:space="0" w:color="auto"/>
        <w:left w:val="none" w:sz="0" w:space="0" w:color="auto"/>
        <w:bottom w:val="none" w:sz="0" w:space="0" w:color="auto"/>
        <w:right w:val="none" w:sz="0" w:space="0" w:color="auto"/>
      </w:divBdr>
    </w:div>
    <w:div w:id="970672303">
      <w:bodyDiv w:val="1"/>
      <w:marLeft w:val="0"/>
      <w:marRight w:val="0"/>
      <w:marTop w:val="0"/>
      <w:marBottom w:val="0"/>
      <w:divBdr>
        <w:top w:val="none" w:sz="0" w:space="0" w:color="auto"/>
        <w:left w:val="none" w:sz="0" w:space="0" w:color="auto"/>
        <w:bottom w:val="none" w:sz="0" w:space="0" w:color="auto"/>
        <w:right w:val="none" w:sz="0" w:space="0" w:color="auto"/>
      </w:divBdr>
    </w:div>
    <w:div w:id="973489686">
      <w:bodyDiv w:val="1"/>
      <w:marLeft w:val="0"/>
      <w:marRight w:val="0"/>
      <w:marTop w:val="0"/>
      <w:marBottom w:val="0"/>
      <w:divBdr>
        <w:top w:val="none" w:sz="0" w:space="0" w:color="auto"/>
        <w:left w:val="none" w:sz="0" w:space="0" w:color="auto"/>
        <w:bottom w:val="none" w:sz="0" w:space="0" w:color="auto"/>
        <w:right w:val="none" w:sz="0" w:space="0" w:color="auto"/>
      </w:divBdr>
    </w:div>
    <w:div w:id="976446384">
      <w:bodyDiv w:val="1"/>
      <w:marLeft w:val="0"/>
      <w:marRight w:val="0"/>
      <w:marTop w:val="0"/>
      <w:marBottom w:val="0"/>
      <w:divBdr>
        <w:top w:val="none" w:sz="0" w:space="0" w:color="auto"/>
        <w:left w:val="none" w:sz="0" w:space="0" w:color="auto"/>
        <w:bottom w:val="none" w:sz="0" w:space="0" w:color="auto"/>
        <w:right w:val="none" w:sz="0" w:space="0" w:color="auto"/>
      </w:divBdr>
    </w:div>
    <w:div w:id="976496765">
      <w:bodyDiv w:val="1"/>
      <w:marLeft w:val="0"/>
      <w:marRight w:val="0"/>
      <w:marTop w:val="0"/>
      <w:marBottom w:val="0"/>
      <w:divBdr>
        <w:top w:val="none" w:sz="0" w:space="0" w:color="auto"/>
        <w:left w:val="none" w:sz="0" w:space="0" w:color="auto"/>
        <w:bottom w:val="none" w:sz="0" w:space="0" w:color="auto"/>
        <w:right w:val="none" w:sz="0" w:space="0" w:color="auto"/>
      </w:divBdr>
    </w:div>
    <w:div w:id="976683747">
      <w:bodyDiv w:val="1"/>
      <w:marLeft w:val="0"/>
      <w:marRight w:val="0"/>
      <w:marTop w:val="0"/>
      <w:marBottom w:val="0"/>
      <w:divBdr>
        <w:top w:val="none" w:sz="0" w:space="0" w:color="auto"/>
        <w:left w:val="none" w:sz="0" w:space="0" w:color="auto"/>
        <w:bottom w:val="none" w:sz="0" w:space="0" w:color="auto"/>
        <w:right w:val="none" w:sz="0" w:space="0" w:color="auto"/>
      </w:divBdr>
    </w:div>
    <w:div w:id="979649810">
      <w:bodyDiv w:val="1"/>
      <w:marLeft w:val="0"/>
      <w:marRight w:val="0"/>
      <w:marTop w:val="0"/>
      <w:marBottom w:val="0"/>
      <w:divBdr>
        <w:top w:val="none" w:sz="0" w:space="0" w:color="auto"/>
        <w:left w:val="none" w:sz="0" w:space="0" w:color="auto"/>
        <w:bottom w:val="none" w:sz="0" w:space="0" w:color="auto"/>
        <w:right w:val="none" w:sz="0" w:space="0" w:color="auto"/>
      </w:divBdr>
    </w:div>
    <w:div w:id="981696427">
      <w:bodyDiv w:val="1"/>
      <w:marLeft w:val="0"/>
      <w:marRight w:val="0"/>
      <w:marTop w:val="0"/>
      <w:marBottom w:val="0"/>
      <w:divBdr>
        <w:top w:val="none" w:sz="0" w:space="0" w:color="auto"/>
        <w:left w:val="none" w:sz="0" w:space="0" w:color="auto"/>
        <w:bottom w:val="none" w:sz="0" w:space="0" w:color="auto"/>
        <w:right w:val="none" w:sz="0" w:space="0" w:color="auto"/>
      </w:divBdr>
    </w:div>
    <w:div w:id="984508676">
      <w:bodyDiv w:val="1"/>
      <w:marLeft w:val="0"/>
      <w:marRight w:val="0"/>
      <w:marTop w:val="0"/>
      <w:marBottom w:val="0"/>
      <w:divBdr>
        <w:top w:val="none" w:sz="0" w:space="0" w:color="auto"/>
        <w:left w:val="none" w:sz="0" w:space="0" w:color="auto"/>
        <w:bottom w:val="none" w:sz="0" w:space="0" w:color="auto"/>
        <w:right w:val="none" w:sz="0" w:space="0" w:color="auto"/>
      </w:divBdr>
    </w:div>
    <w:div w:id="985865348">
      <w:bodyDiv w:val="1"/>
      <w:marLeft w:val="0"/>
      <w:marRight w:val="0"/>
      <w:marTop w:val="0"/>
      <w:marBottom w:val="0"/>
      <w:divBdr>
        <w:top w:val="none" w:sz="0" w:space="0" w:color="auto"/>
        <w:left w:val="none" w:sz="0" w:space="0" w:color="auto"/>
        <w:bottom w:val="none" w:sz="0" w:space="0" w:color="auto"/>
        <w:right w:val="none" w:sz="0" w:space="0" w:color="auto"/>
      </w:divBdr>
    </w:div>
    <w:div w:id="986712552">
      <w:bodyDiv w:val="1"/>
      <w:marLeft w:val="0"/>
      <w:marRight w:val="0"/>
      <w:marTop w:val="0"/>
      <w:marBottom w:val="0"/>
      <w:divBdr>
        <w:top w:val="none" w:sz="0" w:space="0" w:color="auto"/>
        <w:left w:val="none" w:sz="0" w:space="0" w:color="auto"/>
        <w:bottom w:val="none" w:sz="0" w:space="0" w:color="auto"/>
        <w:right w:val="none" w:sz="0" w:space="0" w:color="auto"/>
      </w:divBdr>
    </w:div>
    <w:div w:id="999191516">
      <w:bodyDiv w:val="1"/>
      <w:marLeft w:val="0"/>
      <w:marRight w:val="0"/>
      <w:marTop w:val="0"/>
      <w:marBottom w:val="0"/>
      <w:divBdr>
        <w:top w:val="none" w:sz="0" w:space="0" w:color="auto"/>
        <w:left w:val="none" w:sz="0" w:space="0" w:color="auto"/>
        <w:bottom w:val="none" w:sz="0" w:space="0" w:color="auto"/>
        <w:right w:val="none" w:sz="0" w:space="0" w:color="auto"/>
      </w:divBdr>
    </w:div>
    <w:div w:id="999191774">
      <w:bodyDiv w:val="1"/>
      <w:marLeft w:val="0"/>
      <w:marRight w:val="0"/>
      <w:marTop w:val="0"/>
      <w:marBottom w:val="0"/>
      <w:divBdr>
        <w:top w:val="none" w:sz="0" w:space="0" w:color="auto"/>
        <w:left w:val="none" w:sz="0" w:space="0" w:color="auto"/>
        <w:bottom w:val="none" w:sz="0" w:space="0" w:color="auto"/>
        <w:right w:val="none" w:sz="0" w:space="0" w:color="auto"/>
      </w:divBdr>
    </w:div>
    <w:div w:id="1001084116">
      <w:bodyDiv w:val="1"/>
      <w:marLeft w:val="0"/>
      <w:marRight w:val="0"/>
      <w:marTop w:val="0"/>
      <w:marBottom w:val="0"/>
      <w:divBdr>
        <w:top w:val="none" w:sz="0" w:space="0" w:color="auto"/>
        <w:left w:val="none" w:sz="0" w:space="0" w:color="auto"/>
        <w:bottom w:val="none" w:sz="0" w:space="0" w:color="auto"/>
        <w:right w:val="none" w:sz="0" w:space="0" w:color="auto"/>
      </w:divBdr>
    </w:div>
    <w:div w:id="1003361657">
      <w:bodyDiv w:val="1"/>
      <w:marLeft w:val="0"/>
      <w:marRight w:val="0"/>
      <w:marTop w:val="0"/>
      <w:marBottom w:val="0"/>
      <w:divBdr>
        <w:top w:val="none" w:sz="0" w:space="0" w:color="auto"/>
        <w:left w:val="none" w:sz="0" w:space="0" w:color="auto"/>
        <w:bottom w:val="none" w:sz="0" w:space="0" w:color="auto"/>
        <w:right w:val="none" w:sz="0" w:space="0" w:color="auto"/>
      </w:divBdr>
    </w:div>
    <w:div w:id="1007709970">
      <w:bodyDiv w:val="1"/>
      <w:marLeft w:val="0"/>
      <w:marRight w:val="0"/>
      <w:marTop w:val="0"/>
      <w:marBottom w:val="0"/>
      <w:divBdr>
        <w:top w:val="none" w:sz="0" w:space="0" w:color="auto"/>
        <w:left w:val="none" w:sz="0" w:space="0" w:color="auto"/>
        <w:bottom w:val="none" w:sz="0" w:space="0" w:color="auto"/>
        <w:right w:val="none" w:sz="0" w:space="0" w:color="auto"/>
      </w:divBdr>
    </w:div>
    <w:div w:id="1012074252">
      <w:bodyDiv w:val="1"/>
      <w:marLeft w:val="0"/>
      <w:marRight w:val="0"/>
      <w:marTop w:val="0"/>
      <w:marBottom w:val="0"/>
      <w:divBdr>
        <w:top w:val="none" w:sz="0" w:space="0" w:color="auto"/>
        <w:left w:val="none" w:sz="0" w:space="0" w:color="auto"/>
        <w:bottom w:val="none" w:sz="0" w:space="0" w:color="auto"/>
        <w:right w:val="none" w:sz="0" w:space="0" w:color="auto"/>
      </w:divBdr>
    </w:div>
    <w:div w:id="1013529606">
      <w:bodyDiv w:val="1"/>
      <w:marLeft w:val="0"/>
      <w:marRight w:val="0"/>
      <w:marTop w:val="0"/>
      <w:marBottom w:val="0"/>
      <w:divBdr>
        <w:top w:val="none" w:sz="0" w:space="0" w:color="auto"/>
        <w:left w:val="none" w:sz="0" w:space="0" w:color="auto"/>
        <w:bottom w:val="none" w:sz="0" w:space="0" w:color="auto"/>
        <w:right w:val="none" w:sz="0" w:space="0" w:color="auto"/>
      </w:divBdr>
    </w:div>
    <w:div w:id="1014267760">
      <w:bodyDiv w:val="1"/>
      <w:marLeft w:val="0"/>
      <w:marRight w:val="0"/>
      <w:marTop w:val="0"/>
      <w:marBottom w:val="0"/>
      <w:divBdr>
        <w:top w:val="none" w:sz="0" w:space="0" w:color="auto"/>
        <w:left w:val="none" w:sz="0" w:space="0" w:color="auto"/>
        <w:bottom w:val="none" w:sz="0" w:space="0" w:color="auto"/>
        <w:right w:val="none" w:sz="0" w:space="0" w:color="auto"/>
      </w:divBdr>
    </w:div>
    <w:div w:id="1014497686">
      <w:bodyDiv w:val="1"/>
      <w:marLeft w:val="0"/>
      <w:marRight w:val="0"/>
      <w:marTop w:val="0"/>
      <w:marBottom w:val="0"/>
      <w:divBdr>
        <w:top w:val="none" w:sz="0" w:space="0" w:color="auto"/>
        <w:left w:val="none" w:sz="0" w:space="0" w:color="auto"/>
        <w:bottom w:val="none" w:sz="0" w:space="0" w:color="auto"/>
        <w:right w:val="none" w:sz="0" w:space="0" w:color="auto"/>
      </w:divBdr>
    </w:div>
    <w:div w:id="1016464539">
      <w:bodyDiv w:val="1"/>
      <w:marLeft w:val="0"/>
      <w:marRight w:val="0"/>
      <w:marTop w:val="0"/>
      <w:marBottom w:val="0"/>
      <w:divBdr>
        <w:top w:val="none" w:sz="0" w:space="0" w:color="auto"/>
        <w:left w:val="none" w:sz="0" w:space="0" w:color="auto"/>
        <w:bottom w:val="none" w:sz="0" w:space="0" w:color="auto"/>
        <w:right w:val="none" w:sz="0" w:space="0" w:color="auto"/>
      </w:divBdr>
    </w:div>
    <w:div w:id="1020859051">
      <w:bodyDiv w:val="1"/>
      <w:marLeft w:val="0"/>
      <w:marRight w:val="0"/>
      <w:marTop w:val="0"/>
      <w:marBottom w:val="0"/>
      <w:divBdr>
        <w:top w:val="none" w:sz="0" w:space="0" w:color="auto"/>
        <w:left w:val="none" w:sz="0" w:space="0" w:color="auto"/>
        <w:bottom w:val="none" w:sz="0" w:space="0" w:color="auto"/>
        <w:right w:val="none" w:sz="0" w:space="0" w:color="auto"/>
      </w:divBdr>
    </w:div>
    <w:div w:id="1028215691">
      <w:bodyDiv w:val="1"/>
      <w:marLeft w:val="0"/>
      <w:marRight w:val="0"/>
      <w:marTop w:val="0"/>
      <w:marBottom w:val="0"/>
      <w:divBdr>
        <w:top w:val="none" w:sz="0" w:space="0" w:color="auto"/>
        <w:left w:val="none" w:sz="0" w:space="0" w:color="auto"/>
        <w:bottom w:val="none" w:sz="0" w:space="0" w:color="auto"/>
        <w:right w:val="none" w:sz="0" w:space="0" w:color="auto"/>
      </w:divBdr>
    </w:div>
    <w:div w:id="1032421342">
      <w:bodyDiv w:val="1"/>
      <w:marLeft w:val="0"/>
      <w:marRight w:val="0"/>
      <w:marTop w:val="0"/>
      <w:marBottom w:val="0"/>
      <w:divBdr>
        <w:top w:val="none" w:sz="0" w:space="0" w:color="auto"/>
        <w:left w:val="none" w:sz="0" w:space="0" w:color="auto"/>
        <w:bottom w:val="none" w:sz="0" w:space="0" w:color="auto"/>
        <w:right w:val="none" w:sz="0" w:space="0" w:color="auto"/>
      </w:divBdr>
    </w:div>
    <w:div w:id="1040783949">
      <w:bodyDiv w:val="1"/>
      <w:marLeft w:val="0"/>
      <w:marRight w:val="0"/>
      <w:marTop w:val="0"/>
      <w:marBottom w:val="0"/>
      <w:divBdr>
        <w:top w:val="none" w:sz="0" w:space="0" w:color="auto"/>
        <w:left w:val="none" w:sz="0" w:space="0" w:color="auto"/>
        <w:bottom w:val="none" w:sz="0" w:space="0" w:color="auto"/>
        <w:right w:val="none" w:sz="0" w:space="0" w:color="auto"/>
      </w:divBdr>
    </w:div>
    <w:div w:id="1042752711">
      <w:bodyDiv w:val="1"/>
      <w:marLeft w:val="0"/>
      <w:marRight w:val="0"/>
      <w:marTop w:val="0"/>
      <w:marBottom w:val="0"/>
      <w:divBdr>
        <w:top w:val="none" w:sz="0" w:space="0" w:color="auto"/>
        <w:left w:val="none" w:sz="0" w:space="0" w:color="auto"/>
        <w:bottom w:val="none" w:sz="0" w:space="0" w:color="auto"/>
        <w:right w:val="none" w:sz="0" w:space="0" w:color="auto"/>
      </w:divBdr>
    </w:div>
    <w:div w:id="1046756366">
      <w:bodyDiv w:val="1"/>
      <w:marLeft w:val="0"/>
      <w:marRight w:val="0"/>
      <w:marTop w:val="0"/>
      <w:marBottom w:val="0"/>
      <w:divBdr>
        <w:top w:val="none" w:sz="0" w:space="0" w:color="auto"/>
        <w:left w:val="none" w:sz="0" w:space="0" w:color="auto"/>
        <w:bottom w:val="none" w:sz="0" w:space="0" w:color="auto"/>
        <w:right w:val="none" w:sz="0" w:space="0" w:color="auto"/>
      </w:divBdr>
    </w:div>
    <w:div w:id="104780160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30385">
      <w:bodyDiv w:val="1"/>
      <w:marLeft w:val="0"/>
      <w:marRight w:val="0"/>
      <w:marTop w:val="0"/>
      <w:marBottom w:val="0"/>
      <w:divBdr>
        <w:top w:val="none" w:sz="0" w:space="0" w:color="auto"/>
        <w:left w:val="none" w:sz="0" w:space="0" w:color="auto"/>
        <w:bottom w:val="none" w:sz="0" w:space="0" w:color="auto"/>
        <w:right w:val="none" w:sz="0" w:space="0" w:color="auto"/>
      </w:divBdr>
    </w:div>
    <w:div w:id="1050959970">
      <w:bodyDiv w:val="1"/>
      <w:marLeft w:val="0"/>
      <w:marRight w:val="0"/>
      <w:marTop w:val="0"/>
      <w:marBottom w:val="0"/>
      <w:divBdr>
        <w:top w:val="none" w:sz="0" w:space="0" w:color="auto"/>
        <w:left w:val="none" w:sz="0" w:space="0" w:color="auto"/>
        <w:bottom w:val="none" w:sz="0" w:space="0" w:color="auto"/>
        <w:right w:val="none" w:sz="0" w:space="0" w:color="auto"/>
      </w:divBdr>
    </w:div>
    <w:div w:id="1055078710">
      <w:bodyDiv w:val="1"/>
      <w:marLeft w:val="0"/>
      <w:marRight w:val="0"/>
      <w:marTop w:val="0"/>
      <w:marBottom w:val="0"/>
      <w:divBdr>
        <w:top w:val="none" w:sz="0" w:space="0" w:color="auto"/>
        <w:left w:val="none" w:sz="0" w:space="0" w:color="auto"/>
        <w:bottom w:val="none" w:sz="0" w:space="0" w:color="auto"/>
        <w:right w:val="none" w:sz="0" w:space="0" w:color="auto"/>
      </w:divBdr>
    </w:div>
    <w:div w:id="1056704915">
      <w:bodyDiv w:val="1"/>
      <w:marLeft w:val="0"/>
      <w:marRight w:val="0"/>
      <w:marTop w:val="0"/>
      <w:marBottom w:val="0"/>
      <w:divBdr>
        <w:top w:val="none" w:sz="0" w:space="0" w:color="auto"/>
        <w:left w:val="none" w:sz="0" w:space="0" w:color="auto"/>
        <w:bottom w:val="none" w:sz="0" w:space="0" w:color="auto"/>
        <w:right w:val="none" w:sz="0" w:space="0" w:color="auto"/>
      </w:divBdr>
    </w:div>
    <w:div w:id="1060985682">
      <w:bodyDiv w:val="1"/>
      <w:marLeft w:val="0"/>
      <w:marRight w:val="0"/>
      <w:marTop w:val="0"/>
      <w:marBottom w:val="0"/>
      <w:divBdr>
        <w:top w:val="none" w:sz="0" w:space="0" w:color="auto"/>
        <w:left w:val="none" w:sz="0" w:space="0" w:color="auto"/>
        <w:bottom w:val="none" w:sz="0" w:space="0" w:color="auto"/>
        <w:right w:val="none" w:sz="0" w:space="0" w:color="auto"/>
      </w:divBdr>
    </w:div>
    <w:div w:id="1065223096">
      <w:bodyDiv w:val="1"/>
      <w:marLeft w:val="0"/>
      <w:marRight w:val="0"/>
      <w:marTop w:val="0"/>
      <w:marBottom w:val="0"/>
      <w:divBdr>
        <w:top w:val="none" w:sz="0" w:space="0" w:color="auto"/>
        <w:left w:val="none" w:sz="0" w:space="0" w:color="auto"/>
        <w:bottom w:val="none" w:sz="0" w:space="0" w:color="auto"/>
        <w:right w:val="none" w:sz="0" w:space="0" w:color="auto"/>
      </w:divBdr>
    </w:div>
    <w:div w:id="1066221653">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2509949">
      <w:bodyDiv w:val="1"/>
      <w:marLeft w:val="0"/>
      <w:marRight w:val="0"/>
      <w:marTop w:val="0"/>
      <w:marBottom w:val="0"/>
      <w:divBdr>
        <w:top w:val="none" w:sz="0" w:space="0" w:color="auto"/>
        <w:left w:val="none" w:sz="0" w:space="0" w:color="auto"/>
        <w:bottom w:val="none" w:sz="0" w:space="0" w:color="auto"/>
        <w:right w:val="none" w:sz="0" w:space="0" w:color="auto"/>
      </w:divBdr>
    </w:div>
    <w:div w:id="107619807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255579">
      <w:bodyDiv w:val="1"/>
      <w:marLeft w:val="0"/>
      <w:marRight w:val="0"/>
      <w:marTop w:val="0"/>
      <w:marBottom w:val="0"/>
      <w:divBdr>
        <w:top w:val="none" w:sz="0" w:space="0" w:color="auto"/>
        <w:left w:val="none" w:sz="0" w:space="0" w:color="auto"/>
        <w:bottom w:val="none" w:sz="0" w:space="0" w:color="auto"/>
        <w:right w:val="none" w:sz="0" w:space="0" w:color="auto"/>
      </w:divBdr>
    </w:div>
    <w:div w:id="1080103979">
      <w:bodyDiv w:val="1"/>
      <w:marLeft w:val="0"/>
      <w:marRight w:val="0"/>
      <w:marTop w:val="0"/>
      <w:marBottom w:val="0"/>
      <w:divBdr>
        <w:top w:val="none" w:sz="0" w:space="0" w:color="auto"/>
        <w:left w:val="none" w:sz="0" w:space="0" w:color="auto"/>
        <w:bottom w:val="none" w:sz="0" w:space="0" w:color="auto"/>
        <w:right w:val="none" w:sz="0" w:space="0" w:color="auto"/>
      </w:divBdr>
    </w:div>
    <w:div w:id="1087263815">
      <w:bodyDiv w:val="1"/>
      <w:marLeft w:val="0"/>
      <w:marRight w:val="0"/>
      <w:marTop w:val="0"/>
      <w:marBottom w:val="0"/>
      <w:divBdr>
        <w:top w:val="none" w:sz="0" w:space="0" w:color="auto"/>
        <w:left w:val="none" w:sz="0" w:space="0" w:color="auto"/>
        <w:bottom w:val="none" w:sz="0" w:space="0" w:color="auto"/>
        <w:right w:val="none" w:sz="0" w:space="0" w:color="auto"/>
      </w:divBdr>
      <w:divsChild>
        <w:div w:id="752359618">
          <w:marLeft w:val="480"/>
          <w:marRight w:val="0"/>
          <w:marTop w:val="0"/>
          <w:marBottom w:val="0"/>
          <w:divBdr>
            <w:top w:val="none" w:sz="0" w:space="0" w:color="auto"/>
            <w:left w:val="none" w:sz="0" w:space="0" w:color="auto"/>
            <w:bottom w:val="none" w:sz="0" w:space="0" w:color="auto"/>
            <w:right w:val="none" w:sz="0" w:space="0" w:color="auto"/>
          </w:divBdr>
        </w:div>
        <w:div w:id="889849654">
          <w:marLeft w:val="480"/>
          <w:marRight w:val="0"/>
          <w:marTop w:val="0"/>
          <w:marBottom w:val="0"/>
          <w:divBdr>
            <w:top w:val="none" w:sz="0" w:space="0" w:color="auto"/>
            <w:left w:val="none" w:sz="0" w:space="0" w:color="auto"/>
            <w:bottom w:val="none" w:sz="0" w:space="0" w:color="auto"/>
            <w:right w:val="none" w:sz="0" w:space="0" w:color="auto"/>
          </w:divBdr>
        </w:div>
        <w:div w:id="869606882">
          <w:marLeft w:val="480"/>
          <w:marRight w:val="0"/>
          <w:marTop w:val="0"/>
          <w:marBottom w:val="0"/>
          <w:divBdr>
            <w:top w:val="none" w:sz="0" w:space="0" w:color="auto"/>
            <w:left w:val="none" w:sz="0" w:space="0" w:color="auto"/>
            <w:bottom w:val="none" w:sz="0" w:space="0" w:color="auto"/>
            <w:right w:val="none" w:sz="0" w:space="0" w:color="auto"/>
          </w:divBdr>
        </w:div>
        <w:div w:id="1689483127">
          <w:marLeft w:val="480"/>
          <w:marRight w:val="0"/>
          <w:marTop w:val="0"/>
          <w:marBottom w:val="0"/>
          <w:divBdr>
            <w:top w:val="none" w:sz="0" w:space="0" w:color="auto"/>
            <w:left w:val="none" w:sz="0" w:space="0" w:color="auto"/>
            <w:bottom w:val="none" w:sz="0" w:space="0" w:color="auto"/>
            <w:right w:val="none" w:sz="0" w:space="0" w:color="auto"/>
          </w:divBdr>
        </w:div>
        <w:div w:id="899093645">
          <w:marLeft w:val="480"/>
          <w:marRight w:val="0"/>
          <w:marTop w:val="0"/>
          <w:marBottom w:val="0"/>
          <w:divBdr>
            <w:top w:val="none" w:sz="0" w:space="0" w:color="auto"/>
            <w:left w:val="none" w:sz="0" w:space="0" w:color="auto"/>
            <w:bottom w:val="none" w:sz="0" w:space="0" w:color="auto"/>
            <w:right w:val="none" w:sz="0" w:space="0" w:color="auto"/>
          </w:divBdr>
        </w:div>
      </w:divsChild>
    </w:div>
    <w:div w:id="1087774002">
      <w:bodyDiv w:val="1"/>
      <w:marLeft w:val="0"/>
      <w:marRight w:val="0"/>
      <w:marTop w:val="0"/>
      <w:marBottom w:val="0"/>
      <w:divBdr>
        <w:top w:val="none" w:sz="0" w:space="0" w:color="auto"/>
        <w:left w:val="none" w:sz="0" w:space="0" w:color="auto"/>
        <w:bottom w:val="none" w:sz="0" w:space="0" w:color="auto"/>
        <w:right w:val="none" w:sz="0" w:space="0" w:color="auto"/>
      </w:divBdr>
    </w:div>
    <w:div w:id="1088580659">
      <w:bodyDiv w:val="1"/>
      <w:marLeft w:val="0"/>
      <w:marRight w:val="0"/>
      <w:marTop w:val="0"/>
      <w:marBottom w:val="0"/>
      <w:divBdr>
        <w:top w:val="none" w:sz="0" w:space="0" w:color="auto"/>
        <w:left w:val="none" w:sz="0" w:space="0" w:color="auto"/>
        <w:bottom w:val="none" w:sz="0" w:space="0" w:color="auto"/>
        <w:right w:val="none" w:sz="0" w:space="0" w:color="auto"/>
      </w:divBdr>
    </w:div>
    <w:div w:id="1095437510">
      <w:bodyDiv w:val="1"/>
      <w:marLeft w:val="0"/>
      <w:marRight w:val="0"/>
      <w:marTop w:val="0"/>
      <w:marBottom w:val="0"/>
      <w:divBdr>
        <w:top w:val="none" w:sz="0" w:space="0" w:color="auto"/>
        <w:left w:val="none" w:sz="0" w:space="0" w:color="auto"/>
        <w:bottom w:val="none" w:sz="0" w:space="0" w:color="auto"/>
        <w:right w:val="none" w:sz="0" w:space="0" w:color="auto"/>
      </w:divBdr>
    </w:div>
    <w:div w:id="1097603663">
      <w:bodyDiv w:val="1"/>
      <w:marLeft w:val="0"/>
      <w:marRight w:val="0"/>
      <w:marTop w:val="0"/>
      <w:marBottom w:val="0"/>
      <w:divBdr>
        <w:top w:val="none" w:sz="0" w:space="0" w:color="auto"/>
        <w:left w:val="none" w:sz="0" w:space="0" w:color="auto"/>
        <w:bottom w:val="none" w:sz="0" w:space="0" w:color="auto"/>
        <w:right w:val="none" w:sz="0" w:space="0" w:color="auto"/>
      </w:divBdr>
    </w:div>
    <w:div w:id="1098646078">
      <w:bodyDiv w:val="1"/>
      <w:marLeft w:val="0"/>
      <w:marRight w:val="0"/>
      <w:marTop w:val="0"/>
      <w:marBottom w:val="0"/>
      <w:divBdr>
        <w:top w:val="none" w:sz="0" w:space="0" w:color="auto"/>
        <w:left w:val="none" w:sz="0" w:space="0" w:color="auto"/>
        <w:bottom w:val="none" w:sz="0" w:space="0" w:color="auto"/>
        <w:right w:val="none" w:sz="0" w:space="0" w:color="auto"/>
      </w:divBdr>
    </w:div>
    <w:div w:id="1106998193">
      <w:bodyDiv w:val="1"/>
      <w:marLeft w:val="0"/>
      <w:marRight w:val="0"/>
      <w:marTop w:val="0"/>
      <w:marBottom w:val="0"/>
      <w:divBdr>
        <w:top w:val="none" w:sz="0" w:space="0" w:color="auto"/>
        <w:left w:val="none" w:sz="0" w:space="0" w:color="auto"/>
        <w:bottom w:val="none" w:sz="0" w:space="0" w:color="auto"/>
        <w:right w:val="none" w:sz="0" w:space="0" w:color="auto"/>
      </w:divBdr>
    </w:div>
    <w:div w:id="1111313926">
      <w:bodyDiv w:val="1"/>
      <w:marLeft w:val="0"/>
      <w:marRight w:val="0"/>
      <w:marTop w:val="0"/>
      <w:marBottom w:val="0"/>
      <w:divBdr>
        <w:top w:val="none" w:sz="0" w:space="0" w:color="auto"/>
        <w:left w:val="none" w:sz="0" w:space="0" w:color="auto"/>
        <w:bottom w:val="none" w:sz="0" w:space="0" w:color="auto"/>
        <w:right w:val="none" w:sz="0" w:space="0" w:color="auto"/>
      </w:divBdr>
    </w:div>
    <w:div w:id="1127160503">
      <w:bodyDiv w:val="1"/>
      <w:marLeft w:val="0"/>
      <w:marRight w:val="0"/>
      <w:marTop w:val="0"/>
      <w:marBottom w:val="0"/>
      <w:divBdr>
        <w:top w:val="none" w:sz="0" w:space="0" w:color="auto"/>
        <w:left w:val="none" w:sz="0" w:space="0" w:color="auto"/>
        <w:bottom w:val="none" w:sz="0" w:space="0" w:color="auto"/>
        <w:right w:val="none" w:sz="0" w:space="0" w:color="auto"/>
      </w:divBdr>
    </w:div>
    <w:div w:id="1128091443">
      <w:bodyDiv w:val="1"/>
      <w:marLeft w:val="0"/>
      <w:marRight w:val="0"/>
      <w:marTop w:val="0"/>
      <w:marBottom w:val="0"/>
      <w:divBdr>
        <w:top w:val="none" w:sz="0" w:space="0" w:color="auto"/>
        <w:left w:val="none" w:sz="0" w:space="0" w:color="auto"/>
        <w:bottom w:val="none" w:sz="0" w:space="0" w:color="auto"/>
        <w:right w:val="none" w:sz="0" w:space="0" w:color="auto"/>
      </w:divBdr>
    </w:div>
    <w:div w:id="1129396570">
      <w:bodyDiv w:val="1"/>
      <w:marLeft w:val="0"/>
      <w:marRight w:val="0"/>
      <w:marTop w:val="0"/>
      <w:marBottom w:val="0"/>
      <w:divBdr>
        <w:top w:val="none" w:sz="0" w:space="0" w:color="auto"/>
        <w:left w:val="none" w:sz="0" w:space="0" w:color="auto"/>
        <w:bottom w:val="none" w:sz="0" w:space="0" w:color="auto"/>
        <w:right w:val="none" w:sz="0" w:space="0" w:color="auto"/>
      </w:divBdr>
    </w:div>
    <w:div w:id="1130325172">
      <w:bodyDiv w:val="1"/>
      <w:marLeft w:val="0"/>
      <w:marRight w:val="0"/>
      <w:marTop w:val="0"/>
      <w:marBottom w:val="0"/>
      <w:divBdr>
        <w:top w:val="none" w:sz="0" w:space="0" w:color="auto"/>
        <w:left w:val="none" w:sz="0" w:space="0" w:color="auto"/>
        <w:bottom w:val="none" w:sz="0" w:space="0" w:color="auto"/>
        <w:right w:val="none" w:sz="0" w:space="0" w:color="auto"/>
      </w:divBdr>
    </w:div>
    <w:div w:id="1132558285">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7454919">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7431660">
      <w:bodyDiv w:val="1"/>
      <w:marLeft w:val="0"/>
      <w:marRight w:val="0"/>
      <w:marTop w:val="0"/>
      <w:marBottom w:val="0"/>
      <w:divBdr>
        <w:top w:val="none" w:sz="0" w:space="0" w:color="auto"/>
        <w:left w:val="none" w:sz="0" w:space="0" w:color="auto"/>
        <w:bottom w:val="none" w:sz="0" w:space="0" w:color="auto"/>
        <w:right w:val="none" w:sz="0" w:space="0" w:color="auto"/>
      </w:divBdr>
    </w:div>
    <w:div w:id="1149055135">
      <w:bodyDiv w:val="1"/>
      <w:marLeft w:val="0"/>
      <w:marRight w:val="0"/>
      <w:marTop w:val="0"/>
      <w:marBottom w:val="0"/>
      <w:divBdr>
        <w:top w:val="none" w:sz="0" w:space="0" w:color="auto"/>
        <w:left w:val="none" w:sz="0" w:space="0" w:color="auto"/>
        <w:bottom w:val="none" w:sz="0" w:space="0" w:color="auto"/>
        <w:right w:val="none" w:sz="0" w:space="0" w:color="auto"/>
      </w:divBdr>
    </w:div>
    <w:div w:id="1150975647">
      <w:bodyDiv w:val="1"/>
      <w:marLeft w:val="0"/>
      <w:marRight w:val="0"/>
      <w:marTop w:val="0"/>
      <w:marBottom w:val="0"/>
      <w:divBdr>
        <w:top w:val="none" w:sz="0" w:space="0" w:color="auto"/>
        <w:left w:val="none" w:sz="0" w:space="0" w:color="auto"/>
        <w:bottom w:val="none" w:sz="0" w:space="0" w:color="auto"/>
        <w:right w:val="none" w:sz="0" w:space="0" w:color="auto"/>
      </w:divBdr>
    </w:div>
    <w:div w:id="1151555778">
      <w:bodyDiv w:val="1"/>
      <w:marLeft w:val="0"/>
      <w:marRight w:val="0"/>
      <w:marTop w:val="0"/>
      <w:marBottom w:val="0"/>
      <w:divBdr>
        <w:top w:val="none" w:sz="0" w:space="0" w:color="auto"/>
        <w:left w:val="none" w:sz="0" w:space="0" w:color="auto"/>
        <w:bottom w:val="none" w:sz="0" w:space="0" w:color="auto"/>
        <w:right w:val="none" w:sz="0" w:space="0" w:color="auto"/>
      </w:divBdr>
    </w:div>
    <w:div w:id="1156535500">
      <w:bodyDiv w:val="1"/>
      <w:marLeft w:val="0"/>
      <w:marRight w:val="0"/>
      <w:marTop w:val="0"/>
      <w:marBottom w:val="0"/>
      <w:divBdr>
        <w:top w:val="none" w:sz="0" w:space="0" w:color="auto"/>
        <w:left w:val="none" w:sz="0" w:space="0" w:color="auto"/>
        <w:bottom w:val="none" w:sz="0" w:space="0" w:color="auto"/>
        <w:right w:val="none" w:sz="0" w:space="0" w:color="auto"/>
      </w:divBdr>
    </w:div>
    <w:div w:id="1158109269">
      <w:bodyDiv w:val="1"/>
      <w:marLeft w:val="0"/>
      <w:marRight w:val="0"/>
      <w:marTop w:val="0"/>
      <w:marBottom w:val="0"/>
      <w:divBdr>
        <w:top w:val="none" w:sz="0" w:space="0" w:color="auto"/>
        <w:left w:val="none" w:sz="0" w:space="0" w:color="auto"/>
        <w:bottom w:val="none" w:sz="0" w:space="0" w:color="auto"/>
        <w:right w:val="none" w:sz="0" w:space="0" w:color="auto"/>
      </w:divBdr>
    </w:div>
    <w:div w:id="1159492793">
      <w:bodyDiv w:val="1"/>
      <w:marLeft w:val="0"/>
      <w:marRight w:val="0"/>
      <w:marTop w:val="0"/>
      <w:marBottom w:val="0"/>
      <w:divBdr>
        <w:top w:val="none" w:sz="0" w:space="0" w:color="auto"/>
        <w:left w:val="none" w:sz="0" w:space="0" w:color="auto"/>
        <w:bottom w:val="none" w:sz="0" w:space="0" w:color="auto"/>
        <w:right w:val="none" w:sz="0" w:space="0" w:color="auto"/>
      </w:divBdr>
    </w:div>
    <w:div w:id="1159494748">
      <w:bodyDiv w:val="1"/>
      <w:marLeft w:val="0"/>
      <w:marRight w:val="0"/>
      <w:marTop w:val="0"/>
      <w:marBottom w:val="0"/>
      <w:divBdr>
        <w:top w:val="none" w:sz="0" w:space="0" w:color="auto"/>
        <w:left w:val="none" w:sz="0" w:space="0" w:color="auto"/>
        <w:bottom w:val="none" w:sz="0" w:space="0" w:color="auto"/>
        <w:right w:val="none" w:sz="0" w:space="0" w:color="auto"/>
      </w:divBdr>
    </w:div>
    <w:div w:id="1160731850">
      <w:bodyDiv w:val="1"/>
      <w:marLeft w:val="0"/>
      <w:marRight w:val="0"/>
      <w:marTop w:val="0"/>
      <w:marBottom w:val="0"/>
      <w:divBdr>
        <w:top w:val="none" w:sz="0" w:space="0" w:color="auto"/>
        <w:left w:val="none" w:sz="0" w:space="0" w:color="auto"/>
        <w:bottom w:val="none" w:sz="0" w:space="0" w:color="auto"/>
        <w:right w:val="none" w:sz="0" w:space="0" w:color="auto"/>
      </w:divBdr>
    </w:div>
    <w:div w:id="1160774695">
      <w:bodyDiv w:val="1"/>
      <w:marLeft w:val="0"/>
      <w:marRight w:val="0"/>
      <w:marTop w:val="0"/>
      <w:marBottom w:val="0"/>
      <w:divBdr>
        <w:top w:val="none" w:sz="0" w:space="0" w:color="auto"/>
        <w:left w:val="none" w:sz="0" w:space="0" w:color="auto"/>
        <w:bottom w:val="none" w:sz="0" w:space="0" w:color="auto"/>
        <w:right w:val="none" w:sz="0" w:space="0" w:color="auto"/>
      </w:divBdr>
    </w:div>
    <w:div w:id="1162434078">
      <w:bodyDiv w:val="1"/>
      <w:marLeft w:val="0"/>
      <w:marRight w:val="0"/>
      <w:marTop w:val="0"/>
      <w:marBottom w:val="0"/>
      <w:divBdr>
        <w:top w:val="none" w:sz="0" w:space="0" w:color="auto"/>
        <w:left w:val="none" w:sz="0" w:space="0" w:color="auto"/>
        <w:bottom w:val="none" w:sz="0" w:space="0" w:color="auto"/>
        <w:right w:val="none" w:sz="0" w:space="0" w:color="auto"/>
      </w:divBdr>
    </w:div>
    <w:div w:id="1167750396">
      <w:bodyDiv w:val="1"/>
      <w:marLeft w:val="0"/>
      <w:marRight w:val="0"/>
      <w:marTop w:val="0"/>
      <w:marBottom w:val="0"/>
      <w:divBdr>
        <w:top w:val="none" w:sz="0" w:space="0" w:color="auto"/>
        <w:left w:val="none" w:sz="0" w:space="0" w:color="auto"/>
        <w:bottom w:val="none" w:sz="0" w:space="0" w:color="auto"/>
        <w:right w:val="none" w:sz="0" w:space="0" w:color="auto"/>
      </w:divBdr>
    </w:div>
    <w:div w:id="1179462887">
      <w:bodyDiv w:val="1"/>
      <w:marLeft w:val="0"/>
      <w:marRight w:val="0"/>
      <w:marTop w:val="0"/>
      <w:marBottom w:val="0"/>
      <w:divBdr>
        <w:top w:val="none" w:sz="0" w:space="0" w:color="auto"/>
        <w:left w:val="none" w:sz="0" w:space="0" w:color="auto"/>
        <w:bottom w:val="none" w:sz="0" w:space="0" w:color="auto"/>
        <w:right w:val="none" w:sz="0" w:space="0" w:color="auto"/>
      </w:divBdr>
    </w:div>
    <w:div w:id="1180654783">
      <w:bodyDiv w:val="1"/>
      <w:marLeft w:val="0"/>
      <w:marRight w:val="0"/>
      <w:marTop w:val="0"/>
      <w:marBottom w:val="0"/>
      <w:divBdr>
        <w:top w:val="none" w:sz="0" w:space="0" w:color="auto"/>
        <w:left w:val="none" w:sz="0" w:space="0" w:color="auto"/>
        <w:bottom w:val="none" w:sz="0" w:space="0" w:color="auto"/>
        <w:right w:val="none" w:sz="0" w:space="0" w:color="auto"/>
      </w:divBdr>
    </w:div>
    <w:div w:id="1181234577">
      <w:bodyDiv w:val="1"/>
      <w:marLeft w:val="0"/>
      <w:marRight w:val="0"/>
      <w:marTop w:val="0"/>
      <w:marBottom w:val="0"/>
      <w:divBdr>
        <w:top w:val="none" w:sz="0" w:space="0" w:color="auto"/>
        <w:left w:val="none" w:sz="0" w:space="0" w:color="auto"/>
        <w:bottom w:val="none" w:sz="0" w:space="0" w:color="auto"/>
        <w:right w:val="none" w:sz="0" w:space="0" w:color="auto"/>
      </w:divBdr>
    </w:div>
    <w:div w:id="1187333944">
      <w:bodyDiv w:val="1"/>
      <w:marLeft w:val="0"/>
      <w:marRight w:val="0"/>
      <w:marTop w:val="0"/>
      <w:marBottom w:val="0"/>
      <w:divBdr>
        <w:top w:val="none" w:sz="0" w:space="0" w:color="auto"/>
        <w:left w:val="none" w:sz="0" w:space="0" w:color="auto"/>
        <w:bottom w:val="none" w:sz="0" w:space="0" w:color="auto"/>
        <w:right w:val="none" w:sz="0" w:space="0" w:color="auto"/>
      </w:divBdr>
    </w:div>
    <w:div w:id="1189947227">
      <w:bodyDiv w:val="1"/>
      <w:marLeft w:val="0"/>
      <w:marRight w:val="0"/>
      <w:marTop w:val="0"/>
      <w:marBottom w:val="0"/>
      <w:divBdr>
        <w:top w:val="none" w:sz="0" w:space="0" w:color="auto"/>
        <w:left w:val="none" w:sz="0" w:space="0" w:color="auto"/>
        <w:bottom w:val="none" w:sz="0" w:space="0" w:color="auto"/>
        <w:right w:val="none" w:sz="0" w:space="0" w:color="auto"/>
      </w:divBdr>
    </w:div>
    <w:div w:id="1192886455">
      <w:bodyDiv w:val="1"/>
      <w:marLeft w:val="0"/>
      <w:marRight w:val="0"/>
      <w:marTop w:val="0"/>
      <w:marBottom w:val="0"/>
      <w:divBdr>
        <w:top w:val="none" w:sz="0" w:space="0" w:color="auto"/>
        <w:left w:val="none" w:sz="0" w:space="0" w:color="auto"/>
        <w:bottom w:val="none" w:sz="0" w:space="0" w:color="auto"/>
        <w:right w:val="none" w:sz="0" w:space="0" w:color="auto"/>
      </w:divBdr>
    </w:div>
    <w:div w:id="1194686507">
      <w:bodyDiv w:val="1"/>
      <w:marLeft w:val="0"/>
      <w:marRight w:val="0"/>
      <w:marTop w:val="0"/>
      <w:marBottom w:val="0"/>
      <w:divBdr>
        <w:top w:val="none" w:sz="0" w:space="0" w:color="auto"/>
        <w:left w:val="none" w:sz="0" w:space="0" w:color="auto"/>
        <w:bottom w:val="none" w:sz="0" w:space="0" w:color="auto"/>
        <w:right w:val="none" w:sz="0" w:space="0" w:color="auto"/>
      </w:divBdr>
    </w:div>
    <w:div w:id="1195998204">
      <w:bodyDiv w:val="1"/>
      <w:marLeft w:val="0"/>
      <w:marRight w:val="0"/>
      <w:marTop w:val="0"/>
      <w:marBottom w:val="0"/>
      <w:divBdr>
        <w:top w:val="none" w:sz="0" w:space="0" w:color="auto"/>
        <w:left w:val="none" w:sz="0" w:space="0" w:color="auto"/>
        <w:bottom w:val="none" w:sz="0" w:space="0" w:color="auto"/>
        <w:right w:val="none" w:sz="0" w:space="0" w:color="auto"/>
      </w:divBdr>
    </w:div>
    <w:div w:id="1196508422">
      <w:bodyDiv w:val="1"/>
      <w:marLeft w:val="0"/>
      <w:marRight w:val="0"/>
      <w:marTop w:val="0"/>
      <w:marBottom w:val="0"/>
      <w:divBdr>
        <w:top w:val="none" w:sz="0" w:space="0" w:color="auto"/>
        <w:left w:val="none" w:sz="0" w:space="0" w:color="auto"/>
        <w:bottom w:val="none" w:sz="0" w:space="0" w:color="auto"/>
        <w:right w:val="none" w:sz="0" w:space="0" w:color="auto"/>
      </w:divBdr>
    </w:div>
    <w:div w:id="1198664883">
      <w:bodyDiv w:val="1"/>
      <w:marLeft w:val="0"/>
      <w:marRight w:val="0"/>
      <w:marTop w:val="0"/>
      <w:marBottom w:val="0"/>
      <w:divBdr>
        <w:top w:val="none" w:sz="0" w:space="0" w:color="auto"/>
        <w:left w:val="none" w:sz="0" w:space="0" w:color="auto"/>
        <w:bottom w:val="none" w:sz="0" w:space="0" w:color="auto"/>
        <w:right w:val="none" w:sz="0" w:space="0" w:color="auto"/>
      </w:divBdr>
    </w:div>
    <w:div w:id="1202088949">
      <w:bodyDiv w:val="1"/>
      <w:marLeft w:val="0"/>
      <w:marRight w:val="0"/>
      <w:marTop w:val="0"/>
      <w:marBottom w:val="0"/>
      <w:divBdr>
        <w:top w:val="none" w:sz="0" w:space="0" w:color="auto"/>
        <w:left w:val="none" w:sz="0" w:space="0" w:color="auto"/>
        <w:bottom w:val="none" w:sz="0" w:space="0" w:color="auto"/>
        <w:right w:val="none" w:sz="0" w:space="0" w:color="auto"/>
      </w:divBdr>
    </w:div>
    <w:div w:id="1202204601">
      <w:bodyDiv w:val="1"/>
      <w:marLeft w:val="0"/>
      <w:marRight w:val="0"/>
      <w:marTop w:val="0"/>
      <w:marBottom w:val="0"/>
      <w:divBdr>
        <w:top w:val="none" w:sz="0" w:space="0" w:color="auto"/>
        <w:left w:val="none" w:sz="0" w:space="0" w:color="auto"/>
        <w:bottom w:val="none" w:sz="0" w:space="0" w:color="auto"/>
        <w:right w:val="none" w:sz="0" w:space="0" w:color="auto"/>
      </w:divBdr>
    </w:div>
    <w:div w:id="1205943062">
      <w:bodyDiv w:val="1"/>
      <w:marLeft w:val="0"/>
      <w:marRight w:val="0"/>
      <w:marTop w:val="0"/>
      <w:marBottom w:val="0"/>
      <w:divBdr>
        <w:top w:val="none" w:sz="0" w:space="0" w:color="auto"/>
        <w:left w:val="none" w:sz="0" w:space="0" w:color="auto"/>
        <w:bottom w:val="none" w:sz="0" w:space="0" w:color="auto"/>
        <w:right w:val="none" w:sz="0" w:space="0" w:color="auto"/>
      </w:divBdr>
    </w:div>
    <w:div w:id="1213421687">
      <w:bodyDiv w:val="1"/>
      <w:marLeft w:val="0"/>
      <w:marRight w:val="0"/>
      <w:marTop w:val="0"/>
      <w:marBottom w:val="0"/>
      <w:divBdr>
        <w:top w:val="none" w:sz="0" w:space="0" w:color="auto"/>
        <w:left w:val="none" w:sz="0" w:space="0" w:color="auto"/>
        <w:bottom w:val="none" w:sz="0" w:space="0" w:color="auto"/>
        <w:right w:val="none" w:sz="0" w:space="0" w:color="auto"/>
      </w:divBdr>
    </w:div>
    <w:div w:id="1215234941">
      <w:bodyDiv w:val="1"/>
      <w:marLeft w:val="0"/>
      <w:marRight w:val="0"/>
      <w:marTop w:val="0"/>
      <w:marBottom w:val="0"/>
      <w:divBdr>
        <w:top w:val="none" w:sz="0" w:space="0" w:color="auto"/>
        <w:left w:val="none" w:sz="0" w:space="0" w:color="auto"/>
        <w:bottom w:val="none" w:sz="0" w:space="0" w:color="auto"/>
        <w:right w:val="none" w:sz="0" w:space="0" w:color="auto"/>
      </w:divBdr>
    </w:div>
    <w:div w:id="1216047915">
      <w:bodyDiv w:val="1"/>
      <w:marLeft w:val="0"/>
      <w:marRight w:val="0"/>
      <w:marTop w:val="0"/>
      <w:marBottom w:val="0"/>
      <w:divBdr>
        <w:top w:val="none" w:sz="0" w:space="0" w:color="auto"/>
        <w:left w:val="none" w:sz="0" w:space="0" w:color="auto"/>
        <w:bottom w:val="none" w:sz="0" w:space="0" w:color="auto"/>
        <w:right w:val="none" w:sz="0" w:space="0" w:color="auto"/>
      </w:divBdr>
    </w:div>
    <w:div w:id="1219587830">
      <w:bodyDiv w:val="1"/>
      <w:marLeft w:val="0"/>
      <w:marRight w:val="0"/>
      <w:marTop w:val="0"/>
      <w:marBottom w:val="0"/>
      <w:divBdr>
        <w:top w:val="none" w:sz="0" w:space="0" w:color="auto"/>
        <w:left w:val="none" w:sz="0" w:space="0" w:color="auto"/>
        <w:bottom w:val="none" w:sz="0" w:space="0" w:color="auto"/>
        <w:right w:val="none" w:sz="0" w:space="0" w:color="auto"/>
      </w:divBdr>
    </w:div>
    <w:div w:id="1221479803">
      <w:bodyDiv w:val="1"/>
      <w:marLeft w:val="0"/>
      <w:marRight w:val="0"/>
      <w:marTop w:val="0"/>
      <w:marBottom w:val="0"/>
      <w:divBdr>
        <w:top w:val="none" w:sz="0" w:space="0" w:color="auto"/>
        <w:left w:val="none" w:sz="0" w:space="0" w:color="auto"/>
        <w:bottom w:val="none" w:sz="0" w:space="0" w:color="auto"/>
        <w:right w:val="none" w:sz="0" w:space="0" w:color="auto"/>
      </w:divBdr>
    </w:div>
    <w:div w:id="1234198837">
      <w:bodyDiv w:val="1"/>
      <w:marLeft w:val="0"/>
      <w:marRight w:val="0"/>
      <w:marTop w:val="0"/>
      <w:marBottom w:val="0"/>
      <w:divBdr>
        <w:top w:val="none" w:sz="0" w:space="0" w:color="auto"/>
        <w:left w:val="none" w:sz="0" w:space="0" w:color="auto"/>
        <w:bottom w:val="none" w:sz="0" w:space="0" w:color="auto"/>
        <w:right w:val="none" w:sz="0" w:space="0" w:color="auto"/>
      </w:divBdr>
    </w:div>
    <w:div w:id="1235508013">
      <w:bodyDiv w:val="1"/>
      <w:marLeft w:val="0"/>
      <w:marRight w:val="0"/>
      <w:marTop w:val="0"/>
      <w:marBottom w:val="0"/>
      <w:divBdr>
        <w:top w:val="none" w:sz="0" w:space="0" w:color="auto"/>
        <w:left w:val="none" w:sz="0" w:space="0" w:color="auto"/>
        <w:bottom w:val="none" w:sz="0" w:space="0" w:color="auto"/>
        <w:right w:val="none" w:sz="0" w:space="0" w:color="auto"/>
      </w:divBdr>
    </w:div>
    <w:div w:id="1235706067">
      <w:bodyDiv w:val="1"/>
      <w:marLeft w:val="0"/>
      <w:marRight w:val="0"/>
      <w:marTop w:val="0"/>
      <w:marBottom w:val="0"/>
      <w:divBdr>
        <w:top w:val="none" w:sz="0" w:space="0" w:color="auto"/>
        <w:left w:val="none" w:sz="0" w:space="0" w:color="auto"/>
        <w:bottom w:val="none" w:sz="0" w:space="0" w:color="auto"/>
        <w:right w:val="none" w:sz="0" w:space="0" w:color="auto"/>
      </w:divBdr>
    </w:div>
    <w:div w:id="1236016073">
      <w:bodyDiv w:val="1"/>
      <w:marLeft w:val="0"/>
      <w:marRight w:val="0"/>
      <w:marTop w:val="0"/>
      <w:marBottom w:val="0"/>
      <w:divBdr>
        <w:top w:val="none" w:sz="0" w:space="0" w:color="auto"/>
        <w:left w:val="none" w:sz="0" w:space="0" w:color="auto"/>
        <w:bottom w:val="none" w:sz="0" w:space="0" w:color="auto"/>
        <w:right w:val="none" w:sz="0" w:space="0" w:color="auto"/>
      </w:divBdr>
    </w:div>
    <w:div w:id="1240015605">
      <w:bodyDiv w:val="1"/>
      <w:marLeft w:val="0"/>
      <w:marRight w:val="0"/>
      <w:marTop w:val="0"/>
      <w:marBottom w:val="0"/>
      <w:divBdr>
        <w:top w:val="none" w:sz="0" w:space="0" w:color="auto"/>
        <w:left w:val="none" w:sz="0" w:space="0" w:color="auto"/>
        <w:bottom w:val="none" w:sz="0" w:space="0" w:color="auto"/>
        <w:right w:val="none" w:sz="0" w:space="0" w:color="auto"/>
      </w:divBdr>
    </w:div>
    <w:div w:id="1243639269">
      <w:bodyDiv w:val="1"/>
      <w:marLeft w:val="0"/>
      <w:marRight w:val="0"/>
      <w:marTop w:val="0"/>
      <w:marBottom w:val="0"/>
      <w:divBdr>
        <w:top w:val="none" w:sz="0" w:space="0" w:color="auto"/>
        <w:left w:val="none" w:sz="0" w:space="0" w:color="auto"/>
        <w:bottom w:val="none" w:sz="0" w:space="0" w:color="auto"/>
        <w:right w:val="none" w:sz="0" w:space="0" w:color="auto"/>
      </w:divBdr>
    </w:div>
    <w:div w:id="1243953465">
      <w:bodyDiv w:val="1"/>
      <w:marLeft w:val="0"/>
      <w:marRight w:val="0"/>
      <w:marTop w:val="0"/>
      <w:marBottom w:val="0"/>
      <w:divBdr>
        <w:top w:val="none" w:sz="0" w:space="0" w:color="auto"/>
        <w:left w:val="none" w:sz="0" w:space="0" w:color="auto"/>
        <w:bottom w:val="none" w:sz="0" w:space="0" w:color="auto"/>
        <w:right w:val="none" w:sz="0" w:space="0" w:color="auto"/>
      </w:divBdr>
    </w:div>
    <w:div w:id="1245143590">
      <w:bodyDiv w:val="1"/>
      <w:marLeft w:val="0"/>
      <w:marRight w:val="0"/>
      <w:marTop w:val="0"/>
      <w:marBottom w:val="0"/>
      <w:divBdr>
        <w:top w:val="none" w:sz="0" w:space="0" w:color="auto"/>
        <w:left w:val="none" w:sz="0" w:space="0" w:color="auto"/>
        <w:bottom w:val="none" w:sz="0" w:space="0" w:color="auto"/>
        <w:right w:val="none" w:sz="0" w:space="0" w:color="auto"/>
      </w:divBdr>
    </w:div>
    <w:div w:id="1250194363">
      <w:bodyDiv w:val="1"/>
      <w:marLeft w:val="0"/>
      <w:marRight w:val="0"/>
      <w:marTop w:val="0"/>
      <w:marBottom w:val="0"/>
      <w:divBdr>
        <w:top w:val="none" w:sz="0" w:space="0" w:color="auto"/>
        <w:left w:val="none" w:sz="0" w:space="0" w:color="auto"/>
        <w:bottom w:val="none" w:sz="0" w:space="0" w:color="auto"/>
        <w:right w:val="none" w:sz="0" w:space="0" w:color="auto"/>
      </w:divBdr>
    </w:div>
    <w:div w:id="1252200533">
      <w:bodyDiv w:val="1"/>
      <w:marLeft w:val="0"/>
      <w:marRight w:val="0"/>
      <w:marTop w:val="0"/>
      <w:marBottom w:val="0"/>
      <w:divBdr>
        <w:top w:val="none" w:sz="0" w:space="0" w:color="auto"/>
        <w:left w:val="none" w:sz="0" w:space="0" w:color="auto"/>
        <w:bottom w:val="none" w:sz="0" w:space="0" w:color="auto"/>
        <w:right w:val="none" w:sz="0" w:space="0" w:color="auto"/>
      </w:divBdr>
    </w:div>
    <w:div w:id="1252200776">
      <w:bodyDiv w:val="1"/>
      <w:marLeft w:val="0"/>
      <w:marRight w:val="0"/>
      <w:marTop w:val="0"/>
      <w:marBottom w:val="0"/>
      <w:divBdr>
        <w:top w:val="none" w:sz="0" w:space="0" w:color="auto"/>
        <w:left w:val="none" w:sz="0" w:space="0" w:color="auto"/>
        <w:bottom w:val="none" w:sz="0" w:space="0" w:color="auto"/>
        <w:right w:val="none" w:sz="0" w:space="0" w:color="auto"/>
      </w:divBdr>
    </w:div>
    <w:div w:id="1252203561">
      <w:bodyDiv w:val="1"/>
      <w:marLeft w:val="0"/>
      <w:marRight w:val="0"/>
      <w:marTop w:val="0"/>
      <w:marBottom w:val="0"/>
      <w:divBdr>
        <w:top w:val="none" w:sz="0" w:space="0" w:color="auto"/>
        <w:left w:val="none" w:sz="0" w:space="0" w:color="auto"/>
        <w:bottom w:val="none" w:sz="0" w:space="0" w:color="auto"/>
        <w:right w:val="none" w:sz="0" w:space="0" w:color="auto"/>
      </w:divBdr>
      <w:divsChild>
        <w:div w:id="114982072">
          <w:marLeft w:val="0"/>
          <w:marRight w:val="0"/>
          <w:marTop w:val="0"/>
          <w:marBottom w:val="0"/>
          <w:divBdr>
            <w:top w:val="none" w:sz="0" w:space="0" w:color="auto"/>
            <w:left w:val="none" w:sz="0" w:space="0" w:color="auto"/>
            <w:bottom w:val="none" w:sz="0" w:space="0" w:color="auto"/>
            <w:right w:val="none" w:sz="0" w:space="0" w:color="auto"/>
          </w:divBdr>
        </w:div>
      </w:divsChild>
    </w:div>
    <w:div w:id="1258638477">
      <w:bodyDiv w:val="1"/>
      <w:marLeft w:val="0"/>
      <w:marRight w:val="0"/>
      <w:marTop w:val="0"/>
      <w:marBottom w:val="0"/>
      <w:divBdr>
        <w:top w:val="none" w:sz="0" w:space="0" w:color="auto"/>
        <w:left w:val="none" w:sz="0" w:space="0" w:color="auto"/>
        <w:bottom w:val="none" w:sz="0" w:space="0" w:color="auto"/>
        <w:right w:val="none" w:sz="0" w:space="0" w:color="auto"/>
      </w:divBdr>
    </w:div>
    <w:div w:id="1263033232">
      <w:bodyDiv w:val="1"/>
      <w:marLeft w:val="0"/>
      <w:marRight w:val="0"/>
      <w:marTop w:val="0"/>
      <w:marBottom w:val="0"/>
      <w:divBdr>
        <w:top w:val="none" w:sz="0" w:space="0" w:color="auto"/>
        <w:left w:val="none" w:sz="0" w:space="0" w:color="auto"/>
        <w:bottom w:val="none" w:sz="0" w:space="0" w:color="auto"/>
        <w:right w:val="none" w:sz="0" w:space="0" w:color="auto"/>
      </w:divBdr>
    </w:div>
    <w:div w:id="1265265390">
      <w:bodyDiv w:val="1"/>
      <w:marLeft w:val="0"/>
      <w:marRight w:val="0"/>
      <w:marTop w:val="0"/>
      <w:marBottom w:val="0"/>
      <w:divBdr>
        <w:top w:val="none" w:sz="0" w:space="0" w:color="auto"/>
        <w:left w:val="none" w:sz="0" w:space="0" w:color="auto"/>
        <w:bottom w:val="none" w:sz="0" w:space="0" w:color="auto"/>
        <w:right w:val="none" w:sz="0" w:space="0" w:color="auto"/>
      </w:divBdr>
    </w:div>
    <w:div w:id="1275671553">
      <w:bodyDiv w:val="1"/>
      <w:marLeft w:val="0"/>
      <w:marRight w:val="0"/>
      <w:marTop w:val="0"/>
      <w:marBottom w:val="0"/>
      <w:divBdr>
        <w:top w:val="none" w:sz="0" w:space="0" w:color="auto"/>
        <w:left w:val="none" w:sz="0" w:space="0" w:color="auto"/>
        <w:bottom w:val="none" w:sz="0" w:space="0" w:color="auto"/>
        <w:right w:val="none" w:sz="0" w:space="0" w:color="auto"/>
      </w:divBdr>
    </w:div>
    <w:div w:id="1282882172">
      <w:bodyDiv w:val="1"/>
      <w:marLeft w:val="0"/>
      <w:marRight w:val="0"/>
      <w:marTop w:val="0"/>
      <w:marBottom w:val="0"/>
      <w:divBdr>
        <w:top w:val="none" w:sz="0" w:space="0" w:color="auto"/>
        <w:left w:val="none" w:sz="0" w:space="0" w:color="auto"/>
        <w:bottom w:val="none" w:sz="0" w:space="0" w:color="auto"/>
        <w:right w:val="none" w:sz="0" w:space="0" w:color="auto"/>
      </w:divBdr>
    </w:div>
    <w:div w:id="1285237241">
      <w:bodyDiv w:val="1"/>
      <w:marLeft w:val="0"/>
      <w:marRight w:val="0"/>
      <w:marTop w:val="0"/>
      <w:marBottom w:val="0"/>
      <w:divBdr>
        <w:top w:val="none" w:sz="0" w:space="0" w:color="auto"/>
        <w:left w:val="none" w:sz="0" w:space="0" w:color="auto"/>
        <w:bottom w:val="none" w:sz="0" w:space="0" w:color="auto"/>
        <w:right w:val="none" w:sz="0" w:space="0" w:color="auto"/>
      </w:divBdr>
    </w:div>
    <w:div w:id="1287615857">
      <w:bodyDiv w:val="1"/>
      <w:marLeft w:val="0"/>
      <w:marRight w:val="0"/>
      <w:marTop w:val="0"/>
      <w:marBottom w:val="0"/>
      <w:divBdr>
        <w:top w:val="none" w:sz="0" w:space="0" w:color="auto"/>
        <w:left w:val="none" w:sz="0" w:space="0" w:color="auto"/>
        <w:bottom w:val="none" w:sz="0" w:space="0" w:color="auto"/>
        <w:right w:val="none" w:sz="0" w:space="0" w:color="auto"/>
      </w:divBdr>
    </w:div>
    <w:div w:id="1289317418">
      <w:bodyDiv w:val="1"/>
      <w:marLeft w:val="0"/>
      <w:marRight w:val="0"/>
      <w:marTop w:val="0"/>
      <w:marBottom w:val="0"/>
      <w:divBdr>
        <w:top w:val="none" w:sz="0" w:space="0" w:color="auto"/>
        <w:left w:val="none" w:sz="0" w:space="0" w:color="auto"/>
        <w:bottom w:val="none" w:sz="0" w:space="0" w:color="auto"/>
        <w:right w:val="none" w:sz="0" w:space="0" w:color="auto"/>
      </w:divBdr>
    </w:div>
    <w:div w:id="1290210567">
      <w:bodyDiv w:val="1"/>
      <w:marLeft w:val="0"/>
      <w:marRight w:val="0"/>
      <w:marTop w:val="0"/>
      <w:marBottom w:val="0"/>
      <w:divBdr>
        <w:top w:val="none" w:sz="0" w:space="0" w:color="auto"/>
        <w:left w:val="none" w:sz="0" w:space="0" w:color="auto"/>
        <w:bottom w:val="none" w:sz="0" w:space="0" w:color="auto"/>
        <w:right w:val="none" w:sz="0" w:space="0" w:color="auto"/>
      </w:divBdr>
    </w:div>
    <w:div w:id="1297448441">
      <w:bodyDiv w:val="1"/>
      <w:marLeft w:val="0"/>
      <w:marRight w:val="0"/>
      <w:marTop w:val="0"/>
      <w:marBottom w:val="0"/>
      <w:divBdr>
        <w:top w:val="none" w:sz="0" w:space="0" w:color="auto"/>
        <w:left w:val="none" w:sz="0" w:space="0" w:color="auto"/>
        <w:bottom w:val="none" w:sz="0" w:space="0" w:color="auto"/>
        <w:right w:val="none" w:sz="0" w:space="0" w:color="auto"/>
      </w:divBdr>
    </w:div>
    <w:div w:id="1300185035">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6938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125452">
      <w:bodyDiv w:val="1"/>
      <w:marLeft w:val="0"/>
      <w:marRight w:val="0"/>
      <w:marTop w:val="0"/>
      <w:marBottom w:val="0"/>
      <w:divBdr>
        <w:top w:val="none" w:sz="0" w:space="0" w:color="auto"/>
        <w:left w:val="none" w:sz="0" w:space="0" w:color="auto"/>
        <w:bottom w:val="none" w:sz="0" w:space="0" w:color="auto"/>
        <w:right w:val="none" w:sz="0" w:space="0" w:color="auto"/>
      </w:divBdr>
    </w:div>
    <w:div w:id="1310011420">
      <w:bodyDiv w:val="1"/>
      <w:marLeft w:val="0"/>
      <w:marRight w:val="0"/>
      <w:marTop w:val="0"/>
      <w:marBottom w:val="0"/>
      <w:divBdr>
        <w:top w:val="none" w:sz="0" w:space="0" w:color="auto"/>
        <w:left w:val="none" w:sz="0" w:space="0" w:color="auto"/>
        <w:bottom w:val="none" w:sz="0" w:space="0" w:color="auto"/>
        <w:right w:val="none" w:sz="0" w:space="0" w:color="auto"/>
      </w:divBdr>
    </w:div>
    <w:div w:id="1310600537">
      <w:bodyDiv w:val="1"/>
      <w:marLeft w:val="0"/>
      <w:marRight w:val="0"/>
      <w:marTop w:val="0"/>
      <w:marBottom w:val="0"/>
      <w:divBdr>
        <w:top w:val="none" w:sz="0" w:space="0" w:color="auto"/>
        <w:left w:val="none" w:sz="0" w:space="0" w:color="auto"/>
        <w:bottom w:val="none" w:sz="0" w:space="0" w:color="auto"/>
        <w:right w:val="none" w:sz="0" w:space="0" w:color="auto"/>
      </w:divBdr>
    </w:div>
    <w:div w:id="1311792723">
      <w:bodyDiv w:val="1"/>
      <w:marLeft w:val="0"/>
      <w:marRight w:val="0"/>
      <w:marTop w:val="0"/>
      <w:marBottom w:val="0"/>
      <w:divBdr>
        <w:top w:val="none" w:sz="0" w:space="0" w:color="auto"/>
        <w:left w:val="none" w:sz="0" w:space="0" w:color="auto"/>
        <w:bottom w:val="none" w:sz="0" w:space="0" w:color="auto"/>
        <w:right w:val="none" w:sz="0" w:space="0" w:color="auto"/>
      </w:divBdr>
    </w:div>
    <w:div w:id="1314942943">
      <w:bodyDiv w:val="1"/>
      <w:marLeft w:val="0"/>
      <w:marRight w:val="0"/>
      <w:marTop w:val="0"/>
      <w:marBottom w:val="0"/>
      <w:divBdr>
        <w:top w:val="none" w:sz="0" w:space="0" w:color="auto"/>
        <w:left w:val="none" w:sz="0" w:space="0" w:color="auto"/>
        <w:bottom w:val="none" w:sz="0" w:space="0" w:color="auto"/>
        <w:right w:val="none" w:sz="0" w:space="0" w:color="auto"/>
      </w:divBdr>
    </w:div>
    <w:div w:id="1317687355">
      <w:bodyDiv w:val="1"/>
      <w:marLeft w:val="0"/>
      <w:marRight w:val="0"/>
      <w:marTop w:val="0"/>
      <w:marBottom w:val="0"/>
      <w:divBdr>
        <w:top w:val="none" w:sz="0" w:space="0" w:color="auto"/>
        <w:left w:val="none" w:sz="0" w:space="0" w:color="auto"/>
        <w:bottom w:val="none" w:sz="0" w:space="0" w:color="auto"/>
        <w:right w:val="none" w:sz="0" w:space="0" w:color="auto"/>
      </w:divBdr>
    </w:div>
    <w:div w:id="1321690925">
      <w:bodyDiv w:val="1"/>
      <w:marLeft w:val="0"/>
      <w:marRight w:val="0"/>
      <w:marTop w:val="0"/>
      <w:marBottom w:val="0"/>
      <w:divBdr>
        <w:top w:val="none" w:sz="0" w:space="0" w:color="auto"/>
        <w:left w:val="none" w:sz="0" w:space="0" w:color="auto"/>
        <w:bottom w:val="none" w:sz="0" w:space="0" w:color="auto"/>
        <w:right w:val="none" w:sz="0" w:space="0" w:color="auto"/>
      </w:divBdr>
    </w:div>
    <w:div w:id="1325357735">
      <w:bodyDiv w:val="1"/>
      <w:marLeft w:val="0"/>
      <w:marRight w:val="0"/>
      <w:marTop w:val="0"/>
      <w:marBottom w:val="0"/>
      <w:divBdr>
        <w:top w:val="none" w:sz="0" w:space="0" w:color="auto"/>
        <w:left w:val="none" w:sz="0" w:space="0" w:color="auto"/>
        <w:bottom w:val="none" w:sz="0" w:space="0" w:color="auto"/>
        <w:right w:val="none" w:sz="0" w:space="0" w:color="auto"/>
      </w:divBdr>
    </w:div>
    <w:div w:id="1325819422">
      <w:bodyDiv w:val="1"/>
      <w:marLeft w:val="0"/>
      <w:marRight w:val="0"/>
      <w:marTop w:val="0"/>
      <w:marBottom w:val="0"/>
      <w:divBdr>
        <w:top w:val="none" w:sz="0" w:space="0" w:color="auto"/>
        <w:left w:val="none" w:sz="0" w:space="0" w:color="auto"/>
        <w:bottom w:val="none" w:sz="0" w:space="0" w:color="auto"/>
        <w:right w:val="none" w:sz="0" w:space="0" w:color="auto"/>
      </w:divBdr>
    </w:div>
    <w:div w:id="1335958917">
      <w:bodyDiv w:val="1"/>
      <w:marLeft w:val="0"/>
      <w:marRight w:val="0"/>
      <w:marTop w:val="0"/>
      <w:marBottom w:val="0"/>
      <w:divBdr>
        <w:top w:val="none" w:sz="0" w:space="0" w:color="auto"/>
        <w:left w:val="none" w:sz="0" w:space="0" w:color="auto"/>
        <w:bottom w:val="none" w:sz="0" w:space="0" w:color="auto"/>
        <w:right w:val="none" w:sz="0" w:space="0" w:color="auto"/>
      </w:divBdr>
    </w:div>
    <w:div w:id="1340307578">
      <w:bodyDiv w:val="1"/>
      <w:marLeft w:val="0"/>
      <w:marRight w:val="0"/>
      <w:marTop w:val="0"/>
      <w:marBottom w:val="0"/>
      <w:divBdr>
        <w:top w:val="none" w:sz="0" w:space="0" w:color="auto"/>
        <w:left w:val="none" w:sz="0" w:space="0" w:color="auto"/>
        <w:bottom w:val="none" w:sz="0" w:space="0" w:color="auto"/>
        <w:right w:val="none" w:sz="0" w:space="0" w:color="auto"/>
      </w:divBdr>
    </w:div>
    <w:div w:id="1340737267">
      <w:bodyDiv w:val="1"/>
      <w:marLeft w:val="0"/>
      <w:marRight w:val="0"/>
      <w:marTop w:val="0"/>
      <w:marBottom w:val="0"/>
      <w:divBdr>
        <w:top w:val="none" w:sz="0" w:space="0" w:color="auto"/>
        <w:left w:val="none" w:sz="0" w:space="0" w:color="auto"/>
        <w:bottom w:val="none" w:sz="0" w:space="0" w:color="auto"/>
        <w:right w:val="none" w:sz="0" w:space="0" w:color="auto"/>
      </w:divBdr>
    </w:div>
    <w:div w:id="1340810255">
      <w:bodyDiv w:val="1"/>
      <w:marLeft w:val="0"/>
      <w:marRight w:val="0"/>
      <w:marTop w:val="0"/>
      <w:marBottom w:val="0"/>
      <w:divBdr>
        <w:top w:val="none" w:sz="0" w:space="0" w:color="auto"/>
        <w:left w:val="none" w:sz="0" w:space="0" w:color="auto"/>
        <w:bottom w:val="none" w:sz="0" w:space="0" w:color="auto"/>
        <w:right w:val="none" w:sz="0" w:space="0" w:color="auto"/>
      </w:divBdr>
    </w:div>
    <w:div w:id="1343779104">
      <w:bodyDiv w:val="1"/>
      <w:marLeft w:val="0"/>
      <w:marRight w:val="0"/>
      <w:marTop w:val="0"/>
      <w:marBottom w:val="0"/>
      <w:divBdr>
        <w:top w:val="none" w:sz="0" w:space="0" w:color="auto"/>
        <w:left w:val="none" w:sz="0" w:space="0" w:color="auto"/>
        <w:bottom w:val="none" w:sz="0" w:space="0" w:color="auto"/>
        <w:right w:val="none" w:sz="0" w:space="0" w:color="auto"/>
      </w:divBdr>
    </w:div>
    <w:div w:id="1346202998">
      <w:bodyDiv w:val="1"/>
      <w:marLeft w:val="0"/>
      <w:marRight w:val="0"/>
      <w:marTop w:val="0"/>
      <w:marBottom w:val="0"/>
      <w:divBdr>
        <w:top w:val="none" w:sz="0" w:space="0" w:color="auto"/>
        <w:left w:val="none" w:sz="0" w:space="0" w:color="auto"/>
        <w:bottom w:val="none" w:sz="0" w:space="0" w:color="auto"/>
        <w:right w:val="none" w:sz="0" w:space="0" w:color="auto"/>
      </w:divBdr>
    </w:div>
    <w:div w:id="1346251190">
      <w:bodyDiv w:val="1"/>
      <w:marLeft w:val="0"/>
      <w:marRight w:val="0"/>
      <w:marTop w:val="0"/>
      <w:marBottom w:val="0"/>
      <w:divBdr>
        <w:top w:val="none" w:sz="0" w:space="0" w:color="auto"/>
        <w:left w:val="none" w:sz="0" w:space="0" w:color="auto"/>
        <w:bottom w:val="none" w:sz="0" w:space="0" w:color="auto"/>
        <w:right w:val="none" w:sz="0" w:space="0" w:color="auto"/>
      </w:divBdr>
    </w:div>
    <w:div w:id="1353141791">
      <w:bodyDiv w:val="1"/>
      <w:marLeft w:val="0"/>
      <w:marRight w:val="0"/>
      <w:marTop w:val="0"/>
      <w:marBottom w:val="0"/>
      <w:divBdr>
        <w:top w:val="none" w:sz="0" w:space="0" w:color="auto"/>
        <w:left w:val="none" w:sz="0" w:space="0" w:color="auto"/>
        <w:bottom w:val="none" w:sz="0" w:space="0" w:color="auto"/>
        <w:right w:val="none" w:sz="0" w:space="0" w:color="auto"/>
      </w:divBdr>
    </w:div>
    <w:div w:id="1358701219">
      <w:bodyDiv w:val="1"/>
      <w:marLeft w:val="0"/>
      <w:marRight w:val="0"/>
      <w:marTop w:val="0"/>
      <w:marBottom w:val="0"/>
      <w:divBdr>
        <w:top w:val="none" w:sz="0" w:space="0" w:color="auto"/>
        <w:left w:val="none" w:sz="0" w:space="0" w:color="auto"/>
        <w:bottom w:val="none" w:sz="0" w:space="0" w:color="auto"/>
        <w:right w:val="none" w:sz="0" w:space="0" w:color="auto"/>
      </w:divBdr>
    </w:div>
    <w:div w:id="1363823235">
      <w:bodyDiv w:val="1"/>
      <w:marLeft w:val="0"/>
      <w:marRight w:val="0"/>
      <w:marTop w:val="0"/>
      <w:marBottom w:val="0"/>
      <w:divBdr>
        <w:top w:val="none" w:sz="0" w:space="0" w:color="auto"/>
        <w:left w:val="none" w:sz="0" w:space="0" w:color="auto"/>
        <w:bottom w:val="none" w:sz="0" w:space="0" w:color="auto"/>
        <w:right w:val="none" w:sz="0" w:space="0" w:color="auto"/>
      </w:divBdr>
    </w:div>
    <w:div w:id="1370110767">
      <w:bodyDiv w:val="1"/>
      <w:marLeft w:val="0"/>
      <w:marRight w:val="0"/>
      <w:marTop w:val="0"/>
      <w:marBottom w:val="0"/>
      <w:divBdr>
        <w:top w:val="none" w:sz="0" w:space="0" w:color="auto"/>
        <w:left w:val="none" w:sz="0" w:space="0" w:color="auto"/>
        <w:bottom w:val="none" w:sz="0" w:space="0" w:color="auto"/>
        <w:right w:val="none" w:sz="0" w:space="0" w:color="auto"/>
      </w:divBdr>
    </w:div>
    <w:div w:id="1372418014">
      <w:bodyDiv w:val="1"/>
      <w:marLeft w:val="0"/>
      <w:marRight w:val="0"/>
      <w:marTop w:val="0"/>
      <w:marBottom w:val="0"/>
      <w:divBdr>
        <w:top w:val="none" w:sz="0" w:space="0" w:color="auto"/>
        <w:left w:val="none" w:sz="0" w:space="0" w:color="auto"/>
        <w:bottom w:val="none" w:sz="0" w:space="0" w:color="auto"/>
        <w:right w:val="none" w:sz="0" w:space="0" w:color="auto"/>
      </w:divBdr>
    </w:div>
    <w:div w:id="1375689898">
      <w:bodyDiv w:val="1"/>
      <w:marLeft w:val="0"/>
      <w:marRight w:val="0"/>
      <w:marTop w:val="0"/>
      <w:marBottom w:val="0"/>
      <w:divBdr>
        <w:top w:val="none" w:sz="0" w:space="0" w:color="auto"/>
        <w:left w:val="none" w:sz="0" w:space="0" w:color="auto"/>
        <w:bottom w:val="none" w:sz="0" w:space="0" w:color="auto"/>
        <w:right w:val="none" w:sz="0" w:space="0" w:color="auto"/>
      </w:divBdr>
    </w:div>
    <w:div w:id="1381399015">
      <w:bodyDiv w:val="1"/>
      <w:marLeft w:val="0"/>
      <w:marRight w:val="0"/>
      <w:marTop w:val="0"/>
      <w:marBottom w:val="0"/>
      <w:divBdr>
        <w:top w:val="none" w:sz="0" w:space="0" w:color="auto"/>
        <w:left w:val="none" w:sz="0" w:space="0" w:color="auto"/>
        <w:bottom w:val="none" w:sz="0" w:space="0" w:color="auto"/>
        <w:right w:val="none" w:sz="0" w:space="0" w:color="auto"/>
      </w:divBdr>
    </w:div>
    <w:div w:id="1382628432">
      <w:bodyDiv w:val="1"/>
      <w:marLeft w:val="0"/>
      <w:marRight w:val="0"/>
      <w:marTop w:val="0"/>
      <w:marBottom w:val="0"/>
      <w:divBdr>
        <w:top w:val="none" w:sz="0" w:space="0" w:color="auto"/>
        <w:left w:val="none" w:sz="0" w:space="0" w:color="auto"/>
        <w:bottom w:val="none" w:sz="0" w:space="0" w:color="auto"/>
        <w:right w:val="none" w:sz="0" w:space="0" w:color="auto"/>
      </w:divBdr>
    </w:div>
    <w:div w:id="1383091562">
      <w:bodyDiv w:val="1"/>
      <w:marLeft w:val="0"/>
      <w:marRight w:val="0"/>
      <w:marTop w:val="0"/>
      <w:marBottom w:val="0"/>
      <w:divBdr>
        <w:top w:val="none" w:sz="0" w:space="0" w:color="auto"/>
        <w:left w:val="none" w:sz="0" w:space="0" w:color="auto"/>
        <w:bottom w:val="none" w:sz="0" w:space="0" w:color="auto"/>
        <w:right w:val="none" w:sz="0" w:space="0" w:color="auto"/>
      </w:divBdr>
    </w:div>
    <w:div w:id="1384256334">
      <w:bodyDiv w:val="1"/>
      <w:marLeft w:val="0"/>
      <w:marRight w:val="0"/>
      <w:marTop w:val="0"/>
      <w:marBottom w:val="0"/>
      <w:divBdr>
        <w:top w:val="none" w:sz="0" w:space="0" w:color="auto"/>
        <w:left w:val="none" w:sz="0" w:space="0" w:color="auto"/>
        <w:bottom w:val="none" w:sz="0" w:space="0" w:color="auto"/>
        <w:right w:val="none" w:sz="0" w:space="0" w:color="auto"/>
      </w:divBdr>
    </w:div>
    <w:div w:id="1385249594">
      <w:bodyDiv w:val="1"/>
      <w:marLeft w:val="0"/>
      <w:marRight w:val="0"/>
      <w:marTop w:val="0"/>
      <w:marBottom w:val="0"/>
      <w:divBdr>
        <w:top w:val="none" w:sz="0" w:space="0" w:color="auto"/>
        <w:left w:val="none" w:sz="0" w:space="0" w:color="auto"/>
        <w:bottom w:val="none" w:sz="0" w:space="0" w:color="auto"/>
        <w:right w:val="none" w:sz="0" w:space="0" w:color="auto"/>
      </w:divBdr>
    </w:div>
    <w:div w:id="1395737514">
      <w:bodyDiv w:val="1"/>
      <w:marLeft w:val="0"/>
      <w:marRight w:val="0"/>
      <w:marTop w:val="0"/>
      <w:marBottom w:val="0"/>
      <w:divBdr>
        <w:top w:val="none" w:sz="0" w:space="0" w:color="auto"/>
        <w:left w:val="none" w:sz="0" w:space="0" w:color="auto"/>
        <w:bottom w:val="none" w:sz="0" w:space="0" w:color="auto"/>
        <w:right w:val="none" w:sz="0" w:space="0" w:color="auto"/>
      </w:divBdr>
    </w:div>
    <w:div w:id="1396051830">
      <w:bodyDiv w:val="1"/>
      <w:marLeft w:val="0"/>
      <w:marRight w:val="0"/>
      <w:marTop w:val="0"/>
      <w:marBottom w:val="0"/>
      <w:divBdr>
        <w:top w:val="none" w:sz="0" w:space="0" w:color="auto"/>
        <w:left w:val="none" w:sz="0" w:space="0" w:color="auto"/>
        <w:bottom w:val="none" w:sz="0" w:space="0" w:color="auto"/>
        <w:right w:val="none" w:sz="0" w:space="0" w:color="auto"/>
      </w:divBdr>
    </w:div>
    <w:div w:id="1402101598">
      <w:bodyDiv w:val="1"/>
      <w:marLeft w:val="0"/>
      <w:marRight w:val="0"/>
      <w:marTop w:val="0"/>
      <w:marBottom w:val="0"/>
      <w:divBdr>
        <w:top w:val="none" w:sz="0" w:space="0" w:color="auto"/>
        <w:left w:val="none" w:sz="0" w:space="0" w:color="auto"/>
        <w:bottom w:val="none" w:sz="0" w:space="0" w:color="auto"/>
        <w:right w:val="none" w:sz="0" w:space="0" w:color="auto"/>
      </w:divBdr>
    </w:div>
    <w:div w:id="1408113483">
      <w:bodyDiv w:val="1"/>
      <w:marLeft w:val="0"/>
      <w:marRight w:val="0"/>
      <w:marTop w:val="0"/>
      <w:marBottom w:val="0"/>
      <w:divBdr>
        <w:top w:val="none" w:sz="0" w:space="0" w:color="auto"/>
        <w:left w:val="none" w:sz="0" w:space="0" w:color="auto"/>
        <w:bottom w:val="none" w:sz="0" w:space="0" w:color="auto"/>
        <w:right w:val="none" w:sz="0" w:space="0" w:color="auto"/>
      </w:divBdr>
    </w:div>
    <w:div w:id="1412434226">
      <w:bodyDiv w:val="1"/>
      <w:marLeft w:val="0"/>
      <w:marRight w:val="0"/>
      <w:marTop w:val="0"/>
      <w:marBottom w:val="0"/>
      <w:divBdr>
        <w:top w:val="none" w:sz="0" w:space="0" w:color="auto"/>
        <w:left w:val="none" w:sz="0" w:space="0" w:color="auto"/>
        <w:bottom w:val="none" w:sz="0" w:space="0" w:color="auto"/>
        <w:right w:val="none" w:sz="0" w:space="0" w:color="auto"/>
      </w:divBdr>
    </w:div>
    <w:div w:id="1416591431">
      <w:bodyDiv w:val="1"/>
      <w:marLeft w:val="0"/>
      <w:marRight w:val="0"/>
      <w:marTop w:val="0"/>
      <w:marBottom w:val="0"/>
      <w:divBdr>
        <w:top w:val="none" w:sz="0" w:space="0" w:color="auto"/>
        <w:left w:val="none" w:sz="0" w:space="0" w:color="auto"/>
        <w:bottom w:val="none" w:sz="0" w:space="0" w:color="auto"/>
        <w:right w:val="none" w:sz="0" w:space="0" w:color="auto"/>
      </w:divBdr>
    </w:div>
    <w:div w:id="1417167897">
      <w:bodyDiv w:val="1"/>
      <w:marLeft w:val="0"/>
      <w:marRight w:val="0"/>
      <w:marTop w:val="0"/>
      <w:marBottom w:val="0"/>
      <w:divBdr>
        <w:top w:val="none" w:sz="0" w:space="0" w:color="auto"/>
        <w:left w:val="none" w:sz="0" w:space="0" w:color="auto"/>
        <w:bottom w:val="none" w:sz="0" w:space="0" w:color="auto"/>
        <w:right w:val="none" w:sz="0" w:space="0" w:color="auto"/>
      </w:divBdr>
    </w:div>
    <w:div w:id="1418092586">
      <w:bodyDiv w:val="1"/>
      <w:marLeft w:val="0"/>
      <w:marRight w:val="0"/>
      <w:marTop w:val="0"/>
      <w:marBottom w:val="0"/>
      <w:divBdr>
        <w:top w:val="none" w:sz="0" w:space="0" w:color="auto"/>
        <w:left w:val="none" w:sz="0" w:space="0" w:color="auto"/>
        <w:bottom w:val="none" w:sz="0" w:space="0" w:color="auto"/>
        <w:right w:val="none" w:sz="0" w:space="0" w:color="auto"/>
      </w:divBdr>
    </w:div>
    <w:div w:id="1420060132">
      <w:bodyDiv w:val="1"/>
      <w:marLeft w:val="0"/>
      <w:marRight w:val="0"/>
      <w:marTop w:val="0"/>
      <w:marBottom w:val="0"/>
      <w:divBdr>
        <w:top w:val="none" w:sz="0" w:space="0" w:color="auto"/>
        <w:left w:val="none" w:sz="0" w:space="0" w:color="auto"/>
        <w:bottom w:val="none" w:sz="0" w:space="0" w:color="auto"/>
        <w:right w:val="none" w:sz="0" w:space="0" w:color="auto"/>
      </w:divBdr>
    </w:div>
    <w:div w:id="1421291305">
      <w:bodyDiv w:val="1"/>
      <w:marLeft w:val="0"/>
      <w:marRight w:val="0"/>
      <w:marTop w:val="0"/>
      <w:marBottom w:val="0"/>
      <w:divBdr>
        <w:top w:val="none" w:sz="0" w:space="0" w:color="auto"/>
        <w:left w:val="none" w:sz="0" w:space="0" w:color="auto"/>
        <w:bottom w:val="none" w:sz="0" w:space="0" w:color="auto"/>
        <w:right w:val="none" w:sz="0" w:space="0" w:color="auto"/>
      </w:divBdr>
    </w:div>
    <w:div w:id="1421370523">
      <w:bodyDiv w:val="1"/>
      <w:marLeft w:val="0"/>
      <w:marRight w:val="0"/>
      <w:marTop w:val="0"/>
      <w:marBottom w:val="0"/>
      <w:divBdr>
        <w:top w:val="none" w:sz="0" w:space="0" w:color="auto"/>
        <w:left w:val="none" w:sz="0" w:space="0" w:color="auto"/>
        <w:bottom w:val="none" w:sz="0" w:space="0" w:color="auto"/>
        <w:right w:val="none" w:sz="0" w:space="0" w:color="auto"/>
      </w:divBdr>
    </w:div>
    <w:div w:id="1422681572">
      <w:bodyDiv w:val="1"/>
      <w:marLeft w:val="0"/>
      <w:marRight w:val="0"/>
      <w:marTop w:val="0"/>
      <w:marBottom w:val="0"/>
      <w:divBdr>
        <w:top w:val="none" w:sz="0" w:space="0" w:color="auto"/>
        <w:left w:val="none" w:sz="0" w:space="0" w:color="auto"/>
        <w:bottom w:val="none" w:sz="0" w:space="0" w:color="auto"/>
        <w:right w:val="none" w:sz="0" w:space="0" w:color="auto"/>
      </w:divBdr>
    </w:div>
    <w:div w:id="1423986207">
      <w:bodyDiv w:val="1"/>
      <w:marLeft w:val="0"/>
      <w:marRight w:val="0"/>
      <w:marTop w:val="0"/>
      <w:marBottom w:val="0"/>
      <w:divBdr>
        <w:top w:val="none" w:sz="0" w:space="0" w:color="auto"/>
        <w:left w:val="none" w:sz="0" w:space="0" w:color="auto"/>
        <w:bottom w:val="none" w:sz="0" w:space="0" w:color="auto"/>
        <w:right w:val="none" w:sz="0" w:space="0" w:color="auto"/>
      </w:divBdr>
    </w:div>
    <w:div w:id="1426878437">
      <w:bodyDiv w:val="1"/>
      <w:marLeft w:val="0"/>
      <w:marRight w:val="0"/>
      <w:marTop w:val="0"/>
      <w:marBottom w:val="0"/>
      <w:divBdr>
        <w:top w:val="none" w:sz="0" w:space="0" w:color="auto"/>
        <w:left w:val="none" w:sz="0" w:space="0" w:color="auto"/>
        <w:bottom w:val="none" w:sz="0" w:space="0" w:color="auto"/>
        <w:right w:val="none" w:sz="0" w:space="0" w:color="auto"/>
      </w:divBdr>
    </w:div>
    <w:div w:id="1427073753">
      <w:bodyDiv w:val="1"/>
      <w:marLeft w:val="0"/>
      <w:marRight w:val="0"/>
      <w:marTop w:val="0"/>
      <w:marBottom w:val="0"/>
      <w:divBdr>
        <w:top w:val="none" w:sz="0" w:space="0" w:color="auto"/>
        <w:left w:val="none" w:sz="0" w:space="0" w:color="auto"/>
        <w:bottom w:val="none" w:sz="0" w:space="0" w:color="auto"/>
        <w:right w:val="none" w:sz="0" w:space="0" w:color="auto"/>
      </w:divBdr>
    </w:div>
    <w:div w:id="1433817995">
      <w:bodyDiv w:val="1"/>
      <w:marLeft w:val="0"/>
      <w:marRight w:val="0"/>
      <w:marTop w:val="0"/>
      <w:marBottom w:val="0"/>
      <w:divBdr>
        <w:top w:val="none" w:sz="0" w:space="0" w:color="auto"/>
        <w:left w:val="none" w:sz="0" w:space="0" w:color="auto"/>
        <w:bottom w:val="none" w:sz="0" w:space="0" w:color="auto"/>
        <w:right w:val="none" w:sz="0" w:space="0" w:color="auto"/>
      </w:divBdr>
    </w:div>
    <w:div w:id="1434128767">
      <w:bodyDiv w:val="1"/>
      <w:marLeft w:val="0"/>
      <w:marRight w:val="0"/>
      <w:marTop w:val="0"/>
      <w:marBottom w:val="0"/>
      <w:divBdr>
        <w:top w:val="none" w:sz="0" w:space="0" w:color="auto"/>
        <w:left w:val="none" w:sz="0" w:space="0" w:color="auto"/>
        <w:bottom w:val="none" w:sz="0" w:space="0" w:color="auto"/>
        <w:right w:val="none" w:sz="0" w:space="0" w:color="auto"/>
      </w:divBdr>
    </w:div>
    <w:div w:id="1435788665">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7213880">
      <w:bodyDiv w:val="1"/>
      <w:marLeft w:val="0"/>
      <w:marRight w:val="0"/>
      <w:marTop w:val="0"/>
      <w:marBottom w:val="0"/>
      <w:divBdr>
        <w:top w:val="none" w:sz="0" w:space="0" w:color="auto"/>
        <w:left w:val="none" w:sz="0" w:space="0" w:color="auto"/>
        <w:bottom w:val="none" w:sz="0" w:space="0" w:color="auto"/>
        <w:right w:val="none" w:sz="0" w:space="0" w:color="auto"/>
      </w:divBdr>
    </w:div>
    <w:div w:id="144029317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47197317">
      <w:bodyDiv w:val="1"/>
      <w:marLeft w:val="0"/>
      <w:marRight w:val="0"/>
      <w:marTop w:val="0"/>
      <w:marBottom w:val="0"/>
      <w:divBdr>
        <w:top w:val="none" w:sz="0" w:space="0" w:color="auto"/>
        <w:left w:val="none" w:sz="0" w:space="0" w:color="auto"/>
        <w:bottom w:val="none" w:sz="0" w:space="0" w:color="auto"/>
        <w:right w:val="none" w:sz="0" w:space="0" w:color="auto"/>
      </w:divBdr>
    </w:div>
    <w:div w:id="1449930899">
      <w:bodyDiv w:val="1"/>
      <w:marLeft w:val="0"/>
      <w:marRight w:val="0"/>
      <w:marTop w:val="0"/>
      <w:marBottom w:val="0"/>
      <w:divBdr>
        <w:top w:val="none" w:sz="0" w:space="0" w:color="auto"/>
        <w:left w:val="none" w:sz="0" w:space="0" w:color="auto"/>
        <w:bottom w:val="none" w:sz="0" w:space="0" w:color="auto"/>
        <w:right w:val="none" w:sz="0" w:space="0" w:color="auto"/>
      </w:divBdr>
    </w:div>
    <w:div w:id="1452434924">
      <w:bodyDiv w:val="1"/>
      <w:marLeft w:val="0"/>
      <w:marRight w:val="0"/>
      <w:marTop w:val="0"/>
      <w:marBottom w:val="0"/>
      <w:divBdr>
        <w:top w:val="none" w:sz="0" w:space="0" w:color="auto"/>
        <w:left w:val="none" w:sz="0" w:space="0" w:color="auto"/>
        <w:bottom w:val="none" w:sz="0" w:space="0" w:color="auto"/>
        <w:right w:val="none" w:sz="0" w:space="0" w:color="auto"/>
      </w:divBdr>
    </w:div>
    <w:div w:id="1452747614">
      <w:bodyDiv w:val="1"/>
      <w:marLeft w:val="0"/>
      <w:marRight w:val="0"/>
      <w:marTop w:val="0"/>
      <w:marBottom w:val="0"/>
      <w:divBdr>
        <w:top w:val="none" w:sz="0" w:space="0" w:color="auto"/>
        <w:left w:val="none" w:sz="0" w:space="0" w:color="auto"/>
        <w:bottom w:val="none" w:sz="0" w:space="0" w:color="auto"/>
        <w:right w:val="none" w:sz="0" w:space="0" w:color="auto"/>
      </w:divBdr>
    </w:div>
    <w:div w:id="1454012049">
      <w:bodyDiv w:val="1"/>
      <w:marLeft w:val="0"/>
      <w:marRight w:val="0"/>
      <w:marTop w:val="0"/>
      <w:marBottom w:val="0"/>
      <w:divBdr>
        <w:top w:val="none" w:sz="0" w:space="0" w:color="auto"/>
        <w:left w:val="none" w:sz="0" w:space="0" w:color="auto"/>
        <w:bottom w:val="none" w:sz="0" w:space="0" w:color="auto"/>
        <w:right w:val="none" w:sz="0" w:space="0" w:color="auto"/>
      </w:divBdr>
    </w:div>
    <w:div w:id="1455715931">
      <w:bodyDiv w:val="1"/>
      <w:marLeft w:val="0"/>
      <w:marRight w:val="0"/>
      <w:marTop w:val="0"/>
      <w:marBottom w:val="0"/>
      <w:divBdr>
        <w:top w:val="none" w:sz="0" w:space="0" w:color="auto"/>
        <w:left w:val="none" w:sz="0" w:space="0" w:color="auto"/>
        <w:bottom w:val="none" w:sz="0" w:space="0" w:color="auto"/>
        <w:right w:val="none" w:sz="0" w:space="0" w:color="auto"/>
      </w:divBdr>
    </w:div>
    <w:div w:id="1467314254">
      <w:bodyDiv w:val="1"/>
      <w:marLeft w:val="0"/>
      <w:marRight w:val="0"/>
      <w:marTop w:val="0"/>
      <w:marBottom w:val="0"/>
      <w:divBdr>
        <w:top w:val="none" w:sz="0" w:space="0" w:color="auto"/>
        <w:left w:val="none" w:sz="0" w:space="0" w:color="auto"/>
        <w:bottom w:val="none" w:sz="0" w:space="0" w:color="auto"/>
        <w:right w:val="none" w:sz="0" w:space="0" w:color="auto"/>
      </w:divBdr>
    </w:div>
    <w:div w:id="1468084836">
      <w:bodyDiv w:val="1"/>
      <w:marLeft w:val="0"/>
      <w:marRight w:val="0"/>
      <w:marTop w:val="0"/>
      <w:marBottom w:val="0"/>
      <w:divBdr>
        <w:top w:val="none" w:sz="0" w:space="0" w:color="auto"/>
        <w:left w:val="none" w:sz="0" w:space="0" w:color="auto"/>
        <w:bottom w:val="none" w:sz="0" w:space="0" w:color="auto"/>
        <w:right w:val="none" w:sz="0" w:space="0" w:color="auto"/>
      </w:divBdr>
    </w:div>
    <w:div w:id="1474523487">
      <w:bodyDiv w:val="1"/>
      <w:marLeft w:val="0"/>
      <w:marRight w:val="0"/>
      <w:marTop w:val="0"/>
      <w:marBottom w:val="0"/>
      <w:divBdr>
        <w:top w:val="none" w:sz="0" w:space="0" w:color="auto"/>
        <w:left w:val="none" w:sz="0" w:space="0" w:color="auto"/>
        <w:bottom w:val="none" w:sz="0" w:space="0" w:color="auto"/>
        <w:right w:val="none" w:sz="0" w:space="0" w:color="auto"/>
      </w:divBdr>
    </w:div>
    <w:div w:id="1476869327">
      <w:bodyDiv w:val="1"/>
      <w:marLeft w:val="0"/>
      <w:marRight w:val="0"/>
      <w:marTop w:val="0"/>
      <w:marBottom w:val="0"/>
      <w:divBdr>
        <w:top w:val="none" w:sz="0" w:space="0" w:color="auto"/>
        <w:left w:val="none" w:sz="0" w:space="0" w:color="auto"/>
        <w:bottom w:val="none" w:sz="0" w:space="0" w:color="auto"/>
        <w:right w:val="none" w:sz="0" w:space="0" w:color="auto"/>
      </w:divBdr>
    </w:div>
    <w:div w:id="1484200787">
      <w:bodyDiv w:val="1"/>
      <w:marLeft w:val="0"/>
      <w:marRight w:val="0"/>
      <w:marTop w:val="0"/>
      <w:marBottom w:val="0"/>
      <w:divBdr>
        <w:top w:val="none" w:sz="0" w:space="0" w:color="auto"/>
        <w:left w:val="none" w:sz="0" w:space="0" w:color="auto"/>
        <w:bottom w:val="none" w:sz="0" w:space="0" w:color="auto"/>
        <w:right w:val="none" w:sz="0" w:space="0" w:color="auto"/>
      </w:divBdr>
    </w:div>
    <w:div w:id="1487553654">
      <w:bodyDiv w:val="1"/>
      <w:marLeft w:val="0"/>
      <w:marRight w:val="0"/>
      <w:marTop w:val="0"/>
      <w:marBottom w:val="0"/>
      <w:divBdr>
        <w:top w:val="none" w:sz="0" w:space="0" w:color="auto"/>
        <w:left w:val="none" w:sz="0" w:space="0" w:color="auto"/>
        <w:bottom w:val="none" w:sz="0" w:space="0" w:color="auto"/>
        <w:right w:val="none" w:sz="0" w:space="0" w:color="auto"/>
      </w:divBdr>
    </w:div>
    <w:div w:id="1493638967">
      <w:bodyDiv w:val="1"/>
      <w:marLeft w:val="0"/>
      <w:marRight w:val="0"/>
      <w:marTop w:val="0"/>
      <w:marBottom w:val="0"/>
      <w:divBdr>
        <w:top w:val="none" w:sz="0" w:space="0" w:color="auto"/>
        <w:left w:val="none" w:sz="0" w:space="0" w:color="auto"/>
        <w:bottom w:val="none" w:sz="0" w:space="0" w:color="auto"/>
        <w:right w:val="none" w:sz="0" w:space="0" w:color="auto"/>
      </w:divBdr>
    </w:div>
    <w:div w:id="1495224883">
      <w:bodyDiv w:val="1"/>
      <w:marLeft w:val="0"/>
      <w:marRight w:val="0"/>
      <w:marTop w:val="0"/>
      <w:marBottom w:val="0"/>
      <w:divBdr>
        <w:top w:val="none" w:sz="0" w:space="0" w:color="auto"/>
        <w:left w:val="none" w:sz="0" w:space="0" w:color="auto"/>
        <w:bottom w:val="none" w:sz="0" w:space="0" w:color="auto"/>
        <w:right w:val="none" w:sz="0" w:space="0" w:color="auto"/>
      </w:divBdr>
    </w:div>
    <w:div w:id="1495871694">
      <w:bodyDiv w:val="1"/>
      <w:marLeft w:val="0"/>
      <w:marRight w:val="0"/>
      <w:marTop w:val="0"/>
      <w:marBottom w:val="0"/>
      <w:divBdr>
        <w:top w:val="none" w:sz="0" w:space="0" w:color="auto"/>
        <w:left w:val="none" w:sz="0" w:space="0" w:color="auto"/>
        <w:bottom w:val="none" w:sz="0" w:space="0" w:color="auto"/>
        <w:right w:val="none" w:sz="0" w:space="0" w:color="auto"/>
      </w:divBdr>
    </w:div>
    <w:div w:id="1498231801">
      <w:bodyDiv w:val="1"/>
      <w:marLeft w:val="0"/>
      <w:marRight w:val="0"/>
      <w:marTop w:val="0"/>
      <w:marBottom w:val="0"/>
      <w:divBdr>
        <w:top w:val="none" w:sz="0" w:space="0" w:color="auto"/>
        <w:left w:val="none" w:sz="0" w:space="0" w:color="auto"/>
        <w:bottom w:val="none" w:sz="0" w:space="0" w:color="auto"/>
        <w:right w:val="none" w:sz="0" w:space="0" w:color="auto"/>
      </w:divBdr>
    </w:div>
    <w:div w:id="1508054579">
      <w:bodyDiv w:val="1"/>
      <w:marLeft w:val="0"/>
      <w:marRight w:val="0"/>
      <w:marTop w:val="0"/>
      <w:marBottom w:val="0"/>
      <w:divBdr>
        <w:top w:val="none" w:sz="0" w:space="0" w:color="auto"/>
        <w:left w:val="none" w:sz="0" w:space="0" w:color="auto"/>
        <w:bottom w:val="none" w:sz="0" w:space="0" w:color="auto"/>
        <w:right w:val="none" w:sz="0" w:space="0" w:color="auto"/>
      </w:divBdr>
    </w:div>
    <w:div w:id="1513954693">
      <w:bodyDiv w:val="1"/>
      <w:marLeft w:val="0"/>
      <w:marRight w:val="0"/>
      <w:marTop w:val="0"/>
      <w:marBottom w:val="0"/>
      <w:divBdr>
        <w:top w:val="none" w:sz="0" w:space="0" w:color="auto"/>
        <w:left w:val="none" w:sz="0" w:space="0" w:color="auto"/>
        <w:bottom w:val="none" w:sz="0" w:space="0" w:color="auto"/>
        <w:right w:val="none" w:sz="0" w:space="0" w:color="auto"/>
      </w:divBdr>
    </w:div>
    <w:div w:id="1514567606">
      <w:bodyDiv w:val="1"/>
      <w:marLeft w:val="0"/>
      <w:marRight w:val="0"/>
      <w:marTop w:val="0"/>
      <w:marBottom w:val="0"/>
      <w:divBdr>
        <w:top w:val="none" w:sz="0" w:space="0" w:color="auto"/>
        <w:left w:val="none" w:sz="0" w:space="0" w:color="auto"/>
        <w:bottom w:val="none" w:sz="0" w:space="0" w:color="auto"/>
        <w:right w:val="none" w:sz="0" w:space="0" w:color="auto"/>
      </w:divBdr>
    </w:div>
    <w:div w:id="1515732095">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6647623">
      <w:bodyDiv w:val="1"/>
      <w:marLeft w:val="0"/>
      <w:marRight w:val="0"/>
      <w:marTop w:val="0"/>
      <w:marBottom w:val="0"/>
      <w:divBdr>
        <w:top w:val="none" w:sz="0" w:space="0" w:color="auto"/>
        <w:left w:val="none" w:sz="0" w:space="0" w:color="auto"/>
        <w:bottom w:val="none" w:sz="0" w:space="0" w:color="auto"/>
        <w:right w:val="none" w:sz="0" w:space="0" w:color="auto"/>
      </w:divBdr>
    </w:div>
    <w:div w:id="1518732025">
      <w:bodyDiv w:val="1"/>
      <w:marLeft w:val="0"/>
      <w:marRight w:val="0"/>
      <w:marTop w:val="0"/>
      <w:marBottom w:val="0"/>
      <w:divBdr>
        <w:top w:val="none" w:sz="0" w:space="0" w:color="auto"/>
        <w:left w:val="none" w:sz="0" w:space="0" w:color="auto"/>
        <w:bottom w:val="none" w:sz="0" w:space="0" w:color="auto"/>
        <w:right w:val="none" w:sz="0" w:space="0" w:color="auto"/>
      </w:divBdr>
    </w:div>
    <w:div w:id="1518884462">
      <w:bodyDiv w:val="1"/>
      <w:marLeft w:val="0"/>
      <w:marRight w:val="0"/>
      <w:marTop w:val="0"/>
      <w:marBottom w:val="0"/>
      <w:divBdr>
        <w:top w:val="none" w:sz="0" w:space="0" w:color="auto"/>
        <w:left w:val="none" w:sz="0" w:space="0" w:color="auto"/>
        <w:bottom w:val="none" w:sz="0" w:space="0" w:color="auto"/>
        <w:right w:val="none" w:sz="0" w:space="0" w:color="auto"/>
      </w:divBdr>
    </w:div>
    <w:div w:id="1521816731">
      <w:bodyDiv w:val="1"/>
      <w:marLeft w:val="0"/>
      <w:marRight w:val="0"/>
      <w:marTop w:val="0"/>
      <w:marBottom w:val="0"/>
      <w:divBdr>
        <w:top w:val="none" w:sz="0" w:space="0" w:color="auto"/>
        <w:left w:val="none" w:sz="0" w:space="0" w:color="auto"/>
        <w:bottom w:val="none" w:sz="0" w:space="0" w:color="auto"/>
        <w:right w:val="none" w:sz="0" w:space="0" w:color="auto"/>
      </w:divBdr>
    </w:div>
    <w:div w:id="1524980210">
      <w:bodyDiv w:val="1"/>
      <w:marLeft w:val="0"/>
      <w:marRight w:val="0"/>
      <w:marTop w:val="0"/>
      <w:marBottom w:val="0"/>
      <w:divBdr>
        <w:top w:val="none" w:sz="0" w:space="0" w:color="auto"/>
        <w:left w:val="none" w:sz="0" w:space="0" w:color="auto"/>
        <w:bottom w:val="none" w:sz="0" w:space="0" w:color="auto"/>
        <w:right w:val="none" w:sz="0" w:space="0" w:color="auto"/>
      </w:divBdr>
    </w:div>
    <w:div w:id="1525317307">
      <w:bodyDiv w:val="1"/>
      <w:marLeft w:val="0"/>
      <w:marRight w:val="0"/>
      <w:marTop w:val="0"/>
      <w:marBottom w:val="0"/>
      <w:divBdr>
        <w:top w:val="none" w:sz="0" w:space="0" w:color="auto"/>
        <w:left w:val="none" w:sz="0" w:space="0" w:color="auto"/>
        <w:bottom w:val="none" w:sz="0" w:space="0" w:color="auto"/>
        <w:right w:val="none" w:sz="0" w:space="0" w:color="auto"/>
      </w:divBdr>
    </w:div>
    <w:div w:id="1525442332">
      <w:bodyDiv w:val="1"/>
      <w:marLeft w:val="0"/>
      <w:marRight w:val="0"/>
      <w:marTop w:val="0"/>
      <w:marBottom w:val="0"/>
      <w:divBdr>
        <w:top w:val="none" w:sz="0" w:space="0" w:color="auto"/>
        <w:left w:val="none" w:sz="0" w:space="0" w:color="auto"/>
        <w:bottom w:val="none" w:sz="0" w:space="0" w:color="auto"/>
        <w:right w:val="none" w:sz="0" w:space="0" w:color="auto"/>
      </w:divBdr>
    </w:div>
    <w:div w:id="1526357917">
      <w:bodyDiv w:val="1"/>
      <w:marLeft w:val="0"/>
      <w:marRight w:val="0"/>
      <w:marTop w:val="0"/>
      <w:marBottom w:val="0"/>
      <w:divBdr>
        <w:top w:val="none" w:sz="0" w:space="0" w:color="auto"/>
        <w:left w:val="none" w:sz="0" w:space="0" w:color="auto"/>
        <w:bottom w:val="none" w:sz="0" w:space="0" w:color="auto"/>
        <w:right w:val="none" w:sz="0" w:space="0" w:color="auto"/>
      </w:divBdr>
    </w:div>
    <w:div w:id="1528107312">
      <w:bodyDiv w:val="1"/>
      <w:marLeft w:val="0"/>
      <w:marRight w:val="0"/>
      <w:marTop w:val="0"/>
      <w:marBottom w:val="0"/>
      <w:divBdr>
        <w:top w:val="none" w:sz="0" w:space="0" w:color="auto"/>
        <w:left w:val="none" w:sz="0" w:space="0" w:color="auto"/>
        <w:bottom w:val="none" w:sz="0" w:space="0" w:color="auto"/>
        <w:right w:val="none" w:sz="0" w:space="0" w:color="auto"/>
      </w:divBdr>
    </w:div>
    <w:div w:id="1530797373">
      <w:bodyDiv w:val="1"/>
      <w:marLeft w:val="0"/>
      <w:marRight w:val="0"/>
      <w:marTop w:val="0"/>
      <w:marBottom w:val="0"/>
      <w:divBdr>
        <w:top w:val="none" w:sz="0" w:space="0" w:color="auto"/>
        <w:left w:val="none" w:sz="0" w:space="0" w:color="auto"/>
        <w:bottom w:val="none" w:sz="0" w:space="0" w:color="auto"/>
        <w:right w:val="none" w:sz="0" w:space="0" w:color="auto"/>
      </w:divBdr>
    </w:div>
    <w:div w:id="1533225185">
      <w:bodyDiv w:val="1"/>
      <w:marLeft w:val="0"/>
      <w:marRight w:val="0"/>
      <w:marTop w:val="0"/>
      <w:marBottom w:val="0"/>
      <w:divBdr>
        <w:top w:val="none" w:sz="0" w:space="0" w:color="auto"/>
        <w:left w:val="none" w:sz="0" w:space="0" w:color="auto"/>
        <w:bottom w:val="none" w:sz="0" w:space="0" w:color="auto"/>
        <w:right w:val="none" w:sz="0" w:space="0" w:color="auto"/>
      </w:divBdr>
    </w:div>
    <w:div w:id="1534882648">
      <w:bodyDiv w:val="1"/>
      <w:marLeft w:val="0"/>
      <w:marRight w:val="0"/>
      <w:marTop w:val="0"/>
      <w:marBottom w:val="0"/>
      <w:divBdr>
        <w:top w:val="none" w:sz="0" w:space="0" w:color="auto"/>
        <w:left w:val="none" w:sz="0" w:space="0" w:color="auto"/>
        <w:bottom w:val="none" w:sz="0" w:space="0" w:color="auto"/>
        <w:right w:val="none" w:sz="0" w:space="0" w:color="auto"/>
      </w:divBdr>
    </w:div>
    <w:div w:id="1536960999">
      <w:bodyDiv w:val="1"/>
      <w:marLeft w:val="0"/>
      <w:marRight w:val="0"/>
      <w:marTop w:val="0"/>
      <w:marBottom w:val="0"/>
      <w:divBdr>
        <w:top w:val="none" w:sz="0" w:space="0" w:color="auto"/>
        <w:left w:val="none" w:sz="0" w:space="0" w:color="auto"/>
        <w:bottom w:val="none" w:sz="0" w:space="0" w:color="auto"/>
        <w:right w:val="none" w:sz="0" w:space="0" w:color="auto"/>
      </w:divBdr>
    </w:div>
    <w:div w:id="1537155911">
      <w:bodyDiv w:val="1"/>
      <w:marLeft w:val="0"/>
      <w:marRight w:val="0"/>
      <w:marTop w:val="0"/>
      <w:marBottom w:val="0"/>
      <w:divBdr>
        <w:top w:val="none" w:sz="0" w:space="0" w:color="auto"/>
        <w:left w:val="none" w:sz="0" w:space="0" w:color="auto"/>
        <w:bottom w:val="none" w:sz="0" w:space="0" w:color="auto"/>
        <w:right w:val="none" w:sz="0" w:space="0" w:color="auto"/>
      </w:divBdr>
    </w:div>
    <w:div w:id="1538666230">
      <w:bodyDiv w:val="1"/>
      <w:marLeft w:val="0"/>
      <w:marRight w:val="0"/>
      <w:marTop w:val="0"/>
      <w:marBottom w:val="0"/>
      <w:divBdr>
        <w:top w:val="none" w:sz="0" w:space="0" w:color="auto"/>
        <w:left w:val="none" w:sz="0" w:space="0" w:color="auto"/>
        <w:bottom w:val="none" w:sz="0" w:space="0" w:color="auto"/>
        <w:right w:val="none" w:sz="0" w:space="0" w:color="auto"/>
      </w:divBdr>
    </w:div>
    <w:div w:id="1541627442">
      <w:bodyDiv w:val="1"/>
      <w:marLeft w:val="0"/>
      <w:marRight w:val="0"/>
      <w:marTop w:val="0"/>
      <w:marBottom w:val="0"/>
      <w:divBdr>
        <w:top w:val="none" w:sz="0" w:space="0" w:color="auto"/>
        <w:left w:val="none" w:sz="0" w:space="0" w:color="auto"/>
        <w:bottom w:val="none" w:sz="0" w:space="0" w:color="auto"/>
        <w:right w:val="none" w:sz="0" w:space="0" w:color="auto"/>
      </w:divBdr>
    </w:div>
    <w:div w:id="1543515491">
      <w:bodyDiv w:val="1"/>
      <w:marLeft w:val="0"/>
      <w:marRight w:val="0"/>
      <w:marTop w:val="0"/>
      <w:marBottom w:val="0"/>
      <w:divBdr>
        <w:top w:val="none" w:sz="0" w:space="0" w:color="auto"/>
        <w:left w:val="none" w:sz="0" w:space="0" w:color="auto"/>
        <w:bottom w:val="none" w:sz="0" w:space="0" w:color="auto"/>
        <w:right w:val="none" w:sz="0" w:space="0" w:color="auto"/>
      </w:divBdr>
    </w:div>
    <w:div w:id="1549686810">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1138945">
      <w:bodyDiv w:val="1"/>
      <w:marLeft w:val="0"/>
      <w:marRight w:val="0"/>
      <w:marTop w:val="0"/>
      <w:marBottom w:val="0"/>
      <w:divBdr>
        <w:top w:val="none" w:sz="0" w:space="0" w:color="auto"/>
        <w:left w:val="none" w:sz="0" w:space="0" w:color="auto"/>
        <w:bottom w:val="none" w:sz="0" w:space="0" w:color="auto"/>
        <w:right w:val="none" w:sz="0" w:space="0" w:color="auto"/>
      </w:divBdr>
    </w:div>
    <w:div w:id="1562254240">
      <w:bodyDiv w:val="1"/>
      <w:marLeft w:val="0"/>
      <w:marRight w:val="0"/>
      <w:marTop w:val="0"/>
      <w:marBottom w:val="0"/>
      <w:divBdr>
        <w:top w:val="none" w:sz="0" w:space="0" w:color="auto"/>
        <w:left w:val="none" w:sz="0" w:space="0" w:color="auto"/>
        <w:bottom w:val="none" w:sz="0" w:space="0" w:color="auto"/>
        <w:right w:val="none" w:sz="0" w:space="0" w:color="auto"/>
      </w:divBdr>
    </w:div>
    <w:div w:id="1569534892">
      <w:bodyDiv w:val="1"/>
      <w:marLeft w:val="0"/>
      <w:marRight w:val="0"/>
      <w:marTop w:val="0"/>
      <w:marBottom w:val="0"/>
      <w:divBdr>
        <w:top w:val="none" w:sz="0" w:space="0" w:color="auto"/>
        <w:left w:val="none" w:sz="0" w:space="0" w:color="auto"/>
        <w:bottom w:val="none" w:sz="0" w:space="0" w:color="auto"/>
        <w:right w:val="none" w:sz="0" w:space="0" w:color="auto"/>
      </w:divBdr>
    </w:div>
    <w:div w:id="1571696212">
      <w:bodyDiv w:val="1"/>
      <w:marLeft w:val="0"/>
      <w:marRight w:val="0"/>
      <w:marTop w:val="0"/>
      <w:marBottom w:val="0"/>
      <w:divBdr>
        <w:top w:val="none" w:sz="0" w:space="0" w:color="auto"/>
        <w:left w:val="none" w:sz="0" w:space="0" w:color="auto"/>
        <w:bottom w:val="none" w:sz="0" w:space="0" w:color="auto"/>
        <w:right w:val="none" w:sz="0" w:space="0" w:color="auto"/>
      </w:divBdr>
    </w:div>
    <w:div w:id="1573735978">
      <w:bodyDiv w:val="1"/>
      <w:marLeft w:val="0"/>
      <w:marRight w:val="0"/>
      <w:marTop w:val="0"/>
      <w:marBottom w:val="0"/>
      <w:divBdr>
        <w:top w:val="none" w:sz="0" w:space="0" w:color="auto"/>
        <w:left w:val="none" w:sz="0" w:space="0" w:color="auto"/>
        <w:bottom w:val="none" w:sz="0" w:space="0" w:color="auto"/>
        <w:right w:val="none" w:sz="0" w:space="0" w:color="auto"/>
      </w:divBdr>
    </w:div>
    <w:div w:id="1575891793">
      <w:bodyDiv w:val="1"/>
      <w:marLeft w:val="0"/>
      <w:marRight w:val="0"/>
      <w:marTop w:val="0"/>
      <w:marBottom w:val="0"/>
      <w:divBdr>
        <w:top w:val="none" w:sz="0" w:space="0" w:color="auto"/>
        <w:left w:val="none" w:sz="0" w:space="0" w:color="auto"/>
        <w:bottom w:val="none" w:sz="0" w:space="0" w:color="auto"/>
        <w:right w:val="none" w:sz="0" w:space="0" w:color="auto"/>
      </w:divBdr>
    </w:div>
    <w:div w:id="1577545245">
      <w:bodyDiv w:val="1"/>
      <w:marLeft w:val="0"/>
      <w:marRight w:val="0"/>
      <w:marTop w:val="0"/>
      <w:marBottom w:val="0"/>
      <w:divBdr>
        <w:top w:val="none" w:sz="0" w:space="0" w:color="auto"/>
        <w:left w:val="none" w:sz="0" w:space="0" w:color="auto"/>
        <w:bottom w:val="none" w:sz="0" w:space="0" w:color="auto"/>
        <w:right w:val="none" w:sz="0" w:space="0" w:color="auto"/>
      </w:divBdr>
    </w:div>
    <w:div w:id="1577742012">
      <w:bodyDiv w:val="1"/>
      <w:marLeft w:val="0"/>
      <w:marRight w:val="0"/>
      <w:marTop w:val="0"/>
      <w:marBottom w:val="0"/>
      <w:divBdr>
        <w:top w:val="none" w:sz="0" w:space="0" w:color="auto"/>
        <w:left w:val="none" w:sz="0" w:space="0" w:color="auto"/>
        <w:bottom w:val="none" w:sz="0" w:space="0" w:color="auto"/>
        <w:right w:val="none" w:sz="0" w:space="0" w:color="auto"/>
      </w:divBdr>
    </w:div>
    <w:div w:id="1579749113">
      <w:bodyDiv w:val="1"/>
      <w:marLeft w:val="0"/>
      <w:marRight w:val="0"/>
      <w:marTop w:val="0"/>
      <w:marBottom w:val="0"/>
      <w:divBdr>
        <w:top w:val="none" w:sz="0" w:space="0" w:color="auto"/>
        <w:left w:val="none" w:sz="0" w:space="0" w:color="auto"/>
        <w:bottom w:val="none" w:sz="0" w:space="0" w:color="auto"/>
        <w:right w:val="none" w:sz="0" w:space="0" w:color="auto"/>
      </w:divBdr>
    </w:div>
    <w:div w:id="1580167530">
      <w:bodyDiv w:val="1"/>
      <w:marLeft w:val="0"/>
      <w:marRight w:val="0"/>
      <w:marTop w:val="0"/>
      <w:marBottom w:val="0"/>
      <w:divBdr>
        <w:top w:val="none" w:sz="0" w:space="0" w:color="auto"/>
        <w:left w:val="none" w:sz="0" w:space="0" w:color="auto"/>
        <w:bottom w:val="none" w:sz="0" w:space="0" w:color="auto"/>
        <w:right w:val="none" w:sz="0" w:space="0" w:color="auto"/>
      </w:divBdr>
    </w:div>
    <w:div w:id="1588343942">
      <w:bodyDiv w:val="1"/>
      <w:marLeft w:val="0"/>
      <w:marRight w:val="0"/>
      <w:marTop w:val="0"/>
      <w:marBottom w:val="0"/>
      <w:divBdr>
        <w:top w:val="none" w:sz="0" w:space="0" w:color="auto"/>
        <w:left w:val="none" w:sz="0" w:space="0" w:color="auto"/>
        <w:bottom w:val="none" w:sz="0" w:space="0" w:color="auto"/>
        <w:right w:val="none" w:sz="0" w:space="0" w:color="auto"/>
      </w:divBdr>
    </w:div>
    <w:div w:id="1589000536">
      <w:bodyDiv w:val="1"/>
      <w:marLeft w:val="0"/>
      <w:marRight w:val="0"/>
      <w:marTop w:val="0"/>
      <w:marBottom w:val="0"/>
      <w:divBdr>
        <w:top w:val="none" w:sz="0" w:space="0" w:color="auto"/>
        <w:left w:val="none" w:sz="0" w:space="0" w:color="auto"/>
        <w:bottom w:val="none" w:sz="0" w:space="0" w:color="auto"/>
        <w:right w:val="none" w:sz="0" w:space="0" w:color="auto"/>
      </w:divBdr>
    </w:div>
    <w:div w:id="1589652158">
      <w:bodyDiv w:val="1"/>
      <w:marLeft w:val="0"/>
      <w:marRight w:val="0"/>
      <w:marTop w:val="0"/>
      <w:marBottom w:val="0"/>
      <w:divBdr>
        <w:top w:val="none" w:sz="0" w:space="0" w:color="auto"/>
        <w:left w:val="none" w:sz="0" w:space="0" w:color="auto"/>
        <w:bottom w:val="none" w:sz="0" w:space="0" w:color="auto"/>
        <w:right w:val="none" w:sz="0" w:space="0" w:color="auto"/>
      </w:divBdr>
    </w:div>
    <w:div w:id="1591350279">
      <w:bodyDiv w:val="1"/>
      <w:marLeft w:val="0"/>
      <w:marRight w:val="0"/>
      <w:marTop w:val="0"/>
      <w:marBottom w:val="0"/>
      <w:divBdr>
        <w:top w:val="none" w:sz="0" w:space="0" w:color="auto"/>
        <w:left w:val="none" w:sz="0" w:space="0" w:color="auto"/>
        <w:bottom w:val="none" w:sz="0" w:space="0" w:color="auto"/>
        <w:right w:val="none" w:sz="0" w:space="0" w:color="auto"/>
      </w:divBdr>
    </w:div>
    <w:div w:id="1595090522">
      <w:bodyDiv w:val="1"/>
      <w:marLeft w:val="0"/>
      <w:marRight w:val="0"/>
      <w:marTop w:val="0"/>
      <w:marBottom w:val="0"/>
      <w:divBdr>
        <w:top w:val="none" w:sz="0" w:space="0" w:color="auto"/>
        <w:left w:val="none" w:sz="0" w:space="0" w:color="auto"/>
        <w:bottom w:val="none" w:sz="0" w:space="0" w:color="auto"/>
        <w:right w:val="none" w:sz="0" w:space="0" w:color="auto"/>
      </w:divBdr>
    </w:div>
    <w:div w:id="1596745252">
      <w:bodyDiv w:val="1"/>
      <w:marLeft w:val="0"/>
      <w:marRight w:val="0"/>
      <w:marTop w:val="0"/>
      <w:marBottom w:val="0"/>
      <w:divBdr>
        <w:top w:val="none" w:sz="0" w:space="0" w:color="auto"/>
        <w:left w:val="none" w:sz="0" w:space="0" w:color="auto"/>
        <w:bottom w:val="none" w:sz="0" w:space="0" w:color="auto"/>
        <w:right w:val="none" w:sz="0" w:space="0" w:color="auto"/>
      </w:divBdr>
    </w:div>
    <w:div w:id="1597713844">
      <w:bodyDiv w:val="1"/>
      <w:marLeft w:val="0"/>
      <w:marRight w:val="0"/>
      <w:marTop w:val="0"/>
      <w:marBottom w:val="0"/>
      <w:divBdr>
        <w:top w:val="none" w:sz="0" w:space="0" w:color="auto"/>
        <w:left w:val="none" w:sz="0" w:space="0" w:color="auto"/>
        <w:bottom w:val="none" w:sz="0" w:space="0" w:color="auto"/>
        <w:right w:val="none" w:sz="0" w:space="0" w:color="auto"/>
      </w:divBdr>
    </w:div>
    <w:div w:id="1598752007">
      <w:bodyDiv w:val="1"/>
      <w:marLeft w:val="0"/>
      <w:marRight w:val="0"/>
      <w:marTop w:val="0"/>
      <w:marBottom w:val="0"/>
      <w:divBdr>
        <w:top w:val="none" w:sz="0" w:space="0" w:color="auto"/>
        <w:left w:val="none" w:sz="0" w:space="0" w:color="auto"/>
        <w:bottom w:val="none" w:sz="0" w:space="0" w:color="auto"/>
        <w:right w:val="none" w:sz="0" w:space="0" w:color="auto"/>
      </w:divBdr>
    </w:div>
    <w:div w:id="1600524886">
      <w:bodyDiv w:val="1"/>
      <w:marLeft w:val="0"/>
      <w:marRight w:val="0"/>
      <w:marTop w:val="0"/>
      <w:marBottom w:val="0"/>
      <w:divBdr>
        <w:top w:val="none" w:sz="0" w:space="0" w:color="auto"/>
        <w:left w:val="none" w:sz="0" w:space="0" w:color="auto"/>
        <w:bottom w:val="none" w:sz="0" w:space="0" w:color="auto"/>
        <w:right w:val="none" w:sz="0" w:space="0" w:color="auto"/>
      </w:divBdr>
    </w:div>
    <w:div w:id="1603612176">
      <w:bodyDiv w:val="1"/>
      <w:marLeft w:val="0"/>
      <w:marRight w:val="0"/>
      <w:marTop w:val="0"/>
      <w:marBottom w:val="0"/>
      <w:divBdr>
        <w:top w:val="none" w:sz="0" w:space="0" w:color="auto"/>
        <w:left w:val="none" w:sz="0" w:space="0" w:color="auto"/>
        <w:bottom w:val="none" w:sz="0" w:space="0" w:color="auto"/>
        <w:right w:val="none" w:sz="0" w:space="0" w:color="auto"/>
      </w:divBdr>
      <w:divsChild>
        <w:div w:id="1617565223">
          <w:marLeft w:val="0"/>
          <w:marRight w:val="0"/>
          <w:marTop w:val="0"/>
          <w:marBottom w:val="0"/>
          <w:divBdr>
            <w:top w:val="none" w:sz="0" w:space="0" w:color="auto"/>
            <w:left w:val="none" w:sz="0" w:space="0" w:color="auto"/>
            <w:bottom w:val="none" w:sz="0" w:space="0" w:color="auto"/>
            <w:right w:val="none" w:sz="0" w:space="0" w:color="auto"/>
          </w:divBdr>
        </w:div>
      </w:divsChild>
    </w:div>
    <w:div w:id="1603679678">
      <w:bodyDiv w:val="1"/>
      <w:marLeft w:val="0"/>
      <w:marRight w:val="0"/>
      <w:marTop w:val="0"/>
      <w:marBottom w:val="0"/>
      <w:divBdr>
        <w:top w:val="none" w:sz="0" w:space="0" w:color="auto"/>
        <w:left w:val="none" w:sz="0" w:space="0" w:color="auto"/>
        <w:bottom w:val="none" w:sz="0" w:space="0" w:color="auto"/>
        <w:right w:val="none" w:sz="0" w:space="0" w:color="auto"/>
      </w:divBdr>
    </w:div>
    <w:div w:id="1605383861">
      <w:bodyDiv w:val="1"/>
      <w:marLeft w:val="0"/>
      <w:marRight w:val="0"/>
      <w:marTop w:val="0"/>
      <w:marBottom w:val="0"/>
      <w:divBdr>
        <w:top w:val="none" w:sz="0" w:space="0" w:color="auto"/>
        <w:left w:val="none" w:sz="0" w:space="0" w:color="auto"/>
        <w:bottom w:val="none" w:sz="0" w:space="0" w:color="auto"/>
        <w:right w:val="none" w:sz="0" w:space="0" w:color="auto"/>
      </w:divBdr>
    </w:div>
    <w:div w:id="1607037839">
      <w:bodyDiv w:val="1"/>
      <w:marLeft w:val="0"/>
      <w:marRight w:val="0"/>
      <w:marTop w:val="0"/>
      <w:marBottom w:val="0"/>
      <w:divBdr>
        <w:top w:val="none" w:sz="0" w:space="0" w:color="auto"/>
        <w:left w:val="none" w:sz="0" w:space="0" w:color="auto"/>
        <w:bottom w:val="none" w:sz="0" w:space="0" w:color="auto"/>
        <w:right w:val="none" w:sz="0" w:space="0" w:color="auto"/>
      </w:divBdr>
    </w:div>
    <w:div w:id="1607613884">
      <w:bodyDiv w:val="1"/>
      <w:marLeft w:val="0"/>
      <w:marRight w:val="0"/>
      <w:marTop w:val="0"/>
      <w:marBottom w:val="0"/>
      <w:divBdr>
        <w:top w:val="none" w:sz="0" w:space="0" w:color="auto"/>
        <w:left w:val="none" w:sz="0" w:space="0" w:color="auto"/>
        <w:bottom w:val="none" w:sz="0" w:space="0" w:color="auto"/>
        <w:right w:val="none" w:sz="0" w:space="0" w:color="auto"/>
      </w:divBdr>
    </w:div>
    <w:div w:id="1609585932">
      <w:bodyDiv w:val="1"/>
      <w:marLeft w:val="0"/>
      <w:marRight w:val="0"/>
      <w:marTop w:val="0"/>
      <w:marBottom w:val="0"/>
      <w:divBdr>
        <w:top w:val="none" w:sz="0" w:space="0" w:color="auto"/>
        <w:left w:val="none" w:sz="0" w:space="0" w:color="auto"/>
        <w:bottom w:val="none" w:sz="0" w:space="0" w:color="auto"/>
        <w:right w:val="none" w:sz="0" w:space="0" w:color="auto"/>
      </w:divBdr>
    </w:div>
    <w:div w:id="1612203371">
      <w:bodyDiv w:val="1"/>
      <w:marLeft w:val="0"/>
      <w:marRight w:val="0"/>
      <w:marTop w:val="0"/>
      <w:marBottom w:val="0"/>
      <w:divBdr>
        <w:top w:val="none" w:sz="0" w:space="0" w:color="auto"/>
        <w:left w:val="none" w:sz="0" w:space="0" w:color="auto"/>
        <w:bottom w:val="none" w:sz="0" w:space="0" w:color="auto"/>
        <w:right w:val="none" w:sz="0" w:space="0" w:color="auto"/>
      </w:divBdr>
    </w:div>
    <w:div w:id="1614246098">
      <w:bodyDiv w:val="1"/>
      <w:marLeft w:val="0"/>
      <w:marRight w:val="0"/>
      <w:marTop w:val="0"/>
      <w:marBottom w:val="0"/>
      <w:divBdr>
        <w:top w:val="none" w:sz="0" w:space="0" w:color="auto"/>
        <w:left w:val="none" w:sz="0" w:space="0" w:color="auto"/>
        <w:bottom w:val="none" w:sz="0" w:space="0" w:color="auto"/>
        <w:right w:val="none" w:sz="0" w:space="0" w:color="auto"/>
      </w:divBdr>
    </w:div>
    <w:div w:id="1614480011">
      <w:bodyDiv w:val="1"/>
      <w:marLeft w:val="0"/>
      <w:marRight w:val="0"/>
      <w:marTop w:val="0"/>
      <w:marBottom w:val="0"/>
      <w:divBdr>
        <w:top w:val="none" w:sz="0" w:space="0" w:color="auto"/>
        <w:left w:val="none" w:sz="0" w:space="0" w:color="auto"/>
        <w:bottom w:val="none" w:sz="0" w:space="0" w:color="auto"/>
        <w:right w:val="none" w:sz="0" w:space="0" w:color="auto"/>
      </w:divBdr>
    </w:div>
    <w:div w:id="1617054905">
      <w:bodyDiv w:val="1"/>
      <w:marLeft w:val="0"/>
      <w:marRight w:val="0"/>
      <w:marTop w:val="0"/>
      <w:marBottom w:val="0"/>
      <w:divBdr>
        <w:top w:val="none" w:sz="0" w:space="0" w:color="auto"/>
        <w:left w:val="none" w:sz="0" w:space="0" w:color="auto"/>
        <w:bottom w:val="none" w:sz="0" w:space="0" w:color="auto"/>
        <w:right w:val="none" w:sz="0" w:space="0" w:color="auto"/>
      </w:divBdr>
    </w:div>
    <w:div w:id="1619676011">
      <w:bodyDiv w:val="1"/>
      <w:marLeft w:val="0"/>
      <w:marRight w:val="0"/>
      <w:marTop w:val="0"/>
      <w:marBottom w:val="0"/>
      <w:divBdr>
        <w:top w:val="none" w:sz="0" w:space="0" w:color="auto"/>
        <w:left w:val="none" w:sz="0" w:space="0" w:color="auto"/>
        <w:bottom w:val="none" w:sz="0" w:space="0" w:color="auto"/>
        <w:right w:val="none" w:sz="0" w:space="0" w:color="auto"/>
      </w:divBdr>
    </w:div>
    <w:div w:id="1619946212">
      <w:bodyDiv w:val="1"/>
      <w:marLeft w:val="0"/>
      <w:marRight w:val="0"/>
      <w:marTop w:val="0"/>
      <w:marBottom w:val="0"/>
      <w:divBdr>
        <w:top w:val="none" w:sz="0" w:space="0" w:color="auto"/>
        <w:left w:val="none" w:sz="0" w:space="0" w:color="auto"/>
        <w:bottom w:val="none" w:sz="0" w:space="0" w:color="auto"/>
        <w:right w:val="none" w:sz="0" w:space="0" w:color="auto"/>
      </w:divBdr>
    </w:div>
    <w:div w:id="1626043498">
      <w:bodyDiv w:val="1"/>
      <w:marLeft w:val="0"/>
      <w:marRight w:val="0"/>
      <w:marTop w:val="0"/>
      <w:marBottom w:val="0"/>
      <w:divBdr>
        <w:top w:val="none" w:sz="0" w:space="0" w:color="auto"/>
        <w:left w:val="none" w:sz="0" w:space="0" w:color="auto"/>
        <w:bottom w:val="none" w:sz="0" w:space="0" w:color="auto"/>
        <w:right w:val="none" w:sz="0" w:space="0" w:color="auto"/>
      </w:divBdr>
    </w:div>
    <w:div w:id="1629821614">
      <w:bodyDiv w:val="1"/>
      <w:marLeft w:val="0"/>
      <w:marRight w:val="0"/>
      <w:marTop w:val="0"/>
      <w:marBottom w:val="0"/>
      <w:divBdr>
        <w:top w:val="none" w:sz="0" w:space="0" w:color="auto"/>
        <w:left w:val="none" w:sz="0" w:space="0" w:color="auto"/>
        <w:bottom w:val="none" w:sz="0" w:space="0" w:color="auto"/>
        <w:right w:val="none" w:sz="0" w:space="0" w:color="auto"/>
      </w:divBdr>
    </w:div>
    <w:div w:id="1630621374">
      <w:bodyDiv w:val="1"/>
      <w:marLeft w:val="0"/>
      <w:marRight w:val="0"/>
      <w:marTop w:val="0"/>
      <w:marBottom w:val="0"/>
      <w:divBdr>
        <w:top w:val="none" w:sz="0" w:space="0" w:color="auto"/>
        <w:left w:val="none" w:sz="0" w:space="0" w:color="auto"/>
        <w:bottom w:val="none" w:sz="0" w:space="0" w:color="auto"/>
        <w:right w:val="none" w:sz="0" w:space="0" w:color="auto"/>
      </w:divBdr>
    </w:div>
    <w:div w:id="1632130845">
      <w:bodyDiv w:val="1"/>
      <w:marLeft w:val="0"/>
      <w:marRight w:val="0"/>
      <w:marTop w:val="0"/>
      <w:marBottom w:val="0"/>
      <w:divBdr>
        <w:top w:val="none" w:sz="0" w:space="0" w:color="auto"/>
        <w:left w:val="none" w:sz="0" w:space="0" w:color="auto"/>
        <w:bottom w:val="none" w:sz="0" w:space="0" w:color="auto"/>
        <w:right w:val="none" w:sz="0" w:space="0" w:color="auto"/>
      </w:divBdr>
    </w:div>
    <w:div w:id="1633368003">
      <w:bodyDiv w:val="1"/>
      <w:marLeft w:val="0"/>
      <w:marRight w:val="0"/>
      <w:marTop w:val="0"/>
      <w:marBottom w:val="0"/>
      <w:divBdr>
        <w:top w:val="none" w:sz="0" w:space="0" w:color="auto"/>
        <w:left w:val="none" w:sz="0" w:space="0" w:color="auto"/>
        <w:bottom w:val="none" w:sz="0" w:space="0" w:color="auto"/>
        <w:right w:val="none" w:sz="0" w:space="0" w:color="auto"/>
      </w:divBdr>
    </w:div>
    <w:div w:id="1636987983">
      <w:bodyDiv w:val="1"/>
      <w:marLeft w:val="0"/>
      <w:marRight w:val="0"/>
      <w:marTop w:val="0"/>
      <w:marBottom w:val="0"/>
      <w:divBdr>
        <w:top w:val="none" w:sz="0" w:space="0" w:color="auto"/>
        <w:left w:val="none" w:sz="0" w:space="0" w:color="auto"/>
        <w:bottom w:val="none" w:sz="0" w:space="0" w:color="auto"/>
        <w:right w:val="none" w:sz="0" w:space="0" w:color="auto"/>
      </w:divBdr>
    </w:div>
    <w:div w:id="1637946957">
      <w:bodyDiv w:val="1"/>
      <w:marLeft w:val="0"/>
      <w:marRight w:val="0"/>
      <w:marTop w:val="0"/>
      <w:marBottom w:val="0"/>
      <w:divBdr>
        <w:top w:val="none" w:sz="0" w:space="0" w:color="auto"/>
        <w:left w:val="none" w:sz="0" w:space="0" w:color="auto"/>
        <w:bottom w:val="none" w:sz="0" w:space="0" w:color="auto"/>
        <w:right w:val="none" w:sz="0" w:space="0" w:color="auto"/>
      </w:divBdr>
    </w:div>
    <w:div w:id="1641301287">
      <w:bodyDiv w:val="1"/>
      <w:marLeft w:val="0"/>
      <w:marRight w:val="0"/>
      <w:marTop w:val="0"/>
      <w:marBottom w:val="0"/>
      <w:divBdr>
        <w:top w:val="none" w:sz="0" w:space="0" w:color="auto"/>
        <w:left w:val="none" w:sz="0" w:space="0" w:color="auto"/>
        <w:bottom w:val="none" w:sz="0" w:space="0" w:color="auto"/>
        <w:right w:val="none" w:sz="0" w:space="0" w:color="auto"/>
      </w:divBdr>
    </w:div>
    <w:div w:id="1644457439">
      <w:bodyDiv w:val="1"/>
      <w:marLeft w:val="0"/>
      <w:marRight w:val="0"/>
      <w:marTop w:val="0"/>
      <w:marBottom w:val="0"/>
      <w:divBdr>
        <w:top w:val="none" w:sz="0" w:space="0" w:color="auto"/>
        <w:left w:val="none" w:sz="0" w:space="0" w:color="auto"/>
        <w:bottom w:val="none" w:sz="0" w:space="0" w:color="auto"/>
        <w:right w:val="none" w:sz="0" w:space="0" w:color="auto"/>
      </w:divBdr>
    </w:div>
    <w:div w:id="1647314914">
      <w:bodyDiv w:val="1"/>
      <w:marLeft w:val="0"/>
      <w:marRight w:val="0"/>
      <w:marTop w:val="0"/>
      <w:marBottom w:val="0"/>
      <w:divBdr>
        <w:top w:val="none" w:sz="0" w:space="0" w:color="auto"/>
        <w:left w:val="none" w:sz="0" w:space="0" w:color="auto"/>
        <w:bottom w:val="none" w:sz="0" w:space="0" w:color="auto"/>
        <w:right w:val="none" w:sz="0" w:space="0" w:color="auto"/>
      </w:divBdr>
    </w:div>
    <w:div w:id="164747349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48432561">
      <w:bodyDiv w:val="1"/>
      <w:marLeft w:val="0"/>
      <w:marRight w:val="0"/>
      <w:marTop w:val="0"/>
      <w:marBottom w:val="0"/>
      <w:divBdr>
        <w:top w:val="none" w:sz="0" w:space="0" w:color="auto"/>
        <w:left w:val="none" w:sz="0" w:space="0" w:color="auto"/>
        <w:bottom w:val="none" w:sz="0" w:space="0" w:color="auto"/>
        <w:right w:val="none" w:sz="0" w:space="0" w:color="auto"/>
      </w:divBdr>
    </w:div>
    <w:div w:id="1649940995">
      <w:bodyDiv w:val="1"/>
      <w:marLeft w:val="0"/>
      <w:marRight w:val="0"/>
      <w:marTop w:val="0"/>
      <w:marBottom w:val="0"/>
      <w:divBdr>
        <w:top w:val="none" w:sz="0" w:space="0" w:color="auto"/>
        <w:left w:val="none" w:sz="0" w:space="0" w:color="auto"/>
        <w:bottom w:val="none" w:sz="0" w:space="0" w:color="auto"/>
        <w:right w:val="none" w:sz="0" w:space="0" w:color="auto"/>
      </w:divBdr>
    </w:div>
    <w:div w:id="1651130751">
      <w:bodyDiv w:val="1"/>
      <w:marLeft w:val="0"/>
      <w:marRight w:val="0"/>
      <w:marTop w:val="0"/>
      <w:marBottom w:val="0"/>
      <w:divBdr>
        <w:top w:val="none" w:sz="0" w:space="0" w:color="auto"/>
        <w:left w:val="none" w:sz="0" w:space="0" w:color="auto"/>
        <w:bottom w:val="none" w:sz="0" w:space="0" w:color="auto"/>
        <w:right w:val="none" w:sz="0" w:space="0" w:color="auto"/>
      </w:divBdr>
    </w:div>
    <w:div w:id="1651133099">
      <w:bodyDiv w:val="1"/>
      <w:marLeft w:val="0"/>
      <w:marRight w:val="0"/>
      <w:marTop w:val="0"/>
      <w:marBottom w:val="0"/>
      <w:divBdr>
        <w:top w:val="none" w:sz="0" w:space="0" w:color="auto"/>
        <w:left w:val="none" w:sz="0" w:space="0" w:color="auto"/>
        <w:bottom w:val="none" w:sz="0" w:space="0" w:color="auto"/>
        <w:right w:val="none" w:sz="0" w:space="0" w:color="auto"/>
      </w:divBdr>
    </w:div>
    <w:div w:id="1653559835">
      <w:bodyDiv w:val="1"/>
      <w:marLeft w:val="0"/>
      <w:marRight w:val="0"/>
      <w:marTop w:val="0"/>
      <w:marBottom w:val="0"/>
      <w:divBdr>
        <w:top w:val="none" w:sz="0" w:space="0" w:color="auto"/>
        <w:left w:val="none" w:sz="0" w:space="0" w:color="auto"/>
        <w:bottom w:val="none" w:sz="0" w:space="0" w:color="auto"/>
        <w:right w:val="none" w:sz="0" w:space="0" w:color="auto"/>
      </w:divBdr>
    </w:div>
    <w:div w:id="1655645373">
      <w:bodyDiv w:val="1"/>
      <w:marLeft w:val="0"/>
      <w:marRight w:val="0"/>
      <w:marTop w:val="0"/>
      <w:marBottom w:val="0"/>
      <w:divBdr>
        <w:top w:val="none" w:sz="0" w:space="0" w:color="auto"/>
        <w:left w:val="none" w:sz="0" w:space="0" w:color="auto"/>
        <w:bottom w:val="none" w:sz="0" w:space="0" w:color="auto"/>
        <w:right w:val="none" w:sz="0" w:space="0" w:color="auto"/>
      </w:divBdr>
    </w:div>
    <w:div w:id="1658262393">
      <w:bodyDiv w:val="1"/>
      <w:marLeft w:val="0"/>
      <w:marRight w:val="0"/>
      <w:marTop w:val="0"/>
      <w:marBottom w:val="0"/>
      <w:divBdr>
        <w:top w:val="none" w:sz="0" w:space="0" w:color="auto"/>
        <w:left w:val="none" w:sz="0" w:space="0" w:color="auto"/>
        <w:bottom w:val="none" w:sz="0" w:space="0" w:color="auto"/>
        <w:right w:val="none" w:sz="0" w:space="0" w:color="auto"/>
      </w:divBdr>
    </w:div>
    <w:div w:id="1663317743">
      <w:bodyDiv w:val="1"/>
      <w:marLeft w:val="0"/>
      <w:marRight w:val="0"/>
      <w:marTop w:val="0"/>
      <w:marBottom w:val="0"/>
      <w:divBdr>
        <w:top w:val="none" w:sz="0" w:space="0" w:color="auto"/>
        <w:left w:val="none" w:sz="0" w:space="0" w:color="auto"/>
        <w:bottom w:val="none" w:sz="0" w:space="0" w:color="auto"/>
        <w:right w:val="none" w:sz="0" w:space="0" w:color="auto"/>
      </w:divBdr>
    </w:div>
    <w:div w:id="1663586100">
      <w:bodyDiv w:val="1"/>
      <w:marLeft w:val="0"/>
      <w:marRight w:val="0"/>
      <w:marTop w:val="0"/>
      <w:marBottom w:val="0"/>
      <w:divBdr>
        <w:top w:val="none" w:sz="0" w:space="0" w:color="auto"/>
        <w:left w:val="none" w:sz="0" w:space="0" w:color="auto"/>
        <w:bottom w:val="none" w:sz="0" w:space="0" w:color="auto"/>
        <w:right w:val="none" w:sz="0" w:space="0" w:color="auto"/>
      </w:divBdr>
    </w:div>
    <w:div w:id="1671833004">
      <w:bodyDiv w:val="1"/>
      <w:marLeft w:val="0"/>
      <w:marRight w:val="0"/>
      <w:marTop w:val="0"/>
      <w:marBottom w:val="0"/>
      <w:divBdr>
        <w:top w:val="none" w:sz="0" w:space="0" w:color="auto"/>
        <w:left w:val="none" w:sz="0" w:space="0" w:color="auto"/>
        <w:bottom w:val="none" w:sz="0" w:space="0" w:color="auto"/>
        <w:right w:val="none" w:sz="0" w:space="0" w:color="auto"/>
      </w:divBdr>
    </w:div>
    <w:div w:id="1671909412">
      <w:bodyDiv w:val="1"/>
      <w:marLeft w:val="0"/>
      <w:marRight w:val="0"/>
      <w:marTop w:val="0"/>
      <w:marBottom w:val="0"/>
      <w:divBdr>
        <w:top w:val="none" w:sz="0" w:space="0" w:color="auto"/>
        <w:left w:val="none" w:sz="0" w:space="0" w:color="auto"/>
        <w:bottom w:val="none" w:sz="0" w:space="0" w:color="auto"/>
        <w:right w:val="none" w:sz="0" w:space="0" w:color="auto"/>
      </w:divBdr>
    </w:div>
    <w:div w:id="1672297365">
      <w:bodyDiv w:val="1"/>
      <w:marLeft w:val="0"/>
      <w:marRight w:val="0"/>
      <w:marTop w:val="0"/>
      <w:marBottom w:val="0"/>
      <w:divBdr>
        <w:top w:val="none" w:sz="0" w:space="0" w:color="auto"/>
        <w:left w:val="none" w:sz="0" w:space="0" w:color="auto"/>
        <w:bottom w:val="none" w:sz="0" w:space="0" w:color="auto"/>
        <w:right w:val="none" w:sz="0" w:space="0" w:color="auto"/>
      </w:divBdr>
    </w:div>
    <w:div w:id="1672444075">
      <w:bodyDiv w:val="1"/>
      <w:marLeft w:val="0"/>
      <w:marRight w:val="0"/>
      <w:marTop w:val="0"/>
      <w:marBottom w:val="0"/>
      <w:divBdr>
        <w:top w:val="none" w:sz="0" w:space="0" w:color="auto"/>
        <w:left w:val="none" w:sz="0" w:space="0" w:color="auto"/>
        <w:bottom w:val="none" w:sz="0" w:space="0" w:color="auto"/>
        <w:right w:val="none" w:sz="0" w:space="0" w:color="auto"/>
      </w:divBdr>
    </w:div>
    <w:div w:id="1677539527">
      <w:bodyDiv w:val="1"/>
      <w:marLeft w:val="0"/>
      <w:marRight w:val="0"/>
      <w:marTop w:val="0"/>
      <w:marBottom w:val="0"/>
      <w:divBdr>
        <w:top w:val="none" w:sz="0" w:space="0" w:color="auto"/>
        <w:left w:val="none" w:sz="0" w:space="0" w:color="auto"/>
        <w:bottom w:val="none" w:sz="0" w:space="0" w:color="auto"/>
        <w:right w:val="none" w:sz="0" w:space="0" w:color="auto"/>
      </w:divBdr>
    </w:div>
    <w:div w:id="1678727216">
      <w:bodyDiv w:val="1"/>
      <w:marLeft w:val="0"/>
      <w:marRight w:val="0"/>
      <w:marTop w:val="0"/>
      <w:marBottom w:val="0"/>
      <w:divBdr>
        <w:top w:val="none" w:sz="0" w:space="0" w:color="auto"/>
        <w:left w:val="none" w:sz="0" w:space="0" w:color="auto"/>
        <w:bottom w:val="none" w:sz="0" w:space="0" w:color="auto"/>
        <w:right w:val="none" w:sz="0" w:space="0" w:color="auto"/>
      </w:divBdr>
    </w:div>
    <w:div w:id="1679312190">
      <w:bodyDiv w:val="1"/>
      <w:marLeft w:val="0"/>
      <w:marRight w:val="0"/>
      <w:marTop w:val="0"/>
      <w:marBottom w:val="0"/>
      <w:divBdr>
        <w:top w:val="none" w:sz="0" w:space="0" w:color="auto"/>
        <w:left w:val="none" w:sz="0" w:space="0" w:color="auto"/>
        <w:bottom w:val="none" w:sz="0" w:space="0" w:color="auto"/>
        <w:right w:val="none" w:sz="0" w:space="0" w:color="auto"/>
      </w:divBdr>
    </w:div>
    <w:div w:id="1681541049">
      <w:bodyDiv w:val="1"/>
      <w:marLeft w:val="0"/>
      <w:marRight w:val="0"/>
      <w:marTop w:val="0"/>
      <w:marBottom w:val="0"/>
      <w:divBdr>
        <w:top w:val="none" w:sz="0" w:space="0" w:color="auto"/>
        <w:left w:val="none" w:sz="0" w:space="0" w:color="auto"/>
        <w:bottom w:val="none" w:sz="0" w:space="0" w:color="auto"/>
        <w:right w:val="none" w:sz="0" w:space="0" w:color="auto"/>
      </w:divBdr>
    </w:div>
    <w:div w:id="1683237773">
      <w:bodyDiv w:val="1"/>
      <w:marLeft w:val="0"/>
      <w:marRight w:val="0"/>
      <w:marTop w:val="0"/>
      <w:marBottom w:val="0"/>
      <w:divBdr>
        <w:top w:val="none" w:sz="0" w:space="0" w:color="auto"/>
        <w:left w:val="none" w:sz="0" w:space="0" w:color="auto"/>
        <w:bottom w:val="none" w:sz="0" w:space="0" w:color="auto"/>
        <w:right w:val="none" w:sz="0" w:space="0" w:color="auto"/>
      </w:divBdr>
    </w:div>
    <w:div w:id="1690794821">
      <w:bodyDiv w:val="1"/>
      <w:marLeft w:val="0"/>
      <w:marRight w:val="0"/>
      <w:marTop w:val="0"/>
      <w:marBottom w:val="0"/>
      <w:divBdr>
        <w:top w:val="none" w:sz="0" w:space="0" w:color="auto"/>
        <w:left w:val="none" w:sz="0" w:space="0" w:color="auto"/>
        <w:bottom w:val="none" w:sz="0" w:space="0" w:color="auto"/>
        <w:right w:val="none" w:sz="0" w:space="0" w:color="auto"/>
      </w:divBdr>
    </w:div>
    <w:div w:id="1690910963">
      <w:bodyDiv w:val="1"/>
      <w:marLeft w:val="0"/>
      <w:marRight w:val="0"/>
      <w:marTop w:val="0"/>
      <w:marBottom w:val="0"/>
      <w:divBdr>
        <w:top w:val="none" w:sz="0" w:space="0" w:color="auto"/>
        <w:left w:val="none" w:sz="0" w:space="0" w:color="auto"/>
        <w:bottom w:val="none" w:sz="0" w:space="0" w:color="auto"/>
        <w:right w:val="none" w:sz="0" w:space="0" w:color="auto"/>
      </w:divBdr>
    </w:div>
    <w:div w:id="1700353795">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4672154">
      <w:bodyDiv w:val="1"/>
      <w:marLeft w:val="0"/>
      <w:marRight w:val="0"/>
      <w:marTop w:val="0"/>
      <w:marBottom w:val="0"/>
      <w:divBdr>
        <w:top w:val="none" w:sz="0" w:space="0" w:color="auto"/>
        <w:left w:val="none" w:sz="0" w:space="0" w:color="auto"/>
        <w:bottom w:val="none" w:sz="0" w:space="0" w:color="auto"/>
        <w:right w:val="none" w:sz="0" w:space="0" w:color="auto"/>
      </w:divBdr>
    </w:div>
    <w:div w:id="1709643946">
      <w:bodyDiv w:val="1"/>
      <w:marLeft w:val="0"/>
      <w:marRight w:val="0"/>
      <w:marTop w:val="0"/>
      <w:marBottom w:val="0"/>
      <w:divBdr>
        <w:top w:val="none" w:sz="0" w:space="0" w:color="auto"/>
        <w:left w:val="none" w:sz="0" w:space="0" w:color="auto"/>
        <w:bottom w:val="none" w:sz="0" w:space="0" w:color="auto"/>
        <w:right w:val="none" w:sz="0" w:space="0" w:color="auto"/>
      </w:divBdr>
    </w:div>
    <w:div w:id="1713770843">
      <w:bodyDiv w:val="1"/>
      <w:marLeft w:val="0"/>
      <w:marRight w:val="0"/>
      <w:marTop w:val="0"/>
      <w:marBottom w:val="0"/>
      <w:divBdr>
        <w:top w:val="none" w:sz="0" w:space="0" w:color="auto"/>
        <w:left w:val="none" w:sz="0" w:space="0" w:color="auto"/>
        <w:bottom w:val="none" w:sz="0" w:space="0" w:color="auto"/>
        <w:right w:val="none" w:sz="0" w:space="0" w:color="auto"/>
      </w:divBdr>
    </w:div>
    <w:div w:id="1714689646">
      <w:bodyDiv w:val="1"/>
      <w:marLeft w:val="0"/>
      <w:marRight w:val="0"/>
      <w:marTop w:val="0"/>
      <w:marBottom w:val="0"/>
      <w:divBdr>
        <w:top w:val="none" w:sz="0" w:space="0" w:color="auto"/>
        <w:left w:val="none" w:sz="0" w:space="0" w:color="auto"/>
        <w:bottom w:val="none" w:sz="0" w:space="0" w:color="auto"/>
        <w:right w:val="none" w:sz="0" w:space="0" w:color="auto"/>
      </w:divBdr>
    </w:div>
    <w:div w:id="1717199930">
      <w:bodyDiv w:val="1"/>
      <w:marLeft w:val="0"/>
      <w:marRight w:val="0"/>
      <w:marTop w:val="0"/>
      <w:marBottom w:val="0"/>
      <w:divBdr>
        <w:top w:val="none" w:sz="0" w:space="0" w:color="auto"/>
        <w:left w:val="none" w:sz="0" w:space="0" w:color="auto"/>
        <w:bottom w:val="none" w:sz="0" w:space="0" w:color="auto"/>
        <w:right w:val="none" w:sz="0" w:space="0" w:color="auto"/>
      </w:divBdr>
    </w:div>
    <w:div w:id="1719813828">
      <w:bodyDiv w:val="1"/>
      <w:marLeft w:val="0"/>
      <w:marRight w:val="0"/>
      <w:marTop w:val="0"/>
      <w:marBottom w:val="0"/>
      <w:divBdr>
        <w:top w:val="none" w:sz="0" w:space="0" w:color="auto"/>
        <w:left w:val="none" w:sz="0" w:space="0" w:color="auto"/>
        <w:bottom w:val="none" w:sz="0" w:space="0" w:color="auto"/>
        <w:right w:val="none" w:sz="0" w:space="0" w:color="auto"/>
      </w:divBdr>
    </w:div>
    <w:div w:id="1721245159">
      <w:bodyDiv w:val="1"/>
      <w:marLeft w:val="0"/>
      <w:marRight w:val="0"/>
      <w:marTop w:val="0"/>
      <w:marBottom w:val="0"/>
      <w:divBdr>
        <w:top w:val="none" w:sz="0" w:space="0" w:color="auto"/>
        <w:left w:val="none" w:sz="0" w:space="0" w:color="auto"/>
        <w:bottom w:val="none" w:sz="0" w:space="0" w:color="auto"/>
        <w:right w:val="none" w:sz="0" w:space="0" w:color="auto"/>
      </w:divBdr>
    </w:div>
    <w:div w:id="1723627380">
      <w:bodyDiv w:val="1"/>
      <w:marLeft w:val="0"/>
      <w:marRight w:val="0"/>
      <w:marTop w:val="0"/>
      <w:marBottom w:val="0"/>
      <w:divBdr>
        <w:top w:val="none" w:sz="0" w:space="0" w:color="auto"/>
        <w:left w:val="none" w:sz="0" w:space="0" w:color="auto"/>
        <w:bottom w:val="none" w:sz="0" w:space="0" w:color="auto"/>
        <w:right w:val="none" w:sz="0" w:space="0" w:color="auto"/>
      </w:divBdr>
    </w:div>
    <w:div w:id="1728186080">
      <w:bodyDiv w:val="1"/>
      <w:marLeft w:val="0"/>
      <w:marRight w:val="0"/>
      <w:marTop w:val="0"/>
      <w:marBottom w:val="0"/>
      <w:divBdr>
        <w:top w:val="none" w:sz="0" w:space="0" w:color="auto"/>
        <w:left w:val="none" w:sz="0" w:space="0" w:color="auto"/>
        <w:bottom w:val="none" w:sz="0" w:space="0" w:color="auto"/>
        <w:right w:val="none" w:sz="0" w:space="0" w:color="auto"/>
      </w:divBdr>
    </w:div>
    <w:div w:id="1736080939">
      <w:bodyDiv w:val="1"/>
      <w:marLeft w:val="0"/>
      <w:marRight w:val="0"/>
      <w:marTop w:val="0"/>
      <w:marBottom w:val="0"/>
      <w:divBdr>
        <w:top w:val="none" w:sz="0" w:space="0" w:color="auto"/>
        <w:left w:val="none" w:sz="0" w:space="0" w:color="auto"/>
        <w:bottom w:val="none" w:sz="0" w:space="0" w:color="auto"/>
        <w:right w:val="none" w:sz="0" w:space="0" w:color="auto"/>
      </w:divBdr>
    </w:div>
    <w:div w:id="1736975428">
      <w:bodyDiv w:val="1"/>
      <w:marLeft w:val="0"/>
      <w:marRight w:val="0"/>
      <w:marTop w:val="0"/>
      <w:marBottom w:val="0"/>
      <w:divBdr>
        <w:top w:val="none" w:sz="0" w:space="0" w:color="auto"/>
        <w:left w:val="none" w:sz="0" w:space="0" w:color="auto"/>
        <w:bottom w:val="none" w:sz="0" w:space="0" w:color="auto"/>
        <w:right w:val="none" w:sz="0" w:space="0" w:color="auto"/>
      </w:divBdr>
    </w:div>
    <w:div w:id="1744834267">
      <w:bodyDiv w:val="1"/>
      <w:marLeft w:val="0"/>
      <w:marRight w:val="0"/>
      <w:marTop w:val="0"/>
      <w:marBottom w:val="0"/>
      <w:divBdr>
        <w:top w:val="none" w:sz="0" w:space="0" w:color="auto"/>
        <w:left w:val="none" w:sz="0" w:space="0" w:color="auto"/>
        <w:bottom w:val="none" w:sz="0" w:space="0" w:color="auto"/>
        <w:right w:val="none" w:sz="0" w:space="0" w:color="auto"/>
      </w:divBdr>
    </w:div>
    <w:div w:id="1745296078">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7651681">
      <w:bodyDiv w:val="1"/>
      <w:marLeft w:val="0"/>
      <w:marRight w:val="0"/>
      <w:marTop w:val="0"/>
      <w:marBottom w:val="0"/>
      <w:divBdr>
        <w:top w:val="none" w:sz="0" w:space="0" w:color="auto"/>
        <w:left w:val="none" w:sz="0" w:space="0" w:color="auto"/>
        <w:bottom w:val="none" w:sz="0" w:space="0" w:color="auto"/>
        <w:right w:val="none" w:sz="0" w:space="0" w:color="auto"/>
      </w:divBdr>
    </w:div>
    <w:div w:id="1748378356">
      <w:bodyDiv w:val="1"/>
      <w:marLeft w:val="0"/>
      <w:marRight w:val="0"/>
      <w:marTop w:val="0"/>
      <w:marBottom w:val="0"/>
      <w:divBdr>
        <w:top w:val="none" w:sz="0" w:space="0" w:color="auto"/>
        <w:left w:val="none" w:sz="0" w:space="0" w:color="auto"/>
        <w:bottom w:val="none" w:sz="0" w:space="0" w:color="auto"/>
        <w:right w:val="none" w:sz="0" w:space="0" w:color="auto"/>
      </w:divBdr>
    </w:div>
    <w:div w:id="1748577599">
      <w:bodyDiv w:val="1"/>
      <w:marLeft w:val="0"/>
      <w:marRight w:val="0"/>
      <w:marTop w:val="0"/>
      <w:marBottom w:val="0"/>
      <w:divBdr>
        <w:top w:val="none" w:sz="0" w:space="0" w:color="auto"/>
        <w:left w:val="none" w:sz="0" w:space="0" w:color="auto"/>
        <w:bottom w:val="none" w:sz="0" w:space="0" w:color="auto"/>
        <w:right w:val="none" w:sz="0" w:space="0" w:color="auto"/>
      </w:divBdr>
      <w:divsChild>
        <w:div w:id="1852329869">
          <w:marLeft w:val="0"/>
          <w:marRight w:val="0"/>
          <w:marTop w:val="0"/>
          <w:marBottom w:val="0"/>
          <w:divBdr>
            <w:top w:val="none" w:sz="0" w:space="0" w:color="auto"/>
            <w:left w:val="none" w:sz="0" w:space="0" w:color="auto"/>
            <w:bottom w:val="none" w:sz="0" w:space="0" w:color="auto"/>
            <w:right w:val="none" w:sz="0" w:space="0" w:color="auto"/>
          </w:divBdr>
        </w:div>
      </w:divsChild>
    </w:div>
    <w:div w:id="1764107589">
      <w:bodyDiv w:val="1"/>
      <w:marLeft w:val="0"/>
      <w:marRight w:val="0"/>
      <w:marTop w:val="0"/>
      <w:marBottom w:val="0"/>
      <w:divBdr>
        <w:top w:val="none" w:sz="0" w:space="0" w:color="auto"/>
        <w:left w:val="none" w:sz="0" w:space="0" w:color="auto"/>
        <w:bottom w:val="none" w:sz="0" w:space="0" w:color="auto"/>
        <w:right w:val="none" w:sz="0" w:space="0" w:color="auto"/>
      </w:divBdr>
    </w:div>
    <w:div w:id="1764256223">
      <w:bodyDiv w:val="1"/>
      <w:marLeft w:val="0"/>
      <w:marRight w:val="0"/>
      <w:marTop w:val="0"/>
      <w:marBottom w:val="0"/>
      <w:divBdr>
        <w:top w:val="none" w:sz="0" w:space="0" w:color="auto"/>
        <w:left w:val="none" w:sz="0" w:space="0" w:color="auto"/>
        <w:bottom w:val="none" w:sz="0" w:space="0" w:color="auto"/>
        <w:right w:val="none" w:sz="0" w:space="0" w:color="auto"/>
      </w:divBdr>
    </w:div>
    <w:div w:id="1766413947">
      <w:bodyDiv w:val="1"/>
      <w:marLeft w:val="0"/>
      <w:marRight w:val="0"/>
      <w:marTop w:val="0"/>
      <w:marBottom w:val="0"/>
      <w:divBdr>
        <w:top w:val="none" w:sz="0" w:space="0" w:color="auto"/>
        <w:left w:val="none" w:sz="0" w:space="0" w:color="auto"/>
        <w:bottom w:val="none" w:sz="0" w:space="0" w:color="auto"/>
        <w:right w:val="none" w:sz="0" w:space="0" w:color="auto"/>
      </w:divBdr>
    </w:div>
    <w:div w:id="1768235511">
      <w:bodyDiv w:val="1"/>
      <w:marLeft w:val="0"/>
      <w:marRight w:val="0"/>
      <w:marTop w:val="0"/>
      <w:marBottom w:val="0"/>
      <w:divBdr>
        <w:top w:val="none" w:sz="0" w:space="0" w:color="auto"/>
        <w:left w:val="none" w:sz="0" w:space="0" w:color="auto"/>
        <w:bottom w:val="none" w:sz="0" w:space="0" w:color="auto"/>
        <w:right w:val="none" w:sz="0" w:space="0" w:color="auto"/>
      </w:divBdr>
    </w:div>
    <w:div w:id="1768958804">
      <w:bodyDiv w:val="1"/>
      <w:marLeft w:val="0"/>
      <w:marRight w:val="0"/>
      <w:marTop w:val="0"/>
      <w:marBottom w:val="0"/>
      <w:divBdr>
        <w:top w:val="none" w:sz="0" w:space="0" w:color="auto"/>
        <w:left w:val="none" w:sz="0" w:space="0" w:color="auto"/>
        <w:bottom w:val="none" w:sz="0" w:space="0" w:color="auto"/>
        <w:right w:val="none" w:sz="0" w:space="0" w:color="auto"/>
      </w:divBdr>
    </w:div>
    <w:div w:id="1771120332">
      <w:bodyDiv w:val="1"/>
      <w:marLeft w:val="0"/>
      <w:marRight w:val="0"/>
      <w:marTop w:val="0"/>
      <w:marBottom w:val="0"/>
      <w:divBdr>
        <w:top w:val="none" w:sz="0" w:space="0" w:color="auto"/>
        <w:left w:val="none" w:sz="0" w:space="0" w:color="auto"/>
        <w:bottom w:val="none" w:sz="0" w:space="0" w:color="auto"/>
        <w:right w:val="none" w:sz="0" w:space="0" w:color="auto"/>
      </w:divBdr>
    </w:div>
    <w:div w:id="1771655713">
      <w:bodyDiv w:val="1"/>
      <w:marLeft w:val="0"/>
      <w:marRight w:val="0"/>
      <w:marTop w:val="0"/>
      <w:marBottom w:val="0"/>
      <w:divBdr>
        <w:top w:val="none" w:sz="0" w:space="0" w:color="auto"/>
        <w:left w:val="none" w:sz="0" w:space="0" w:color="auto"/>
        <w:bottom w:val="none" w:sz="0" w:space="0" w:color="auto"/>
        <w:right w:val="none" w:sz="0" w:space="0" w:color="auto"/>
      </w:divBdr>
    </w:div>
    <w:div w:id="1773014163">
      <w:bodyDiv w:val="1"/>
      <w:marLeft w:val="0"/>
      <w:marRight w:val="0"/>
      <w:marTop w:val="0"/>
      <w:marBottom w:val="0"/>
      <w:divBdr>
        <w:top w:val="none" w:sz="0" w:space="0" w:color="auto"/>
        <w:left w:val="none" w:sz="0" w:space="0" w:color="auto"/>
        <w:bottom w:val="none" w:sz="0" w:space="0" w:color="auto"/>
        <w:right w:val="none" w:sz="0" w:space="0" w:color="auto"/>
      </w:divBdr>
    </w:div>
    <w:div w:id="1776707245">
      <w:bodyDiv w:val="1"/>
      <w:marLeft w:val="0"/>
      <w:marRight w:val="0"/>
      <w:marTop w:val="0"/>
      <w:marBottom w:val="0"/>
      <w:divBdr>
        <w:top w:val="none" w:sz="0" w:space="0" w:color="auto"/>
        <w:left w:val="none" w:sz="0" w:space="0" w:color="auto"/>
        <w:bottom w:val="none" w:sz="0" w:space="0" w:color="auto"/>
        <w:right w:val="none" w:sz="0" w:space="0" w:color="auto"/>
      </w:divBdr>
    </w:div>
    <w:div w:id="1777554559">
      <w:bodyDiv w:val="1"/>
      <w:marLeft w:val="0"/>
      <w:marRight w:val="0"/>
      <w:marTop w:val="0"/>
      <w:marBottom w:val="0"/>
      <w:divBdr>
        <w:top w:val="none" w:sz="0" w:space="0" w:color="auto"/>
        <w:left w:val="none" w:sz="0" w:space="0" w:color="auto"/>
        <w:bottom w:val="none" w:sz="0" w:space="0" w:color="auto"/>
        <w:right w:val="none" w:sz="0" w:space="0" w:color="auto"/>
      </w:divBdr>
    </w:div>
    <w:div w:id="1781294357">
      <w:bodyDiv w:val="1"/>
      <w:marLeft w:val="0"/>
      <w:marRight w:val="0"/>
      <w:marTop w:val="0"/>
      <w:marBottom w:val="0"/>
      <w:divBdr>
        <w:top w:val="none" w:sz="0" w:space="0" w:color="auto"/>
        <w:left w:val="none" w:sz="0" w:space="0" w:color="auto"/>
        <w:bottom w:val="none" w:sz="0" w:space="0" w:color="auto"/>
        <w:right w:val="none" w:sz="0" w:space="0" w:color="auto"/>
      </w:divBdr>
    </w:div>
    <w:div w:id="178153406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4231959">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98906">
      <w:bodyDiv w:val="1"/>
      <w:marLeft w:val="0"/>
      <w:marRight w:val="0"/>
      <w:marTop w:val="0"/>
      <w:marBottom w:val="0"/>
      <w:divBdr>
        <w:top w:val="none" w:sz="0" w:space="0" w:color="auto"/>
        <w:left w:val="none" w:sz="0" w:space="0" w:color="auto"/>
        <w:bottom w:val="none" w:sz="0" w:space="0" w:color="auto"/>
        <w:right w:val="none" w:sz="0" w:space="0" w:color="auto"/>
      </w:divBdr>
    </w:div>
    <w:div w:id="1791389758">
      <w:bodyDiv w:val="1"/>
      <w:marLeft w:val="0"/>
      <w:marRight w:val="0"/>
      <w:marTop w:val="0"/>
      <w:marBottom w:val="0"/>
      <w:divBdr>
        <w:top w:val="none" w:sz="0" w:space="0" w:color="auto"/>
        <w:left w:val="none" w:sz="0" w:space="0" w:color="auto"/>
        <w:bottom w:val="none" w:sz="0" w:space="0" w:color="auto"/>
        <w:right w:val="none" w:sz="0" w:space="0" w:color="auto"/>
      </w:divBdr>
    </w:div>
    <w:div w:id="1791896979">
      <w:bodyDiv w:val="1"/>
      <w:marLeft w:val="0"/>
      <w:marRight w:val="0"/>
      <w:marTop w:val="0"/>
      <w:marBottom w:val="0"/>
      <w:divBdr>
        <w:top w:val="none" w:sz="0" w:space="0" w:color="auto"/>
        <w:left w:val="none" w:sz="0" w:space="0" w:color="auto"/>
        <w:bottom w:val="none" w:sz="0" w:space="0" w:color="auto"/>
        <w:right w:val="none" w:sz="0" w:space="0" w:color="auto"/>
      </w:divBdr>
    </w:div>
    <w:div w:id="1793405230">
      <w:bodyDiv w:val="1"/>
      <w:marLeft w:val="0"/>
      <w:marRight w:val="0"/>
      <w:marTop w:val="0"/>
      <w:marBottom w:val="0"/>
      <w:divBdr>
        <w:top w:val="none" w:sz="0" w:space="0" w:color="auto"/>
        <w:left w:val="none" w:sz="0" w:space="0" w:color="auto"/>
        <w:bottom w:val="none" w:sz="0" w:space="0" w:color="auto"/>
        <w:right w:val="none" w:sz="0" w:space="0" w:color="auto"/>
      </w:divBdr>
    </w:div>
    <w:div w:id="1794590671">
      <w:bodyDiv w:val="1"/>
      <w:marLeft w:val="0"/>
      <w:marRight w:val="0"/>
      <w:marTop w:val="0"/>
      <w:marBottom w:val="0"/>
      <w:divBdr>
        <w:top w:val="none" w:sz="0" w:space="0" w:color="auto"/>
        <w:left w:val="none" w:sz="0" w:space="0" w:color="auto"/>
        <w:bottom w:val="none" w:sz="0" w:space="0" w:color="auto"/>
        <w:right w:val="none" w:sz="0" w:space="0" w:color="auto"/>
      </w:divBdr>
    </w:div>
    <w:div w:id="1794596775">
      <w:bodyDiv w:val="1"/>
      <w:marLeft w:val="0"/>
      <w:marRight w:val="0"/>
      <w:marTop w:val="0"/>
      <w:marBottom w:val="0"/>
      <w:divBdr>
        <w:top w:val="none" w:sz="0" w:space="0" w:color="auto"/>
        <w:left w:val="none" w:sz="0" w:space="0" w:color="auto"/>
        <w:bottom w:val="none" w:sz="0" w:space="0" w:color="auto"/>
        <w:right w:val="none" w:sz="0" w:space="0" w:color="auto"/>
      </w:divBdr>
    </w:div>
    <w:div w:id="1796211137">
      <w:bodyDiv w:val="1"/>
      <w:marLeft w:val="0"/>
      <w:marRight w:val="0"/>
      <w:marTop w:val="0"/>
      <w:marBottom w:val="0"/>
      <w:divBdr>
        <w:top w:val="none" w:sz="0" w:space="0" w:color="auto"/>
        <w:left w:val="none" w:sz="0" w:space="0" w:color="auto"/>
        <w:bottom w:val="none" w:sz="0" w:space="0" w:color="auto"/>
        <w:right w:val="none" w:sz="0" w:space="0" w:color="auto"/>
      </w:divBdr>
    </w:div>
    <w:div w:id="1806312051">
      <w:bodyDiv w:val="1"/>
      <w:marLeft w:val="0"/>
      <w:marRight w:val="0"/>
      <w:marTop w:val="0"/>
      <w:marBottom w:val="0"/>
      <w:divBdr>
        <w:top w:val="none" w:sz="0" w:space="0" w:color="auto"/>
        <w:left w:val="none" w:sz="0" w:space="0" w:color="auto"/>
        <w:bottom w:val="none" w:sz="0" w:space="0" w:color="auto"/>
        <w:right w:val="none" w:sz="0" w:space="0" w:color="auto"/>
      </w:divBdr>
    </w:div>
    <w:div w:id="1811357418">
      <w:bodyDiv w:val="1"/>
      <w:marLeft w:val="0"/>
      <w:marRight w:val="0"/>
      <w:marTop w:val="0"/>
      <w:marBottom w:val="0"/>
      <w:divBdr>
        <w:top w:val="none" w:sz="0" w:space="0" w:color="auto"/>
        <w:left w:val="none" w:sz="0" w:space="0" w:color="auto"/>
        <w:bottom w:val="none" w:sz="0" w:space="0" w:color="auto"/>
        <w:right w:val="none" w:sz="0" w:space="0" w:color="auto"/>
      </w:divBdr>
    </w:div>
    <w:div w:id="1813138913">
      <w:bodyDiv w:val="1"/>
      <w:marLeft w:val="0"/>
      <w:marRight w:val="0"/>
      <w:marTop w:val="0"/>
      <w:marBottom w:val="0"/>
      <w:divBdr>
        <w:top w:val="none" w:sz="0" w:space="0" w:color="auto"/>
        <w:left w:val="none" w:sz="0" w:space="0" w:color="auto"/>
        <w:bottom w:val="none" w:sz="0" w:space="0" w:color="auto"/>
        <w:right w:val="none" w:sz="0" w:space="0" w:color="auto"/>
      </w:divBdr>
    </w:div>
    <w:div w:id="1814520959">
      <w:bodyDiv w:val="1"/>
      <w:marLeft w:val="0"/>
      <w:marRight w:val="0"/>
      <w:marTop w:val="0"/>
      <w:marBottom w:val="0"/>
      <w:divBdr>
        <w:top w:val="none" w:sz="0" w:space="0" w:color="auto"/>
        <w:left w:val="none" w:sz="0" w:space="0" w:color="auto"/>
        <w:bottom w:val="none" w:sz="0" w:space="0" w:color="auto"/>
        <w:right w:val="none" w:sz="0" w:space="0" w:color="auto"/>
      </w:divBdr>
      <w:divsChild>
        <w:div w:id="170610256">
          <w:marLeft w:val="0"/>
          <w:marRight w:val="0"/>
          <w:marTop w:val="0"/>
          <w:marBottom w:val="0"/>
          <w:divBdr>
            <w:top w:val="none" w:sz="0" w:space="0" w:color="auto"/>
            <w:left w:val="none" w:sz="0" w:space="0" w:color="auto"/>
            <w:bottom w:val="none" w:sz="0" w:space="0" w:color="auto"/>
            <w:right w:val="none" w:sz="0" w:space="0" w:color="auto"/>
          </w:divBdr>
        </w:div>
      </w:divsChild>
    </w:div>
    <w:div w:id="1815947389">
      <w:bodyDiv w:val="1"/>
      <w:marLeft w:val="0"/>
      <w:marRight w:val="0"/>
      <w:marTop w:val="0"/>
      <w:marBottom w:val="0"/>
      <w:divBdr>
        <w:top w:val="none" w:sz="0" w:space="0" w:color="auto"/>
        <w:left w:val="none" w:sz="0" w:space="0" w:color="auto"/>
        <w:bottom w:val="none" w:sz="0" w:space="0" w:color="auto"/>
        <w:right w:val="none" w:sz="0" w:space="0" w:color="auto"/>
      </w:divBdr>
    </w:div>
    <w:div w:id="1816487944">
      <w:bodyDiv w:val="1"/>
      <w:marLeft w:val="0"/>
      <w:marRight w:val="0"/>
      <w:marTop w:val="0"/>
      <w:marBottom w:val="0"/>
      <w:divBdr>
        <w:top w:val="none" w:sz="0" w:space="0" w:color="auto"/>
        <w:left w:val="none" w:sz="0" w:space="0" w:color="auto"/>
        <w:bottom w:val="none" w:sz="0" w:space="0" w:color="auto"/>
        <w:right w:val="none" w:sz="0" w:space="0" w:color="auto"/>
      </w:divBdr>
    </w:div>
    <w:div w:id="1821337037">
      <w:bodyDiv w:val="1"/>
      <w:marLeft w:val="0"/>
      <w:marRight w:val="0"/>
      <w:marTop w:val="0"/>
      <w:marBottom w:val="0"/>
      <w:divBdr>
        <w:top w:val="none" w:sz="0" w:space="0" w:color="auto"/>
        <w:left w:val="none" w:sz="0" w:space="0" w:color="auto"/>
        <w:bottom w:val="none" w:sz="0" w:space="0" w:color="auto"/>
        <w:right w:val="none" w:sz="0" w:space="0" w:color="auto"/>
      </w:divBdr>
    </w:div>
    <w:div w:id="1823039470">
      <w:bodyDiv w:val="1"/>
      <w:marLeft w:val="0"/>
      <w:marRight w:val="0"/>
      <w:marTop w:val="0"/>
      <w:marBottom w:val="0"/>
      <w:divBdr>
        <w:top w:val="none" w:sz="0" w:space="0" w:color="auto"/>
        <w:left w:val="none" w:sz="0" w:space="0" w:color="auto"/>
        <w:bottom w:val="none" w:sz="0" w:space="0" w:color="auto"/>
        <w:right w:val="none" w:sz="0" w:space="0" w:color="auto"/>
      </w:divBdr>
    </w:div>
    <w:div w:id="1824738296">
      <w:bodyDiv w:val="1"/>
      <w:marLeft w:val="0"/>
      <w:marRight w:val="0"/>
      <w:marTop w:val="0"/>
      <w:marBottom w:val="0"/>
      <w:divBdr>
        <w:top w:val="none" w:sz="0" w:space="0" w:color="auto"/>
        <w:left w:val="none" w:sz="0" w:space="0" w:color="auto"/>
        <w:bottom w:val="none" w:sz="0" w:space="0" w:color="auto"/>
        <w:right w:val="none" w:sz="0" w:space="0" w:color="auto"/>
      </w:divBdr>
    </w:div>
    <w:div w:id="1827285090">
      <w:bodyDiv w:val="1"/>
      <w:marLeft w:val="0"/>
      <w:marRight w:val="0"/>
      <w:marTop w:val="0"/>
      <w:marBottom w:val="0"/>
      <w:divBdr>
        <w:top w:val="none" w:sz="0" w:space="0" w:color="auto"/>
        <w:left w:val="none" w:sz="0" w:space="0" w:color="auto"/>
        <w:bottom w:val="none" w:sz="0" w:space="0" w:color="auto"/>
        <w:right w:val="none" w:sz="0" w:space="0" w:color="auto"/>
      </w:divBdr>
    </w:div>
    <w:div w:id="1830099446">
      <w:bodyDiv w:val="1"/>
      <w:marLeft w:val="0"/>
      <w:marRight w:val="0"/>
      <w:marTop w:val="0"/>
      <w:marBottom w:val="0"/>
      <w:divBdr>
        <w:top w:val="none" w:sz="0" w:space="0" w:color="auto"/>
        <w:left w:val="none" w:sz="0" w:space="0" w:color="auto"/>
        <w:bottom w:val="none" w:sz="0" w:space="0" w:color="auto"/>
        <w:right w:val="none" w:sz="0" w:space="0" w:color="auto"/>
      </w:divBdr>
    </w:div>
    <w:div w:id="1832023745">
      <w:bodyDiv w:val="1"/>
      <w:marLeft w:val="0"/>
      <w:marRight w:val="0"/>
      <w:marTop w:val="0"/>
      <w:marBottom w:val="0"/>
      <w:divBdr>
        <w:top w:val="none" w:sz="0" w:space="0" w:color="auto"/>
        <w:left w:val="none" w:sz="0" w:space="0" w:color="auto"/>
        <w:bottom w:val="none" w:sz="0" w:space="0" w:color="auto"/>
        <w:right w:val="none" w:sz="0" w:space="0" w:color="auto"/>
      </w:divBdr>
    </w:div>
    <w:div w:id="1835222222">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39730708">
      <w:bodyDiv w:val="1"/>
      <w:marLeft w:val="0"/>
      <w:marRight w:val="0"/>
      <w:marTop w:val="0"/>
      <w:marBottom w:val="0"/>
      <w:divBdr>
        <w:top w:val="none" w:sz="0" w:space="0" w:color="auto"/>
        <w:left w:val="none" w:sz="0" w:space="0" w:color="auto"/>
        <w:bottom w:val="none" w:sz="0" w:space="0" w:color="auto"/>
        <w:right w:val="none" w:sz="0" w:space="0" w:color="auto"/>
      </w:divBdr>
    </w:div>
    <w:div w:id="1840195103">
      <w:bodyDiv w:val="1"/>
      <w:marLeft w:val="0"/>
      <w:marRight w:val="0"/>
      <w:marTop w:val="0"/>
      <w:marBottom w:val="0"/>
      <w:divBdr>
        <w:top w:val="none" w:sz="0" w:space="0" w:color="auto"/>
        <w:left w:val="none" w:sz="0" w:space="0" w:color="auto"/>
        <w:bottom w:val="none" w:sz="0" w:space="0" w:color="auto"/>
        <w:right w:val="none" w:sz="0" w:space="0" w:color="auto"/>
      </w:divBdr>
    </w:div>
    <w:div w:id="1842037671">
      <w:bodyDiv w:val="1"/>
      <w:marLeft w:val="0"/>
      <w:marRight w:val="0"/>
      <w:marTop w:val="0"/>
      <w:marBottom w:val="0"/>
      <w:divBdr>
        <w:top w:val="none" w:sz="0" w:space="0" w:color="auto"/>
        <w:left w:val="none" w:sz="0" w:space="0" w:color="auto"/>
        <w:bottom w:val="none" w:sz="0" w:space="0" w:color="auto"/>
        <w:right w:val="none" w:sz="0" w:space="0" w:color="auto"/>
      </w:divBdr>
    </w:div>
    <w:div w:id="1844664565">
      <w:bodyDiv w:val="1"/>
      <w:marLeft w:val="0"/>
      <w:marRight w:val="0"/>
      <w:marTop w:val="0"/>
      <w:marBottom w:val="0"/>
      <w:divBdr>
        <w:top w:val="none" w:sz="0" w:space="0" w:color="auto"/>
        <w:left w:val="none" w:sz="0" w:space="0" w:color="auto"/>
        <w:bottom w:val="none" w:sz="0" w:space="0" w:color="auto"/>
        <w:right w:val="none" w:sz="0" w:space="0" w:color="auto"/>
      </w:divBdr>
    </w:div>
    <w:div w:id="1848977149">
      <w:bodyDiv w:val="1"/>
      <w:marLeft w:val="0"/>
      <w:marRight w:val="0"/>
      <w:marTop w:val="0"/>
      <w:marBottom w:val="0"/>
      <w:divBdr>
        <w:top w:val="none" w:sz="0" w:space="0" w:color="auto"/>
        <w:left w:val="none" w:sz="0" w:space="0" w:color="auto"/>
        <w:bottom w:val="none" w:sz="0" w:space="0" w:color="auto"/>
        <w:right w:val="none" w:sz="0" w:space="0" w:color="auto"/>
      </w:divBdr>
    </w:div>
    <w:div w:id="1849833136">
      <w:bodyDiv w:val="1"/>
      <w:marLeft w:val="0"/>
      <w:marRight w:val="0"/>
      <w:marTop w:val="0"/>
      <w:marBottom w:val="0"/>
      <w:divBdr>
        <w:top w:val="none" w:sz="0" w:space="0" w:color="auto"/>
        <w:left w:val="none" w:sz="0" w:space="0" w:color="auto"/>
        <w:bottom w:val="none" w:sz="0" w:space="0" w:color="auto"/>
        <w:right w:val="none" w:sz="0" w:space="0" w:color="auto"/>
      </w:divBdr>
    </w:div>
    <w:div w:id="1853109627">
      <w:bodyDiv w:val="1"/>
      <w:marLeft w:val="0"/>
      <w:marRight w:val="0"/>
      <w:marTop w:val="0"/>
      <w:marBottom w:val="0"/>
      <w:divBdr>
        <w:top w:val="none" w:sz="0" w:space="0" w:color="auto"/>
        <w:left w:val="none" w:sz="0" w:space="0" w:color="auto"/>
        <w:bottom w:val="none" w:sz="0" w:space="0" w:color="auto"/>
        <w:right w:val="none" w:sz="0" w:space="0" w:color="auto"/>
      </w:divBdr>
    </w:div>
    <w:div w:id="1853493831">
      <w:bodyDiv w:val="1"/>
      <w:marLeft w:val="0"/>
      <w:marRight w:val="0"/>
      <w:marTop w:val="0"/>
      <w:marBottom w:val="0"/>
      <w:divBdr>
        <w:top w:val="none" w:sz="0" w:space="0" w:color="auto"/>
        <w:left w:val="none" w:sz="0" w:space="0" w:color="auto"/>
        <w:bottom w:val="none" w:sz="0" w:space="0" w:color="auto"/>
        <w:right w:val="none" w:sz="0" w:space="0" w:color="auto"/>
      </w:divBdr>
    </w:div>
    <w:div w:id="1853958814">
      <w:bodyDiv w:val="1"/>
      <w:marLeft w:val="0"/>
      <w:marRight w:val="0"/>
      <w:marTop w:val="0"/>
      <w:marBottom w:val="0"/>
      <w:divBdr>
        <w:top w:val="none" w:sz="0" w:space="0" w:color="auto"/>
        <w:left w:val="none" w:sz="0" w:space="0" w:color="auto"/>
        <w:bottom w:val="none" w:sz="0" w:space="0" w:color="auto"/>
        <w:right w:val="none" w:sz="0" w:space="0" w:color="auto"/>
      </w:divBdr>
    </w:div>
    <w:div w:id="1865289437">
      <w:bodyDiv w:val="1"/>
      <w:marLeft w:val="0"/>
      <w:marRight w:val="0"/>
      <w:marTop w:val="0"/>
      <w:marBottom w:val="0"/>
      <w:divBdr>
        <w:top w:val="none" w:sz="0" w:space="0" w:color="auto"/>
        <w:left w:val="none" w:sz="0" w:space="0" w:color="auto"/>
        <w:bottom w:val="none" w:sz="0" w:space="0" w:color="auto"/>
        <w:right w:val="none" w:sz="0" w:space="0" w:color="auto"/>
      </w:divBdr>
    </w:div>
    <w:div w:id="1866749899">
      <w:bodyDiv w:val="1"/>
      <w:marLeft w:val="0"/>
      <w:marRight w:val="0"/>
      <w:marTop w:val="0"/>
      <w:marBottom w:val="0"/>
      <w:divBdr>
        <w:top w:val="none" w:sz="0" w:space="0" w:color="auto"/>
        <w:left w:val="none" w:sz="0" w:space="0" w:color="auto"/>
        <w:bottom w:val="none" w:sz="0" w:space="0" w:color="auto"/>
        <w:right w:val="none" w:sz="0" w:space="0" w:color="auto"/>
      </w:divBdr>
    </w:div>
    <w:div w:id="1866938137">
      <w:bodyDiv w:val="1"/>
      <w:marLeft w:val="0"/>
      <w:marRight w:val="0"/>
      <w:marTop w:val="0"/>
      <w:marBottom w:val="0"/>
      <w:divBdr>
        <w:top w:val="none" w:sz="0" w:space="0" w:color="auto"/>
        <w:left w:val="none" w:sz="0" w:space="0" w:color="auto"/>
        <w:bottom w:val="none" w:sz="0" w:space="0" w:color="auto"/>
        <w:right w:val="none" w:sz="0" w:space="0" w:color="auto"/>
      </w:divBdr>
    </w:div>
    <w:div w:id="1869681741">
      <w:bodyDiv w:val="1"/>
      <w:marLeft w:val="0"/>
      <w:marRight w:val="0"/>
      <w:marTop w:val="0"/>
      <w:marBottom w:val="0"/>
      <w:divBdr>
        <w:top w:val="none" w:sz="0" w:space="0" w:color="auto"/>
        <w:left w:val="none" w:sz="0" w:space="0" w:color="auto"/>
        <w:bottom w:val="none" w:sz="0" w:space="0" w:color="auto"/>
        <w:right w:val="none" w:sz="0" w:space="0" w:color="auto"/>
      </w:divBdr>
    </w:div>
    <w:div w:id="1870950898">
      <w:bodyDiv w:val="1"/>
      <w:marLeft w:val="0"/>
      <w:marRight w:val="0"/>
      <w:marTop w:val="0"/>
      <w:marBottom w:val="0"/>
      <w:divBdr>
        <w:top w:val="none" w:sz="0" w:space="0" w:color="auto"/>
        <w:left w:val="none" w:sz="0" w:space="0" w:color="auto"/>
        <w:bottom w:val="none" w:sz="0" w:space="0" w:color="auto"/>
        <w:right w:val="none" w:sz="0" w:space="0" w:color="auto"/>
      </w:divBdr>
    </w:div>
    <w:div w:id="1873806846">
      <w:bodyDiv w:val="1"/>
      <w:marLeft w:val="0"/>
      <w:marRight w:val="0"/>
      <w:marTop w:val="0"/>
      <w:marBottom w:val="0"/>
      <w:divBdr>
        <w:top w:val="none" w:sz="0" w:space="0" w:color="auto"/>
        <w:left w:val="none" w:sz="0" w:space="0" w:color="auto"/>
        <w:bottom w:val="none" w:sz="0" w:space="0" w:color="auto"/>
        <w:right w:val="none" w:sz="0" w:space="0" w:color="auto"/>
      </w:divBdr>
    </w:div>
    <w:div w:id="1880897818">
      <w:bodyDiv w:val="1"/>
      <w:marLeft w:val="0"/>
      <w:marRight w:val="0"/>
      <w:marTop w:val="0"/>
      <w:marBottom w:val="0"/>
      <w:divBdr>
        <w:top w:val="none" w:sz="0" w:space="0" w:color="auto"/>
        <w:left w:val="none" w:sz="0" w:space="0" w:color="auto"/>
        <w:bottom w:val="none" w:sz="0" w:space="0" w:color="auto"/>
        <w:right w:val="none" w:sz="0" w:space="0" w:color="auto"/>
      </w:divBdr>
    </w:div>
    <w:div w:id="1884906819">
      <w:bodyDiv w:val="1"/>
      <w:marLeft w:val="0"/>
      <w:marRight w:val="0"/>
      <w:marTop w:val="0"/>
      <w:marBottom w:val="0"/>
      <w:divBdr>
        <w:top w:val="none" w:sz="0" w:space="0" w:color="auto"/>
        <w:left w:val="none" w:sz="0" w:space="0" w:color="auto"/>
        <w:bottom w:val="none" w:sz="0" w:space="0" w:color="auto"/>
        <w:right w:val="none" w:sz="0" w:space="0" w:color="auto"/>
      </w:divBdr>
    </w:div>
    <w:div w:id="1886215350">
      <w:bodyDiv w:val="1"/>
      <w:marLeft w:val="0"/>
      <w:marRight w:val="0"/>
      <w:marTop w:val="0"/>
      <w:marBottom w:val="0"/>
      <w:divBdr>
        <w:top w:val="none" w:sz="0" w:space="0" w:color="auto"/>
        <w:left w:val="none" w:sz="0" w:space="0" w:color="auto"/>
        <w:bottom w:val="none" w:sz="0" w:space="0" w:color="auto"/>
        <w:right w:val="none" w:sz="0" w:space="0" w:color="auto"/>
      </w:divBdr>
    </w:div>
    <w:div w:id="1887643876">
      <w:bodyDiv w:val="1"/>
      <w:marLeft w:val="0"/>
      <w:marRight w:val="0"/>
      <w:marTop w:val="0"/>
      <w:marBottom w:val="0"/>
      <w:divBdr>
        <w:top w:val="none" w:sz="0" w:space="0" w:color="auto"/>
        <w:left w:val="none" w:sz="0" w:space="0" w:color="auto"/>
        <w:bottom w:val="none" w:sz="0" w:space="0" w:color="auto"/>
        <w:right w:val="none" w:sz="0" w:space="0" w:color="auto"/>
      </w:divBdr>
    </w:div>
    <w:div w:id="1888250575">
      <w:bodyDiv w:val="1"/>
      <w:marLeft w:val="0"/>
      <w:marRight w:val="0"/>
      <w:marTop w:val="0"/>
      <w:marBottom w:val="0"/>
      <w:divBdr>
        <w:top w:val="none" w:sz="0" w:space="0" w:color="auto"/>
        <w:left w:val="none" w:sz="0" w:space="0" w:color="auto"/>
        <w:bottom w:val="none" w:sz="0" w:space="0" w:color="auto"/>
        <w:right w:val="none" w:sz="0" w:space="0" w:color="auto"/>
      </w:divBdr>
    </w:div>
    <w:div w:id="1892840045">
      <w:bodyDiv w:val="1"/>
      <w:marLeft w:val="0"/>
      <w:marRight w:val="0"/>
      <w:marTop w:val="0"/>
      <w:marBottom w:val="0"/>
      <w:divBdr>
        <w:top w:val="none" w:sz="0" w:space="0" w:color="auto"/>
        <w:left w:val="none" w:sz="0" w:space="0" w:color="auto"/>
        <w:bottom w:val="none" w:sz="0" w:space="0" w:color="auto"/>
        <w:right w:val="none" w:sz="0" w:space="0" w:color="auto"/>
      </w:divBdr>
    </w:div>
    <w:div w:id="1895505158">
      <w:bodyDiv w:val="1"/>
      <w:marLeft w:val="0"/>
      <w:marRight w:val="0"/>
      <w:marTop w:val="0"/>
      <w:marBottom w:val="0"/>
      <w:divBdr>
        <w:top w:val="none" w:sz="0" w:space="0" w:color="auto"/>
        <w:left w:val="none" w:sz="0" w:space="0" w:color="auto"/>
        <w:bottom w:val="none" w:sz="0" w:space="0" w:color="auto"/>
        <w:right w:val="none" w:sz="0" w:space="0" w:color="auto"/>
      </w:divBdr>
    </w:div>
    <w:div w:id="1905680772">
      <w:bodyDiv w:val="1"/>
      <w:marLeft w:val="0"/>
      <w:marRight w:val="0"/>
      <w:marTop w:val="0"/>
      <w:marBottom w:val="0"/>
      <w:divBdr>
        <w:top w:val="none" w:sz="0" w:space="0" w:color="auto"/>
        <w:left w:val="none" w:sz="0" w:space="0" w:color="auto"/>
        <w:bottom w:val="none" w:sz="0" w:space="0" w:color="auto"/>
        <w:right w:val="none" w:sz="0" w:space="0" w:color="auto"/>
      </w:divBdr>
      <w:divsChild>
        <w:div w:id="1008408751">
          <w:marLeft w:val="0"/>
          <w:marRight w:val="0"/>
          <w:marTop w:val="0"/>
          <w:marBottom w:val="0"/>
          <w:divBdr>
            <w:top w:val="none" w:sz="0" w:space="0" w:color="auto"/>
            <w:left w:val="none" w:sz="0" w:space="0" w:color="auto"/>
            <w:bottom w:val="none" w:sz="0" w:space="0" w:color="auto"/>
            <w:right w:val="none" w:sz="0" w:space="0" w:color="auto"/>
          </w:divBdr>
        </w:div>
      </w:divsChild>
    </w:div>
    <w:div w:id="1906182935">
      <w:bodyDiv w:val="1"/>
      <w:marLeft w:val="0"/>
      <w:marRight w:val="0"/>
      <w:marTop w:val="0"/>
      <w:marBottom w:val="0"/>
      <w:divBdr>
        <w:top w:val="none" w:sz="0" w:space="0" w:color="auto"/>
        <w:left w:val="none" w:sz="0" w:space="0" w:color="auto"/>
        <w:bottom w:val="none" w:sz="0" w:space="0" w:color="auto"/>
        <w:right w:val="none" w:sz="0" w:space="0" w:color="auto"/>
      </w:divBdr>
    </w:div>
    <w:div w:id="1906378168">
      <w:bodyDiv w:val="1"/>
      <w:marLeft w:val="0"/>
      <w:marRight w:val="0"/>
      <w:marTop w:val="0"/>
      <w:marBottom w:val="0"/>
      <w:divBdr>
        <w:top w:val="none" w:sz="0" w:space="0" w:color="auto"/>
        <w:left w:val="none" w:sz="0" w:space="0" w:color="auto"/>
        <w:bottom w:val="none" w:sz="0" w:space="0" w:color="auto"/>
        <w:right w:val="none" w:sz="0" w:space="0" w:color="auto"/>
      </w:divBdr>
    </w:div>
    <w:div w:id="1907910794">
      <w:bodyDiv w:val="1"/>
      <w:marLeft w:val="0"/>
      <w:marRight w:val="0"/>
      <w:marTop w:val="0"/>
      <w:marBottom w:val="0"/>
      <w:divBdr>
        <w:top w:val="none" w:sz="0" w:space="0" w:color="auto"/>
        <w:left w:val="none" w:sz="0" w:space="0" w:color="auto"/>
        <w:bottom w:val="none" w:sz="0" w:space="0" w:color="auto"/>
        <w:right w:val="none" w:sz="0" w:space="0" w:color="auto"/>
      </w:divBdr>
    </w:div>
    <w:div w:id="1909337806">
      <w:bodyDiv w:val="1"/>
      <w:marLeft w:val="0"/>
      <w:marRight w:val="0"/>
      <w:marTop w:val="0"/>
      <w:marBottom w:val="0"/>
      <w:divBdr>
        <w:top w:val="none" w:sz="0" w:space="0" w:color="auto"/>
        <w:left w:val="none" w:sz="0" w:space="0" w:color="auto"/>
        <w:bottom w:val="none" w:sz="0" w:space="0" w:color="auto"/>
        <w:right w:val="none" w:sz="0" w:space="0" w:color="auto"/>
      </w:divBdr>
    </w:div>
    <w:div w:id="1910730199">
      <w:bodyDiv w:val="1"/>
      <w:marLeft w:val="0"/>
      <w:marRight w:val="0"/>
      <w:marTop w:val="0"/>
      <w:marBottom w:val="0"/>
      <w:divBdr>
        <w:top w:val="none" w:sz="0" w:space="0" w:color="auto"/>
        <w:left w:val="none" w:sz="0" w:space="0" w:color="auto"/>
        <w:bottom w:val="none" w:sz="0" w:space="0" w:color="auto"/>
        <w:right w:val="none" w:sz="0" w:space="0" w:color="auto"/>
      </w:divBdr>
    </w:div>
    <w:div w:id="1917477359">
      <w:bodyDiv w:val="1"/>
      <w:marLeft w:val="0"/>
      <w:marRight w:val="0"/>
      <w:marTop w:val="0"/>
      <w:marBottom w:val="0"/>
      <w:divBdr>
        <w:top w:val="none" w:sz="0" w:space="0" w:color="auto"/>
        <w:left w:val="none" w:sz="0" w:space="0" w:color="auto"/>
        <w:bottom w:val="none" w:sz="0" w:space="0" w:color="auto"/>
        <w:right w:val="none" w:sz="0" w:space="0" w:color="auto"/>
      </w:divBdr>
    </w:div>
    <w:div w:id="1919709333">
      <w:bodyDiv w:val="1"/>
      <w:marLeft w:val="0"/>
      <w:marRight w:val="0"/>
      <w:marTop w:val="0"/>
      <w:marBottom w:val="0"/>
      <w:divBdr>
        <w:top w:val="none" w:sz="0" w:space="0" w:color="auto"/>
        <w:left w:val="none" w:sz="0" w:space="0" w:color="auto"/>
        <w:bottom w:val="none" w:sz="0" w:space="0" w:color="auto"/>
        <w:right w:val="none" w:sz="0" w:space="0" w:color="auto"/>
      </w:divBdr>
      <w:divsChild>
        <w:div w:id="1919434502">
          <w:marLeft w:val="480"/>
          <w:marRight w:val="0"/>
          <w:marTop w:val="0"/>
          <w:marBottom w:val="0"/>
          <w:divBdr>
            <w:top w:val="none" w:sz="0" w:space="0" w:color="auto"/>
            <w:left w:val="none" w:sz="0" w:space="0" w:color="auto"/>
            <w:bottom w:val="none" w:sz="0" w:space="0" w:color="auto"/>
            <w:right w:val="none" w:sz="0" w:space="0" w:color="auto"/>
          </w:divBdr>
          <w:divsChild>
            <w:div w:id="1428384693">
              <w:marLeft w:val="0"/>
              <w:marRight w:val="0"/>
              <w:marTop w:val="0"/>
              <w:marBottom w:val="0"/>
              <w:divBdr>
                <w:top w:val="none" w:sz="0" w:space="0" w:color="auto"/>
                <w:left w:val="none" w:sz="0" w:space="0" w:color="auto"/>
                <w:bottom w:val="none" w:sz="0" w:space="0" w:color="auto"/>
                <w:right w:val="none" w:sz="0" w:space="0" w:color="auto"/>
              </w:divBdr>
              <w:divsChild>
                <w:div w:id="1682121346">
                  <w:marLeft w:val="480"/>
                  <w:marRight w:val="0"/>
                  <w:marTop w:val="0"/>
                  <w:marBottom w:val="0"/>
                  <w:divBdr>
                    <w:top w:val="none" w:sz="0" w:space="0" w:color="auto"/>
                    <w:left w:val="none" w:sz="0" w:space="0" w:color="auto"/>
                    <w:bottom w:val="none" w:sz="0" w:space="0" w:color="auto"/>
                    <w:right w:val="none" w:sz="0" w:space="0" w:color="auto"/>
                  </w:divBdr>
                </w:div>
                <w:div w:id="490407998">
                  <w:marLeft w:val="480"/>
                  <w:marRight w:val="0"/>
                  <w:marTop w:val="0"/>
                  <w:marBottom w:val="0"/>
                  <w:divBdr>
                    <w:top w:val="none" w:sz="0" w:space="0" w:color="auto"/>
                    <w:left w:val="none" w:sz="0" w:space="0" w:color="auto"/>
                    <w:bottom w:val="none" w:sz="0" w:space="0" w:color="auto"/>
                    <w:right w:val="none" w:sz="0" w:space="0" w:color="auto"/>
                  </w:divBdr>
                </w:div>
                <w:div w:id="1157069780">
                  <w:marLeft w:val="480"/>
                  <w:marRight w:val="0"/>
                  <w:marTop w:val="0"/>
                  <w:marBottom w:val="0"/>
                  <w:divBdr>
                    <w:top w:val="none" w:sz="0" w:space="0" w:color="auto"/>
                    <w:left w:val="none" w:sz="0" w:space="0" w:color="auto"/>
                    <w:bottom w:val="none" w:sz="0" w:space="0" w:color="auto"/>
                    <w:right w:val="none" w:sz="0" w:space="0" w:color="auto"/>
                  </w:divBdr>
                </w:div>
                <w:div w:id="1854294518">
                  <w:marLeft w:val="480"/>
                  <w:marRight w:val="0"/>
                  <w:marTop w:val="0"/>
                  <w:marBottom w:val="0"/>
                  <w:divBdr>
                    <w:top w:val="none" w:sz="0" w:space="0" w:color="auto"/>
                    <w:left w:val="none" w:sz="0" w:space="0" w:color="auto"/>
                    <w:bottom w:val="none" w:sz="0" w:space="0" w:color="auto"/>
                    <w:right w:val="none" w:sz="0" w:space="0" w:color="auto"/>
                  </w:divBdr>
                </w:div>
                <w:div w:id="2004435300">
                  <w:marLeft w:val="480"/>
                  <w:marRight w:val="0"/>
                  <w:marTop w:val="0"/>
                  <w:marBottom w:val="0"/>
                  <w:divBdr>
                    <w:top w:val="none" w:sz="0" w:space="0" w:color="auto"/>
                    <w:left w:val="none" w:sz="0" w:space="0" w:color="auto"/>
                    <w:bottom w:val="none" w:sz="0" w:space="0" w:color="auto"/>
                    <w:right w:val="none" w:sz="0" w:space="0" w:color="auto"/>
                  </w:divBdr>
                </w:div>
              </w:divsChild>
            </w:div>
            <w:div w:id="1110008433">
              <w:marLeft w:val="0"/>
              <w:marRight w:val="0"/>
              <w:marTop w:val="0"/>
              <w:marBottom w:val="0"/>
              <w:divBdr>
                <w:top w:val="none" w:sz="0" w:space="0" w:color="auto"/>
                <w:left w:val="none" w:sz="0" w:space="0" w:color="auto"/>
                <w:bottom w:val="none" w:sz="0" w:space="0" w:color="auto"/>
                <w:right w:val="none" w:sz="0" w:space="0" w:color="auto"/>
              </w:divBdr>
              <w:divsChild>
                <w:div w:id="952900727">
                  <w:marLeft w:val="480"/>
                  <w:marRight w:val="0"/>
                  <w:marTop w:val="0"/>
                  <w:marBottom w:val="0"/>
                  <w:divBdr>
                    <w:top w:val="none" w:sz="0" w:space="0" w:color="auto"/>
                    <w:left w:val="none" w:sz="0" w:space="0" w:color="auto"/>
                    <w:bottom w:val="none" w:sz="0" w:space="0" w:color="auto"/>
                    <w:right w:val="none" w:sz="0" w:space="0" w:color="auto"/>
                  </w:divBdr>
                </w:div>
                <w:div w:id="1851866904">
                  <w:marLeft w:val="480"/>
                  <w:marRight w:val="0"/>
                  <w:marTop w:val="0"/>
                  <w:marBottom w:val="0"/>
                  <w:divBdr>
                    <w:top w:val="none" w:sz="0" w:space="0" w:color="auto"/>
                    <w:left w:val="none" w:sz="0" w:space="0" w:color="auto"/>
                    <w:bottom w:val="none" w:sz="0" w:space="0" w:color="auto"/>
                    <w:right w:val="none" w:sz="0" w:space="0" w:color="auto"/>
                  </w:divBdr>
                </w:div>
                <w:div w:id="841744791">
                  <w:marLeft w:val="480"/>
                  <w:marRight w:val="0"/>
                  <w:marTop w:val="0"/>
                  <w:marBottom w:val="0"/>
                  <w:divBdr>
                    <w:top w:val="none" w:sz="0" w:space="0" w:color="auto"/>
                    <w:left w:val="none" w:sz="0" w:space="0" w:color="auto"/>
                    <w:bottom w:val="none" w:sz="0" w:space="0" w:color="auto"/>
                    <w:right w:val="none" w:sz="0" w:space="0" w:color="auto"/>
                  </w:divBdr>
                </w:div>
                <w:div w:id="1989508039">
                  <w:marLeft w:val="480"/>
                  <w:marRight w:val="0"/>
                  <w:marTop w:val="0"/>
                  <w:marBottom w:val="0"/>
                  <w:divBdr>
                    <w:top w:val="none" w:sz="0" w:space="0" w:color="auto"/>
                    <w:left w:val="none" w:sz="0" w:space="0" w:color="auto"/>
                    <w:bottom w:val="none" w:sz="0" w:space="0" w:color="auto"/>
                    <w:right w:val="none" w:sz="0" w:space="0" w:color="auto"/>
                  </w:divBdr>
                </w:div>
                <w:div w:id="1712263404">
                  <w:marLeft w:val="480"/>
                  <w:marRight w:val="0"/>
                  <w:marTop w:val="0"/>
                  <w:marBottom w:val="0"/>
                  <w:divBdr>
                    <w:top w:val="none" w:sz="0" w:space="0" w:color="auto"/>
                    <w:left w:val="none" w:sz="0" w:space="0" w:color="auto"/>
                    <w:bottom w:val="none" w:sz="0" w:space="0" w:color="auto"/>
                    <w:right w:val="none" w:sz="0" w:space="0" w:color="auto"/>
                  </w:divBdr>
                </w:div>
              </w:divsChild>
            </w:div>
            <w:div w:id="1954247252">
              <w:marLeft w:val="0"/>
              <w:marRight w:val="0"/>
              <w:marTop w:val="0"/>
              <w:marBottom w:val="0"/>
              <w:divBdr>
                <w:top w:val="none" w:sz="0" w:space="0" w:color="auto"/>
                <w:left w:val="none" w:sz="0" w:space="0" w:color="auto"/>
                <w:bottom w:val="none" w:sz="0" w:space="0" w:color="auto"/>
                <w:right w:val="none" w:sz="0" w:space="0" w:color="auto"/>
              </w:divBdr>
              <w:divsChild>
                <w:div w:id="1705405818">
                  <w:marLeft w:val="480"/>
                  <w:marRight w:val="0"/>
                  <w:marTop w:val="0"/>
                  <w:marBottom w:val="0"/>
                  <w:divBdr>
                    <w:top w:val="none" w:sz="0" w:space="0" w:color="auto"/>
                    <w:left w:val="none" w:sz="0" w:space="0" w:color="auto"/>
                    <w:bottom w:val="none" w:sz="0" w:space="0" w:color="auto"/>
                    <w:right w:val="none" w:sz="0" w:space="0" w:color="auto"/>
                  </w:divBdr>
                </w:div>
                <w:div w:id="1429740668">
                  <w:marLeft w:val="480"/>
                  <w:marRight w:val="0"/>
                  <w:marTop w:val="0"/>
                  <w:marBottom w:val="0"/>
                  <w:divBdr>
                    <w:top w:val="none" w:sz="0" w:space="0" w:color="auto"/>
                    <w:left w:val="none" w:sz="0" w:space="0" w:color="auto"/>
                    <w:bottom w:val="none" w:sz="0" w:space="0" w:color="auto"/>
                    <w:right w:val="none" w:sz="0" w:space="0" w:color="auto"/>
                  </w:divBdr>
                </w:div>
                <w:div w:id="1460763659">
                  <w:marLeft w:val="480"/>
                  <w:marRight w:val="0"/>
                  <w:marTop w:val="0"/>
                  <w:marBottom w:val="0"/>
                  <w:divBdr>
                    <w:top w:val="none" w:sz="0" w:space="0" w:color="auto"/>
                    <w:left w:val="none" w:sz="0" w:space="0" w:color="auto"/>
                    <w:bottom w:val="none" w:sz="0" w:space="0" w:color="auto"/>
                    <w:right w:val="none" w:sz="0" w:space="0" w:color="auto"/>
                  </w:divBdr>
                </w:div>
                <w:div w:id="1568109091">
                  <w:marLeft w:val="480"/>
                  <w:marRight w:val="0"/>
                  <w:marTop w:val="0"/>
                  <w:marBottom w:val="0"/>
                  <w:divBdr>
                    <w:top w:val="none" w:sz="0" w:space="0" w:color="auto"/>
                    <w:left w:val="none" w:sz="0" w:space="0" w:color="auto"/>
                    <w:bottom w:val="none" w:sz="0" w:space="0" w:color="auto"/>
                    <w:right w:val="none" w:sz="0" w:space="0" w:color="auto"/>
                  </w:divBdr>
                </w:div>
                <w:div w:id="455217712">
                  <w:marLeft w:val="480"/>
                  <w:marRight w:val="0"/>
                  <w:marTop w:val="0"/>
                  <w:marBottom w:val="0"/>
                  <w:divBdr>
                    <w:top w:val="none" w:sz="0" w:space="0" w:color="auto"/>
                    <w:left w:val="none" w:sz="0" w:space="0" w:color="auto"/>
                    <w:bottom w:val="none" w:sz="0" w:space="0" w:color="auto"/>
                    <w:right w:val="none" w:sz="0" w:space="0" w:color="auto"/>
                  </w:divBdr>
                </w:div>
              </w:divsChild>
            </w:div>
            <w:div w:id="221143392">
              <w:marLeft w:val="0"/>
              <w:marRight w:val="0"/>
              <w:marTop w:val="0"/>
              <w:marBottom w:val="0"/>
              <w:divBdr>
                <w:top w:val="none" w:sz="0" w:space="0" w:color="auto"/>
                <w:left w:val="none" w:sz="0" w:space="0" w:color="auto"/>
                <w:bottom w:val="none" w:sz="0" w:space="0" w:color="auto"/>
                <w:right w:val="none" w:sz="0" w:space="0" w:color="auto"/>
              </w:divBdr>
              <w:divsChild>
                <w:div w:id="830565484">
                  <w:marLeft w:val="480"/>
                  <w:marRight w:val="0"/>
                  <w:marTop w:val="0"/>
                  <w:marBottom w:val="0"/>
                  <w:divBdr>
                    <w:top w:val="none" w:sz="0" w:space="0" w:color="auto"/>
                    <w:left w:val="none" w:sz="0" w:space="0" w:color="auto"/>
                    <w:bottom w:val="none" w:sz="0" w:space="0" w:color="auto"/>
                    <w:right w:val="none" w:sz="0" w:space="0" w:color="auto"/>
                  </w:divBdr>
                </w:div>
                <w:div w:id="646129997">
                  <w:marLeft w:val="480"/>
                  <w:marRight w:val="0"/>
                  <w:marTop w:val="0"/>
                  <w:marBottom w:val="0"/>
                  <w:divBdr>
                    <w:top w:val="none" w:sz="0" w:space="0" w:color="auto"/>
                    <w:left w:val="none" w:sz="0" w:space="0" w:color="auto"/>
                    <w:bottom w:val="none" w:sz="0" w:space="0" w:color="auto"/>
                    <w:right w:val="none" w:sz="0" w:space="0" w:color="auto"/>
                  </w:divBdr>
                </w:div>
                <w:div w:id="1373849082">
                  <w:marLeft w:val="480"/>
                  <w:marRight w:val="0"/>
                  <w:marTop w:val="0"/>
                  <w:marBottom w:val="0"/>
                  <w:divBdr>
                    <w:top w:val="none" w:sz="0" w:space="0" w:color="auto"/>
                    <w:left w:val="none" w:sz="0" w:space="0" w:color="auto"/>
                    <w:bottom w:val="none" w:sz="0" w:space="0" w:color="auto"/>
                    <w:right w:val="none" w:sz="0" w:space="0" w:color="auto"/>
                  </w:divBdr>
                </w:div>
                <w:div w:id="551844666">
                  <w:marLeft w:val="480"/>
                  <w:marRight w:val="0"/>
                  <w:marTop w:val="0"/>
                  <w:marBottom w:val="0"/>
                  <w:divBdr>
                    <w:top w:val="none" w:sz="0" w:space="0" w:color="auto"/>
                    <w:left w:val="none" w:sz="0" w:space="0" w:color="auto"/>
                    <w:bottom w:val="none" w:sz="0" w:space="0" w:color="auto"/>
                    <w:right w:val="none" w:sz="0" w:space="0" w:color="auto"/>
                  </w:divBdr>
                </w:div>
                <w:div w:id="1051876">
                  <w:marLeft w:val="480"/>
                  <w:marRight w:val="0"/>
                  <w:marTop w:val="0"/>
                  <w:marBottom w:val="0"/>
                  <w:divBdr>
                    <w:top w:val="none" w:sz="0" w:space="0" w:color="auto"/>
                    <w:left w:val="none" w:sz="0" w:space="0" w:color="auto"/>
                    <w:bottom w:val="none" w:sz="0" w:space="0" w:color="auto"/>
                    <w:right w:val="none" w:sz="0" w:space="0" w:color="auto"/>
                  </w:divBdr>
                </w:div>
              </w:divsChild>
            </w:div>
            <w:div w:id="265889757">
              <w:marLeft w:val="0"/>
              <w:marRight w:val="0"/>
              <w:marTop w:val="0"/>
              <w:marBottom w:val="0"/>
              <w:divBdr>
                <w:top w:val="none" w:sz="0" w:space="0" w:color="auto"/>
                <w:left w:val="none" w:sz="0" w:space="0" w:color="auto"/>
                <w:bottom w:val="none" w:sz="0" w:space="0" w:color="auto"/>
                <w:right w:val="none" w:sz="0" w:space="0" w:color="auto"/>
              </w:divBdr>
              <w:divsChild>
                <w:div w:id="539170064">
                  <w:marLeft w:val="480"/>
                  <w:marRight w:val="0"/>
                  <w:marTop w:val="0"/>
                  <w:marBottom w:val="0"/>
                  <w:divBdr>
                    <w:top w:val="none" w:sz="0" w:space="0" w:color="auto"/>
                    <w:left w:val="none" w:sz="0" w:space="0" w:color="auto"/>
                    <w:bottom w:val="none" w:sz="0" w:space="0" w:color="auto"/>
                    <w:right w:val="none" w:sz="0" w:space="0" w:color="auto"/>
                  </w:divBdr>
                </w:div>
                <w:div w:id="1702895952">
                  <w:marLeft w:val="480"/>
                  <w:marRight w:val="0"/>
                  <w:marTop w:val="0"/>
                  <w:marBottom w:val="0"/>
                  <w:divBdr>
                    <w:top w:val="none" w:sz="0" w:space="0" w:color="auto"/>
                    <w:left w:val="none" w:sz="0" w:space="0" w:color="auto"/>
                    <w:bottom w:val="none" w:sz="0" w:space="0" w:color="auto"/>
                    <w:right w:val="none" w:sz="0" w:space="0" w:color="auto"/>
                  </w:divBdr>
                </w:div>
                <w:div w:id="1597324919">
                  <w:marLeft w:val="480"/>
                  <w:marRight w:val="0"/>
                  <w:marTop w:val="0"/>
                  <w:marBottom w:val="0"/>
                  <w:divBdr>
                    <w:top w:val="none" w:sz="0" w:space="0" w:color="auto"/>
                    <w:left w:val="none" w:sz="0" w:space="0" w:color="auto"/>
                    <w:bottom w:val="none" w:sz="0" w:space="0" w:color="auto"/>
                    <w:right w:val="none" w:sz="0" w:space="0" w:color="auto"/>
                  </w:divBdr>
                </w:div>
                <w:div w:id="215824187">
                  <w:marLeft w:val="480"/>
                  <w:marRight w:val="0"/>
                  <w:marTop w:val="0"/>
                  <w:marBottom w:val="0"/>
                  <w:divBdr>
                    <w:top w:val="none" w:sz="0" w:space="0" w:color="auto"/>
                    <w:left w:val="none" w:sz="0" w:space="0" w:color="auto"/>
                    <w:bottom w:val="none" w:sz="0" w:space="0" w:color="auto"/>
                    <w:right w:val="none" w:sz="0" w:space="0" w:color="auto"/>
                  </w:divBdr>
                </w:div>
                <w:div w:id="472412864">
                  <w:marLeft w:val="480"/>
                  <w:marRight w:val="0"/>
                  <w:marTop w:val="0"/>
                  <w:marBottom w:val="0"/>
                  <w:divBdr>
                    <w:top w:val="none" w:sz="0" w:space="0" w:color="auto"/>
                    <w:left w:val="none" w:sz="0" w:space="0" w:color="auto"/>
                    <w:bottom w:val="none" w:sz="0" w:space="0" w:color="auto"/>
                    <w:right w:val="none" w:sz="0" w:space="0" w:color="auto"/>
                  </w:divBdr>
                </w:div>
                <w:div w:id="1233003814">
                  <w:marLeft w:val="480"/>
                  <w:marRight w:val="0"/>
                  <w:marTop w:val="0"/>
                  <w:marBottom w:val="0"/>
                  <w:divBdr>
                    <w:top w:val="none" w:sz="0" w:space="0" w:color="auto"/>
                    <w:left w:val="none" w:sz="0" w:space="0" w:color="auto"/>
                    <w:bottom w:val="none" w:sz="0" w:space="0" w:color="auto"/>
                    <w:right w:val="none" w:sz="0" w:space="0" w:color="auto"/>
                  </w:divBdr>
                </w:div>
              </w:divsChild>
            </w:div>
            <w:div w:id="63649504">
              <w:marLeft w:val="0"/>
              <w:marRight w:val="0"/>
              <w:marTop w:val="0"/>
              <w:marBottom w:val="0"/>
              <w:divBdr>
                <w:top w:val="none" w:sz="0" w:space="0" w:color="auto"/>
                <w:left w:val="none" w:sz="0" w:space="0" w:color="auto"/>
                <w:bottom w:val="none" w:sz="0" w:space="0" w:color="auto"/>
                <w:right w:val="none" w:sz="0" w:space="0" w:color="auto"/>
              </w:divBdr>
              <w:divsChild>
                <w:div w:id="706442871">
                  <w:marLeft w:val="480"/>
                  <w:marRight w:val="0"/>
                  <w:marTop w:val="0"/>
                  <w:marBottom w:val="0"/>
                  <w:divBdr>
                    <w:top w:val="none" w:sz="0" w:space="0" w:color="auto"/>
                    <w:left w:val="none" w:sz="0" w:space="0" w:color="auto"/>
                    <w:bottom w:val="none" w:sz="0" w:space="0" w:color="auto"/>
                    <w:right w:val="none" w:sz="0" w:space="0" w:color="auto"/>
                  </w:divBdr>
                </w:div>
                <w:div w:id="1043747419">
                  <w:marLeft w:val="480"/>
                  <w:marRight w:val="0"/>
                  <w:marTop w:val="0"/>
                  <w:marBottom w:val="0"/>
                  <w:divBdr>
                    <w:top w:val="none" w:sz="0" w:space="0" w:color="auto"/>
                    <w:left w:val="none" w:sz="0" w:space="0" w:color="auto"/>
                    <w:bottom w:val="none" w:sz="0" w:space="0" w:color="auto"/>
                    <w:right w:val="none" w:sz="0" w:space="0" w:color="auto"/>
                  </w:divBdr>
                </w:div>
                <w:div w:id="1227911985">
                  <w:marLeft w:val="480"/>
                  <w:marRight w:val="0"/>
                  <w:marTop w:val="0"/>
                  <w:marBottom w:val="0"/>
                  <w:divBdr>
                    <w:top w:val="none" w:sz="0" w:space="0" w:color="auto"/>
                    <w:left w:val="none" w:sz="0" w:space="0" w:color="auto"/>
                    <w:bottom w:val="none" w:sz="0" w:space="0" w:color="auto"/>
                    <w:right w:val="none" w:sz="0" w:space="0" w:color="auto"/>
                  </w:divBdr>
                </w:div>
                <w:div w:id="1925071970">
                  <w:marLeft w:val="480"/>
                  <w:marRight w:val="0"/>
                  <w:marTop w:val="0"/>
                  <w:marBottom w:val="0"/>
                  <w:divBdr>
                    <w:top w:val="none" w:sz="0" w:space="0" w:color="auto"/>
                    <w:left w:val="none" w:sz="0" w:space="0" w:color="auto"/>
                    <w:bottom w:val="none" w:sz="0" w:space="0" w:color="auto"/>
                    <w:right w:val="none" w:sz="0" w:space="0" w:color="auto"/>
                  </w:divBdr>
                </w:div>
                <w:div w:id="2093121307">
                  <w:marLeft w:val="480"/>
                  <w:marRight w:val="0"/>
                  <w:marTop w:val="0"/>
                  <w:marBottom w:val="0"/>
                  <w:divBdr>
                    <w:top w:val="none" w:sz="0" w:space="0" w:color="auto"/>
                    <w:left w:val="none" w:sz="0" w:space="0" w:color="auto"/>
                    <w:bottom w:val="none" w:sz="0" w:space="0" w:color="auto"/>
                    <w:right w:val="none" w:sz="0" w:space="0" w:color="auto"/>
                  </w:divBdr>
                </w:div>
                <w:div w:id="1706249402">
                  <w:marLeft w:val="480"/>
                  <w:marRight w:val="0"/>
                  <w:marTop w:val="0"/>
                  <w:marBottom w:val="0"/>
                  <w:divBdr>
                    <w:top w:val="none" w:sz="0" w:space="0" w:color="auto"/>
                    <w:left w:val="none" w:sz="0" w:space="0" w:color="auto"/>
                    <w:bottom w:val="none" w:sz="0" w:space="0" w:color="auto"/>
                    <w:right w:val="none" w:sz="0" w:space="0" w:color="auto"/>
                  </w:divBdr>
                </w:div>
              </w:divsChild>
            </w:div>
            <w:div w:id="541093356">
              <w:marLeft w:val="0"/>
              <w:marRight w:val="0"/>
              <w:marTop w:val="0"/>
              <w:marBottom w:val="0"/>
              <w:divBdr>
                <w:top w:val="none" w:sz="0" w:space="0" w:color="auto"/>
                <w:left w:val="none" w:sz="0" w:space="0" w:color="auto"/>
                <w:bottom w:val="none" w:sz="0" w:space="0" w:color="auto"/>
                <w:right w:val="none" w:sz="0" w:space="0" w:color="auto"/>
              </w:divBdr>
              <w:divsChild>
                <w:div w:id="1040082703">
                  <w:marLeft w:val="480"/>
                  <w:marRight w:val="0"/>
                  <w:marTop w:val="0"/>
                  <w:marBottom w:val="0"/>
                  <w:divBdr>
                    <w:top w:val="none" w:sz="0" w:space="0" w:color="auto"/>
                    <w:left w:val="none" w:sz="0" w:space="0" w:color="auto"/>
                    <w:bottom w:val="none" w:sz="0" w:space="0" w:color="auto"/>
                    <w:right w:val="none" w:sz="0" w:space="0" w:color="auto"/>
                  </w:divBdr>
                </w:div>
                <w:div w:id="1299843495">
                  <w:marLeft w:val="480"/>
                  <w:marRight w:val="0"/>
                  <w:marTop w:val="0"/>
                  <w:marBottom w:val="0"/>
                  <w:divBdr>
                    <w:top w:val="none" w:sz="0" w:space="0" w:color="auto"/>
                    <w:left w:val="none" w:sz="0" w:space="0" w:color="auto"/>
                    <w:bottom w:val="none" w:sz="0" w:space="0" w:color="auto"/>
                    <w:right w:val="none" w:sz="0" w:space="0" w:color="auto"/>
                  </w:divBdr>
                </w:div>
                <w:div w:id="196167819">
                  <w:marLeft w:val="480"/>
                  <w:marRight w:val="0"/>
                  <w:marTop w:val="0"/>
                  <w:marBottom w:val="0"/>
                  <w:divBdr>
                    <w:top w:val="none" w:sz="0" w:space="0" w:color="auto"/>
                    <w:left w:val="none" w:sz="0" w:space="0" w:color="auto"/>
                    <w:bottom w:val="none" w:sz="0" w:space="0" w:color="auto"/>
                    <w:right w:val="none" w:sz="0" w:space="0" w:color="auto"/>
                  </w:divBdr>
                </w:div>
                <w:div w:id="914633807">
                  <w:marLeft w:val="480"/>
                  <w:marRight w:val="0"/>
                  <w:marTop w:val="0"/>
                  <w:marBottom w:val="0"/>
                  <w:divBdr>
                    <w:top w:val="none" w:sz="0" w:space="0" w:color="auto"/>
                    <w:left w:val="none" w:sz="0" w:space="0" w:color="auto"/>
                    <w:bottom w:val="none" w:sz="0" w:space="0" w:color="auto"/>
                    <w:right w:val="none" w:sz="0" w:space="0" w:color="auto"/>
                  </w:divBdr>
                </w:div>
                <w:div w:id="1380207163">
                  <w:marLeft w:val="480"/>
                  <w:marRight w:val="0"/>
                  <w:marTop w:val="0"/>
                  <w:marBottom w:val="0"/>
                  <w:divBdr>
                    <w:top w:val="none" w:sz="0" w:space="0" w:color="auto"/>
                    <w:left w:val="none" w:sz="0" w:space="0" w:color="auto"/>
                    <w:bottom w:val="none" w:sz="0" w:space="0" w:color="auto"/>
                    <w:right w:val="none" w:sz="0" w:space="0" w:color="auto"/>
                  </w:divBdr>
                </w:div>
                <w:div w:id="1043401844">
                  <w:marLeft w:val="480"/>
                  <w:marRight w:val="0"/>
                  <w:marTop w:val="0"/>
                  <w:marBottom w:val="0"/>
                  <w:divBdr>
                    <w:top w:val="none" w:sz="0" w:space="0" w:color="auto"/>
                    <w:left w:val="none" w:sz="0" w:space="0" w:color="auto"/>
                    <w:bottom w:val="none" w:sz="0" w:space="0" w:color="auto"/>
                    <w:right w:val="none" w:sz="0" w:space="0" w:color="auto"/>
                  </w:divBdr>
                </w:div>
              </w:divsChild>
            </w:div>
            <w:div w:id="1864778952">
              <w:marLeft w:val="0"/>
              <w:marRight w:val="0"/>
              <w:marTop w:val="0"/>
              <w:marBottom w:val="0"/>
              <w:divBdr>
                <w:top w:val="none" w:sz="0" w:space="0" w:color="auto"/>
                <w:left w:val="none" w:sz="0" w:space="0" w:color="auto"/>
                <w:bottom w:val="none" w:sz="0" w:space="0" w:color="auto"/>
                <w:right w:val="none" w:sz="0" w:space="0" w:color="auto"/>
              </w:divBdr>
              <w:divsChild>
                <w:div w:id="551187197">
                  <w:marLeft w:val="480"/>
                  <w:marRight w:val="0"/>
                  <w:marTop w:val="0"/>
                  <w:marBottom w:val="0"/>
                  <w:divBdr>
                    <w:top w:val="none" w:sz="0" w:space="0" w:color="auto"/>
                    <w:left w:val="none" w:sz="0" w:space="0" w:color="auto"/>
                    <w:bottom w:val="none" w:sz="0" w:space="0" w:color="auto"/>
                    <w:right w:val="none" w:sz="0" w:space="0" w:color="auto"/>
                  </w:divBdr>
                </w:div>
                <w:div w:id="1850100477">
                  <w:marLeft w:val="480"/>
                  <w:marRight w:val="0"/>
                  <w:marTop w:val="0"/>
                  <w:marBottom w:val="0"/>
                  <w:divBdr>
                    <w:top w:val="none" w:sz="0" w:space="0" w:color="auto"/>
                    <w:left w:val="none" w:sz="0" w:space="0" w:color="auto"/>
                    <w:bottom w:val="none" w:sz="0" w:space="0" w:color="auto"/>
                    <w:right w:val="none" w:sz="0" w:space="0" w:color="auto"/>
                  </w:divBdr>
                </w:div>
                <w:div w:id="2066833346">
                  <w:marLeft w:val="480"/>
                  <w:marRight w:val="0"/>
                  <w:marTop w:val="0"/>
                  <w:marBottom w:val="0"/>
                  <w:divBdr>
                    <w:top w:val="none" w:sz="0" w:space="0" w:color="auto"/>
                    <w:left w:val="none" w:sz="0" w:space="0" w:color="auto"/>
                    <w:bottom w:val="none" w:sz="0" w:space="0" w:color="auto"/>
                    <w:right w:val="none" w:sz="0" w:space="0" w:color="auto"/>
                  </w:divBdr>
                </w:div>
                <w:div w:id="1758673220">
                  <w:marLeft w:val="480"/>
                  <w:marRight w:val="0"/>
                  <w:marTop w:val="0"/>
                  <w:marBottom w:val="0"/>
                  <w:divBdr>
                    <w:top w:val="none" w:sz="0" w:space="0" w:color="auto"/>
                    <w:left w:val="none" w:sz="0" w:space="0" w:color="auto"/>
                    <w:bottom w:val="none" w:sz="0" w:space="0" w:color="auto"/>
                    <w:right w:val="none" w:sz="0" w:space="0" w:color="auto"/>
                  </w:divBdr>
                </w:div>
                <w:div w:id="108863723">
                  <w:marLeft w:val="480"/>
                  <w:marRight w:val="0"/>
                  <w:marTop w:val="0"/>
                  <w:marBottom w:val="0"/>
                  <w:divBdr>
                    <w:top w:val="none" w:sz="0" w:space="0" w:color="auto"/>
                    <w:left w:val="none" w:sz="0" w:space="0" w:color="auto"/>
                    <w:bottom w:val="none" w:sz="0" w:space="0" w:color="auto"/>
                    <w:right w:val="none" w:sz="0" w:space="0" w:color="auto"/>
                  </w:divBdr>
                </w:div>
                <w:div w:id="757096134">
                  <w:marLeft w:val="480"/>
                  <w:marRight w:val="0"/>
                  <w:marTop w:val="0"/>
                  <w:marBottom w:val="0"/>
                  <w:divBdr>
                    <w:top w:val="none" w:sz="0" w:space="0" w:color="auto"/>
                    <w:left w:val="none" w:sz="0" w:space="0" w:color="auto"/>
                    <w:bottom w:val="none" w:sz="0" w:space="0" w:color="auto"/>
                    <w:right w:val="none" w:sz="0" w:space="0" w:color="auto"/>
                  </w:divBdr>
                </w:div>
                <w:div w:id="529533913">
                  <w:marLeft w:val="480"/>
                  <w:marRight w:val="0"/>
                  <w:marTop w:val="0"/>
                  <w:marBottom w:val="0"/>
                  <w:divBdr>
                    <w:top w:val="none" w:sz="0" w:space="0" w:color="auto"/>
                    <w:left w:val="none" w:sz="0" w:space="0" w:color="auto"/>
                    <w:bottom w:val="none" w:sz="0" w:space="0" w:color="auto"/>
                    <w:right w:val="none" w:sz="0" w:space="0" w:color="auto"/>
                  </w:divBdr>
                </w:div>
              </w:divsChild>
            </w:div>
            <w:div w:id="441340369">
              <w:marLeft w:val="0"/>
              <w:marRight w:val="0"/>
              <w:marTop w:val="0"/>
              <w:marBottom w:val="0"/>
              <w:divBdr>
                <w:top w:val="none" w:sz="0" w:space="0" w:color="auto"/>
                <w:left w:val="none" w:sz="0" w:space="0" w:color="auto"/>
                <w:bottom w:val="none" w:sz="0" w:space="0" w:color="auto"/>
                <w:right w:val="none" w:sz="0" w:space="0" w:color="auto"/>
              </w:divBdr>
              <w:divsChild>
                <w:div w:id="1573613215">
                  <w:marLeft w:val="480"/>
                  <w:marRight w:val="0"/>
                  <w:marTop w:val="0"/>
                  <w:marBottom w:val="0"/>
                  <w:divBdr>
                    <w:top w:val="none" w:sz="0" w:space="0" w:color="auto"/>
                    <w:left w:val="none" w:sz="0" w:space="0" w:color="auto"/>
                    <w:bottom w:val="none" w:sz="0" w:space="0" w:color="auto"/>
                    <w:right w:val="none" w:sz="0" w:space="0" w:color="auto"/>
                  </w:divBdr>
                </w:div>
                <w:div w:id="696933228">
                  <w:marLeft w:val="480"/>
                  <w:marRight w:val="0"/>
                  <w:marTop w:val="0"/>
                  <w:marBottom w:val="0"/>
                  <w:divBdr>
                    <w:top w:val="none" w:sz="0" w:space="0" w:color="auto"/>
                    <w:left w:val="none" w:sz="0" w:space="0" w:color="auto"/>
                    <w:bottom w:val="none" w:sz="0" w:space="0" w:color="auto"/>
                    <w:right w:val="none" w:sz="0" w:space="0" w:color="auto"/>
                  </w:divBdr>
                </w:div>
                <w:div w:id="1701391796">
                  <w:marLeft w:val="480"/>
                  <w:marRight w:val="0"/>
                  <w:marTop w:val="0"/>
                  <w:marBottom w:val="0"/>
                  <w:divBdr>
                    <w:top w:val="none" w:sz="0" w:space="0" w:color="auto"/>
                    <w:left w:val="none" w:sz="0" w:space="0" w:color="auto"/>
                    <w:bottom w:val="none" w:sz="0" w:space="0" w:color="auto"/>
                    <w:right w:val="none" w:sz="0" w:space="0" w:color="auto"/>
                  </w:divBdr>
                </w:div>
                <w:div w:id="23483848">
                  <w:marLeft w:val="480"/>
                  <w:marRight w:val="0"/>
                  <w:marTop w:val="0"/>
                  <w:marBottom w:val="0"/>
                  <w:divBdr>
                    <w:top w:val="none" w:sz="0" w:space="0" w:color="auto"/>
                    <w:left w:val="none" w:sz="0" w:space="0" w:color="auto"/>
                    <w:bottom w:val="none" w:sz="0" w:space="0" w:color="auto"/>
                    <w:right w:val="none" w:sz="0" w:space="0" w:color="auto"/>
                  </w:divBdr>
                </w:div>
                <w:div w:id="1383407451">
                  <w:marLeft w:val="480"/>
                  <w:marRight w:val="0"/>
                  <w:marTop w:val="0"/>
                  <w:marBottom w:val="0"/>
                  <w:divBdr>
                    <w:top w:val="none" w:sz="0" w:space="0" w:color="auto"/>
                    <w:left w:val="none" w:sz="0" w:space="0" w:color="auto"/>
                    <w:bottom w:val="none" w:sz="0" w:space="0" w:color="auto"/>
                    <w:right w:val="none" w:sz="0" w:space="0" w:color="auto"/>
                  </w:divBdr>
                </w:div>
                <w:div w:id="2008634582">
                  <w:marLeft w:val="480"/>
                  <w:marRight w:val="0"/>
                  <w:marTop w:val="0"/>
                  <w:marBottom w:val="0"/>
                  <w:divBdr>
                    <w:top w:val="none" w:sz="0" w:space="0" w:color="auto"/>
                    <w:left w:val="none" w:sz="0" w:space="0" w:color="auto"/>
                    <w:bottom w:val="none" w:sz="0" w:space="0" w:color="auto"/>
                    <w:right w:val="none" w:sz="0" w:space="0" w:color="auto"/>
                  </w:divBdr>
                </w:div>
                <w:div w:id="462383357">
                  <w:marLeft w:val="480"/>
                  <w:marRight w:val="0"/>
                  <w:marTop w:val="0"/>
                  <w:marBottom w:val="0"/>
                  <w:divBdr>
                    <w:top w:val="none" w:sz="0" w:space="0" w:color="auto"/>
                    <w:left w:val="none" w:sz="0" w:space="0" w:color="auto"/>
                    <w:bottom w:val="none" w:sz="0" w:space="0" w:color="auto"/>
                    <w:right w:val="none" w:sz="0" w:space="0" w:color="auto"/>
                  </w:divBdr>
                </w:div>
              </w:divsChild>
            </w:div>
            <w:div w:id="1810048160">
              <w:marLeft w:val="0"/>
              <w:marRight w:val="0"/>
              <w:marTop w:val="0"/>
              <w:marBottom w:val="0"/>
              <w:divBdr>
                <w:top w:val="none" w:sz="0" w:space="0" w:color="auto"/>
                <w:left w:val="none" w:sz="0" w:space="0" w:color="auto"/>
                <w:bottom w:val="none" w:sz="0" w:space="0" w:color="auto"/>
                <w:right w:val="none" w:sz="0" w:space="0" w:color="auto"/>
              </w:divBdr>
              <w:divsChild>
                <w:div w:id="1375038349">
                  <w:marLeft w:val="480"/>
                  <w:marRight w:val="0"/>
                  <w:marTop w:val="0"/>
                  <w:marBottom w:val="0"/>
                  <w:divBdr>
                    <w:top w:val="none" w:sz="0" w:space="0" w:color="auto"/>
                    <w:left w:val="none" w:sz="0" w:space="0" w:color="auto"/>
                    <w:bottom w:val="none" w:sz="0" w:space="0" w:color="auto"/>
                    <w:right w:val="none" w:sz="0" w:space="0" w:color="auto"/>
                  </w:divBdr>
                </w:div>
                <w:div w:id="838889386">
                  <w:marLeft w:val="480"/>
                  <w:marRight w:val="0"/>
                  <w:marTop w:val="0"/>
                  <w:marBottom w:val="0"/>
                  <w:divBdr>
                    <w:top w:val="none" w:sz="0" w:space="0" w:color="auto"/>
                    <w:left w:val="none" w:sz="0" w:space="0" w:color="auto"/>
                    <w:bottom w:val="none" w:sz="0" w:space="0" w:color="auto"/>
                    <w:right w:val="none" w:sz="0" w:space="0" w:color="auto"/>
                  </w:divBdr>
                </w:div>
                <w:div w:id="710152816">
                  <w:marLeft w:val="480"/>
                  <w:marRight w:val="0"/>
                  <w:marTop w:val="0"/>
                  <w:marBottom w:val="0"/>
                  <w:divBdr>
                    <w:top w:val="none" w:sz="0" w:space="0" w:color="auto"/>
                    <w:left w:val="none" w:sz="0" w:space="0" w:color="auto"/>
                    <w:bottom w:val="none" w:sz="0" w:space="0" w:color="auto"/>
                    <w:right w:val="none" w:sz="0" w:space="0" w:color="auto"/>
                  </w:divBdr>
                </w:div>
                <w:div w:id="1464083935">
                  <w:marLeft w:val="480"/>
                  <w:marRight w:val="0"/>
                  <w:marTop w:val="0"/>
                  <w:marBottom w:val="0"/>
                  <w:divBdr>
                    <w:top w:val="none" w:sz="0" w:space="0" w:color="auto"/>
                    <w:left w:val="none" w:sz="0" w:space="0" w:color="auto"/>
                    <w:bottom w:val="none" w:sz="0" w:space="0" w:color="auto"/>
                    <w:right w:val="none" w:sz="0" w:space="0" w:color="auto"/>
                  </w:divBdr>
                </w:div>
                <w:div w:id="1867408261">
                  <w:marLeft w:val="480"/>
                  <w:marRight w:val="0"/>
                  <w:marTop w:val="0"/>
                  <w:marBottom w:val="0"/>
                  <w:divBdr>
                    <w:top w:val="none" w:sz="0" w:space="0" w:color="auto"/>
                    <w:left w:val="none" w:sz="0" w:space="0" w:color="auto"/>
                    <w:bottom w:val="none" w:sz="0" w:space="0" w:color="auto"/>
                    <w:right w:val="none" w:sz="0" w:space="0" w:color="auto"/>
                  </w:divBdr>
                </w:div>
                <w:div w:id="225383748">
                  <w:marLeft w:val="480"/>
                  <w:marRight w:val="0"/>
                  <w:marTop w:val="0"/>
                  <w:marBottom w:val="0"/>
                  <w:divBdr>
                    <w:top w:val="none" w:sz="0" w:space="0" w:color="auto"/>
                    <w:left w:val="none" w:sz="0" w:space="0" w:color="auto"/>
                    <w:bottom w:val="none" w:sz="0" w:space="0" w:color="auto"/>
                    <w:right w:val="none" w:sz="0" w:space="0" w:color="auto"/>
                  </w:divBdr>
                </w:div>
                <w:div w:id="360012550">
                  <w:marLeft w:val="480"/>
                  <w:marRight w:val="0"/>
                  <w:marTop w:val="0"/>
                  <w:marBottom w:val="0"/>
                  <w:divBdr>
                    <w:top w:val="none" w:sz="0" w:space="0" w:color="auto"/>
                    <w:left w:val="none" w:sz="0" w:space="0" w:color="auto"/>
                    <w:bottom w:val="none" w:sz="0" w:space="0" w:color="auto"/>
                    <w:right w:val="none" w:sz="0" w:space="0" w:color="auto"/>
                  </w:divBdr>
                </w:div>
              </w:divsChild>
            </w:div>
            <w:div w:id="1682122015">
              <w:marLeft w:val="0"/>
              <w:marRight w:val="0"/>
              <w:marTop w:val="0"/>
              <w:marBottom w:val="0"/>
              <w:divBdr>
                <w:top w:val="none" w:sz="0" w:space="0" w:color="auto"/>
                <w:left w:val="none" w:sz="0" w:space="0" w:color="auto"/>
                <w:bottom w:val="none" w:sz="0" w:space="0" w:color="auto"/>
                <w:right w:val="none" w:sz="0" w:space="0" w:color="auto"/>
              </w:divBdr>
              <w:divsChild>
                <w:div w:id="1502894485">
                  <w:marLeft w:val="480"/>
                  <w:marRight w:val="0"/>
                  <w:marTop w:val="0"/>
                  <w:marBottom w:val="0"/>
                  <w:divBdr>
                    <w:top w:val="none" w:sz="0" w:space="0" w:color="auto"/>
                    <w:left w:val="none" w:sz="0" w:space="0" w:color="auto"/>
                    <w:bottom w:val="none" w:sz="0" w:space="0" w:color="auto"/>
                    <w:right w:val="none" w:sz="0" w:space="0" w:color="auto"/>
                  </w:divBdr>
                </w:div>
                <w:div w:id="1971010173">
                  <w:marLeft w:val="480"/>
                  <w:marRight w:val="0"/>
                  <w:marTop w:val="0"/>
                  <w:marBottom w:val="0"/>
                  <w:divBdr>
                    <w:top w:val="none" w:sz="0" w:space="0" w:color="auto"/>
                    <w:left w:val="none" w:sz="0" w:space="0" w:color="auto"/>
                    <w:bottom w:val="none" w:sz="0" w:space="0" w:color="auto"/>
                    <w:right w:val="none" w:sz="0" w:space="0" w:color="auto"/>
                  </w:divBdr>
                </w:div>
                <w:div w:id="1413041931">
                  <w:marLeft w:val="480"/>
                  <w:marRight w:val="0"/>
                  <w:marTop w:val="0"/>
                  <w:marBottom w:val="0"/>
                  <w:divBdr>
                    <w:top w:val="none" w:sz="0" w:space="0" w:color="auto"/>
                    <w:left w:val="none" w:sz="0" w:space="0" w:color="auto"/>
                    <w:bottom w:val="none" w:sz="0" w:space="0" w:color="auto"/>
                    <w:right w:val="none" w:sz="0" w:space="0" w:color="auto"/>
                  </w:divBdr>
                </w:div>
                <w:div w:id="1181898920">
                  <w:marLeft w:val="480"/>
                  <w:marRight w:val="0"/>
                  <w:marTop w:val="0"/>
                  <w:marBottom w:val="0"/>
                  <w:divBdr>
                    <w:top w:val="none" w:sz="0" w:space="0" w:color="auto"/>
                    <w:left w:val="none" w:sz="0" w:space="0" w:color="auto"/>
                    <w:bottom w:val="none" w:sz="0" w:space="0" w:color="auto"/>
                    <w:right w:val="none" w:sz="0" w:space="0" w:color="auto"/>
                  </w:divBdr>
                </w:div>
                <w:div w:id="1036807416">
                  <w:marLeft w:val="480"/>
                  <w:marRight w:val="0"/>
                  <w:marTop w:val="0"/>
                  <w:marBottom w:val="0"/>
                  <w:divBdr>
                    <w:top w:val="none" w:sz="0" w:space="0" w:color="auto"/>
                    <w:left w:val="none" w:sz="0" w:space="0" w:color="auto"/>
                    <w:bottom w:val="none" w:sz="0" w:space="0" w:color="auto"/>
                    <w:right w:val="none" w:sz="0" w:space="0" w:color="auto"/>
                  </w:divBdr>
                </w:div>
                <w:div w:id="101846804">
                  <w:marLeft w:val="480"/>
                  <w:marRight w:val="0"/>
                  <w:marTop w:val="0"/>
                  <w:marBottom w:val="0"/>
                  <w:divBdr>
                    <w:top w:val="none" w:sz="0" w:space="0" w:color="auto"/>
                    <w:left w:val="none" w:sz="0" w:space="0" w:color="auto"/>
                    <w:bottom w:val="none" w:sz="0" w:space="0" w:color="auto"/>
                    <w:right w:val="none" w:sz="0" w:space="0" w:color="auto"/>
                  </w:divBdr>
                </w:div>
                <w:div w:id="830023491">
                  <w:marLeft w:val="480"/>
                  <w:marRight w:val="0"/>
                  <w:marTop w:val="0"/>
                  <w:marBottom w:val="0"/>
                  <w:divBdr>
                    <w:top w:val="none" w:sz="0" w:space="0" w:color="auto"/>
                    <w:left w:val="none" w:sz="0" w:space="0" w:color="auto"/>
                    <w:bottom w:val="none" w:sz="0" w:space="0" w:color="auto"/>
                    <w:right w:val="none" w:sz="0" w:space="0" w:color="auto"/>
                  </w:divBdr>
                </w:div>
              </w:divsChild>
            </w:div>
            <w:div w:id="820732085">
              <w:marLeft w:val="0"/>
              <w:marRight w:val="0"/>
              <w:marTop w:val="0"/>
              <w:marBottom w:val="0"/>
              <w:divBdr>
                <w:top w:val="none" w:sz="0" w:space="0" w:color="auto"/>
                <w:left w:val="none" w:sz="0" w:space="0" w:color="auto"/>
                <w:bottom w:val="none" w:sz="0" w:space="0" w:color="auto"/>
                <w:right w:val="none" w:sz="0" w:space="0" w:color="auto"/>
              </w:divBdr>
              <w:divsChild>
                <w:div w:id="1913733975">
                  <w:marLeft w:val="480"/>
                  <w:marRight w:val="0"/>
                  <w:marTop w:val="0"/>
                  <w:marBottom w:val="0"/>
                  <w:divBdr>
                    <w:top w:val="none" w:sz="0" w:space="0" w:color="auto"/>
                    <w:left w:val="none" w:sz="0" w:space="0" w:color="auto"/>
                    <w:bottom w:val="none" w:sz="0" w:space="0" w:color="auto"/>
                    <w:right w:val="none" w:sz="0" w:space="0" w:color="auto"/>
                  </w:divBdr>
                </w:div>
                <w:div w:id="1268733285">
                  <w:marLeft w:val="480"/>
                  <w:marRight w:val="0"/>
                  <w:marTop w:val="0"/>
                  <w:marBottom w:val="0"/>
                  <w:divBdr>
                    <w:top w:val="none" w:sz="0" w:space="0" w:color="auto"/>
                    <w:left w:val="none" w:sz="0" w:space="0" w:color="auto"/>
                    <w:bottom w:val="none" w:sz="0" w:space="0" w:color="auto"/>
                    <w:right w:val="none" w:sz="0" w:space="0" w:color="auto"/>
                  </w:divBdr>
                </w:div>
                <w:div w:id="186991598">
                  <w:marLeft w:val="480"/>
                  <w:marRight w:val="0"/>
                  <w:marTop w:val="0"/>
                  <w:marBottom w:val="0"/>
                  <w:divBdr>
                    <w:top w:val="none" w:sz="0" w:space="0" w:color="auto"/>
                    <w:left w:val="none" w:sz="0" w:space="0" w:color="auto"/>
                    <w:bottom w:val="none" w:sz="0" w:space="0" w:color="auto"/>
                    <w:right w:val="none" w:sz="0" w:space="0" w:color="auto"/>
                  </w:divBdr>
                </w:div>
                <w:div w:id="239340050">
                  <w:marLeft w:val="480"/>
                  <w:marRight w:val="0"/>
                  <w:marTop w:val="0"/>
                  <w:marBottom w:val="0"/>
                  <w:divBdr>
                    <w:top w:val="none" w:sz="0" w:space="0" w:color="auto"/>
                    <w:left w:val="none" w:sz="0" w:space="0" w:color="auto"/>
                    <w:bottom w:val="none" w:sz="0" w:space="0" w:color="auto"/>
                    <w:right w:val="none" w:sz="0" w:space="0" w:color="auto"/>
                  </w:divBdr>
                </w:div>
                <w:div w:id="1270088568">
                  <w:marLeft w:val="480"/>
                  <w:marRight w:val="0"/>
                  <w:marTop w:val="0"/>
                  <w:marBottom w:val="0"/>
                  <w:divBdr>
                    <w:top w:val="none" w:sz="0" w:space="0" w:color="auto"/>
                    <w:left w:val="none" w:sz="0" w:space="0" w:color="auto"/>
                    <w:bottom w:val="none" w:sz="0" w:space="0" w:color="auto"/>
                    <w:right w:val="none" w:sz="0" w:space="0" w:color="auto"/>
                  </w:divBdr>
                </w:div>
                <w:div w:id="2068871680">
                  <w:marLeft w:val="480"/>
                  <w:marRight w:val="0"/>
                  <w:marTop w:val="0"/>
                  <w:marBottom w:val="0"/>
                  <w:divBdr>
                    <w:top w:val="none" w:sz="0" w:space="0" w:color="auto"/>
                    <w:left w:val="none" w:sz="0" w:space="0" w:color="auto"/>
                    <w:bottom w:val="none" w:sz="0" w:space="0" w:color="auto"/>
                    <w:right w:val="none" w:sz="0" w:space="0" w:color="auto"/>
                  </w:divBdr>
                </w:div>
                <w:div w:id="997733556">
                  <w:marLeft w:val="480"/>
                  <w:marRight w:val="0"/>
                  <w:marTop w:val="0"/>
                  <w:marBottom w:val="0"/>
                  <w:divBdr>
                    <w:top w:val="none" w:sz="0" w:space="0" w:color="auto"/>
                    <w:left w:val="none" w:sz="0" w:space="0" w:color="auto"/>
                    <w:bottom w:val="none" w:sz="0" w:space="0" w:color="auto"/>
                    <w:right w:val="none" w:sz="0" w:space="0" w:color="auto"/>
                  </w:divBdr>
                </w:div>
              </w:divsChild>
            </w:div>
            <w:div w:id="1296063582">
              <w:marLeft w:val="0"/>
              <w:marRight w:val="0"/>
              <w:marTop w:val="0"/>
              <w:marBottom w:val="0"/>
              <w:divBdr>
                <w:top w:val="none" w:sz="0" w:space="0" w:color="auto"/>
                <w:left w:val="none" w:sz="0" w:space="0" w:color="auto"/>
                <w:bottom w:val="none" w:sz="0" w:space="0" w:color="auto"/>
                <w:right w:val="none" w:sz="0" w:space="0" w:color="auto"/>
              </w:divBdr>
              <w:divsChild>
                <w:div w:id="1114207854">
                  <w:marLeft w:val="480"/>
                  <w:marRight w:val="0"/>
                  <w:marTop w:val="0"/>
                  <w:marBottom w:val="0"/>
                  <w:divBdr>
                    <w:top w:val="none" w:sz="0" w:space="0" w:color="auto"/>
                    <w:left w:val="none" w:sz="0" w:space="0" w:color="auto"/>
                    <w:bottom w:val="none" w:sz="0" w:space="0" w:color="auto"/>
                    <w:right w:val="none" w:sz="0" w:space="0" w:color="auto"/>
                  </w:divBdr>
                </w:div>
                <w:div w:id="500585712">
                  <w:marLeft w:val="480"/>
                  <w:marRight w:val="0"/>
                  <w:marTop w:val="0"/>
                  <w:marBottom w:val="0"/>
                  <w:divBdr>
                    <w:top w:val="none" w:sz="0" w:space="0" w:color="auto"/>
                    <w:left w:val="none" w:sz="0" w:space="0" w:color="auto"/>
                    <w:bottom w:val="none" w:sz="0" w:space="0" w:color="auto"/>
                    <w:right w:val="none" w:sz="0" w:space="0" w:color="auto"/>
                  </w:divBdr>
                </w:div>
                <w:div w:id="1940675313">
                  <w:marLeft w:val="480"/>
                  <w:marRight w:val="0"/>
                  <w:marTop w:val="0"/>
                  <w:marBottom w:val="0"/>
                  <w:divBdr>
                    <w:top w:val="none" w:sz="0" w:space="0" w:color="auto"/>
                    <w:left w:val="none" w:sz="0" w:space="0" w:color="auto"/>
                    <w:bottom w:val="none" w:sz="0" w:space="0" w:color="auto"/>
                    <w:right w:val="none" w:sz="0" w:space="0" w:color="auto"/>
                  </w:divBdr>
                </w:div>
                <w:div w:id="1200825258">
                  <w:marLeft w:val="480"/>
                  <w:marRight w:val="0"/>
                  <w:marTop w:val="0"/>
                  <w:marBottom w:val="0"/>
                  <w:divBdr>
                    <w:top w:val="none" w:sz="0" w:space="0" w:color="auto"/>
                    <w:left w:val="none" w:sz="0" w:space="0" w:color="auto"/>
                    <w:bottom w:val="none" w:sz="0" w:space="0" w:color="auto"/>
                    <w:right w:val="none" w:sz="0" w:space="0" w:color="auto"/>
                  </w:divBdr>
                </w:div>
                <w:div w:id="2024436240">
                  <w:marLeft w:val="480"/>
                  <w:marRight w:val="0"/>
                  <w:marTop w:val="0"/>
                  <w:marBottom w:val="0"/>
                  <w:divBdr>
                    <w:top w:val="none" w:sz="0" w:space="0" w:color="auto"/>
                    <w:left w:val="none" w:sz="0" w:space="0" w:color="auto"/>
                    <w:bottom w:val="none" w:sz="0" w:space="0" w:color="auto"/>
                    <w:right w:val="none" w:sz="0" w:space="0" w:color="auto"/>
                  </w:divBdr>
                </w:div>
                <w:div w:id="1462070317">
                  <w:marLeft w:val="480"/>
                  <w:marRight w:val="0"/>
                  <w:marTop w:val="0"/>
                  <w:marBottom w:val="0"/>
                  <w:divBdr>
                    <w:top w:val="none" w:sz="0" w:space="0" w:color="auto"/>
                    <w:left w:val="none" w:sz="0" w:space="0" w:color="auto"/>
                    <w:bottom w:val="none" w:sz="0" w:space="0" w:color="auto"/>
                    <w:right w:val="none" w:sz="0" w:space="0" w:color="auto"/>
                  </w:divBdr>
                </w:div>
                <w:div w:id="291909011">
                  <w:marLeft w:val="480"/>
                  <w:marRight w:val="0"/>
                  <w:marTop w:val="0"/>
                  <w:marBottom w:val="0"/>
                  <w:divBdr>
                    <w:top w:val="none" w:sz="0" w:space="0" w:color="auto"/>
                    <w:left w:val="none" w:sz="0" w:space="0" w:color="auto"/>
                    <w:bottom w:val="none" w:sz="0" w:space="0" w:color="auto"/>
                    <w:right w:val="none" w:sz="0" w:space="0" w:color="auto"/>
                  </w:divBdr>
                </w:div>
              </w:divsChild>
            </w:div>
            <w:div w:id="163017765">
              <w:marLeft w:val="0"/>
              <w:marRight w:val="0"/>
              <w:marTop w:val="0"/>
              <w:marBottom w:val="0"/>
              <w:divBdr>
                <w:top w:val="none" w:sz="0" w:space="0" w:color="auto"/>
                <w:left w:val="none" w:sz="0" w:space="0" w:color="auto"/>
                <w:bottom w:val="none" w:sz="0" w:space="0" w:color="auto"/>
                <w:right w:val="none" w:sz="0" w:space="0" w:color="auto"/>
              </w:divBdr>
              <w:divsChild>
                <w:div w:id="1931350124">
                  <w:marLeft w:val="480"/>
                  <w:marRight w:val="0"/>
                  <w:marTop w:val="0"/>
                  <w:marBottom w:val="0"/>
                  <w:divBdr>
                    <w:top w:val="none" w:sz="0" w:space="0" w:color="auto"/>
                    <w:left w:val="none" w:sz="0" w:space="0" w:color="auto"/>
                    <w:bottom w:val="none" w:sz="0" w:space="0" w:color="auto"/>
                    <w:right w:val="none" w:sz="0" w:space="0" w:color="auto"/>
                  </w:divBdr>
                </w:div>
                <w:div w:id="1976057285">
                  <w:marLeft w:val="480"/>
                  <w:marRight w:val="0"/>
                  <w:marTop w:val="0"/>
                  <w:marBottom w:val="0"/>
                  <w:divBdr>
                    <w:top w:val="none" w:sz="0" w:space="0" w:color="auto"/>
                    <w:left w:val="none" w:sz="0" w:space="0" w:color="auto"/>
                    <w:bottom w:val="none" w:sz="0" w:space="0" w:color="auto"/>
                    <w:right w:val="none" w:sz="0" w:space="0" w:color="auto"/>
                  </w:divBdr>
                </w:div>
                <w:div w:id="1518930090">
                  <w:marLeft w:val="480"/>
                  <w:marRight w:val="0"/>
                  <w:marTop w:val="0"/>
                  <w:marBottom w:val="0"/>
                  <w:divBdr>
                    <w:top w:val="none" w:sz="0" w:space="0" w:color="auto"/>
                    <w:left w:val="none" w:sz="0" w:space="0" w:color="auto"/>
                    <w:bottom w:val="none" w:sz="0" w:space="0" w:color="auto"/>
                    <w:right w:val="none" w:sz="0" w:space="0" w:color="auto"/>
                  </w:divBdr>
                </w:div>
                <w:div w:id="379792685">
                  <w:marLeft w:val="480"/>
                  <w:marRight w:val="0"/>
                  <w:marTop w:val="0"/>
                  <w:marBottom w:val="0"/>
                  <w:divBdr>
                    <w:top w:val="none" w:sz="0" w:space="0" w:color="auto"/>
                    <w:left w:val="none" w:sz="0" w:space="0" w:color="auto"/>
                    <w:bottom w:val="none" w:sz="0" w:space="0" w:color="auto"/>
                    <w:right w:val="none" w:sz="0" w:space="0" w:color="auto"/>
                  </w:divBdr>
                </w:div>
                <w:div w:id="573322900">
                  <w:marLeft w:val="480"/>
                  <w:marRight w:val="0"/>
                  <w:marTop w:val="0"/>
                  <w:marBottom w:val="0"/>
                  <w:divBdr>
                    <w:top w:val="none" w:sz="0" w:space="0" w:color="auto"/>
                    <w:left w:val="none" w:sz="0" w:space="0" w:color="auto"/>
                    <w:bottom w:val="none" w:sz="0" w:space="0" w:color="auto"/>
                    <w:right w:val="none" w:sz="0" w:space="0" w:color="auto"/>
                  </w:divBdr>
                </w:div>
                <w:div w:id="1249850469">
                  <w:marLeft w:val="480"/>
                  <w:marRight w:val="0"/>
                  <w:marTop w:val="0"/>
                  <w:marBottom w:val="0"/>
                  <w:divBdr>
                    <w:top w:val="none" w:sz="0" w:space="0" w:color="auto"/>
                    <w:left w:val="none" w:sz="0" w:space="0" w:color="auto"/>
                    <w:bottom w:val="none" w:sz="0" w:space="0" w:color="auto"/>
                    <w:right w:val="none" w:sz="0" w:space="0" w:color="auto"/>
                  </w:divBdr>
                </w:div>
                <w:div w:id="1627160073">
                  <w:marLeft w:val="480"/>
                  <w:marRight w:val="0"/>
                  <w:marTop w:val="0"/>
                  <w:marBottom w:val="0"/>
                  <w:divBdr>
                    <w:top w:val="none" w:sz="0" w:space="0" w:color="auto"/>
                    <w:left w:val="none" w:sz="0" w:space="0" w:color="auto"/>
                    <w:bottom w:val="none" w:sz="0" w:space="0" w:color="auto"/>
                    <w:right w:val="none" w:sz="0" w:space="0" w:color="auto"/>
                  </w:divBdr>
                </w:div>
                <w:div w:id="656112172">
                  <w:marLeft w:val="480"/>
                  <w:marRight w:val="0"/>
                  <w:marTop w:val="0"/>
                  <w:marBottom w:val="0"/>
                  <w:divBdr>
                    <w:top w:val="none" w:sz="0" w:space="0" w:color="auto"/>
                    <w:left w:val="none" w:sz="0" w:space="0" w:color="auto"/>
                    <w:bottom w:val="none" w:sz="0" w:space="0" w:color="auto"/>
                    <w:right w:val="none" w:sz="0" w:space="0" w:color="auto"/>
                  </w:divBdr>
                </w:div>
              </w:divsChild>
            </w:div>
            <w:div w:id="1090586193">
              <w:marLeft w:val="0"/>
              <w:marRight w:val="0"/>
              <w:marTop w:val="0"/>
              <w:marBottom w:val="0"/>
              <w:divBdr>
                <w:top w:val="none" w:sz="0" w:space="0" w:color="auto"/>
                <w:left w:val="none" w:sz="0" w:space="0" w:color="auto"/>
                <w:bottom w:val="none" w:sz="0" w:space="0" w:color="auto"/>
                <w:right w:val="none" w:sz="0" w:space="0" w:color="auto"/>
              </w:divBdr>
              <w:divsChild>
                <w:div w:id="550961665">
                  <w:marLeft w:val="480"/>
                  <w:marRight w:val="0"/>
                  <w:marTop w:val="0"/>
                  <w:marBottom w:val="0"/>
                  <w:divBdr>
                    <w:top w:val="none" w:sz="0" w:space="0" w:color="auto"/>
                    <w:left w:val="none" w:sz="0" w:space="0" w:color="auto"/>
                    <w:bottom w:val="none" w:sz="0" w:space="0" w:color="auto"/>
                    <w:right w:val="none" w:sz="0" w:space="0" w:color="auto"/>
                  </w:divBdr>
                </w:div>
                <w:div w:id="300576498">
                  <w:marLeft w:val="480"/>
                  <w:marRight w:val="0"/>
                  <w:marTop w:val="0"/>
                  <w:marBottom w:val="0"/>
                  <w:divBdr>
                    <w:top w:val="none" w:sz="0" w:space="0" w:color="auto"/>
                    <w:left w:val="none" w:sz="0" w:space="0" w:color="auto"/>
                    <w:bottom w:val="none" w:sz="0" w:space="0" w:color="auto"/>
                    <w:right w:val="none" w:sz="0" w:space="0" w:color="auto"/>
                  </w:divBdr>
                </w:div>
                <w:div w:id="1345008820">
                  <w:marLeft w:val="480"/>
                  <w:marRight w:val="0"/>
                  <w:marTop w:val="0"/>
                  <w:marBottom w:val="0"/>
                  <w:divBdr>
                    <w:top w:val="none" w:sz="0" w:space="0" w:color="auto"/>
                    <w:left w:val="none" w:sz="0" w:space="0" w:color="auto"/>
                    <w:bottom w:val="none" w:sz="0" w:space="0" w:color="auto"/>
                    <w:right w:val="none" w:sz="0" w:space="0" w:color="auto"/>
                  </w:divBdr>
                </w:div>
                <w:div w:id="305863394">
                  <w:marLeft w:val="480"/>
                  <w:marRight w:val="0"/>
                  <w:marTop w:val="0"/>
                  <w:marBottom w:val="0"/>
                  <w:divBdr>
                    <w:top w:val="none" w:sz="0" w:space="0" w:color="auto"/>
                    <w:left w:val="none" w:sz="0" w:space="0" w:color="auto"/>
                    <w:bottom w:val="none" w:sz="0" w:space="0" w:color="auto"/>
                    <w:right w:val="none" w:sz="0" w:space="0" w:color="auto"/>
                  </w:divBdr>
                </w:div>
                <w:div w:id="1283343422">
                  <w:marLeft w:val="480"/>
                  <w:marRight w:val="0"/>
                  <w:marTop w:val="0"/>
                  <w:marBottom w:val="0"/>
                  <w:divBdr>
                    <w:top w:val="none" w:sz="0" w:space="0" w:color="auto"/>
                    <w:left w:val="none" w:sz="0" w:space="0" w:color="auto"/>
                    <w:bottom w:val="none" w:sz="0" w:space="0" w:color="auto"/>
                    <w:right w:val="none" w:sz="0" w:space="0" w:color="auto"/>
                  </w:divBdr>
                </w:div>
                <w:div w:id="1069577811">
                  <w:marLeft w:val="480"/>
                  <w:marRight w:val="0"/>
                  <w:marTop w:val="0"/>
                  <w:marBottom w:val="0"/>
                  <w:divBdr>
                    <w:top w:val="none" w:sz="0" w:space="0" w:color="auto"/>
                    <w:left w:val="none" w:sz="0" w:space="0" w:color="auto"/>
                    <w:bottom w:val="none" w:sz="0" w:space="0" w:color="auto"/>
                    <w:right w:val="none" w:sz="0" w:space="0" w:color="auto"/>
                  </w:divBdr>
                </w:div>
                <w:div w:id="487863773">
                  <w:marLeft w:val="480"/>
                  <w:marRight w:val="0"/>
                  <w:marTop w:val="0"/>
                  <w:marBottom w:val="0"/>
                  <w:divBdr>
                    <w:top w:val="none" w:sz="0" w:space="0" w:color="auto"/>
                    <w:left w:val="none" w:sz="0" w:space="0" w:color="auto"/>
                    <w:bottom w:val="none" w:sz="0" w:space="0" w:color="auto"/>
                    <w:right w:val="none" w:sz="0" w:space="0" w:color="auto"/>
                  </w:divBdr>
                </w:div>
                <w:div w:id="1663268098">
                  <w:marLeft w:val="480"/>
                  <w:marRight w:val="0"/>
                  <w:marTop w:val="0"/>
                  <w:marBottom w:val="0"/>
                  <w:divBdr>
                    <w:top w:val="none" w:sz="0" w:space="0" w:color="auto"/>
                    <w:left w:val="none" w:sz="0" w:space="0" w:color="auto"/>
                    <w:bottom w:val="none" w:sz="0" w:space="0" w:color="auto"/>
                    <w:right w:val="none" w:sz="0" w:space="0" w:color="auto"/>
                  </w:divBdr>
                </w:div>
              </w:divsChild>
            </w:div>
            <w:div w:id="1611475387">
              <w:marLeft w:val="0"/>
              <w:marRight w:val="0"/>
              <w:marTop w:val="0"/>
              <w:marBottom w:val="0"/>
              <w:divBdr>
                <w:top w:val="none" w:sz="0" w:space="0" w:color="auto"/>
                <w:left w:val="none" w:sz="0" w:space="0" w:color="auto"/>
                <w:bottom w:val="none" w:sz="0" w:space="0" w:color="auto"/>
                <w:right w:val="none" w:sz="0" w:space="0" w:color="auto"/>
              </w:divBdr>
              <w:divsChild>
                <w:div w:id="1282151173">
                  <w:marLeft w:val="480"/>
                  <w:marRight w:val="0"/>
                  <w:marTop w:val="0"/>
                  <w:marBottom w:val="0"/>
                  <w:divBdr>
                    <w:top w:val="none" w:sz="0" w:space="0" w:color="auto"/>
                    <w:left w:val="none" w:sz="0" w:space="0" w:color="auto"/>
                    <w:bottom w:val="none" w:sz="0" w:space="0" w:color="auto"/>
                    <w:right w:val="none" w:sz="0" w:space="0" w:color="auto"/>
                  </w:divBdr>
                </w:div>
                <w:div w:id="1010448490">
                  <w:marLeft w:val="480"/>
                  <w:marRight w:val="0"/>
                  <w:marTop w:val="0"/>
                  <w:marBottom w:val="0"/>
                  <w:divBdr>
                    <w:top w:val="none" w:sz="0" w:space="0" w:color="auto"/>
                    <w:left w:val="none" w:sz="0" w:space="0" w:color="auto"/>
                    <w:bottom w:val="none" w:sz="0" w:space="0" w:color="auto"/>
                    <w:right w:val="none" w:sz="0" w:space="0" w:color="auto"/>
                  </w:divBdr>
                </w:div>
                <w:div w:id="303120284">
                  <w:marLeft w:val="480"/>
                  <w:marRight w:val="0"/>
                  <w:marTop w:val="0"/>
                  <w:marBottom w:val="0"/>
                  <w:divBdr>
                    <w:top w:val="none" w:sz="0" w:space="0" w:color="auto"/>
                    <w:left w:val="none" w:sz="0" w:space="0" w:color="auto"/>
                    <w:bottom w:val="none" w:sz="0" w:space="0" w:color="auto"/>
                    <w:right w:val="none" w:sz="0" w:space="0" w:color="auto"/>
                  </w:divBdr>
                </w:div>
                <w:div w:id="1825274100">
                  <w:marLeft w:val="480"/>
                  <w:marRight w:val="0"/>
                  <w:marTop w:val="0"/>
                  <w:marBottom w:val="0"/>
                  <w:divBdr>
                    <w:top w:val="none" w:sz="0" w:space="0" w:color="auto"/>
                    <w:left w:val="none" w:sz="0" w:space="0" w:color="auto"/>
                    <w:bottom w:val="none" w:sz="0" w:space="0" w:color="auto"/>
                    <w:right w:val="none" w:sz="0" w:space="0" w:color="auto"/>
                  </w:divBdr>
                </w:div>
                <w:div w:id="635111886">
                  <w:marLeft w:val="480"/>
                  <w:marRight w:val="0"/>
                  <w:marTop w:val="0"/>
                  <w:marBottom w:val="0"/>
                  <w:divBdr>
                    <w:top w:val="none" w:sz="0" w:space="0" w:color="auto"/>
                    <w:left w:val="none" w:sz="0" w:space="0" w:color="auto"/>
                    <w:bottom w:val="none" w:sz="0" w:space="0" w:color="auto"/>
                    <w:right w:val="none" w:sz="0" w:space="0" w:color="auto"/>
                  </w:divBdr>
                </w:div>
                <w:div w:id="827401594">
                  <w:marLeft w:val="480"/>
                  <w:marRight w:val="0"/>
                  <w:marTop w:val="0"/>
                  <w:marBottom w:val="0"/>
                  <w:divBdr>
                    <w:top w:val="none" w:sz="0" w:space="0" w:color="auto"/>
                    <w:left w:val="none" w:sz="0" w:space="0" w:color="auto"/>
                    <w:bottom w:val="none" w:sz="0" w:space="0" w:color="auto"/>
                    <w:right w:val="none" w:sz="0" w:space="0" w:color="auto"/>
                  </w:divBdr>
                </w:div>
                <w:div w:id="2032756698">
                  <w:marLeft w:val="480"/>
                  <w:marRight w:val="0"/>
                  <w:marTop w:val="0"/>
                  <w:marBottom w:val="0"/>
                  <w:divBdr>
                    <w:top w:val="none" w:sz="0" w:space="0" w:color="auto"/>
                    <w:left w:val="none" w:sz="0" w:space="0" w:color="auto"/>
                    <w:bottom w:val="none" w:sz="0" w:space="0" w:color="auto"/>
                    <w:right w:val="none" w:sz="0" w:space="0" w:color="auto"/>
                  </w:divBdr>
                </w:div>
                <w:div w:id="1187713375">
                  <w:marLeft w:val="480"/>
                  <w:marRight w:val="0"/>
                  <w:marTop w:val="0"/>
                  <w:marBottom w:val="0"/>
                  <w:divBdr>
                    <w:top w:val="none" w:sz="0" w:space="0" w:color="auto"/>
                    <w:left w:val="none" w:sz="0" w:space="0" w:color="auto"/>
                    <w:bottom w:val="none" w:sz="0" w:space="0" w:color="auto"/>
                    <w:right w:val="none" w:sz="0" w:space="0" w:color="auto"/>
                  </w:divBdr>
                </w:div>
              </w:divsChild>
            </w:div>
            <w:div w:id="1897157937">
              <w:marLeft w:val="0"/>
              <w:marRight w:val="0"/>
              <w:marTop w:val="0"/>
              <w:marBottom w:val="0"/>
              <w:divBdr>
                <w:top w:val="none" w:sz="0" w:space="0" w:color="auto"/>
                <w:left w:val="none" w:sz="0" w:space="0" w:color="auto"/>
                <w:bottom w:val="none" w:sz="0" w:space="0" w:color="auto"/>
                <w:right w:val="none" w:sz="0" w:space="0" w:color="auto"/>
              </w:divBdr>
              <w:divsChild>
                <w:div w:id="1516457601">
                  <w:marLeft w:val="480"/>
                  <w:marRight w:val="0"/>
                  <w:marTop w:val="0"/>
                  <w:marBottom w:val="0"/>
                  <w:divBdr>
                    <w:top w:val="none" w:sz="0" w:space="0" w:color="auto"/>
                    <w:left w:val="none" w:sz="0" w:space="0" w:color="auto"/>
                    <w:bottom w:val="none" w:sz="0" w:space="0" w:color="auto"/>
                    <w:right w:val="none" w:sz="0" w:space="0" w:color="auto"/>
                  </w:divBdr>
                </w:div>
                <w:div w:id="944386948">
                  <w:marLeft w:val="480"/>
                  <w:marRight w:val="0"/>
                  <w:marTop w:val="0"/>
                  <w:marBottom w:val="0"/>
                  <w:divBdr>
                    <w:top w:val="none" w:sz="0" w:space="0" w:color="auto"/>
                    <w:left w:val="none" w:sz="0" w:space="0" w:color="auto"/>
                    <w:bottom w:val="none" w:sz="0" w:space="0" w:color="auto"/>
                    <w:right w:val="none" w:sz="0" w:space="0" w:color="auto"/>
                  </w:divBdr>
                </w:div>
                <w:div w:id="1544781784">
                  <w:marLeft w:val="480"/>
                  <w:marRight w:val="0"/>
                  <w:marTop w:val="0"/>
                  <w:marBottom w:val="0"/>
                  <w:divBdr>
                    <w:top w:val="none" w:sz="0" w:space="0" w:color="auto"/>
                    <w:left w:val="none" w:sz="0" w:space="0" w:color="auto"/>
                    <w:bottom w:val="none" w:sz="0" w:space="0" w:color="auto"/>
                    <w:right w:val="none" w:sz="0" w:space="0" w:color="auto"/>
                  </w:divBdr>
                </w:div>
                <w:div w:id="201596283">
                  <w:marLeft w:val="480"/>
                  <w:marRight w:val="0"/>
                  <w:marTop w:val="0"/>
                  <w:marBottom w:val="0"/>
                  <w:divBdr>
                    <w:top w:val="none" w:sz="0" w:space="0" w:color="auto"/>
                    <w:left w:val="none" w:sz="0" w:space="0" w:color="auto"/>
                    <w:bottom w:val="none" w:sz="0" w:space="0" w:color="auto"/>
                    <w:right w:val="none" w:sz="0" w:space="0" w:color="auto"/>
                  </w:divBdr>
                </w:div>
                <w:div w:id="639188314">
                  <w:marLeft w:val="480"/>
                  <w:marRight w:val="0"/>
                  <w:marTop w:val="0"/>
                  <w:marBottom w:val="0"/>
                  <w:divBdr>
                    <w:top w:val="none" w:sz="0" w:space="0" w:color="auto"/>
                    <w:left w:val="none" w:sz="0" w:space="0" w:color="auto"/>
                    <w:bottom w:val="none" w:sz="0" w:space="0" w:color="auto"/>
                    <w:right w:val="none" w:sz="0" w:space="0" w:color="auto"/>
                  </w:divBdr>
                </w:div>
                <w:div w:id="1318194471">
                  <w:marLeft w:val="480"/>
                  <w:marRight w:val="0"/>
                  <w:marTop w:val="0"/>
                  <w:marBottom w:val="0"/>
                  <w:divBdr>
                    <w:top w:val="none" w:sz="0" w:space="0" w:color="auto"/>
                    <w:left w:val="none" w:sz="0" w:space="0" w:color="auto"/>
                    <w:bottom w:val="none" w:sz="0" w:space="0" w:color="auto"/>
                    <w:right w:val="none" w:sz="0" w:space="0" w:color="auto"/>
                  </w:divBdr>
                </w:div>
                <w:div w:id="2096591019">
                  <w:marLeft w:val="480"/>
                  <w:marRight w:val="0"/>
                  <w:marTop w:val="0"/>
                  <w:marBottom w:val="0"/>
                  <w:divBdr>
                    <w:top w:val="none" w:sz="0" w:space="0" w:color="auto"/>
                    <w:left w:val="none" w:sz="0" w:space="0" w:color="auto"/>
                    <w:bottom w:val="none" w:sz="0" w:space="0" w:color="auto"/>
                    <w:right w:val="none" w:sz="0" w:space="0" w:color="auto"/>
                  </w:divBdr>
                </w:div>
                <w:div w:id="125894683">
                  <w:marLeft w:val="480"/>
                  <w:marRight w:val="0"/>
                  <w:marTop w:val="0"/>
                  <w:marBottom w:val="0"/>
                  <w:divBdr>
                    <w:top w:val="none" w:sz="0" w:space="0" w:color="auto"/>
                    <w:left w:val="none" w:sz="0" w:space="0" w:color="auto"/>
                    <w:bottom w:val="none" w:sz="0" w:space="0" w:color="auto"/>
                    <w:right w:val="none" w:sz="0" w:space="0" w:color="auto"/>
                  </w:divBdr>
                </w:div>
              </w:divsChild>
            </w:div>
            <w:div w:id="550920545">
              <w:marLeft w:val="0"/>
              <w:marRight w:val="0"/>
              <w:marTop w:val="0"/>
              <w:marBottom w:val="0"/>
              <w:divBdr>
                <w:top w:val="none" w:sz="0" w:space="0" w:color="auto"/>
                <w:left w:val="none" w:sz="0" w:space="0" w:color="auto"/>
                <w:bottom w:val="none" w:sz="0" w:space="0" w:color="auto"/>
                <w:right w:val="none" w:sz="0" w:space="0" w:color="auto"/>
              </w:divBdr>
              <w:divsChild>
                <w:div w:id="1952199353">
                  <w:marLeft w:val="480"/>
                  <w:marRight w:val="0"/>
                  <w:marTop w:val="0"/>
                  <w:marBottom w:val="0"/>
                  <w:divBdr>
                    <w:top w:val="none" w:sz="0" w:space="0" w:color="auto"/>
                    <w:left w:val="none" w:sz="0" w:space="0" w:color="auto"/>
                    <w:bottom w:val="none" w:sz="0" w:space="0" w:color="auto"/>
                    <w:right w:val="none" w:sz="0" w:space="0" w:color="auto"/>
                  </w:divBdr>
                </w:div>
                <w:div w:id="594675031">
                  <w:marLeft w:val="480"/>
                  <w:marRight w:val="0"/>
                  <w:marTop w:val="0"/>
                  <w:marBottom w:val="0"/>
                  <w:divBdr>
                    <w:top w:val="none" w:sz="0" w:space="0" w:color="auto"/>
                    <w:left w:val="none" w:sz="0" w:space="0" w:color="auto"/>
                    <w:bottom w:val="none" w:sz="0" w:space="0" w:color="auto"/>
                    <w:right w:val="none" w:sz="0" w:space="0" w:color="auto"/>
                  </w:divBdr>
                </w:div>
                <w:div w:id="2033065699">
                  <w:marLeft w:val="480"/>
                  <w:marRight w:val="0"/>
                  <w:marTop w:val="0"/>
                  <w:marBottom w:val="0"/>
                  <w:divBdr>
                    <w:top w:val="none" w:sz="0" w:space="0" w:color="auto"/>
                    <w:left w:val="none" w:sz="0" w:space="0" w:color="auto"/>
                    <w:bottom w:val="none" w:sz="0" w:space="0" w:color="auto"/>
                    <w:right w:val="none" w:sz="0" w:space="0" w:color="auto"/>
                  </w:divBdr>
                </w:div>
                <w:div w:id="1236817491">
                  <w:marLeft w:val="480"/>
                  <w:marRight w:val="0"/>
                  <w:marTop w:val="0"/>
                  <w:marBottom w:val="0"/>
                  <w:divBdr>
                    <w:top w:val="none" w:sz="0" w:space="0" w:color="auto"/>
                    <w:left w:val="none" w:sz="0" w:space="0" w:color="auto"/>
                    <w:bottom w:val="none" w:sz="0" w:space="0" w:color="auto"/>
                    <w:right w:val="none" w:sz="0" w:space="0" w:color="auto"/>
                  </w:divBdr>
                </w:div>
                <w:div w:id="1333800008">
                  <w:marLeft w:val="480"/>
                  <w:marRight w:val="0"/>
                  <w:marTop w:val="0"/>
                  <w:marBottom w:val="0"/>
                  <w:divBdr>
                    <w:top w:val="none" w:sz="0" w:space="0" w:color="auto"/>
                    <w:left w:val="none" w:sz="0" w:space="0" w:color="auto"/>
                    <w:bottom w:val="none" w:sz="0" w:space="0" w:color="auto"/>
                    <w:right w:val="none" w:sz="0" w:space="0" w:color="auto"/>
                  </w:divBdr>
                </w:div>
                <w:div w:id="1950382923">
                  <w:marLeft w:val="480"/>
                  <w:marRight w:val="0"/>
                  <w:marTop w:val="0"/>
                  <w:marBottom w:val="0"/>
                  <w:divBdr>
                    <w:top w:val="none" w:sz="0" w:space="0" w:color="auto"/>
                    <w:left w:val="none" w:sz="0" w:space="0" w:color="auto"/>
                    <w:bottom w:val="none" w:sz="0" w:space="0" w:color="auto"/>
                    <w:right w:val="none" w:sz="0" w:space="0" w:color="auto"/>
                  </w:divBdr>
                </w:div>
                <w:div w:id="294801873">
                  <w:marLeft w:val="480"/>
                  <w:marRight w:val="0"/>
                  <w:marTop w:val="0"/>
                  <w:marBottom w:val="0"/>
                  <w:divBdr>
                    <w:top w:val="none" w:sz="0" w:space="0" w:color="auto"/>
                    <w:left w:val="none" w:sz="0" w:space="0" w:color="auto"/>
                    <w:bottom w:val="none" w:sz="0" w:space="0" w:color="auto"/>
                    <w:right w:val="none" w:sz="0" w:space="0" w:color="auto"/>
                  </w:divBdr>
                </w:div>
                <w:div w:id="1483043718">
                  <w:marLeft w:val="480"/>
                  <w:marRight w:val="0"/>
                  <w:marTop w:val="0"/>
                  <w:marBottom w:val="0"/>
                  <w:divBdr>
                    <w:top w:val="none" w:sz="0" w:space="0" w:color="auto"/>
                    <w:left w:val="none" w:sz="0" w:space="0" w:color="auto"/>
                    <w:bottom w:val="none" w:sz="0" w:space="0" w:color="auto"/>
                    <w:right w:val="none" w:sz="0" w:space="0" w:color="auto"/>
                  </w:divBdr>
                </w:div>
              </w:divsChild>
            </w:div>
            <w:div w:id="1042092121">
              <w:marLeft w:val="0"/>
              <w:marRight w:val="0"/>
              <w:marTop w:val="0"/>
              <w:marBottom w:val="0"/>
              <w:divBdr>
                <w:top w:val="none" w:sz="0" w:space="0" w:color="auto"/>
                <w:left w:val="none" w:sz="0" w:space="0" w:color="auto"/>
                <w:bottom w:val="none" w:sz="0" w:space="0" w:color="auto"/>
                <w:right w:val="none" w:sz="0" w:space="0" w:color="auto"/>
              </w:divBdr>
              <w:divsChild>
                <w:div w:id="871185212">
                  <w:marLeft w:val="480"/>
                  <w:marRight w:val="0"/>
                  <w:marTop w:val="0"/>
                  <w:marBottom w:val="0"/>
                  <w:divBdr>
                    <w:top w:val="none" w:sz="0" w:space="0" w:color="auto"/>
                    <w:left w:val="none" w:sz="0" w:space="0" w:color="auto"/>
                    <w:bottom w:val="none" w:sz="0" w:space="0" w:color="auto"/>
                    <w:right w:val="none" w:sz="0" w:space="0" w:color="auto"/>
                  </w:divBdr>
                </w:div>
                <w:div w:id="1441492105">
                  <w:marLeft w:val="480"/>
                  <w:marRight w:val="0"/>
                  <w:marTop w:val="0"/>
                  <w:marBottom w:val="0"/>
                  <w:divBdr>
                    <w:top w:val="none" w:sz="0" w:space="0" w:color="auto"/>
                    <w:left w:val="none" w:sz="0" w:space="0" w:color="auto"/>
                    <w:bottom w:val="none" w:sz="0" w:space="0" w:color="auto"/>
                    <w:right w:val="none" w:sz="0" w:space="0" w:color="auto"/>
                  </w:divBdr>
                </w:div>
                <w:div w:id="183397725">
                  <w:marLeft w:val="480"/>
                  <w:marRight w:val="0"/>
                  <w:marTop w:val="0"/>
                  <w:marBottom w:val="0"/>
                  <w:divBdr>
                    <w:top w:val="none" w:sz="0" w:space="0" w:color="auto"/>
                    <w:left w:val="none" w:sz="0" w:space="0" w:color="auto"/>
                    <w:bottom w:val="none" w:sz="0" w:space="0" w:color="auto"/>
                    <w:right w:val="none" w:sz="0" w:space="0" w:color="auto"/>
                  </w:divBdr>
                </w:div>
                <w:div w:id="1932817861">
                  <w:marLeft w:val="480"/>
                  <w:marRight w:val="0"/>
                  <w:marTop w:val="0"/>
                  <w:marBottom w:val="0"/>
                  <w:divBdr>
                    <w:top w:val="none" w:sz="0" w:space="0" w:color="auto"/>
                    <w:left w:val="none" w:sz="0" w:space="0" w:color="auto"/>
                    <w:bottom w:val="none" w:sz="0" w:space="0" w:color="auto"/>
                    <w:right w:val="none" w:sz="0" w:space="0" w:color="auto"/>
                  </w:divBdr>
                </w:div>
                <w:div w:id="1114251911">
                  <w:marLeft w:val="480"/>
                  <w:marRight w:val="0"/>
                  <w:marTop w:val="0"/>
                  <w:marBottom w:val="0"/>
                  <w:divBdr>
                    <w:top w:val="none" w:sz="0" w:space="0" w:color="auto"/>
                    <w:left w:val="none" w:sz="0" w:space="0" w:color="auto"/>
                    <w:bottom w:val="none" w:sz="0" w:space="0" w:color="auto"/>
                    <w:right w:val="none" w:sz="0" w:space="0" w:color="auto"/>
                  </w:divBdr>
                </w:div>
                <w:div w:id="1918974793">
                  <w:marLeft w:val="480"/>
                  <w:marRight w:val="0"/>
                  <w:marTop w:val="0"/>
                  <w:marBottom w:val="0"/>
                  <w:divBdr>
                    <w:top w:val="none" w:sz="0" w:space="0" w:color="auto"/>
                    <w:left w:val="none" w:sz="0" w:space="0" w:color="auto"/>
                    <w:bottom w:val="none" w:sz="0" w:space="0" w:color="auto"/>
                    <w:right w:val="none" w:sz="0" w:space="0" w:color="auto"/>
                  </w:divBdr>
                </w:div>
                <w:div w:id="1444034328">
                  <w:marLeft w:val="480"/>
                  <w:marRight w:val="0"/>
                  <w:marTop w:val="0"/>
                  <w:marBottom w:val="0"/>
                  <w:divBdr>
                    <w:top w:val="none" w:sz="0" w:space="0" w:color="auto"/>
                    <w:left w:val="none" w:sz="0" w:space="0" w:color="auto"/>
                    <w:bottom w:val="none" w:sz="0" w:space="0" w:color="auto"/>
                    <w:right w:val="none" w:sz="0" w:space="0" w:color="auto"/>
                  </w:divBdr>
                </w:div>
                <w:div w:id="498422372">
                  <w:marLeft w:val="480"/>
                  <w:marRight w:val="0"/>
                  <w:marTop w:val="0"/>
                  <w:marBottom w:val="0"/>
                  <w:divBdr>
                    <w:top w:val="none" w:sz="0" w:space="0" w:color="auto"/>
                    <w:left w:val="none" w:sz="0" w:space="0" w:color="auto"/>
                    <w:bottom w:val="none" w:sz="0" w:space="0" w:color="auto"/>
                    <w:right w:val="none" w:sz="0" w:space="0" w:color="auto"/>
                  </w:divBdr>
                </w:div>
                <w:div w:id="124010913">
                  <w:marLeft w:val="480"/>
                  <w:marRight w:val="0"/>
                  <w:marTop w:val="0"/>
                  <w:marBottom w:val="0"/>
                  <w:divBdr>
                    <w:top w:val="none" w:sz="0" w:space="0" w:color="auto"/>
                    <w:left w:val="none" w:sz="0" w:space="0" w:color="auto"/>
                    <w:bottom w:val="none" w:sz="0" w:space="0" w:color="auto"/>
                    <w:right w:val="none" w:sz="0" w:space="0" w:color="auto"/>
                  </w:divBdr>
                </w:div>
              </w:divsChild>
            </w:div>
            <w:div w:id="39868051">
              <w:marLeft w:val="0"/>
              <w:marRight w:val="0"/>
              <w:marTop w:val="0"/>
              <w:marBottom w:val="0"/>
              <w:divBdr>
                <w:top w:val="none" w:sz="0" w:space="0" w:color="auto"/>
                <w:left w:val="none" w:sz="0" w:space="0" w:color="auto"/>
                <w:bottom w:val="none" w:sz="0" w:space="0" w:color="auto"/>
                <w:right w:val="none" w:sz="0" w:space="0" w:color="auto"/>
              </w:divBdr>
              <w:divsChild>
                <w:div w:id="660618524">
                  <w:marLeft w:val="480"/>
                  <w:marRight w:val="0"/>
                  <w:marTop w:val="0"/>
                  <w:marBottom w:val="0"/>
                  <w:divBdr>
                    <w:top w:val="none" w:sz="0" w:space="0" w:color="auto"/>
                    <w:left w:val="none" w:sz="0" w:space="0" w:color="auto"/>
                    <w:bottom w:val="none" w:sz="0" w:space="0" w:color="auto"/>
                    <w:right w:val="none" w:sz="0" w:space="0" w:color="auto"/>
                  </w:divBdr>
                </w:div>
                <w:div w:id="1034815729">
                  <w:marLeft w:val="480"/>
                  <w:marRight w:val="0"/>
                  <w:marTop w:val="0"/>
                  <w:marBottom w:val="0"/>
                  <w:divBdr>
                    <w:top w:val="none" w:sz="0" w:space="0" w:color="auto"/>
                    <w:left w:val="none" w:sz="0" w:space="0" w:color="auto"/>
                    <w:bottom w:val="none" w:sz="0" w:space="0" w:color="auto"/>
                    <w:right w:val="none" w:sz="0" w:space="0" w:color="auto"/>
                  </w:divBdr>
                </w:div>
                <w:div w:id="1875532751">
                  <w:marLeft w:val="480"/>
                  <w:marRight w:val="0"/>
                  <w:marTop w:val="0"/>
                  <w:marBottom w:val="0"/>
                  <w:divBdr>
                    <w:top w:val="none" w:sz="0" w:space="0" w:color="auto"/>
                    <w:left w:val="none" w:sz="0" w:space="0" w:color="auto"/>
                    <w:bottom w:val="none" w:sz="0" w:space="0" w:color="auto"/>
                    <w:right w:val="none" w:sz="0" w:space="0" w:color="auto"/>
                  </w:divBdr>
                </w:div>
                <w:div w:id="910584381">
                  <w:marLeft w:val="480"/>
                  <w:marRight w:val="0"/>
                  <w:marTop w:val="0"/>
                  <w:marBottom w:val="0"/>
                  <w:divBdr>
                    <w:top w:val="none" w:sz="0" w:space="0" w:color="auto"/>
                    <w:left w:val="none" w:sz="0" w:space="0" w:color="auto"/>
                    <w:bottom w:val="none" w:sz="0" w:space="0" w:color="auto"/>
                    <w:right w:val="none" w:sz="0" w:space="0" w:color="auto"/>
                  </w:divBdr>
                </w:div>
                <w:div w:id="1040013261">
                  <w:marLeft w:val="480"/>
                  <w:marRight w:val="0"/>
                  <w:marTop w:val="0"/>
                  <w:marBottom w:val="0"/>
                  <w:divBdr>
                    <w:top w:val="none" w:sz="0" w:space="0" w:color="auto"/>
                    <w:left w:val="none" w:sz="0" w:space="0" w:color="auto"/>
                    <w:bottom w:val="none" w:sz="0" w:space="0" w:color="auto"/>
                    <w:right w:val="none" w:sz="0" w:space="0" w:color="auto"/>
                  </w:divBdr>
                </w:div>
                <w:div w:id="2094011717">
                  <w:marLeft w:val="480"/>
                  <w:marRight w:val="0"/>
                  <w:marTop w:val="0"/>
                  <w:marBottom w:val="0"/>
                  <w:divBdr>
                    <w:top w:val="none" w:sz="0" w:space="0" w:color="auto"/>
                    <w:left w:val="none" w:sz="0" w:space="0" w:color="auto"/>
                    <w:bottom w:val="none" w:sz="0" w:space="0" w:color="auto"/>
                    <w:right w:val="none" w:sz="0" w:space="0" w:color="auto"/>
                  </w:divBdr>
                </w:div>
                <w:div w:id="483162252">
                  <w:marLeft w:val="480"/>
                  <w:marRight w:val="0"/>
                  <w:marTop w:val="0"/>
                  <w:marBottom w:val="0"/>
                  <w:divBdr>
                    <w:top w:val="none" w:sz="0" w:space="0" w:color="auto"/>
                    <w:left w:val="none" w:sz="0" w:space="0" w:color="auto"/>
                    <w:bottom w:val="none" w:sz="0" w:space="0" w:color="auto"/>
                    <w:right w:val="none" w:sz="0" w:space="0" w:color="auto"/>
                  </w:divBdr>
                </w:div>
                <w:div w:id="1747070061">
                  <w:marLeft w:val="480"/>
                  <w:marRight w:val="0"/>
                  <w:marTop w:val="0"/>
                  <w:marBottom w:val="0"/>
                  <w:divBdr>
                    <w:top w:val="none" w:sz="0" w:space="0" w:color="auto"/>
                    <w:left w:val="none" w:sz="0" w:space="0" w:color="auto"/>
                    <w:bottom w:val="none" w:sz="0" w:space="0" w:color="auto"/>
                    <w:right w:val="none" w:sz="0" w:space="0" w:color="auto"/>
                  </w:divBdr>
                </w:div>
              </w:divsChild>
            </w:div>
            <w:div w:id="2044015069">
              <w:marLeft w:val="0"/>
              <w:marRight w:val="0"/>
              <w:marTop w:val="0"/>
              <w:marBottom w:val="0"/>
              <w:divBdr>
                <w:top w:val="none" w:sz="0" w:space="0" w:color="auto"/>
                <w:left w:val="none" w:sz="0" w:space="0" w:color="auto"/>
                <w:bottom w:val="none" w:sz="0" w:space="0" w:color="auto"/>
                <w:right w:val="none" w:sz="0" w:space="0" w:color="auto"/>
              </w:divBdr>
              <w:divsChild>
                <w:div w:id="286200466">
                  <w:marLeft w:val="480"/>
                  <w:marRight w:val="0"/>
                  <w:marTop w:val="0"/>
                  <w:marBottom w:val="0"/>
                  <w:divBdr>
                    <w:top w:val="none" w:sz="0" w:space="0" w:color="auto"/>
                    <w:left w:val="none" w:sz="0" w:space="0" w:color="auto"/>
                    <w:bottom w:val="none" w:sz="0" w:space="0" w:color="auto"/>
                    <w:right w:val="none" w:sz="0" w:space="0" w:color="auto"/>
                  </w:divBdr>
                </w:div>
                <w:div w:id="2110200602">
                  <w:marLeft w:val="480"/>
                  <w:marRight w:val="0"/>
                  <w:marTop w:val="0"/>
                  <w:marBottom w:val="0"/>
                  <w:divBdr>
                    <w:top w:val="none" w:sz="0" w:space="0" w:color="auto"/>
                    <w:left w:val="none" w:sz="0" w:space="0" w:color="auto"/>
                    <w:bottom w:val="none" w:sz="0" w:space="0" w:color="auto"/>
                    <w:right w:val="none" w:sz="0" w:space="0" w:color="auto"/>
                  </w:divBdr>
                </w:div>
                <w:div w:id="277639093">
                  <w:marLeft w:val="480"/>
                  <w:marRight w:val="0"/>
                  <w:marTop w:val="0"/>
                  <w:marBottom w:val="0"/>
                  <w:divBdr>
                    <w:top w:val="none" w:sz="0" w:space="0" w:color="auto"/>
                    <w:left w:val="none" w:sz="0" w:space="0" w:color="auto"/>
                    <w:bottom w:val="none" w:sz="0" w:space="0" w:color="auto"/>
                    <w:right w:val="none" w:sz="0" w:space="0" w:color="auto"/>
                  </w:divBdr>
                </w:div>
                <w:div w:id="1100761861">
                  <w:marLeft w:val="480"/>
                  <w:marRight w:val="0"/>
                  <w:marTop w:val="0"/>
                  <w:marBottom w:val="0"/>
                  <w:divBdr>
                    <w:top w:val="none" w:sz="0" w:space="0" w:color="auto"/>
                    <w:left w:val="none" w:sz="0" w:space="0" w:color="auto"/>
                    <w:bottom w:val="none" w:sz="0" w:space="0" w:color="auto"/>
                    <w:right w:val="none" w:sz="0" w:space="0" w:color="auto"/>
                  </w:divBdr>
                </w:div>
                <w:div w:id="816922729">
                  <w:marLeft w:val="480"/>
                  <w:marRight w:val="0"/>
                  <w:marTop w:val="0"/>
                  <w:marBottom w:val="0"/>
                  <w:divBdr>
                    <w:top w:val="none" w:sz="0" w:space="0" w:color="auto"/>
                    <w:left w:val="none" w:sz="0" w:space="0" w:color="auto"/>
                    <w:bottom w:val="none" w:sz="0" w:space="0" w:color="auto"/>
                    <w:right w:val="none" w:sz="0" w:space="0" w:color="auto"/>
                  </w:divBdr>
                </w:div>
                <w:div w:id="2093577639">
                  <w:marLeft w:val="480"/>
                  <w:marRight w:val="0"/>
                  <w:marTop w:val="0"/>
                  <w:marBottom w:val="0"/>
                  <w:divBdr>
                    <w:top w:val="none" w:sz="0" w:space="0" w:color="auto"/>
                    <w:left w:val="none" w:sz="0" w:space="0" w:color="auto"/>
                    <w:bottom w:val="none" w:sz="0" w:space="0" w:color="auto"/>
                    <w:right w:val="none" w:sz="0" w:space="0" w:color="auto"/>
                  </w:divBdr>
                </w:div>
                <w:div w:id="618495494">
                  <w:marLeft w:val="480"/>
                  <w:marRight w:val="0"/>
                  <w:marTop w:val="0"/>
                  <w:marBottom w:val="0"/>
                  <w:divBdr>
                    <w:top w:val="none" w:sz="0" w:space="0" w:color="auto"/>
                    <w:left w:val="none" w:sz="0" w:space="0" w:color="auto"/>
                    <w:bottom w:val="none" w:sz="0" w:space="0" w:color="auto"/>
                    <w:right w:val="none" w:sz="0" w:space="0" w:color="auto"/>
                  </w:divBdr>
                </w:div>
                <w:div w:id="498160285">
                  <w:marLeft w:val="480"/>
                  <w:marRight w:val="0"/>
                  <w:marTop w:val="0"/>
                  <w:marBottom w:val="0"/>
                  <w:divBdr>
                    <w:top w:val="none" w:sz="0" w:space="0" w:color="auto"/>
                    <w:left w:val="none" w:sz="0" w:space="0" w:color="auto"/>
                    <w:bottom w:val="none" w:sz="0" w:space="0" w:color="auto"/>
                    <w:right w:val="none" w:sz="0" w:space="0" w:color="auto"/>
                  </w:divBdr>
                </w:div>
              </w:divsChild>
            </w:div>
            <w:div w:id="440224500">
              <w:marLeft w:val="0"/>
              <w:marRight w:val="0"/>
              <w:marTop w:val="0"/>
              <w:marBottom w:val="0"/>
              <w:divBdr>
                <w:top w:val="none" w:sz="0" w:space="0" w:color="auto"/>
                <w:left w:val="none" w:sz="0" w:space="0" w:color="auto"/>
                <w:bottom w:val="none" w:sz="0" w:space="0" w:color="auto"/>
                <w:right w:val="none" w:sz="0" w:space="0" w:color="auto"/>
              </w:divBdr>
              <w:divsChild>
                <w:div w:id="720784206">
                  <w:marLeft w:val="480"/>
                  <w:marRight w:val="0"/>
                  <w:marTop w:val="0"/>
                  <w:marBottom w:val="0"/>
                  <w:divBdr>
                    <w:top w:val="none" w:sz="0" w:space="0" w:color="auto"/>
                    <w:left w:val="none" w:sz="0" w:space="0" w:color="auto"/>
                    <w:bottom w:val="none" w:sz="0" w:space="0" w:color="auto"/>
                    <w:right w:val="none" w:sz="0" w:space="0" w:color="auto"/>
                  </w:divBdr>
                </w:div>
                <w:div w:id="1116873974">
                  <w:marLeft w:val="480"/>
                  <w:marRight w:val="0"/>
                  <w:marTop w:val="0"/>
                  <w:marBottom w:val="0"/>
                  <w:divBdr>
                    <w:top w:val="none" w:sz="0" w:space="0" w:color="auto"/>
                    <w:left w:val="none" w:sz="0" w:space="0" w:color="auto"/>
                    <w:bottom w:val="none" w:sz="0" w:space="0" w:color="auto"/>
                    <w:right w:val="none" w:sz="0" w:space="0" w:color="auto"/>
                  </w:divBdr>
                </w:div>
                <w:div w:id="1909194875">
                  <w:marLeft w:val="480"/>
                  <w:marRight w:val="0"/>
                  <w:marTop w:val="0"/>
                  <w:marBottom w:val="0"/>
                  <w:divBdr>
                    <w:top w:val="none" w:sz="0" w:space="0" w:color="auto"/>
                    <w:left w:val="none" w:sz="0" w:space="0" w:color="auto"/>
                    <w:bottom w:val="none" w:sz="0" w:space="0" w:color="auto"/>
                    <w:right w:val="none" w:sz="0" w:space="0" w:color="auto"/>
                  </w:divBdr>
                </w:div>
                <w:div w:id="117383092">
                  <w:marLeft w:val="480"/>
                  <w:marRight w:val="0"/>
                  <w:marTop w:val="0"/>
                  <w:marBottom w:val="0"/>
                  <w:divBdr>
                    <w:top w:val="none" w:sz="0" w:space="0" w:color="auto"/>
                    <w:left w:val="none" w:sz="0" w:space="0" w:color="auto"/>
                    <w:bottom w:val="none" w:sz="0" w:space="0" w:color="auto"/>
                    <w:right w:val="none" w:sz="0" w:space="0" w:color="auto"/>
                  </w:divBdr>
                </w:div>
                <w:div w:id="631790879">
                  <w:marLeft w:val="480"/>
                  <w:marRight w:val="0"/>
                  <w:marTop w:val="0"/>
                  <w:marBottom w:val="0"/>
                  <w:divBdr>
                    <w:top w:val="none" w:sz="0" w:space="0" w:color="auto"/>
                    <w:left w:val="none" w:sz="0" w:space="0" w:color="auto"/>
                    <w:bottom w:val="none" w:sz="0" w:space="0" w:color="auto"/>
                    <w:right w:val="none" w:sz="0" w:space="0" w:color="auto"/>
                  </w:divBdr>
                </w:div>
                <w:div w:id="1126972983">
                  <w:marLeft w:val="480"/>
                  <w:marRight w:val="0"/>
                  <w:marTop w:val="0"/>
                  <w:marBottom w:val="0"/>
                  <w:divBdr>
                    <w:top w:val="none" w:sz="0" w:space="0" w:color="auto"/>
                    <w:left w:val="none" w:sz="0" w:space="0" w:color="auto"/>
                    <w:bottom w:val="none" w:sz="0" w:space="0" w:color="auto"/>
                    <w:right w:val="none" w:sz="0" w:space="0" w:color="auto"/>
                  </w:divBdr>
                </w:div>
                <w:div w:id="1850412528">
                  <w:marLeft w:val="480"/>
                  <w:marRight w:val="0"/>
                  <w:marTop w:val="0"/>
                  <w:marBottom w:val="0"/>
                  <w:divBdr>
                    <w:top w:val="none" w:sz="0" w:space="0" w:color="auto"/>
                    <w:left w:val="none" w:sz="0" w:space="0" w:color="auto"/>
                    <w:bottom w:val="none" w:sz="0" w:space="0" w:color="auto"/>
                    <w:right w:val="none" w:sz="0" w:space="0" w:color="auto"/>
                  </w:divBdr>
                </w:div>
                <w:div w:id="500583715">
                  <w:marLeft w:val="480"/>
                  <w:marRight w:val="0"/>
                  <w:marTop w:val="0"/>
                  <w:marBottom w:val="0"/>
                  <w:divBdr>
                    <w:top w:val="none" w:sz="0" w:space="0" w:color="auto"/>
                    <w:left w:val="none" w:sz="0" w:space="0" w:color="auto"/>
                    <w:bottom w:val="none" w:sz="0" w:space="0" w:color="auto"/>
                    <w:right w:val="none" w:sz="0" w:space="0" w:color="auto"/>
                  </w:divBdr>
                </w:div>
                <w:div w:id="862210277">
                  <w:marLeft w:val="480"/>
                  <w:marRight w:val="0"/>
                  <w:marTop w:val="0"/>
                  <w:marBottom w:val="0"/>
                  <w:divBdr>
                    <w:top w:val="none" w:sz="0" w:space="0" w:color="auto"/>
                    <w:left w:val="none" w:sz="0" w:space="0" w:color="auto"/>
                    <w:bottom w:val="none" w:sz="0" w:space="0" w:color="auto"/>
                    <w:right w:val="none" w:sz="0" w:space="0" w:color="auto"/>
                  </w:divBdr>
                </w:div>
              </w:divsChild>
            </w:div>
            <w:div w:id="847905590">
              <w:marLeft w:val="0"/>
              <w:marRight w:val="0"/>
              <w:marTop w:val="0"/>
              <w:marBottom w:val="0"/>
              <w:divBdr>
                <w:top w:val="none" w:sz="0" w:space="0" w:color="auto"/>
                <w:left w:val="none" w:sz="0" w:space="0" w:color="auto"/>
                <w:bottom w:val="none" w:sz="0" w:space="0" w:color="auto"/>
                <w:right w:val="none" w:sz="0" w:space="0" w:color="auto"/>
              </w:divBdr>
              <w:divsChild>
                <w:div w:id="687948591">
                  <w:marLeft w:val="480"/>
                  <w:marRight w:val="0"/>
                  <w:marTop w:val="0"/>
                  <w:marBottom w:val="0"/>
                  <w:divBdr>
                    <w:top w:val="none" w:sz="0" w:space="0" w:color="auto"/>
                    <w:left w:val="none" w:sz="0" w:space="0" w:color="auto"/>
                    <w:bottom w:val="none" w:sz="0" w:space="0" w:color="auto"/>
                    <w:right w:val="none" w:sz="0" w:space="0" w:color="auto"/>
                  </w:divBdr>
                </w:div>
                <w:div w:id="694113668">
                  <w:marLeft w:val="480"/>
                  <w:marRight w:val="0"/>
                  <w:marTop w:val="0"/>
                  <w:marBottom w:val="0"/>
                  <w:divBdr>
                    <w:top w:val="none" w:sz="0" w:space="0" w:color="auto"/>
                    <w:left w:val="none" w:sz="0" w:space="0" w:color="auto"/>
                    <w:bottom w:val="none" w:sz="0" w:space="0" w:color="auto"/>
                    <w:right w:val="none" w:sz="0" w:space="0" w:color="auto"/>
                  </w:divBdr>
                </w:div>
                <w:div w:id="1142889027">
                  <w:marLeft w:val="480"/>
                  <w:marRight w:val="0"/>
                  <w:marTop w:val="0"/>
                  <w:marBottom w:val="0"/>
                  <w:divBdr>
                    <w:top w:val="none" w:sz="0" w:space="0" w:color="auto"/>
                    <w:left w:val="none" w:sz="0" w:space="0" w:color="auto"/>
                    <w:bottom w:val="none" w:sz="0" w:space="0" w:color="auto"/>
                    <w:right w:val="none" w:sz="0" w:space="0" w:color="auto"/>
                  </w:divBdr>
                </w:div>
                <w:div w:id="1860655243">
                  <w:marLeft w:val="480"/>
                  <w:marRight w:val="0"/>
                  <w:marTop w:val="0"/>
                  <w:marBottom w:val="0"/>
                  <w:divBdr>
                    <w:top w:val="none" w:sz="0" w:space="0" w:color="auto"/>
                    <w:left w:val="none" w:sz="0" w:space="0" w:color="auto"/>
                    <w:bottom w:val="none" w:sz="0" w:space="0" w:color="auto"/>
                    <w:right w:val="none" w:sz="0" w:space="0" w:color="auto"/>
                  </w:divBdr>
                </w:div>
                <w:div w:id="975527458">
                  <w:marLeft w:val="480"/>
                  <w:marRight w:val="0"/>
                  <w:marTop w:val="0"/>
                  <w:marBottom w:val="0"/>
                  <w:divBdr>
                    <w:top w:val="none" w:sz="0" w:space="0" w:color="auto"/>
                    <w:left w:val="none" w:sz="0" w:space="0" w:color="auto"/>
                    <w:bottom w:val="none" w:sz="0" w:space="0" w:color="auto"/>
                    <w:right w:val="none" w:sz="0" w:space="0" w:color="auto"/>
                  </w:divBdr>
                </w:div>
                <w:div w:id="1883401803">
                  <w:marLeft w:val="480"/>
                  <w:marRight w:val="0"/>
                  <w:marTop w:val="0"/>
                  <w:marBottom w:val="0"/>
                  <w:divBdr>
                    <w:top w:val="none" w:sz="0" w:space="0" w:color="auto"/>
                    <w:left w:val="none" w:sz="0" w:space="0" w:color="auto"/>
                    <w:bottom w:val="none" w:sz="0" w:space="0" w:color="auto"/>
                    <w:right w:val="none" w:sz="0" w:space="0" w:color="auto"/>
                  </w:divBdr>
                </w:div>
                <w:div w:id="1346591411">
                  <w:marLeft w:val="480"/>
                  <w:marRight w:val="0"/>
                  <w:marTop w:val="0"/>
                  <w:marBottom w:val="0"/>
                  <w:divBdr>
                    <w:top w:val="none" w:sz="0" w:space="0" w:color="auto"/>
                    <w:left w:val="none" w:sz="0" w:space="0" w:color="auto"/>
                    <w:bottom w:val="none" w:sz="0" w:space="0" w:color="auto"/>
                    <w:right w:val="none" w:sz="0" w:space="0" w:color="auto"/>
                  </w:divBdr>
                </w:div>
                <w:div w:id="1073236223">
                  <w:marLeft w:val="480"/>
                  <w:marRight w:val="0"/>
                  <w:marTop w:val="0"/>
                  <w:marBottom w:val="0"/>
                  <w:divBdr>
                    <w:top w:val="none" w:sz="0" w:space="0" w:color="auto"/>
                    <w:left w:val="none" w:sz="0" w:space="0" w:color="auto"/>
                    <w:bottom w:val="none" w:sz="0" w:space="0" w:color="auto"/>
                    <w:right w:val="none" w:sz="0" w:space="0" w:color="auto"/>
                  </w:divBdr>
                </w:div>
                <w:div w:id="152793642">
                  <w:marLeft w:val="480"/>
                  <w:marRight w:val="0"/>
                  <w:marTop w:val="0"/>
                  <w:marBottom w:val="0"/>
                  <w:divBdr>
                    <w:top w:val="none" w:sz="0" w:space="0" w:color="auto"/>
                    <w:left w:val="none" w:sz="0" w:space="0" w:color="auto"/>
                    <w:bottom w:val="none" w:sz="0" w:space="0" w:color="auto"/>
                    <w:right w:val="none" w:sz="0" w:space="0" w:color="auto"/>
                  </w:divBdr>
                </w:div>
              </w:divsChild>
            </w:div>
            <w:div w:id="1360930363">
              <w:marLeft w:val="0"/>
              <w:marRight w:val="0"/>
              <w:marTop w:val="0"/>
              <w:marBottom w:val="0"/>
              <w:divBdr>
                <w:top w:val="none" w:sz="0" w:space="0" w:color="auto"/>
                <w:left w:val="none" w:sz="0" w:space="0" w:color="auto"/>
                <w:bottom w:val="none" w:sz="0" w:space="0" w:color="auto"/>
                <w:right w:val="none" w:sz="0" w:space="0" w:color="auto"/>
              </w:divBdr>
              <w:divsChild>
                <w:div w:id="476387248">
                  <w:marLeft w:val="480"/>
                  <w:marRight w:val="0"/>
                  <w:marTop w:val="0"/>
                  <w:marBottom w:val="0"/>
                  <w:divBdr>
                    <w:top w:val="none" w:sz="0" w:space="0" w:color="auto"/>
                    <w:left w:val="none" w:sz="0" w:space="0" w:color="auto"/>
                    <w:bottom w:val="none" w:sz="0" w:space="0" w:color="auto"/>
                    <w:right w:val="none" w:sz="0" w:space="0" w:color="auto"/>
                  </w:divBdr>
                </w:div>
                <w:div w:id="2048142615">
                  <w:marLeft w:val="480"/>
                  <w:marRight w:val="0"/>
                  <w:marTop w:val="0"/>
                  <w:marBottom w:val="0"/>
                  <w:divBdr>
                    <w:top w:val="none" w:sz="0" w:space="0" w:color="auto"/>
                    <w:left w:val="none" w:sz="0" w:space="0" w:color="auto"/>
                    <w:bottom w:val="none" w:sz="0" w:space="0" w:color="auto"/>
                    <w:right w:val="none" w:sz="0" w:space="0" w:color="auto"/>
                  </w:divBdr>
                </w:div>
                <w:div w:id="1447890985">
                  <w:marLeft w:val="480"/>
                  <w:marRight w:val="0"/>
                  <w:marTop w:val="0"/>
                  <w:marBottom w:val="0"/>
                  <w:divBdr>
                    <w:top w:val="none" w:sz="0" w:space="0" w:color="auto"/>
                    <w:left w:val="none" w:sz="0" w:space="0" w:color="auto"/>
                    <w:bottom w:val="none" w:sz="0" w:space="0" w:color="auto"/>
                    <w:right w:val="none" w:sz="0" w:space="0" w:color="auto"/>
                  </w:divBdr>
                </w:div>
                <w:div w:id="737287854">
                  <w:marLeft w:val="480"/>
                  <w:marRight w:val="0"/>
                  <w:marTop w:val="0"/>
                  <w:marBottom w:val="0"/>
                  <w:divBdr>
                    <w:top w:val="none" w:sz="0" w:space="0" w:color="auto"/>
                    <w:left w:val="none" w:sz="0" w:space="0" w:color="auto"/>
                    <w:bottom w:val="none" w:sz="0" w:space="0" w:color="auto"/>
                    <w:right w:val="none" w:sz="0" w:space="0" w:color="auto"/>
                  </w:divBdr>
                </w:div>
                <w:div w:id="720177141">
                  <w:marLeft w:val="480"/>
                  <w:marRight w:val="0"/>
                  <w:marTop w:val="0"/>
                  <w:marBottom w:val="0"/>
                  <w:divBdr>
                    <w:top w:val="none" w:sz="0" w:space="0" w:color="auto"/>
                    <w:left w:val="none" w:sz="0" w:space="0" w:color="auto"/>
                    <w:bottom w:val="none" w:sz="0" w:space="0" w:color="auto"/>
                    <w:right w:val="none" w:sz="0" w:space="0" w:color="auto"/>
                  </w:divBdr>
                </w:div>
                <w:div w:id="665985813">
                  <w:marLeft w:val="480"/>
                  <w:marRight w:val="0"/>
                  <w:marTop w:val="0"/>
                  <w:marBottom w:val="0"/>
                  <w:divBdr>
                    <w:top w:val="none" w:sz="0" w:space="0" w:color="auto"/>
                    <w:left w:val="none" w:sz="0" w:space="0" w:color="auto"/>
                    <w:bottom w:val="none" w:sz="0" w:space="0" w:color="auto"/>
                    <w:right w:val="none" w:sz="0" w:space="0" w:color="auto"/>
                  </w:divBdr>
                </w:div>
                <w:div w:id="1441947234">
                  <w:marLeft w:val="480"/>
                  <w:marRight w:val="0"/>
                  <w:marTop w:val="0"/>
                  <w:marBottom w:val="0"/>
                  <w:divBdr>
                    <w:top w:val="none" w:sz="0" w:space="0" w:color="auto"/>
                    <w:left w:val="none" w:sz="0" w:space="0" w:color="auto"/>
                    <w:bottom w:val="none" w:sz="0" w:space="0" w:color="auto"/>
                    <w:right w:val="none" w:sz="0" w:space="0" w:color="auto"/>
                  </w:divBdr>
                </w:div>
                <w:div w:id="156531857">
                  <w:marLeft w:val="480"/>
                  <w:marRight w:val="0"/>
                  <w:marTop w:val="0"/>
                  <w:marBottom w:val="0"/>
                  <w:divBdr>
                    <w:top w:val="none" w:sz="0" w:space="0" w:color="auto"/>
                    <w:left w:val="none" w:sz="0" w:space="0" w:color="auto"/>
                    <w:bottom w:val="none" w:sz="0" w:space="0" w:color="auto"/>
                    <w:right w:val="none" w:sz="0" w:space="0" w:color="auto"/>
                  </w:divBdr>
                </w:div>
                <w:div w:id="259143847">
                  <w:marLeft w:val="480"/>
                  <w:marRight w:val="0"/>
                  <w:marTop w:val="0"/>
                  <w:marBottom w:val="0"/>
                  <w:divBdr>
                    <w:top w:val="none" w:sz="0" w:space="0" w:color="auto"/>
                    <w:left w:val="none" w:sz="0" w:space="0" w:color="auto"/>
                    <w:bottom w:val="none" w:sz="0" w:space="0" w:color="auto"/>
                    <w:right w:val="none" w:sz="0" w:space="0" w:color="auto"/>
                  </w:divBdr>
                </w:div>
              </w:divsChild>
            </w:div>
            <w:div w:id="120079479">
              <w:marLeft w:val="0"/>
              <w:marRight w:val="0"/>
              <w:marTop w:val="0"/>
              <w:marBottom w:val="0"/>
              <w:divBdr>
                <w:top w:val="none" w:sz="0" w:space="0" w:color="auto"/>
                <w:left w:val="none" w:sz="0" w:space="0" w:color="auto"/>
                <w:bottom w:val="none" w:sz="0" w:space="0" w:color="auto"/>
                <w:right w:val="none" w:sz="0" w:space="0" w:color="auto"/>
              </w:divBdr>
              <w:divsChild>
                <w:div w:id="1075474778">
                  <w:marLeft w:val="480"/>
                  <w:marRight w:val="0"/>
                  <w:marTop w:val="0"/>
                  <w:marBottom w:val="0"/>
                  <w:divBdr>
                    <w:top w:val="none" w:sz="0" w:space="0" w:color="auto"/>
                    <w:left w:val="none" w:sz="0" w:space="0" w:color="auto"/>
                    <w:bottom w:val="none" w:sz="0" w:space="0" w:color="auto"/>
                    <w:right w:val="none" w:sz="0" w:space="0" w:color="auto"/>
                  </w:divBdr>
                </w:div>
                <w:div w:id="1811944005">
                  <w:marLeft w:val="480"/>
                  <w:marRight w:val="0"/>
                  <w:marTop w:val="0"/>
                  <w:marBottom w:val="0"/>
                  <w:divBdr>
                    <w:top w:val="none" w:sz="0" w:space="0" w:color="auto"/>
                    <w:left w:val="none" w:sz="0" w:space="0" w:color="auto"/>
                    <w:bottom w:val="none" w:sz="0" w:space="0" w:color="auto"/>
                    <w:right w:val="none" w:sz="0" w:space="0" w:color="auto"/>
                  </w:divBdr>
                </w:div>
                <w:div w:id="838883064">
                  <w:marLeft w:val="480"/>
                  <w:marRight w:val="0"/>
                  <w:marTop w:val="0"/>
                  <w:marBottom w:val="0"/>
                  <w:divBdr>
                    <w:top w:val="none" w:sz="0" w:space="0" w:color="auto"/>
                    <w:left w:val="none" w:sz="0" w:space="0" w:color="auto"/>
                    <w:bottom w:val="none" w:sz="0" w:space="0" w:color="auto"/>
                    <w:right w:val="none" w:sz="0" w:space="0" w:color="auto"/>
                  </w:divBdr>
                </w:div>
                <w:div w:id="773793017">
                  <w:marLeft w:val="480"/>
                  <w:marRight w:val="0"/>
                  <w:marTop w:val="0"/>
                  <w:marBottom w:val="0"/>
                  <w:divBdr>
                    <w:top w:val="none" w:sz="0" w:space="0" w:color="auto"/>
                    <w:left w:val="none" w:sz="0" w:space="0" w:color="auto"/>
                    <w:bottom w:val="none" w:sz="0" w:space="0" w:color="auto"/>
                    <w:right w:val="none" w:sz="0" w:space="0" w:color="auto"/>
                  </w:divBdr>
                </w:div>
                <w:div w:id="1378700663">
                  <w:marLeft w:val="480"/>
                  <w:marRight w:val="0"/>
                  <w:marTop w:val="0"/>
                  <w:marBottom w:val="0"/>
                  <w:divBdr>
                    <w:top w:val="none" w:sz="0" w:space="0" w:color="auto"/>
                    <w:left w:val="none" w:sz="0" w:space="0" w:color="auto"/>
                    <w:bottom w:val="none" w:sz="0" w:space="0" w:color="auto"/>
                    <w:right w:val="none" w:sz="0" w:space="0" w:color="auto"/>
                  </w:divBdr>
                </w:div>
                <w:div w:id="821041448">
                  <w:marLeft w:val="480"/>
                  <w:marRight w:val="0"/>
                  <w:marTop w:val="0"/>
                  <w:marBottom w:val="0"/>
                  <w:divBdr>
                    <w:top w:val="none" w:sz="0" w:space="0" w:color="auto"/>
                    <w:left w:val="none" w:sz="0" w:space="0" w:color="auto"/>
                    <w:bottom w:val="none" w:sz="0" w:space="0" w:color="auto"/>
                    <w:right w:val="none" w:sz="0" w:space="0" w:color="auto"/>
                  </w:divBdr>
                </w:div>
                <w:div w:id="1651903787">
                  <w:marLeft w:val="480"/>
                  <w:marRight w:val="0"/>
                  <w:marTop w:val="0"/>
                  <w:marBottom w:val="0"/>
                  <w:divBdr>
                    <w:top w:val="none" w:sz="0" w:space="0" w:color="auto"/>
                    <w:left w:val="none" w:sz="0" w:space="0" w:color="auto"/>
                    <w:bottom w:val="none" w:sz="0" w:space="0" w:color="auto"/>
                    <w:right w:val="none" w:sz="0" w:space="0" w:color="auto"/>
                  </w:divBdr>
                </w:div>
                <w:div w:id="904025734">
                  <w:marLeft w:val="480"/>
                  <w:marRight w:val="0"/>
                  <w:marTop w:val="0"/>
                  <w:marBottom w:val="0"/>
                  <w:divBdr>
                    <w:top w:val="none" w:sz="0" w:space="0" w:color="auto"/>
                    <w:left w:val="none" w:sz="0" w:space="0" w:color="auto"/>
                    <w:bottom w:val="none" w:sz="0" w:space="0" w:color="auto"/>
                    <w:right w:val="none" w:sz="0" w:space="0" w:color="auto"/>
                  </w:divBdr>
                </w:div>
                <w:div w:id="1388257233">
                  <w:marLeft w:val="480"/>
                  <w:marRight w:val="0"/>
                  <w:marTop w:val="0"/>
                  <w:marBottom w:val="0"/>
                  <w:divBdr>
                    <w:top w:val="none" w:sz="0" w:space="0" w:color="auto"/>
                    <w:left w:val="none" w:sz="0" w:space="0" w:color="auto"/>
                    <w:bottom w:val="none" w:sz="0" w:space="0" w:color="auto"/>
                    <w:right w:val="none" w:sz="0" w:space="0" w:color="auto"/>
                  </w:divBdr>
                </w:div>
                <w:div w:id="234513714">
                  <w:marLeft w:val="480"/>
                  <w:marRight w:val="0"/>
                  <w:marTop w:val="0"/>
                  <w:marBottom w:val="0"/>
                  <w:divBdr>
                    <w:top w:val="none" w:sz="0" w:space="0" w:color="auto"/>
                    <w:left w:val="none" w:sz="0" w:space="0" w:color="auto"/>
                    <w:bottom w:val="none" w:sz="0" w:space="0" w:color="auto"/>
                    <w:right w:val="none" w:sz="0" w:space="0" w:color="auto"/>
                  </w:divBdr>
                </w:div>
              </w:divsChild>
            </w:div>
            <w:div w:id="256598963">
              <w:marLeft w:val="0"/>
              <w:marRight w:val="0"/>
              <w:marTop w:val="0"/>
              <w:marBottom w:val="0"/>
              <w:divBdr>
                <w:top w:val="none" w:sz="0" w:space="0" w:color="auto"/>
                <w:left w:val="none" w:sz="0" w:space="0" w:color="auto"/>
                <w:bottom w:val="none" w:sz="0" w:space="0" w:color="auto"/>
                <w:right w:val="none" w:sz="0" w:space="0" w:color="auto"/>
              </w:divBdr>
              <w:divsChild>
                <w:div w:id="709963248">
                  <w:marLeft w:val="480"/>
                  <w:marRight w:val="0"/>
                  <w:marTop w:val="0"/>
                  <w:marBottom w:val="0"/>
                  <w:divBdr>
                    <w:top w:val="none" w:sz="0" w:space="0" w:color="auto"/>
                    <w:left w:val="none" w:sz="0" w:space="0" w:color="auto"/>
                    <w:bottom w:val="none" w:sz="0" w:space="0" w:color="auto"/>
                    <w:right w:val="none" w:sz="0" w:space="0" w:color="auto"/>
                  </w:divBdr>
                </w:div>
                <w:div w:id="2092579285">
                  <w:marLeft w:val="480"/>
                  <w:marRight w:val="0"/>
                  <w:marTop w:val="0"/>
                  <w:marBottom w:val="0"/>
                  <w:divBdr>
                    <w:top w:val="none" w:sz="0" w:space="0" w:color="auto"/>
                    <w:left w:val="none" w:sz="0" w:space="0" w:color="auto"/>
                    <w:bottom w:val="none" w:sz="0" w:space="0" w:color="auto"/>
                    <w:right w:val="none" w:sz="0" w:space="0" w:color="auto"/>
                  </w:divBdr>
                </w:div>
                <w:div w:id="41564317">
                  <w:marLeft w:val="480"/>
                  <w:marRight w:val="0"/>
                  <w:marTop w:val="0"/>
                  <w:marBottom w:val="0"/>
                  <w:divBdr>
                    <w:top w:val="none" w:sz="0" w:space="0" w:color="auto"/>
                    <w:left w:val="none" w:sz="0" w:space="0" w:color="auto"/>
                    <w:bottom w:val="none" w:sz="0" w:space="0" w:color="auto"/>
                    <w:right w:val="none" w:sz="0" w:space="0" w:color="auto"/>
                  </w:divBdr>
                </w:div>
                <w:div w:id="1473254540">
                  <w:marLeft w:val="480"/>
                  <w:marRight w:val="0"/>
                  <w:marTop w:val="0"/>
                  <w:marBottom w:val="0"/>
                  <w:divBdr>
                    <w:top w:val="none" w:sz="0" w:space="0" w:color="auto"/>
                    <w:left w:val="none" w:sz="0" w:space="0" w:color="auto"/>
                    <w:bottom w:val="none" w:sz="0" w:space="0" w:color="auto"/>
                    <w:right w:val="none" w:sz="0" w:space="0" w:color="auto"/>
                  </w:divBdr>
                </w:div>
                <w:div w:id="1660572279">
                  <w:marLeft w:val="480"/>
                  <w:marRight w:val="0"/>
                  <w:marTop w:val="0"/>
                  <w:marBottom w:val="0"/>
                  <w:divBdr>
                    <w:top w:val="none" w:sz="0" w:space="0" w:color="auto"/>
                    <w:left w:val="none" w:sz="0" w:space="0" w:color="auto"/>
                    <w:bottom w:val="none" w:sz="0" w:space="0" w:color="auto"/>
                    <w:right w:val="none" w:sz="0" w:space="0" w:color="auto"/>
                  </w:divBdr>
                </w:div>
                <w:div w:id="1089043657">
                  <w:marLeft w:val="480"/>
                  <w:marRight w:val="0"/>
                  <w:marTop w:val="0"/>
                  <w:marBottom w:val="0"/>
                  <w:divBdr>
                    <w:top w:val="none" w:sz="0" w:space="0" w:color="auto"/>
                    <w:left w:val="none" w:sz="0" w:space="0" w:color="auto"/>
                    <w:bottom w:val="none" w:sz="0" w:space="0" w:color="auto"/>
                    <w:right w:val="none" w:sz="0" w:space="0" w:color="auto"/>
                  </w:divBdr>
                </w:div>
                <w:div w:id="1904293025">
                  <w:marLeft w:val="480"/>
                  <w:marRight w:val="0"/>
                  <w:marTop w:val="0"/>
                  <w:marBottom w:val="0"/>
                  <w:divBdr>
                    <w:top w:val="none" w:sz="0" w:space="0" w:color="auto"/>
                    <w:left w:val="none" w:sz="0" w:space="0" w:color="auto"/>
                    <w:bottom w:val="none" w:sz="0" w:space="0" w:color="auto"/>
                    <w:right w:val="none" w:sz="0" w:space="0" w:color="auto"/>
                  </w:divBdr>
                </w:div>
                <w:div w:id="212622379">
                  <w:marLeft w:val="480"/>
                  <w:marRight w:val="0"/>
                  <w:marTop w:val="0"/>
                  <w:marBottom w:val="0"/>
                  <w:divBdr>
                    <w:top w:val="none" w:sz="0" w:space="0" w:color="auto"/>
                    <w:left w:val="none" w:sz="0" w:space="0" w:color="auto"/>
                    <w:bottom w:val="none" w:sz="0" w:space="0" w:color="auto"/>
                    <w:right w:val="none" w:sz="0" w:space="0" w:color="auto"/>
                  </w:divBdr>
                </w:div>
                <w:div w:id="493645513">
                  <w:marLeft w:val="480"/>
                  <w:marRight w:val="0"/>
                  <w:marTop w:val="0"/>
                  <w:marBottom w:val="0"/>
                  <w:divBdr>
                    <w:top w:val="none" w:sz="0" w:space="0" w:color="auto"/>
                    <w:left w:val="none" w:sz="0" w:space="0" w:color="auto"/>
                    <w:bottom w:val="none" w:sz="0" w:space="0" w:color="auto"/>
                    <w:right w:val="none" w:sz="0" w:space="0" w:color="auto"/>
                  </w:divBdr>
                </w:div>
                <w:div w:id="431631580">
                  <w:marLeft w:val="480"/>
                  <w:marRight w:val="0"/>
                  <w:marTop w:val="0"/>
                  <w:marBottom w:val="0"/>
                  <w:divBdr>
                    <w:top w:val="none" w:sz="0" w:space="0" w:color="auto"/>
                    <w:left w:val="none" w:sz="0" w:space="0" w:color="auto"/>
                    <w:bottom w:val="none" w:sz="0" w:space="0" w:color="auto"/>
                    <w:right w:val="none" w:sz="0" w:space="0" w:color="auto"/>
                  </w:divBdr>
                </w:div>
              </w:divsChild>
            </w:div>
            <w:div w:id="838811069">
              <w:marLeft w:val="0"/>
              <w:marRight w:val="0"/>
              <w:marTop w:val="0"/>
              <w:marBottom w:val="0"/>
              <w:divBdr>
                <w:top w:val="none" w:sz="0" w:space="0" w:color="auto"/>
                <w:left w:val="none" w:sz="0" w:space="0" w:color="auto"/>
                <w:bottom w:val="none" w:sz="0" w:space="0" w:color="auto"/>
                <w:right w:val="none" w:sz="0" w:space="0" w:color="auto"/>
              </w:divBdr>
              <w:divsChild>
                <w:div w:id="132018669">
                  <w:marLeft w:val="480"/>
                  <w:marRight w:val="0"/>
                  <w:marTop w:val="0"/>
                  <w:marBottom w:val="0"/>
                  <w:divBdr>
                    <w:top w:val="none" w:sz="0" w:space="0" w:color="auto"/>
                    <w:left w:val="none" w:sz="0" w:space="0" w:color="auto"/>
                    <w:bottom w:val="none" w:sz="0" w:space="0" w:color="auto"/>
                    <w:right w:val="none" w:sz="0" w:space="0" w:color="auto"/>
                  </w:divBdr>
                </w:div>
                <w:div w:id="1569994462">
                  <w:marLeft w:val="480"/>
                  <w:marRight w:val="0"/>
                  <w:marTop w:val="0"/>
                  <w:marBottom w:val="0"/>
                  <w:divBdr>
                    <w:top w:val="none" w:sz="0" w:space="0" w:color="auto"/>
                    <w:left w:val="none" w:sz="0" w:space="0" w:color="auto"/>
                    <w:bottom w:val="none" w:sz="0" w:space="0" w:color="auto"/>
                    <w:right w:val="none" w:sz="0" w:space="0" w:color="auto"/>
                  </w:divBdr>
                </w:div>
                <w:div w:id="771703486">
                  <w:marLeft w:val="480"/>
                  <w:marRight w:val="0"/>
                  <w:marTop w:val="0"/>
                  <w:marBottom w:val="0"/>
                  <w:divBdr>
                    <w:top w:val="none" w:sz="0" w:space="0" w:color="auto"/>
                    <w:left w:val="none" w:sz="0" w:space="0" w:color="auto"/>
                    <w:bottom w:val="none" w:sz="0" w:space="0" w:color="auto"/>
                    <w:right w:val="none" w:sz="0" w:space="0" w:color="auto"/>
                  </w:divBdr>
                </w:div>
                <w:div w:id="1651133300">
                  <w:marLeft w:val="480"/>
                  <w:marRight w:val="0"/>
                  <w:marTop w:val="0"/>
                  <w:marBottom w:val="0"/>
                  <w:divBdr>
                    <w:top w:val="none" w:sz="0" w:space="0" w:color="auto"/>
                    <w:left w:val="none" w:sz="0" w:space="0" w:color="auto"/>
                    <w:bottom w:val="none" w:sz="0" w:space="0" w:color="auto"/>
                    <w:right w:val="none" w:sz="0" w:space="0" w:color="auto"/>
                  </w:divBdr>
                </w:div>
                <w:div w:id="1068772148">
                  <w:marLeft w:val="480"/>
                  <w:marRight w:val="0"/>
                  <w:marTop w:val="0"/>
                  <w:marBottom w:val="0"/>
                  <w:divBdr>
                    <w:top w:val="none" w:sz="0" w:space="0" w:color="auto"/>
                    <w:left w:val="none" w:sz="0" w:space="0" w:color="auto"/>
                    <w:bottom w:val="none" w:sz="0" w:space="0" w:color="auto"/>
                    <w:right w:val="none" w:sz="0" w:space="0" w:color="auto"/>
                  </w:divBdr>
                </w:div>
                <w:div w:id="1084768263">
                  <w:marLeft w:val="480"/>
                  <w:marRight w:val="0"/>
                  <w:marTop w:val="0"/>
                  <w:marBottom w:val="0"/>
                  <w:divBdr>
                    <w:top w:val="none" w:sz="0" w:space="0" w:color="auto"/>
                    <w:left w:val="none" w:sz="0" w:space="0" w:color="auto"/>
                    <w:bottom w:val="none" w:sz="0" w:space="0" w:color="auto"/>
                    <w:right w:val="none" w:sz="0" w:space="0" w:color="auto"/>
                  </w:divBdr>
                </w:div>
                <w:div w:id="1406611915">
                  <w:marLeft w:val="480"/>
                  <w:marRight w:val="0"/>
                  <w:marTop w:val="0"/>
                  <w:marBottom w:val="0"/>
                  <w:divBdr>
                    <w:top w:val="none" w:sz="0" w:space="0" w:color="auto"/>
                    <w:left w:val="none" w:sz="0" w:space="0" w:color="auto"/>
                    <w:bottom w:val="none" w:sz="0" w:space="0" w:color="auto"/>
                    <w:right w:val="none" w:sz="0" w:space="0" w:color="auto"/>
                  </w:divBdr>
                </w:div>
                <w:div w:id="287660569">
                  <w:marLeft w:val="480"/>
                  <w:marRight w:val="0"/>
                  <w:marTop w:val="0"/>
                  <w:marBottom w:val="0"/>
                  <w:divBdr>
                    <w:top w:val="none" w:sz="0" w:space="0" w:color="auto"/>
                    <w:left w:val="none" w:sz="0" w:space="0" w:color="auto"/>
                    <w:bottom w:val="none" w:sz="0" w:space="0" w:color="auto"/>
                    <w:right w:val="none" w:sz="0" w:space="0" w:color="auto"/>
                  </w:divBdr>
                </w:div>
                <w:div w:id="1136070798">
                  <w:marLeft w:val="480"/>
                  <w:marRight w:val="0"/>
                  <w:marTop w:val="0"/>
                  <w:marBottom w:val="0"/>
                  <w:divBdr>
                    <w:top w:val="none" w:sz="0" w:space="0" w:color="auto"/>
                    <w:left w:val="none" w:sz="0" w:space="0" w:color="auto"/>
                    <w:bottom w:val="none" w:sz="0" w:space="0" w:color="auto"/>
                    <w:right w:val="none" w:sz="0" w:space="0" w:color="auto"/>
                  </w:divBdr>
                </w:div>
                <w:div w:id="1737121003">
                  <w:marLeft w:val="480"/>
                  <w:marRight w:val="0"/>
                  <w:marTop w:val="0"/>
                  <w:marBottom w:val="0"/>
                  <w:divBdr>
                    <w:top w:val="none" w:sz="0" w:space="0" w:color="auto"/>
                    <w:left w:val="none" w:sz="0" w:space="0" w:color="auto"/>
                    <w:bottom w:val="none" w:sz="0" w:space="0" w:color="auto"/>
                    <w:right w:val="none" w:sz="0" w:space="0" w:color="auto"/>
                  </w:divBdr>
                </w:div>
              </w:divsChild>
            </w:div>
            <w:div w:id="1114598651">
              <w:marLeft w:val="0"/>
              <w:marRight w:val="0"/>
              <w:marTop w:val="0"/>
              <w:marBottom w:val="0"/>
              <w:divBdr>
                <w:top w:val="none" w:sz="0" w:space="0" w:color="auto"/>
                <w:left w:val="none" w:sz="0" w:space="0" w:color="auto"/>
                <w:bottom w:val="none" w:sz="0" w:space="0" w:color="auto"/>
                <w:right w:val="none" w:sz="0" w:space="0" w:color="auto"/>
              </w:divBdr>
              <w:divsChild>
                <w:div w:id="805396464">
                  <w:marLeft w:val="480"/>
                  <w:marRight w:val="0"/>
                  <w:marTop w:val="0"/>
                  <w:marBottom w:val="0"/>
                  <w:divBdr>
                    <w:top w:val="none" w:sz="0" w:space="0" w:color="auto"/>
                    <w:left w:val="none" w:sz="0" w:space="0" w:color="auto"/>
                    <w:bottom w:val="none" w:sz="0" w:space="0" w:color="auto"/>
                    <w:right w:val="none" w:sz="0" w:space="0" w:color="auto"/>
                  </w:divBdr>
                </w:div>
                <w:div w:id="620501200">
                  <w:marLeft w:val="480"/>
                  <w:marRight w:val="0"/>
                  <w:marTop w:val="0"/>
                  <w:marBottom w:val="0"/>
                  <w:divBdr>
                    <w:top w:val="none" w:sz="0" w:space="0" w:color="auto"/>
                    <w:left w:val="none" w:sz="0" w:space="0" w:color="auto"/>
                    <w:bottom w:val="none" w:sz="0" w:space="0" w:color="auto"/>
                    <w:right w:val="none" w:sz="0" w:space="0" w:color="auto"/>
                  </w:divBdr>
                </w:div>
                <w:div w:id="1368143680">
                  <w:marLeft w:val="480"/>
                  <w:marRight w:val="0"/>
                  <w:marTop w:val="0"/>
                  <w:marBottom w:val="0"/>
                  <w:divBdr>
                    <w:top w:val="none" w:sz="0" w:space="0" w:color="auto"/>
                    <w:left w:val="none" w:sz="0" w:space="0" w:color="auto"/>
                    <w:bottom w:val="none" w:sz="0" w:space="0" w:color="auto"/>
                    <w:right w:val="none" w:sz="0" w:space="0" w:color="auto"/>
                  </w:divBdr>
                </w:div>
                <w:div w:id="22944551">
                  <w:marLeft w:val="480"/>
                  <w:marRight w:val="0"/>
                  <w:marTop w:val="0"/>
                  <w:marBottom w:val="0"/>
                  <w:divBdr>
                    <w:top w:val="none" w:sz="0" w:space="0" w:color="auto"/>
                    <w:left w:val="none" w:sz="0" w:space="0" w:color="auto"/>
                    <w:bottom w:val="none" w:sz="0" w:space="0" w:color="auto"/>
                    <w:right w:val="none" w:sz="0" w:space="0" w:color="auto"/>
                  </w:divBdr>
                </w:div>
                <w:div w:id="1797988812">
                  <w:marLeft w:val="480"/>
                  <w:marRight w:val="0"/>
                  <w:marTop w:val="0"/>
                  <w:marBottom w:val="0"/>
                  <w:divBdr>
                    <w:top w:val="none" w:sz="0" w:space="0" w:color="auto"/>
                    <w:left w:val="none" w:sz="0" w:space="0" w:color="auto"/>
                    <w:bottom w:val="none" w:sz="0" w:space="0" w:color="auto"/>
                    <w:right w:val="none" w:sz="0" w:space="0" w:color="auto"/>
                  </w:divBdr>
                </w:div>
                <w:div w:id="1667977857">
                  <w:marLeft w:val="480"/>
                  <w:marRight w:val="0"/>
                  <w:marTop w:val="0"/>
                  <w:marBottom w:val="0"/>
                  <w:divBdr>
                    <w:top w:val="none" w:sz="0" w:space="0" w:color="auto"/>
                    <w:left w:val="none" w:sz="0" w:space="0" w:color="auto"/>
                    <w:bottom w:val="none" w:sz="0" w:space="0" w:color="auto"/>
                    <w:right w:val="none" w:sz="0" w:space="0" w:color="auto"/>
                  </w:divBdr>
                </w:div>
                <w:div w:id="496921634">
                  <w:marLeft w:val="480"/>
                  <w:marRight w:val="0"/>
                  <w:marTop w:val="0"/>
                  <w:marBottom w:val="0"/>
                  <w:divBdr>
                    <w:top w:val="none" w:sz="0" w:space="0" w:color="auto"/>
                    <w:left w:val="none" w:sz="0" w:space="0" w:color="auto"/>
                    <w:bottom w:val="none" w:sz="0" w:space="0" w:color="auto"/>
                    <w:right w:val="none" w:sz="0" w:space="0" w:color="auto"/>
                  </w:divBdr>
                </w:div>
                <w:div w:id="475411990">
                  <w:marLeft w:val="480"/>
                  <w:marRight w:val="0"/>
                  <w:marTop w:val="0"/>
                  <w:marBottom w:val="0"/>
                  <w:divBdr>
                    <w:top w:val="none" w:sz="0" w:space="0" w:color="auto"/>
                    <w:left w:val="none" w:sz="0" w:space="0" w:color="auto"/>
                    <w:bottom w:val="none" w:sz="0" w:space="0" w:color="auto"/>
                    <w:right w:val="none" w:sz="0" w:space="0" w:color="auto"/>
                  </w:divBdr>
                </w:div>
                <w:div w:id="118687356">
                  <w:marLeft w:val="480"/>
                  <w:marRight w:val="0"/>
                  <w:marTop w:val="0"/>
                  <w:marBottom w:val="0"/>
                  <w:divBdr>
                    <w:top w:val="none" w:sz="0" w:space="0" w:color="auto"/>
                    <w:left w:val="none" w:sz="0" w:space="0" w:color="auto"/>
                    <w:bottom w:val="none" w:sz="0" w:space="0" w:color="auto"/>
                    <w:right w:val="none" w:sz="0" w:space="0" w:color="auto"/>
                  </w:divBdr>
                </w:div>
                <w:div w:id="674722602">
                  <w:marLeft w:val="480"/>
                  <w:marRight w:val="0"/>
                  <w:marTop w:val="0"/>
                  <w:marBottom w:val="0"/>
                  <w:divBdr>
                    <w:top w:val="none" w:sz="0" w:space="0" w:color="auto"/>
                    <w:left w:val="none" w:sz="0" w:space="0" w:color="auto"/>
                    <w:bottom w:val="none" w:sz="0" w:space="0" w:color="auto"/>
                    <w:right w:val="none" w:sz="0" w:space="0" w:color="auto"/>
                  </w:divBdr>
                </w:div>
              </w:divsChild>
            </w:div>
            <w:div w:id="323626900">
              <w:marLeft w:val="0"/>
              <w:marRight w:val="0"/>
              <w:marTop w:val="0"/>
              <w:marBottom w:val="0"/>
              <w:divBdr>
                <w:top w:val="none" w:sz="0" w:space="0" w:color="auto"/>
                <w:left w:val="none" w:sz="0" w:space="0" w:color="auto"/>
                <w:bottom w:val="none" w:sz="0" w:space="0" w:color="auto"/>
                <w:right w:val="none" w:sz="0" w:space="0" w:color="auto"/>
              </w:divBdr>
              <w:divsChild>
                <w:div w:id="79454687">
                  <w:marLeft w:val="480"/>
                  <w:marRight w:val="0"/>
                  <w:marTop w:val="0"/>
                  <w:marBottom w:val="0"/>
                  <w:divBdr>
                    <w:top w:val="none" w:sz="0" w:space="0" w:color="auto"/>
                    <w:left w:val="none" w:sz="0" w:space="0" w:color="auto"/>
                    <w:bottom w:val="none" w:sz="0" w:space="0" w:color="auto"/>
                    <w:right w:val="none" w:sz="0" w:space="0" w:color="auto"/>
                  </w:divBdr>
                </w:div>
                <w:div w:id="860898324">
                  <w:marLeft w:val="480"/>
                  <w:marRight w:val="0"/>
                  <w:marTop w:val="0"/>
                  <w:marBottom w:val="0"/>
                  <w:divBdr>
                    <w:top w:val="none" w:sz="0" w:space="0" w:color="auto"/>
                    <w:left w:val="none" w:sz="0" w:space="0" w:color="auto"/>
                    <w:bottom w:val="none" w:sz="0" w:space="0" w:color="auto"/>
                    <w:right w:val="none" w:sz="0" w:space="0" w:color="auto"/>
                  </w:divBdr>
                </w:div>
                <w:div w:id="906574611">
                  <w:marLeft w:val="480"/>
                  <w:marRight w:val="0"/>
                  <w:marTop w:val="0"/>
                  <w:marBottom w:val="0"/>
                  <w:divBdr>
                    <w:top w:val="none" w:sz="0" w:space="0" w:color="auto"/>
                    <w:left w:val="none" w:sz="0" w:space="0" w:color="auto"/>
                    <w:bottom w:val="none" w:sz="0" w:space="0" w:color="auto"/>
                    <w:right w:val="none" w:sz="0" w:space="0" w:color="auto"/>
                  </w:divBdr>
                </w:div>
                <w:div w:id="2042629056">
                  <w:marLeft w:val="480"/>
                  <w:marRight w:val="0"/>
                  <w:marTop w:val="0"/>
                  <w:marBottom w:val="0"/>
                  <w:divBdr>
                    <w:top w:val="none" w:sz="0" w:space="0" w:color="auto"/>
                    <w:left w:val="none" w:sz="0" w:space="0" w:color="auto"/>
                    <w:bottom w:val="none" w:sz="0" w:space="0" w:color="auto"/>
                    <w:right w:val="none" w:sz="0" w:space="0" w:color="auto"/>
                  </w:divBdr>
                </w:div>
                <w:div w:id="51277818">
                  <w:marLeft w:val="480"/>
                  <w:marRight w:val="0"/>
                  <w:marTop w:val="0"/>
                  <w:marBottom w:val="0"/>
                  <w:divBdr>
                    <w:top w:val="none" w:sz="0" w:space="0" w:color="auto"/>
                    <w:left w:val="none" w:sz="0" w:space="0" w:color="auto"/>
                    <w:bottom w:val="none" w:sz="0" w:space="0" w:color="auto"/>
                    <w:right w:val="none" w:sz="0" w:space="0" w:color="auto"/>
                  </w:divBdr>
                </w:div>
                <w:div w:id="614144556">
                  <w:marLeft w:val="480"/>
                  <w:marRight w:val="0"/>
                  <w:marTop w:val="0"/>
                  <w:marBottom w:val="0"/>
                  <w:divBdr>
                    <w:top w:val="none" w:sz="0" w:space="0" w:color="auto"/>
                    <w:left w:val="none" w:sz="0" w:space="0" w:color="auto"/>
                    <w:bottom w:val="none" w:sz="0" w:space="0" w:color="auto"/>
                    <w:right w:val="none" w:sz="0" w:space="0" w:color="auto"/>
                  </w:divBdr>
                </w:div>
                <w:div w:id="923681916">
                  <w:marLeft w:val="480"/>
                  <w:marRight w:val="0"/>
                  <w:marTop w:val="0"/>
                  <w:marBottom w:val="0"/>
                  <w:divBdr>
                    <w:top w:val="none" w:sz="0" w:space="0" w:color="auto"/>
                    <w:left w:val="none" w:sz="0" w:space="0" w:color="auto"/>
                    <w:bottom w:val="none" w:sz="0" w:space="0" w:color="auto"/>
                    <w:right w:val="none" w:sz="0" w:space="0" w:color="auto"/>
                  </w:divBdr>
                </w:div>
                <w:div w:id="1683169610">
                  <w:marLeft w:val="480"/>
                  <w:marRight w:val="0"/>
                  <w:marTop w:val="0"/>
                  <w:marBottom w:val="0"/>
                  <w:divBdr>
                    <w:top w:val="none" w:sz="0" w:space="0" w:color="auto"/>
                    <w:left w:val="none" w:sz="0" w:space="0" w:color="auto"/>
                    <w:bottom w:val="none" w:sz="0" w:space="0" w:color="auto"/>
                    <w:right w:val="none" w:sz="0" w:space="0" w:color="auto"/>
                  </w:divBdr>
                </w:div>
                <w:div w:id="1883710909">
                  <w:marLeft w:val="480"/>
                  <w:marRight w:val="0"/>
                  <w:marTop w:val="0"/>
                  <w:marBottom w:val="0"/>
                  <w:divBdr>
                    <w:top w:val="none" w:sz="0" w:space="0" w:color="auto"/>
                    <w:left w:val="none" w:sz="0" w:space="0" w:color="auto"/>
                    <w:bottom w:val="none" w:sz="0" w:space="0" w:color="auto"/>
                    <w:right w:val="none" w:sz="0" w:space="0" w:color="auto"/>
                  </w:divBdr>
                </w:div>
                <w:div w:id="1761490318">
                  <w:marLeft w:val="480"/>
                  <w:marRight w:val="0"/>
                  <w:marTop w:val="0"/>
                  <w:marBottom w:val="0"/>
                  <w:divBdr>
                    <w:top w:val="none" w:sz="0" w:space="0" w:color="auto"/>
                    <w:left w:val="none" w:sz="0" w:space="0" w:color="auto"/>
                    <w:bottom w:val="none" w:sz="0" w:space="0" w:color="auto"/>
                    <w:right w:val="none" w:sz="0" w:space="0" w:color="auto"/>
                  </w:divBdr>
                </w:div>
                <w:div w:id="1054355293">
                  <w:marLeft w:val="480"/>
                  <w:marRight w:val="0"/>
                  <w:marTop w:val="0"/>
                  <w:marBottom w:val="0"/>
                  <w:divBdr>
                    <w:top w:val="none" w:sz="0" w:space="0" w:color="auto"/>
                    <w:left w:val="none" w:sz="0" w:space="0" w:color="auto"/>
                    <w:bottom w:val="none" w:sz="0" w:space="0" w:color="auto"/>
                    <w:right w:val="none" w:sz="0" w:space="0" w:color="auto"/>
                  </w:divBdr>
                </w:div>
              </w:divsChild>
            </w:div>
            <w:div w:id="764420439">
              <w:marLeft w:val="0"/>
              <w:marRight w:val="0"/>
              <w:marTop w:val="0"/>
              <w:marBottom w:val="0"/>
              <w:divBdr>
                <w:top w:val="none" w:sz="0" w:space="0" w:color="auto"/>
                <w:left w:val="none" w:sz="0" w:space="0" w:color="auto"/>
                <w:bottom w:val="none" w:sz="0" w:space="0" w:color="auto"/>
                <w:right w:val="none" w:sz="0" w:space="0" w:color="auto"/>
              </w:divBdr>
              <w:divsChild>
                <w:div w:id="344215532">
                  <w:marLeft w:val="480"/>
                  <w:marRight w:val="0"/>
                  <w:marTop w:val="0"/>
                  <w:marBottom w:val="0"/>
                  <w:divBdr>
                    <w:top w:val="none" w:sz="0" w:space="0" w:color="auto"/>
                    <w:left w:val="none" w:sz="0" w:space="0" w:color="auto"/>
                    <w:bottom w:val="none" w:sz="0" w:space="0" w:color="auto"/>
                    <w:right w:val="none" w:sz="0" w:space="0" w:color="auto"/>
                  </w:divBdr>
                </w:div>
                <w:div w:id="956176257">
                  <w:marLeft w:val="480"/>
                  <w:marRight w:val="0"/>
                  <w:marTop w:val="0"/>
                  <w:marBottom w:val="0"/>
                  <w:divBdr>
                    <w:top w:val="none" w:sz="0" w:space="0" w:color="auto"/>
                    <w:left w:val="none" w:sz="0" w:space="0" w:color="auto"/>
                    <w:bottom w:val="none" w:sz="0" w:space="0" w:color="auto"/>
                    <w:right w:val="none" w:sz="0" w:space="0" w:color="auto"/>
                  </w:divBdr>
                </w:div>
                <w:div w:id="978192278">
                  <w:marLeft w:val="480"/>
                  <w:marRight w:val="0"/>
                  <w:marTop w:val="0"/>
                  <w:marBottom w:val="0"/>
                  <w:divBdr>
                    <w:top w:val="none" w:sz="0" w:space="0" w:color="auto"/>
                    <w:left w:val="none" w:sz="0" w:space="0" w:color="auto"/>
                    <w:bottom w:val="none" w:sz="0" w:space="0" w:color="auto"/>
                    <w:right w:val="none" w:sz="0" w:space="0" w:color="auto"/>
                  </w:divBdr>
                </w:div>
                <w:div w:id="384450925">
                  <w:marLeft w:val="480"/>
                  <w:marRight w:val="0"/>
                  <w:marTop w:val="0"/>
                  <w:marBottom w:val="0"/>
                  <w:divBdr>
                    <w:top w:val="none" w:sz="0" w:space="0" w:color="auto"/>
                    <w:left w:val="none" w:sz="0" w:space="0" w:color="auto"/>
                    <w:bottom w:val="none" w:sz="0" w:space="0" w:color="auto"/>
                    <w:right w:val="none" w:sz="0" w:space="0" w:color="auto"/>
                  </w:divBdr>
                </w:div>
                <w:div w:id="733045854">
                  <w:marLeft w:val="480"/>
                  <w:marRight w:val="0"/>
                  <w:marTop w:val="0"/>
                  <w:marBottom w:val="0"/>
                  <w:divBdr>
                    <w:top w:val="none" w:sz="0" w:space="0" w:color="auto"/>
                    <w:left w:val="none" w:sz="0" w:space="0" w:color="auto"/>
                    <w:bottom w:val="none" w:sz="0" w:space="0" w:color="auto"/>
                    <w:right w:val="none" w:sz="0" w:space="0" w:color="auto"/>
                  </w:divBdr>
                </w:div>
                <w:div w:id="1063481220">
                  <w:marLeft w:val="480"/>
                  <w:marRight w:val="0"/>
                  <w:marTop w:val="0"/>
                  <w:marBottom w:val="0"/>
                  <w:divBdr>
                    <w:top w:val="none" w:sz="0" w:space="0" w:color="auto"/>
                    <w:left w:val="none" w:sz="0" w:space="0" w:color="auto"/>
                    <w:bottom w:val="none" w:sz="0" w:space="0" w:color="auto"/>
                    <w:right w:val="none" w:sz="0" w:space="0" w:color="auto"/>
                  </w:divBdr>
                </w:div>
                <w:div w:id="881557433">
                  <w:marLeft w:val="480"/>
                  <w:marRight w:val="0"/>
                  <w:marTop w:val="0"/>
                  <w:marBottom w:val="0"/>
                  <w:divBdr>
                    <w:top w:val="none" w:sz="0" w:space="0" w:color="auto"/>
                    <w:left w:val="none" w:sz="0" w:space="0" w:color="auto"/>
                    <w:bottom w:val="none" w:sz="0" w:space="0" w:color="auto"/>
                    <w:right w:val="none" w:sz="0" w:space="0" w:color="auto"/>
                  </w:divBdr>
                </w:div>
                <w:div w:id="305549467">
                  <w:marLeft w:val="480"/>
                  <w:marRight w:val="0"/>
                  <w:marTop w:val="0"/>
                  <w:marBottom w:val="0"/>
                  <w:divBdr>
                    <w:top w:val="none" w:sz="0" w:space="0" w:color="auto"/>
                    <w:left w:val="none" w:sz="0" w:space="0" w:color="auto"/>
                    <w:bottom w:val="none" w:sz="0" w:space="0" w:color="auto"/>
                    <w:right w:val="none" w:sz="0" w:space="0" w:color="auto"/>
                  </w:divBdr>
                </w:div>
                <w:div w:id="1131434177">
                  <w:marLeft w:val="480"/>
                  <w:marRight w:val="0"/>
                  <w:marTop w:val="0"/>
                  <w:marBottom w:val="0"/>
                  <w:divBdr>
                    <w:top w:val="none" w:sz="0" w:space="0" w:color="auto"/>
                    <w:left w:val="none" w:sz="0" w:space="0" w:color="auto"/>
                    <w:bottom w:val="none" w:sz="0" w:space="0" w:color="auto"/>
                    <w:right w:val="none" w:sz="0" w:space="0" w:color="auto"/>
                  </w:divBdr>
                </w:div>
                <w:div w:id="868226857">
                  <w:marLeft w:val="480"/>
                  <w:marRight w:val="0"/>
                  <w:marTop w:val="0"/>
                  <w:marBottom w:val="0"/>
                  <w:divBdr>
                    <w:top w:val="none" w:sz="0" w:space="0" w:color="auto"/>
                    <w:left w:val="none" w:sz="0" w:space="0" w:color="auto"/>
                    <w:bottom w:val="none" w:sz="0" w:space="0" w:color="auto"/>
                    <w:right w:val="none" w:sz="0" w:space="0" w:color="auto"/>
                  </w:divBdr>
                </w:div>
                <w:div w:id="962074644">
                  <w:marLeft w:val="480"/>
                  <w:marRight w:val="0"/>
                  <w:marTop w:val="0"/>
                  <w:marBottom w:val="0"/>
                  <w:divBdr>
                    <w:top w:val="none" w:sz="0" w:space="0" w:color="auto"/>
                    <w:left w:val="none" w:sz="0" w:space="0" w:color="auto"/>
                    <w:bottom w:val="none" w:sz="0" w:space="0" w:color="auto"/>
                    <w:right w:val="none" w:sz="0" w:space="0" w:color="auto"/>
                  </w:divBdr>
                </w:div>
              </w:divsChild>
            </w:div>
            <w:div w:id="2032686940">
              <w:marLeft w:val="0"/>
              <w:marRight w:val="0"/>
              <w:marTop w:val="0"/>
              <w:marBottom w:val="0"/>
              <w:divBdr>
                <w:top w:val="none" w:sz="0" w:space="0" w:color="auto"/>
                <w:left w:val="none" w:sz="0" w:space="0" w:color="auto"/>
                <w:bottom w:val="none" w:sz="0" w:space="0" w:color="auto"/>
                <w:right w:val="none" w:sz="0" w:space="0" w:color="auto"/>
              </w:divBdr>
              <w:divsChild>
                <w:div w:id="1905990487">
                  <w:marLeft w:val="480"/>
                  <w:marRight w:val="0"/>
                  <w:marTop w:val="0"/>
                  <w:marBottom w:val="0"/>
                  <w:divBdr>
                    <w:top w:val="none" w:sz="0" w:space="0" w:color="auto"/>
                    <w:left w:val="none" w:sz="0" w:space="0" w:color="auto"/>
                    <w:bottom w:val="none" w:sz="0" w:space="0" w:color="auto"/>
                    <w:right w:val="none" w:sz="0" w:space="0" w:color="auto"/>
                  </w:divBdr>
                </w:div>
                <w:div w:id="1857159190">
                  <w:marLeft w:val="480"/>
                  <w:marRight w:val="0"/>
                  <w:marTop w:val="0"/>
                  <w:marBottom w:val="0"/>
                  <w:divBdr>
                    <w:top w:val="none" w:sz="0" w:space="0" w:color="auto"/>
                    <w:left w:val="none" w:sz="0" w:space="0" w:color="auto"/>
                    <w:bottom w:val="none" w:sz="0" w:space="0" w:color="auto"/>
                    <w:right w:val="none" w:sz="0" w:space="0" w:color="auto"/>
                  </w:divBdr>
                </w:div>
                <w:div w:id="724138658">
                  <w:marLeft w:val="480"/>
                  <w:marRight w:val="0"/>
                  <w:marTop w:val="0"/>
                  <w:marBottom w:val="0"/>
                  <w:divBdr>
                    <w:top w:val="none" w:sz="0" w:space="0" w:color="auto"/>
                    <w:left w:val="none" w:sz="0" w:space="0" w:color="auto"/>
                    <w:bottom w:val="none" w:sz="0" w:space="0" w:color="auto"/>
                    <w:right w:val="none" w:sz="0" w:space="0" w:color="auto"/>
                  </w:divBdr>
                </w:div>
                <w:div w:id="856426755">
                  <w:marLeft w:val="480"/>
                  <w:marRight w:val="0"/>
                  <w:marTop w:val="0"/>
                  <w:marBottom w:val="0"/>
                  <w:divBdr>
                    <w:top w:val="none" w:sz="0" w:space="0" w:color="auto"/>
                    <w:left w:val="none" w:sz="0" w:space="0" w:color="auto"/>
                    <w:bottom w:val="none" w:sz="0" w:space="0" w:color="auto"/>
                    <w:right w:val="none" w:sz="0" w:space="0" w:color="auto"/>
                  </w:divBdr>
                </w:div>
                <w:div w:id="1081558541">
                  <w:marLeft w:val="480"/>
                  <w:marRight w:val="0"/>
                  <w:marTop w:val="0"/>
                  <w:marBottom w:val="0"/>
                  <w:divBdr>
                    <w:top w:val="none" w:sz="0" w:space="0" w:color="auto"/>
                    <w:left w:val="none" w:sz="0" w:space="0" w:color="auto"/>
                    <w:bottom w:val="none" w:sz="0" w:space="0" w:color="auto"/>
                    <w:right w:val="none" w:sz="0" w:space="0" w:color="auto"/>
                  </w:divBdr>
                </w:div>
                <w:div w:id="363556731">
                  <w:marLeft w:val="480"/>
                  <w:marRight w:val="0"/>
                  <w:marTop w:val="0"/>
                  <w:marBottom w:val="0"/>
                  <w:divBdr>
                    <w:top w:val="none" w:sz="0" w:space="0" w:color="auto"/>
                    <w:left w:val="none" w:sz="0" w:space="0" w:color="auto"/>
                    <w:bottom w:val="none" w:sz="0" w:space="0" w:color="auto"/>
                    <w:right w:val="none" w:sz="0" w:space="0" w:color="auto"/>
                  </w:divBdr>
                </w:div>
                <w:div w:id="1172797666">
                  <w:marLeft w:val="480"/>
                  <w:marRight w:val="0"/>
                  <w:marTop w:val="0"/>
                  <w:marBottom w:val="0"/>
                  <w:divBdr>
                    <w:top w:val="none" w:sz="0" w:space="0" w:color="auto"/>
                    <w:left w:val="none" w:sz="0" w:space="0" w:color="auto"/>
                    <w:bottom w:val="none" w:sz="0" w:space="0" w:color="auto"/>
                    <w:right w:val="none" w:sz="0" w:space="0" w:color="auto"/>
                  </w:divBdr>
                </w:div>
                <w:div w:id="321589347">
                  <w:marLeft w:val="480"/>
                  <w:marRight w:val="0"/>
                  <w:marTop w:val="0"/>
                  <w:marBottom w:val="0"/>
                  <w:divBdr>
                    <w:top w:val="none" w:sz="0" w:space="0" w:color="auto"/>
                    <w:left w:val="none" w:sz="0" w:space="0" w:color="auto"/>
                    <w:bottom w:val="none" w:sz="0" w:space="0" w:color="auto"/>
                    <w:right w:val="none" w:sz="0" w:space="0" w:color="auto"/>
                  </w:divBdr>
                </w:div>
                <w:div w:id="1938126050">
                  <w:marLeft w:val="480"/>
                  <w:marRight w:val="0"/>
                  <w:marTop w:val="0"/>
                  <w:marBottom w:val="0"/>
                  <w:divBdr>
                    <w:top w:val="none" w:sz="0" w:space="0" w:color="auto"/>
                    <w:left w:val="none" w:sz="0" w:space="0" w:color="auto"/>
                    <w:bottom w:val="none" w:sz="0" w:space="0" w:color="auto"/>
                    <w:right w:val="none" w:sz="0" w:space="0" w:color="auto"/>
                  </w:divBdr>
                </w:div>
                <w:div w:id="1118833259">
                  <w:marLeft w:val="480"/>
                  <w:marRight w:val="0"/>
                  <w:marTop w:val="0"/>
                  <w:marBottom w:val="0"/>
                  <w:divBdr>
                    <w:top w:val="none" w:sz="0" w:space="0" w:color="auto"/>
                    <w:left w:val="none" w:sz="0" w:space="0" w:color="auto"/>
                    <w:bottom w:val="none" w:sz="0" w:space="0" w:color="auto"/>
                    <w:right w:val="none" w:sz="0" w:space="0" w:color="auto"/>
                  </w:divBdr>
                </w:div>
                <w:div w:id="501899464">
                  <w:marLeft w:val="480"/>
                  <w:marRight w:val="0"/>
                  <w:marTop w:val="0"/>
                  <w:marBottom w:val="0"/>
                  <w:divBdr>
                    <w:top w:val="none" w:sz="0" w:space="0" w:color="auto"/>
                    <w:left w:val="none" w:sz="0" w:space="0" w:color="auto"/>
                    <w:bottom w:val="none" w:sz="0" w:space="0" w:color="auto"/>
                    <w:right w:val="none" w:sz="0" w:space="0" w:color="auto"/>
                  </w:divBdr>
                </w:div>
              </w:divsChild>
            </w:div>
            <w:div w:id="1156258782">
              <w:marLeft w:val="0"/>
              <w:marRight w:val="0"/>
              <w:marTop w:val="0"/>
              <w:marBottom w:val="0"/>
              <w:divBdr>
                <w:top w:val="none" w:sz="0" w:space="0" w:color="auto"/>
                <w:left w:val="none" w:sz="0" w:space="0" w:color="auto"/>
                <w:bottom w:val="none" w:sz="0" w:space="0" w:color="auto"/>
                <w:right w:val="none" w:sz="0" w:space="0" w:color="auto"/>
              </w:divBdr>
              <w:divsChild>
                <w:div w:id="1641691954">
                  <w:marLeft w:val="480"/>
                  <w:marRight w:val="0"/>
                  <w:marTop w:val="0"/>
                  <w:marBottom w:val="0"/>
                  <w:divBdr>
                    <w:top w:val="none" w:sz="0" w:space="0" w:color="auto"/>
                    <w:left w:val="none" w:sz="0" w:space="0" w:color="auto"/>
                    <w:bottom w:val="none" w:sz="0" w:space="0" w:color="auto"/>
                    <w:right w:val="none" w:sz="0" w:space="0" w:color="auto"/>
                  </w:divBdr>
                </w:div>
                <w:div w:id="938103092">
                  <w:marLeft w:val="480"/>
                  <w:marRight w:val="0"/>
                  <w:marTop w:val="0"/>
                  <w:marBottom w:val="0"/>
                  <w:divBdr>
                    <w:top w:val="none" w:sz="0" w:space="0" w:color="auto"/>
                    <w:left w:val="none" w:sz="0" w:space="0" w:color="auto"/>
                    <w:bottom w:val="none" w:sz="0" w:space="0" w:color="auto"/>
                    <w:right w:val="none" w:sz="0" w:space="0" w:color="auto"/>
                  </w:divBdr>
                </w:div>
                <w:div w:id="713894914">
                  <w:marLeft w:val="480"/>
                  <w:marRight w:val="0"/>
                  <w:marTop w:val="0"/>
                  <w:marBottom w:val="0"/>
                  <w:divBdr>
                    <w:top w:val="none" w:sz="0" w:space="0" w:color="auto"/>
                    <w:left w:val="none" w:sz="0" w:space="0" w:color="auto"/>
                    <w:bottom w:val="none" w:sz="0" w:space="0" w:color="auto"/>
                    <w:right w:val="none" w:sz="0" w:space="0" w:color="auto"/>
                  </w:divBdr>
                </w:div>
                <w:div w:id="682895857">
                  <w:marLeft w:val="480"/>
                  <w:marRight w:val="0"/>
                  <w:marTop w:val="0"/>
                  <w:marBottom w:val="0"/>
                  <w:divBdr>
                    <w:top w:val="none" w:sz="0" w:space="0" w:color="auto"/>
                    <w:left w:val="none" w:sz="0" w:space="0" w:color="auto"/>
                    <w:bottom w:val="none" w:sz="0" w:space="0" w:color="auto"/>
                    <w:right w:val="none" w:sz="0" w:space="0" w:color="auto"/>
                  </w:divBdr>
                </w:div>
                <w:div w:id="106896396">
                  <w:marLeft w:val="480"/>
                  <w:marRight w:val="0"/>
                  <w:marTop w:val="0"/>
                  <w:marBottom w:val="0"/>
                  <w:divBdr>
                    <w:top w:val="none" w:sz="0" w:space="0" w:color="auto"/>
                    <w:left w:val="none" w:sz="0" w:space="0" w:color="auto"/>
                    <w:bottom w:val="none" w:sz="0" w:space="0" w:color="auto"/>
                    <w:right w:val="none" w:sz="0" w:space="0" w:color="auto"/>
                  </w:divBdr>
                </w:div>
                <w:div w:id="880436775">
                  <w:marLeft w:val="480"/>
                  <w:marRight w:val="0"/>
                  <w:marTop w:val="0"/>
                  <w:marBottom w:val="0"/>
                  <w:divBdr>
                    <w:top w:val="none" w:sz="0" w:space="0" w:color="auto"/>
                    <w:left w:val="none" w:sz="0" w:space="0" w:color="auto"/>
                    <w:bottom w:val="none" w:sz="0" w:space="0" w:color="auto"/>
                    <w:right w:val="none" w:sz="0" w:space="0" w:color="auto"/>
                  </w:divBdr>
                </w:div>
                <w:div w:id="1457984599">
                  <w:marLeft w:val="480"/>
                  <w:marRight w:val="0"/>
                  <w:marTop w:val="0"/>
                  <w:marBottom w:val="0"/>
                  <w:divBdr>
                    <w:top w:val="none" w:sz="0" w:space="0" w:color="auto"/>
                    <w:left w:val="none" w:sz="0" w:space="0" w:color="auto"/>
                    <w:bottom w:val="none" w:sz="0" w:space="0" w:color="auto"/>
                    <w:right w:val="none" w:sz="0" w:space="0" w:color="auto"/>
                  </w:divBdr>
                </w:div>
                <w:div w:id="1323048912">
                  <w:marLeft w:val="480"/>
                  <w:marRight w:val="0"/>
                  <w:marTop w:val="0"/>
                  <w:marBottom w:val="0"/>
                  <w:divBdr>
                    <w:top w:val="none" w:sz="0" w:space="0" w:color="auto"/>
                    <w:left w:val="none" w:sz="0" w:space="0" w:color="auto"/>
                    <w:bottom w:val="none" w:sz="0" w:space="0" w:color="auto"/>
                    <w:right w:val="none" w:sz="0" w:space="0" w:color="auto"/>
                  </w:divBdr>
                </w:div>
                <w:div w:id="673386021">
                  <w:marLeft w:val="480"/>
                  <w:marRight w:val="0"/>
                  <w:marTop w:val="0"/>
                  <w:marBottom w:val="0"/>
                  <w:divBdr>
                    <w:top w:val="none" w:sz="0" w:space="0" w:color="auto"/>
                    <w:left w:val="none" w:sz="0" w:space="0" w:color="auto"/>
                    <w:bottom w:val="none" w:sz="0" w:space="0" w:color="auto"/>
                    <w:right w:val="none" w:sz="0" w:space="0" w:color="auto"/>
                  </w:divBdr>
                </w:div>
                <w:div w:id="1797334145">
                  <w:marLeft w:val="480"/>
                  <w:marRight w:val="0"/>
                  <w:marTop w:val="0"/>
                  <w:marBottom w:val="0"/>
                  <w:divBdr>
                    <w:top w:val="none" w:sz="0" w:space="0" w:color="auto"/>
                    <w:left w:val="none" w:sz="0" w:space="0" w:color="auto"/>
                    <w:bottom w:val="none" w:sz="0" w:space="0" w:color="auto"/>
                    <w:right w:val="none" w:sz="0" w:space="0" w:color="auto"/>
                  </w:divBdr>
                </w:div>
                <w:div w:id="1299845958">
                  <w:marLeft w:val="480"/>
                  <w:marRight w:val="0"/>
                  <w:marTop w:val="0"/>
                  <w:marBottom w:val="0"/>
                  <w:divBdr>
                    <w:top w:val="none" w:sz="0" w:space="0" w:color="auto"/>
                    <w:left w:val="none" w:sz="0" w:space="0" w:color="auto"/>
                    <w:bottom w:val="none" w:sz="0" w:space="0" w:color="auto"/>
                    <w:right w:val="none" w:sz="0" w:space="0" w:color="auto"/>
                  </w:divBdr>
                </w:div>
              </w:divsChild>
            </w:div>
            <w:div w:id="545871408">
              <w:marLeft w:val="0"/>
              <w:marRight w:val="0"/>
              <w:marTop w:val="0"/>
              <w:marBottom w:val="0"/>
              <w:divBdr>
                <w:top w:val="none" w:sz="0" w:space="0" w:color="auto"/>
                <w:left w:val="none" w:sz="0" w:space="0" w:color="auto"/>
                <w:bottom w:val="none" w:sz="0" w:space="0" w:color="auto"/>
                <w:right w:val="none" w:sz="0" w:space="0" w:color="auto"/>
              </w:divBdr>
              <w:divsChild>
                <w:div w:id="264532977">
                  <w:marLeft w:val="480"/>
                  <w:marRight w:val="0"/>
                  <w:marTop w:val="0"/>
                  <w:marBottom w:val="0"/>
                  <w:divBdr>
                    <w:top w:val="none" w:sz="0" w:space="0" w:color="auto"/>
                    <w:left w:val="none" w:sz="0" w:space="0" w:color="auto"/>
                    <w:bottom w:val="none" w:sz="0" w:space="0" w:color="auto"/>
                    <w:right w:val="none" w:sz="0" w:space="0" w:color="auto"/>
                  </w:divBdr>
                </w:div>
                <w:div w:id="1800565229">
                  <w:marLeft w:val="480"/>
                  <w:marRight w:val="0"/>
                  <w:marTop w:val="0"/>
                  <w:marBottom w:val="0"/>
                  <w:divBdr>
                    <w:top w:val="none" w:sz="0" w:space="0" w:color="auto"/>
                    <w:left w:val="none" w:sz="0" w:space="0" w:color="auto"/>
                    <w:bottom w:val="none" w:sz="0" w:space="0" w:color="auto"/>
                    <w:right w:val="none" w:sz="0" w:space="0" w:color="auto"/>
                  </w:divBdr>
                </w:div>
                <w:div w:id="1630089917">
                  <w:marLeft w:val="480"/>
                  <w:marRight w:val="0"/>
                  <w:marTop w:val="0"/>
                  <w:marBottom w:val="0"/>
                  <w:divBdr>
                    <w:top w:val="none" w:sz="0" w:space="0" w:color="auto"/>
                    <w:left w:val="none" w:sz="0" w:space="0" w:color="auto"/>
                    <w:bottom w:val="none" w:sz="0" w:space="0" w:color="auto"/>
                    <w:right w:val="none" w:sz="0" w:space="0" w:color="auto"/>
                  </w:divBdr>
                </w:div>
                <w:div w:id="387917454">
                  <w:marLeft w:val="480"/>
                  <w:marRight w:val="0"/>
                  <w:marTop w:val="0"/>
                  <w:marBottom w:val="0"/>
                  <w:divBdr>
                    <w:top w:val="none" w:sz="0" w:space="0" w:color="auto"/>
                    <w:left w:val="none" w:sz="0" w:space="0" w:color="auto"/>
                    <w:bottom w:val="none" w:sz="0" w:space="0" w:color="auto"/>
                    <w:right w:val="none" w:sz="0" w:space="0" w:color="auto"/>
                  </w:divBdr>
                </w:div>
                <w:div w:id="1759905555">
                  <w:marLeft w:val="480"/>
                  <w:marRight w:val="0"/>
                  <w:marTop w:val="0"/>
                  <w:marBottom w:val="0"/>
                  <w:divBdr>
                    <w:top w:val="none" w:sz="0" w:space="0" w:color="auto"/>
                    <w:left w:val="none" w:sz="0" w:space="0" w:color="auto"/>
                    <w:bottom w:val="none" w:sz="0" w:space="0" w:color="auto"/>
                    <w:right w:val="none" w:sz="0" w:space="0" w:color="auto"/>
                  </w:divBdr>
                </w:div>
                <w:div w:id="2092924794">
                  <w:marLeft w:val="480"/>
                  <w:marRight w:val="0"/>
                  <w:marTop w:val="0"/>
                  <w:marBottom w:val="0"/>
                  <w:divBdr>
                    <w:top w:val="none" w:sz="0" w:space="0" w:color="auto"/>
                    <w:left w:val="none" w:sz="0" w:space="0" w:color="auto"/>
                    <w:bottom w:val="none" w:sz="0" w:space="0" w:color="auto"/>
                    <w:right w:val="none" w:sz="0" w:space="0" w:color="auto"/>
                  </w:divBdr>
                </w:div>
                <w:div w:id="2076393511">
                  <w:marLeft w:val="480"/>
                  <w:marRight w:val="0"/>
                  <w:marTop w:val="0"/>
                  <w:marBottom w:val="0"/>
                  <w:divBdr>
                    <w:top w:val="none" w:sz="0" w:space="0" w:color="auto"/>
                    <w:left w:val="none" w:sz="0" w:space="0" w:color="auto"/>
                    <w:bottom w:val="none" w:sz="0" w:space="0" w:color="auto"/>
                    <w:right w:val="none" w:sz="0" w:space="0" w:color="auto"/>
                  </w:divBdr>
                </w:div>
                <w:div w:id="240339321">
                  <w:marLeft w:val="480"/>
                  <w:marRight w:val="0"/>
                  <w:marTop w:val="0"/>
                  <w:marBottom w:val="0"/>
                  <w:divBdr>
                    <w:top w:val="none" w:sz="0" w:space="0" w:color="auto"/>
                    <w:left w:val="none" w:sz="0" w:space="0" w:color="auto"/>
                    <w:bottom w:val="none" w:sz="0" w:space="0" w:color="auto"/>
                    <w:right w:val="none" w:sz="0" w:space="0" w:color="auto"/>
                  </w:divBdr>
                </w:div>
                <w:div w:id="731394735">
                  <w:marLeft w:val="480"/>
                  <w:marRight w:val="0"/>
                  <w:marTop w:val="0"/>
                  <w:marBottom w:val="0"/>
                  <w:divBdr>
                    <w:top w:val="none" w:sz="0" w:space="0" w:color="auto"/>
                    <w:left w:val="none" w:sz="0" w:space="0" w:color="auto"/>
                    <w:bottom w:val="none" w:sz="0" w:space="0" w:color="auto"/>
                    <w:right w:val="none" w:sz="0" w:space="0" w:color="auto"/>
                  </w:divBdr>
                </w:div>
                <w:div w:id="2016882975">
                  <w:marLeft w:val="480"/>
                  <w:marRight w:val="0"/>
                  <w:marTop w:val="0"/>
                  <w:marBottom w:val="0"/>
                  <w:divBdr>
                    <w:top w:val="none" w:sz="0" w:space="0" w:color="auto"/>
                    <w:left w:val="none" w:sz="0" w:space="0" w:color="auto"/>
                    <w:bottom w:val="none" w:sz="0" w:space="0" w:color="auto"/>
                    <w:right w:val="none" w:sz="0" w:space="0" w:color="auto"/>
                  </w:divBdr>
                </w:div>
                <w:div w:id="48264748">
                  <w:marLeft w:val="480"/>
                  <w:marRight w:val="0"/>
                  <w:marTop w:val="0"/>
                  <w:marBottom w:val="0"/>
                  <w:divBdr>
                    <w:top w:val="none" w:sz="0" w:space="0" w:color="auto"/>
                    <w:left w:val="none" w:sz="0" w:space="0" w:color="auto"/>
                    <w:bottom w:val="none" w:sz="0" w:space="0" w:color="auto"/>
                    <w:right w:val="none" w:sz="0" w:space="0" w:color="auto"/>
                  </w:divBdr>
                </w:div>
                <w:div w:id="1759137242">
                  <w:marLeft w:val="480"/>
                  <w:marRight w:val="0"/>
                  <w:marTop w:val="0"/>
                  <w:marBottom w:val="0"/>
                  <w:divBdr>
                    <w:top w:val="none" w:sz="0" w:space="0" w:color="auto"/>
                    <w:left w:val="none" w:sz="0" w:space="0" w:color="auto"/>
                    <w:bottom w:val="none" w:sz="0" w:space="0" w:color="auto"/>
                    <w:right w:val="none" w:sz="0" w:space="0" w:color="auto"/>
                  </w:divBdr>
                </w:div>
              </w:divsChild>
            </w:div>
            <w:div w:id="1461650515">
              <w:marLeft w:val="0"/>
              <w:marRight w:val="0"/>
              <w:marTop w:val="0"/>
              <w:marBottom w:val="0"/>
              <w:divBdr>
                <w:top w:val="none" w:sz="0" w:space="0" w:color="auto"/>
                <w:left w:val="none" w:sz="0" w:space="0" w:color="auto"/>
                <w:bottom w:val="none" w:sz="0" w:space="0" w:color="auto"/>
                <w:right w:val="none" w:sz="0" w:space="0" w:color="auto"/>
              </w:divBdr>
              <w:divsChild>
                <w:div w:id="1283029797">
                  <w:marLeft w:val="480"/>
                  <w:marRight w:val="0"/>
                  <w:marTop w:val="0"/>
                  <w:marBottom w:val="0"/>
                  <w:divBdr>
                    <w:top w:val="none" w:sz="0" w:space="0" w:color="auto"/>
                    <w:left w:val="none" w:sz="0" w:space="0" w:color="auto"/>
                    <w:bottom w:val="none" w:sz="0" w:space="0" w:color="auto"/>
                    <w:right w:val="none" w:sz="0" w:space="0" w:color="auto"/>
                  </w:divBdr>
                </w:div>
                <w:div w:id="302273058">
                  <w:marLeft w:val="480"/>
                  <w:marRight w:val="0"/>
                  <w:marTop w:val="0"/>
                  <w:marBottom w:val="0"/>
                  <w:divBdr>
                    <w:top w:val="none" w:sz="0" w:space="0" w:color="auto"/>
                    <w:left w:val="none" w:sz="0" w:space="0" w:color="auto"/>
                    <w:bottom w:val="none" w:sz="0" w:space="0" w:color="auto"/>
                    <w:right w:val="none" w:sz="0" w:space="0" w:color="auto"/>
                  </w:divBdr>
                </w:div>
                <w:div w:id="536893933">
                  <w:marLeft w:val="480"/>
                  <w:marRight w:val="0"/>
                  <w:marTop w:val="0"/>
                  <w:marBottom w:val="0"/>
                  <w:divBdr>
                    <w:top w:val="none" w:sz="0" w:space="0" w:color="auto"/>
                    <w:left w:val="none" w:sz="0" w:space="0" w:color="auto"/>
                    <w:bottom w:val="none" w:sz="0" w:space="0" w:color="auto"/>
                    <w:right w:val="none" w:sz="0" w:space="0" w:color="auto"/>
                  </w:divBdr>
                </w:div>
                <w:div w:id="285159205">
                  <w:marLeft w:val="480"/>
                  <w:marRight w:val="0"/>
                  <w:marTop w:val="0"/>
                  <w:marBottom w:val="0"/>
                  <w:divBdr>
                    <w:top w:val="none" w:sz="0" w:space="0" w:color="auto"/>
                    <w:left w:val="none" w:sz="0" w:space="0" w:color="auto"/>
                    <w:bottom w:val="none" w:sz="0" w:space="0" w:color="auto"/>
                    <w:right w:val="none" w:sz="0" w:space="0" w:color="auto"/>
                  </w:divBdr>
                </w:div>
                <w:div w:id="1495145204">
                  <w:marLeft w:val="480"/>
                  <w:marRight w:val="0"/>
                  <w:marTop w:val="0"/>
                  <w:marBottom w:val="0"/>
                  <w:divBdr>
                    <w:top w:val="none" w:sz="0" w:space="0" w:color="auto"/>
                    <w:left w:val="none" w:sz="0" w:space="0" w:color="auto"/>
                    <w:bottom w:val="none" w:sz="0" w:space="0" w:color="auto"/>
                    <w:right w:val="none" w:sz="0" w:space="0" w:color="auto"/>
                  </w:divBdr>
                </w:div>
                <w:div w:id="973022070">
                  <w:marLeft w:val="480"/>
                  <w:marRight w:val="0"/>
                  <w:marTop w:val="0"/>
                  <w:marBottom w:val="0"/>
                  <w:divBdr>
                    <w:top w:val="none" w:sz="0" w:space="0" w:color="auto"/>
                    <w:left w:val="none" w:sz="0" w:space="0" w:color="auto"/>
                    <w:bottom w:val="none" w:sz="0" w:space="0" w:color="auto"/>
                    <w:right w:val="none" w:sz="0" w:space="0" w:color="auto"/>
                  </w:divBdr>
                </w:div>
                <w:div w:id="2074548466">
                  <w:marLeft w:val="480"/>
                  <w:marRight w:val="0"/>
                  <w:marTop w:val="0"/>
                  <w:marBottom w:val="0"/>
                  <w:divBdr>
                    <w:top w:val="none" w:sz="0" w:space="0" w:color="auto"/>
                    <w:left w:val="none" w:sz="0" w:space="0" w:color="auto"/>
                    <w:bottom w:val="none" w:sz="0" w:space="0" w:color="auto"/>
                    <w:right w:val="none" w:sz="0" w:space="0" w:color="auto"/>
                  </w:divBdr>
                </w:div>
                <w:div w:id="1146094551">
                  <w:marLeft w:val="480"/>
                  <w:marRight w:val="0"/>
                  <w:marTop w:val="0"/>
                  <w:marBottom w:val="0"/>
                  <w:divBdr>
                    <w:top w:val="none" w:sz="0" w:space="0" w:color="auto"/>
                    <w:left w:val="none" w:sz="0" w:space="0" w:color="auto"/>
                    <w:bottom w:val="none" w:sz="0" w:space="0" w:color="auto"/>
                    <w:right w:val="none" w:sz="0" w:space="0" w:color="auto"/>
                  </w:divBdr>
                </w:div>
                <w:div w:id="1547327461">
                  <w:marLeft w:val="480"/>
                  <w:marRight w:val="0"/>
                  <w:marTop w:val="0"/>
                  <w:marBottom w:val="0"/>
                  <w:divBdr>
                    <w:top w:val="none" w:sz="0" w:space="0" w:color="auto"/>
                    <w:left w:val="none" w:sz="0" w:space="0" w:color="auto"/>
                    <w:bottom w:val="none" w:sz="0" w:space="0" w:color="auto"/>
                    <w:right w:val="none" w:sz="0" w:space="0" w:color="auto"/>
                  </w:divBdr>
                </w:div>
                <w:div w:id="167447511">
                  <w:marLeft w:val="480"/>
                  <w:marRight w:val="0"/>
                  <w:marTop w:val="0"/>
                  <w:marBottom w:val="0"/>
                  <w:divBdr>
                    <w:top w:val="none" w:sz="0" w:space="0" w:color="auto"/>
                    <w:left w:val="none" w:sz="0" w:space="0" w:color="auto"/>
                    <w:bottom w:val="none" w:sz="0" w:space="0" w:color="auto"/>
                    <w:right w:val="none" w:sz="0" w:space="0" w:color="auto"/>
                  </w:divBdr>
                </w:div>
                <w:div w:id="1561357850">
                  <w:marLeft w:val="480"/>
                  <w:marRight w:val="0"/>
                  <w:marTop w:val="0"/>
                  <w:marBottom w:val="0"/>
                  <w:divBdr>
                    <w:top w:val="none" w:sz="0" w:space="0" w:color="auto"/>
                    <w:left w:val="none" w:sz="0" w:space="0" w:color="auto"/>
                    <w:bottom w:val="none" w:sz="0" w:space="0" w:color="auto"/>
                    <w:right w:val="none" w:sz="0" w:space="0" w:color="auto"/>
                  </w:divBdr>
                </w:div>
                <w:div w:id="1670056563">
                  <w:marLeft w:val="480"/>
                  <w:marRight w:val="0"/>
                  <w:marTop w:val="0"/>
                  <w:marBottom w:val="0"/>
                  <w:divBdr>
                    <w:top w:val="none" w:sz="0" w:space="0" w:color="auto"/>
                    <w:left w:val="none" w:sz="0" w:space="0" w:color="auto"/>
                    <w:bottom w:val="none" w:sz="0" w:space="0" w:color="auto"/>
                    <w:right w:val="none" w:sz="0" w:space="0" w:color="auto"/>
                  </w:divBdr>
                </w:div>
              </w:divsChild>
            </w:div>
            <w:div w:id="354888722">
              <w:marLeft w:val="0"/>
              <w:marRight w:val="0"/>
              <w:marTop w:val="0"/>
              <w:marBottom w:val="0"/>
              <w:divBdr>
                <w:top w:val="none" w:sz="0" w:space="0" w:color="auto"/>
                <w:left w:val="none" w:sz="0" w:space="0" w:color="auto"/>
                <w:bottom w:val="none" w:sz="0" w:space="0" w:color="auto"/>
                <w:right w:val="none" w:sz="0" w:space="0" w:color="auto"/>
              </w:divBdr>
              <w:divsChild>
                <w:div w:id="1580749423">
                  <w:marLeft w:val="480"/>
                  <w:marRight w:val="0"/>
                  <w:marTop w:val="0"/>
                  <w:marBottom w:val="0"/>
                  <w:divBdr>
                    <w:top w:val="none" w:sz="0" w:space="0" w:color="auto"/>
                    <w:left w:val="none" w:sz="0" w:space="0" w:color="auto"/>
                    <w:bottom w:val="none" w:sz="0" w:space="0" w:color="auto"/>
                    <w:right w:val="none" w:sz="0" w:space="0" w:color="auto"/>
                  </w:divBdr>
                </w:div>
                <w:div w:id="1411151739">
                  <w:marLeft w:val="480"/>
                  <w:marRight w:val="0"/>
                  <w:marTop w:val="0"/>
                  <w:marBottom w:val="0"/>
                  <w:divBdr>
                    <w:top w:val="none" w:sz="0" w:space="0" w:color="auto"/>
                    <w:left w:val="none" w:sz="0" w:space="0" w:color="auto"/>
                    <w:bottom w:val="none" w:sz="0" w:space="0" w:color="auto"/>
                    <w:right w:val="none" w:sz="0" w:space="0" w:color="auto"/>
                  </w:divBdr>
                </w:div>
                <w:div w:id="1482966951">
                  <w:marLeft w:val="480"/>
                  <w:marRight w:val="0"/>
                  <w:marTop w:val="0"/>
                  <w:marBottom w:val="0"/>
                  <w:divBdr>
                    <w:top w:val="none" w:sz="0" w:space="0" w:color="auto"/>
                    <w:left w:val="none" w:sz="0" w:space="0" w:color="auto"/>
                    <w:bottom w:val="none" w:sz="0" w:space="0" w:color="auto"/>
                    <w:right w:val="none" w:sz="0" w:space="0" w:color="auto"/>
                  </w:divBdr>
                </w:div>
                <w:div w:id="1238587700">
                  <w:marLeft w:val="480"/>
                  <w:marRight w:val="0"/>
                  <w:marTop w:val="0"/>
                  <w:marBottom w:val="0"/>
                  <w:divBdr>
                    <w:top w:val="none" w:sz="0" w:space="0" w:color="auto"/>
                    <w:left w:val="none" w:sz="0" w:space="0" w:color="auto"/>
                    <w:bottom w:val="none" w:sz="0" w:space="0" w:color="auto"/>
                    <w:right w:val="none" w:sz="0" w:space="0" w:color="auto"/>
                  </w:divBdr>
                </w:div>
                <w:div w:id="1788624130">
                  <w:marLeft w:val="480"/>
                  <w:marRight w:val="0"/>
                  <w:marTop w:val="0"/>
                  <w:marBottom w:val="0"/>
                  <w:divBdr>
                    <w:top w:val="none" w:sz="0" w:space="0" w:color="auto"/>
                    <w:left w:val="none" w:sz="0" w:space="0" w:color="auto"/>
                    <w:bottom w:val="none" w:sz="0" w:space="0" w:color="auto"/>
                    <w:right w:val="none" w:sz="0" w:space="0" w:color="auto"/>
                  </w:divBdr>
                </w:div>
                <w:div w:id="1412191279">
                  <w:marLeft w:val="480"/>
                  <w:marRight w:val="0"/>
                  <w:marTop w:val="0"/>
                  <w:marBottom w:val="0"/>
                  <w:divBdr>
                    <w:top w:val="none" w:sz="0" w:space="0" w:color="auto"/>
                    <w:left w:val="none" w:sz="0" w:space="0" w:color="auto"/>
                    <w:bottom w:val="none" w:sz="0" w:space="0" w:color="auto"/>
                    <w:right w:val="none" w:sz="0" w:space="0" w:color="auto"/>
                  </w:divBdr>
                </w:div>
                <w:div w:id="1044021062">
                  <w:marLeft w:val="480"/>
                  <w:marRight w:val="0"/>
                  <w:marTop w:val="0"/>
                  <w:marBottom w:val="0"/>
                  <w:divBdr>
                    <w:top w:val="none" w:sz="0" w:space="0" w:color="auto"/>
                    <w:left w:val="none" w:sz="0" w:space="0" w:color="auto"/>
                    <w:bottom w:val="none" w:sz="0" w:space="0" w:color="auto"/>
                    <w:right w:val="none" w:sz="0" w:space="0" w:color="auto"/>
                  </w:divBdr>
                </w:div>
                <w:div w:id="139464162">
                  <w:marLeft w:val="480"/>
                  <w:marRight w:val="0"/>
                  <w:marTop w:val="0"/>
                  <w:marBottom w:val="0"/>
                  <w:divBdr>
                    <w:top w:val="none" w:sz="0" w:space="0" w:color="auto"/>
                    <w:left w:val="none" w:sz="0" w:space="0" w:color="auto"/>
                    <w:bottom w:val="none" w:sz="0" w:space="0" w:color="auto"/>
                    <w:right w:val="none" w:sz="0" w:space="0" w:color="auto"/>
                  </w:divBdr>
                </w:div>
                <w:div w:id="234367075">
                  <w:marLeft w:val="480"/>
                  <w:marRight w:val="0"/>
                  <w:marTop w:val="0"/>
                  <w:marBottom w:val="0"/>
                  <w:divBdr>
                    <w:top w:val="none" w:sz="0" w:space="0" w:color="auto"/>
                    <w:left w:val="none" w:sz="0" w:space="0" w:color="auto"/>
                    <w:bottom w:val="none" w:sz="0" w:space="0" w:color="auto"/>
                    <w:right w:val="none" w:sz="0" w:space="0" w:color="auto"/>
                  </w:divBdr>
                </w:div>
                <w:div w:id="1876454986">
                  <w:marLeft w:val="480"/>
                  <w:marRight w:val="0"/>
                  <w:marTop w:val="0"/>
                  <w:marBottom w:val="0"/>
                  <w:divBdr>
                    <w:top w:val="none" w:sz="0" w:space="0" w:color="auto"/>
                    <w:left w:val="none" w:sz="0" w:space="0" w:color="auto"/>
                    <w:bottom w:val="none" w:sz="0" w:space="0" w:color="auto"/>
                    <w:right w:val="none" w:sz="0" w:space="0" w:color="auto"/>
                  </w:divBdr>
                </w:div>
                <w:div w:id="1481531367">
                  <w:marLeft w:val="480"/>
                  <w:marRight w:val="0"/>
                  <w:marTop w:val="0"/>
                  <w:marBottom w:val="0"/>
                  <w:divBdr>
                    <w:top w:val="none" w:sz="0" w:space="0" w:color="auto"/>
                    <w:left w:val="none" w:sz="0" w:space="0" w:color="auto"/>
                    <w:bottom w:val="none" w:sz="0" w:space="0" w:color="auto"/>
                    <w:right w:val="none" w:sz="0" w:space="0" w:color="auto"/>
                  </w:divBdr>
                </w:div>
                <w:div w:id="699282824">
                  <w:marLeft w:val="480"/>
                  <w:marRight w:val="0"/>
                  <w:marTop w:val="0"/>
                  <w:marBottom w:val="0"/>
                  <w:divBdr>
                    <w:top w:val="none" w:sz="0" w:space="0" w:color="auto"/>
                    <w:left w:val="none" w:sz="0" w:space="0" w:color="auto"/>
                    <w:bottom w:val="none" w:sz="0" w:space="0" w:color="auto"/>
                    <w:right w:val="none" w:sz="0" w:space="0" w:color="auto"/>
                  </w:divBdr>
                </w:div>
              </w:divsChild>
            </w:div>
            <w:div w:id="211432150">
              <w:marLeft w:val="0"/>
              <w:marRight w:val="0"/>
              <w:marTop w:val="0"/>
              <w:marBottom w:val="0"/>
              <w:divBdr>
                <w:top w:val="none" w:sz="0" w:space="0" w:color="auto"/>
                <w:left w:val="none" w:sz="0" w:space="0" w:color="auto"/>
                <w:bottom w:val="none" w:sz="0" w:space="0" w:color="auto"/>
                <w:right w:val="none" w:sz="0" w:space="0" w:color="auto"/>
              </w:divBdr>
              <w:divsChild>
                <w:div w:id="1133248961">
                  <w:marLeft w:val="480"/>
                  <w:marRight w:val="0"/>
                  <w:marTop w:val="0"/>
                  <w:marBottom w:val="0"/>
                  <w:divBdr>
                    <w:top w:val="none" w:sz="0" w:space="0" w:color="auto"/>
                    <w:left w:val="none" w:sz="0" w:space="0" w:color="auto"/>
                    <w:bottom w:val="none" w:sz="0" w:space="0" w:color="auto"/>
                    <w:right w:val="none" w:sz="0" w:space="0" w:color="auto"/>
                  </w:divBdr>
                </w:div>
                <w:div w:id="1590042716">
                  <w:marLeft w:val="480"/>
                  <w:marRight w:val="0"/>
                  <w:marTop w:val="0"/>
                  <w:marBottom w:val="0"/>
                  <w:divBdr>
                    <w:top w:val="none" w:sz="0" w:space="0" w:color="auto"/>
                    <w:left w:val="none" w:sz="0" w:space="0" w:color="auto"/>
                    <w:bottom w:val="none" w:sz="0" w:space="0" w:color="auto"/>
                    <w:right w:val="none" w:sz="0" w:space="0" w:color="auto"/>
                  </w:divBdr>
                </w:div>
                <w:div w:id="262108355">
                  <w:marLeft w:val="480"/>
                  <w:marRight w:val="0"/>
                  <w:marTop w:val="0"/>
                  <w:marBottom w:val="0"/>
                  <w:divBdr>
                    <w:top w:val="none" w:sz="0" w:space="0" w:color="auto"/>
                    <w:left w:val="none" w:sz="0" w:space="0" w:color="auto"/>
                    <w:bottom w:val="none" w:sz="0" w:space="0" w:color="auto"/>
                    <w:right w:val="none" w:sz="0" w:space="0" w:color="auto"/>
                  </w:divBdr>
                </w:div>
                <w:div w:id="205795640">
                  <w:marLeft w:val="480"/>
                  <w:marRight w:val="0"/>
                  <w:marTop w:val="0"/>
                  <w:marBottom w:val="0"/>
                  <w:divBdr>
                    <w:top w:val="none" w:sz="0" w:space="0" w:color="auto"/>
                    <w:left w:val="none" w:sz="0" w:space="0" w:color="auto"/>
                    <w:bottom w:val="none" w:sz="0" w:space="0" w:color="auto"/>
                    <w:right w:val="none" w:sz="0" w:space="0" w:color="auto"/>
                  </w:divBdr>
                </w:div>
                <w:div w:id="325019612">
                  <w:marLeft w:val="480"/>
                  <w:marRight w:val="0"/>
                  <w:marTop w:val="0"/>
                  <w:marBottom w:val="0"/>
                  <w:divBdr>
                    <w:top w:val="none" w:sz="0" w:space="0" w:color="auto"/>
                    <w:left w:val="none" w:sz="0" w:space="0" w:color="auto"/>
                    <w:bottom w:val="none" w:sz="0" w:space="0" w:color="auto"/>
                    <w:right w:val="none" w:sz="0" w:space="0" w:color="auto"/>
                  </w:divBdr>
                </w:div>
                <w:div w:id="429669820">
                  <w:marLeft w:val="480"/>
                  <w:marRight w:val="0"/>
                  <w:marTop w:val="0"/>
                  <w:marBottom w:val="0"/>
                  <w:divBdr>
                    <w:top w:val="none" w:sz="0" w:space="0" w:color="auto"/>
                    <w:left w:val="none" w:sz="0" w:space="0" w:color="auto"/>
                    <w:bottom w:val="none" w:sz="0" w:space="0" w:color="auto"/>
                    <w:right w:val="none" w:sz="0" w:space="0" w:color="auto"/>
                  </w:divBdr>
                </w:div>
                <w:div w:id="1636569474">
                  <w:marLeft w:val="480"/>
                  <w:marRight w:val="0"/>
                  <w:marTop w:val="0"/>
                  <w:marBottom w:val="0"/>
                  <w:divBdr>
                    <w:top w:val="none" w:sz="0" w:space="0" w:color="auto"/>
                    <w:left w:val="none" w:sz="0" w:space="0" w:color="auto"/>
                    <w:bottom w:val="none" w:sz="0" w:space="0" w:color="auto"/>
                    <w:right w:val="none" w:sz="0" w:space="0" w:color="auto"/>
                  </w:divBdr>
                </w:div>
                <w:div w:id="739065166">
                  <w:marLeft w:val="480"/>
                  <w:marRight w:val="0"/>
                  <w:marTop w:val="0"/>
                  <w:marBottom w:val="0"/>
                  <w:divBdr>
                    <w:top w:val="none" w:sz="0" w:space="0" w:color="auto"/>
                    <w:left w:val="none" w:sz="0" w:space="0" w:color="auto"/>
                    <w:bottom w:val="none" w:sz="0" w:space="0" w:color="auto"/>
                    <w:right w:val="none" w:sz="0" w:space="0" w:color="auto"/>
                  </w:divBdr>
                </w:div>
                <w:div w:id="639306417">
                  <w:marLeft w:val="480"/>
                  <w:marRight w:val="0"/>
                  <w:marTop w:val="0"/>
                  <w:marBottom w:val="0"/>
                  <w:divBdr>
                    <w:top w:val="none" w:sz="0" w:space="0" w:color="auto"/>
                    <w:left w:val="none" w:sz="0" w:space="0" w:color="auto"/>
                    <w:bottom w:val="none" w:sz="0" w:space="0" w:color="auto"/>
                    <w:right w:val="none" w:sz="0" w:space="0" w:color="auto"/>
                  </w:divBdr>
                </w:div>
                <w:div w:id="1896698340">
                  <w:marLeft w:val="480"/>
                  <w:marRight w:val="0"/>
                  <w:marTop w:val="0"/>
                  <w:marBottom w:val="0"/>
                  <w:divBdr>
                    <w:top w:val="none" w:sz="0" w:space="0" w:color="auto"/>
                    <w:left w:val="none" w:sz="0" w:space="0" w:color="auto"/>
                    <w:bottom w:val="none" w:sz="0" w:space="0" w:color="auto"/>
                    <w:right w:val="none" w:sz="0" w:space="0" w:color="auto"/>
                  </w:divBdr>
                </w:div>
                <w:div w:id="793518321">
                  <w:marLeft w:val="480"/>
                  <w:marRight w:val="0"/>
                  <w:marTop w:val="0"/>
                  <w:marBottom w:val="0"/>
                  <w:divBdr>
                    <w:top w:val="none" w:sz="0" w:space="0" w:color="auto"/>
                    <w:left w:val="none" w:sz="0" w:space="0" w:color="auto"/>
                    <w:bottom w:val="none" w:sz="0" w:space="0" w:color="auto"/>
                    <w:right w:val="none" w:sz="0" w:space="0" w:color="auto"/>
                  </w:divBdr>
                </w:div>
                <w:div w:id="1430350081">
                  <w:marLeft w:val="480"/>
                  <w:marRight w:val="0"/>
                  <w:marTop w:val="0"/>
                  <w:marBottom w:val="0"/>
                  <w:divBdr>
                    <w:top w:val="none" w:sz="0" w:space="0" w:color="auto"/>
                    <w:left w:val="none" w:sz="0" w:space="0" w:color="auto"/>
                    <w:bottom w:val="none" w:sz="0" w:space="0" w:color="auto"/>
                    <w:right w:val="none" w:sz="0" w:space="0" w:color="auto"/>
                  </w:divBdr>
                </w:div>
              </w:divsChild>
            </w:div>
            <w:div w:id="243226730">
              <w:marLeft w:val="0"/>
              <w:marRight w:val="0"/>
              <w:marTop w:val="0"/>
              <w:marBottom w:val="0"/>
              <w:divBdr>
                <w:top w:val="none" w:sz="0" w:space="0" w:color="auto"/>
                <w:left w:val="none" w:sz="0" w:space="0" w:color="auto"/>
                <w:bottom w:val="none" w:sz="0" w:space="0" w:color="auto"/>
                <w:right w:val="none" w:sz="0" w:space="0" w:color="auto"/>
              </w:divBdr>
              <w:divsChild>
                <w:div w:id="1988975358">
                  <w:marLeft w:val="480"/>
                  <w:marRight w:val="0"/>
                  <w:marTop w:val="0"/>
                  <w:marBottom w:val="0"/>
                  <w:divBdr>
                    <w:top w:val="none" w:sz="0" w:space="0" w:color="auto"/>
                    <w:left w:val="none" w:sz="0" w:space="0" w:color="auto"/>
                    <w:bottom w:val="none" w:sz="0" w:space="0" w:color="auto"/>
                    <w:right w:val="none" w:sz="0" w:space="0" w:color="auto"/>
                  </w:divBdr>
                </w:div>
                <w:div w:id="1520118878">
                  <w:marLeft w:val="480"/>
                  <w:marRight w:val="0"/>
                  <w:marTop w:val="0"/>
                  <w:marBottom w:val="0"/>
                  <w:divBdr>
                    <w:top w:val="none" w:sz="0" w:space="0" w:color="auto"/>
                    <w:left w:val="none" w:sz="0" w:space="0" w:color="auto"/>
                    <w:bottom w:val="none" w:sz="0" w:space="0" w:color="auto"/>
                    <w:right w:val="none" w:sz="0" w:space="0" w:color="auto"/>
                  </w:divBdr>
                </w:div>
                <w:div w:id="1470052406">
                  <w:marLeft w:val="480"/>
                  <w:marRight w:val="0"/>
                  <w:marTop w:val="0"/>
                  <w:marBottom w:val="0"/>
                  <w:divBdr>
                    <w:top w:val="none" w:sz="0" w:space="0" w:color="auto"/>
                    <w:left w:val="none" w:sz="0" w:space="0" w:color="auto"/>
                    <w:bottom w:val="none" w:sz="0" w:space="0" w:color="auto"/>
                    <w:right w:val="none" w:sz="0" w:space="0" w:color="auto"/>
                  </w:divBdr>
                </w:div>
                <w:div w:id="727337444">
                  <w:marLeft w:val="480"/>
                  <w:marRight w:val="0"/>
                  <w:marTop w:val="0"/>
                  <w:marBottom w:val="0"/>
                  <w:divBdr>
                    <w:top w:val="none" w:sz="0" w:space="0" w:color="auto"/>
                    <w:left w:val="none" w:sz="0" w:space="0" w:color="auto"/>
                    <w:bottom w:val="none" w:sz="0" w:space="0" w:color="auto"/>
                    <w:right w:val="none" w:sz="0" w:space="0" w:color="auto"/>
                  </w:divBdr>
                </w:div>
                <w:div w:id="820660420">
                  <w:marLeft w:val="480"/>
                  <w:marRight w:val="0"/>
                  <w:marTop w:val="0"/>
                  <w:marBottom w:val="0"/>
                  <w:divBdr>
                    <w:top w:val="none" w:sz="0" w:space="0" w:color="auto"/>
                    <w:left w:val="none" w:sz="0" w:space="0" w:color="auto"/>
                    <w:bottom w:val="none" w:sz="0" w:space="0" w:color="auto"/>
                    <w:right w:val="none" w:sz="0" w:space="0" w:color="auto"/>
                  </w:divBdr>
                </w:div>
                <w:div w:id="1371416268">
                  <w:marLeft w:val="480"/>
                  <w:marRight w:val="0"/>
                  <w:marTop w:val="0"/>
                  <w:marBottom w:val="0"/>
                  <w:divBdr>
                    <w:top w:val="none" w:sz="0" w:space="0" w:color="auto"/>
                    <w:left w:val="none" w:sz="0" w:space="0" w:color="auto"/>
                    <w:bottom w:val="none" w:sz="0" w:space="0" w:color="auto"/>
                    <w:right w:val="none" w:sz="0" w:space="0" w:color="auto"/>
                  </w:divBdr>
                </w:div>
                <w:div w:id="601693984">
                  <w:marLeft w:val="480"/>
                  <w:marRight w:val="0"/>
                  <w:marTop w:val="0"/>
                  <w:marBottom w:val="0"/>
                  <w:divBdr>
                    <w:top w:val="none" w:sz="0" w:space="0" w:color="auto"/>
                    <w:left w:val="none" w:sz="0" w:space="0" w:color="auto"/>
                    <w:bottom w:val="none" w:sz="0" w:space="0" w:color="auto"/>
                    <w:right w:val="none" w:sz="0" w:space="0" w:color="auto"/>
                  </w:divBdr>
                </w:div>
                <w:div w:id="1915898292">
                  <w:marLeft w:val="480"/>
                  <w:marRight w:val="0"/>
                  <w:marTop w:val="0"/>
                  <w:marBottom w:val="0"/>
                  <w:divBdr>
                    <w:top w:val="none" w:sz="0" w:space="0" w:color="auto"/>
                    <w:left w:val="none" w:sz="0" w:space="0" w:color="auto"/>
                    <w:bottom w:val="none" w:sz="0" w:space="0" w:color="auto"/>
                    <w:right w:val="none" w:sz="0" w:space="0" w:color="auto"/>
                  </w:divBdr>
                </w:div>
                <w:div w:id="247156928">
                  <w:marLeft w:val="480"/>
                  <w:marRight w:val="0"/>
                  <w:marTop w:val="0"/>
                  <w:marBottom w:val="0"/>
                  <w:divBdr>
                    <w:top w:val="none" w:sz="0" w:space="0" w:color="auto"/>
                    <w:left w:val="none" w:sz="0" w:space="0" w:color="auto"/>
                    <w:bottom w:val="none" w:sz="0" w:space="0" w:color="auto"/>
                    <w:right w:val="none" w:sz="0" w:space="0" w:color="auto"/>
                  </w:divBdr>
                </w:div>
                <w:div w:id="2127312610">
                  <w:marLeft w:val="480"/>
                  <w:marRight w:val="0"/>
                  <w:marTop w:val="0"/>
                  <w:marBottom w:val="0"/>
                  <w:divBdr>
                    <w:top w:val="none" w:sz="0" w:space="0" w:color="auto"/>
                    <w:left w:val="none" w:sz="0" w:space="0" w:color="auto"/>
                    <w:bottom w:val="none" w:sz="0" w:space="0" w:color="auto"/>
                    <w:right w:val="none" w:sz="0" w:space="0" w:color="auto"/>
                  </w:divBdr>
                </w:div>
                <w:div w:id="339234987">
                  <w:marLeft w:val="480"/>
                  <w:marRight w:val="0"/>
                  <w:marTop w:val="0"/>
                  <w:marBottom w:val="0"/>
                  <w:divBdr>
                    <w:top w:val="none" w:sz="0" w:space="0" w:color="auto"/>
                    <w:left w:val="none" w:sz="0" w:space="0" w:color="auto"/>
                    <w:bottom w:val="none" w:sz="0" w:space="0" w:color="auto"/>
                    <w:right w:val="none" w:sz="0" w:space="0" w:color="auto"/>
                  </w:divBdr>
                </w:div>
                <w:div w:id="771438379">
                  <w:marLeft w:val="480"/>
                  <w:marRight w:val="0"/>
                  <w:marTop w:val="0"/>
                  <w:marBottom w:val="0"/>
                  <w:divBdr>
                    <w:top w:val="none" w:sz="0" w:space="0" w:color="auto"/>
                    <w:left w:val="none" w:sz="0" w:space="0" w:color="auto"/>
                    <w:bottom w:val="none" w:sz="0" w:space="0" w:color="auto"/>
                    <w:right w:val="none" w:sz="0" w:space="0" w:color="auto"/>
                  </w:divBdr>
                </w:div>
              </w:divsChild>
            </w:div>
            <w:div w:id="1471315222">
              <w:marLeft w:val="0"/>
              <w:marRight w:val="0"/>
              <w:marTop w:val="0"/>
              <w:marBottom w:val="0"/>
              <w:divBdr>
                <w:top w:val="none" w:sz="0" w:space="0" w:color="auto"/>
                <w:left w:val="none" w:sz="0" w:space="0" w:color="auto"/>
                <w:bottom w:val="none" w:sz="0" w:space="0" w:color="auto"/>
                <w:right w:val="none" w:sz="0" w:space="0" w:color="auto"/>
              </w:divBdr>
              <w:divsChild>
                <w:div w:id="1432627659">
                  <w:marLeft w:val="480"/>
                  <w:marRight w:val="0"/>
                  <w:marTop w:val="0"/>
                  <w:marBottom w:val="0"/>
                  <w:divBdr>
                    <w:top w:val="none" w:sz="0" w:space="0" w:color="auto"/>
                    <w:left w:val="none" w:sz="0" w:space="0" w:color="auto"/>
                    <w:bottom w:val="none" w:sz="0" w:space="0" w:color="auto"/>
                    <w:right w:val="none" w:sz="0" w:space="0" w:color="auto"/>
                  </w:divBdr>
                </w:div>
                <w:div w:id="1499810275">
                  <w:marLeft w:val="480"/>
                  <w:marRight w:val="0"/>
                  <w:marTop w:val="0"/>
                  <w:marBottom w:val="0"/>
                  <w:divBdr>
                    <w:top w:val="none" w:sz="0" w:space="0" w:color="auto"/>
                    <w:left w:val="none" w:sz="0" w:space="0" w:color="auto"/>
                    <w:bottom w:val="none" w:sz="0" w:space="0" w:color="auto"/>
                    <w:right w:val="none" w:sz="0" w:space="0" w:color="auto"/>
                  </w:divBdr>
                </w:div>
                <w:div w:id="251208309">
                  <w:marLeft w:val="480"/>
                  <w:marRight w:val="0"/>
                  <w:marTop w:val="0"/>
                  <w:marBottom w:val="0"/>
                  <w:divBdr>
                    <w:top w:val="none" w:sz="0" w:space="0" w:color="auto"/>
                    <w:left w:val="none" w:sz="0" w:space="0" w:color="auto"/>
                    <w:bottom w:val="none" w:sz="0" w:space="0" w:color="auto"/>
                    <w:right w:val="none" w:sz="0" w:space="0" w:color="auto"/>
                  </w:divBdr>
                </w:div>
                <w:div w:id="1240602275">
                  <w:marLeft w:val="480"/>
                  <w:marRight w:val="0"/>
                  <w:marTop w:val="0"/>
                  <w:marBottom w:val="0"/>
                  <w:divBdr>
                    <w:top w:val="none" w:sz="0" w:space="0" w:color="auto"/>
                    <w:left w:val="none" w:sz="0" w:space="0" w:color="auto"/>
                    <w:bottom w:val="none" w:sz="0" w:space="0" w:color="auto"/>
                    <w:right w:val="none" w:sz="0" w:space="0" w:color="auto"/>
                  </w:divBdr>
                </w:div>
                <w:div w:id="1589919395">
                  <w:marLeft w:val="480"/>
                  <w:marRight w:val="0"/>
                  <w:marTop w:val="0"/>
                  <w:marBottom w:val="0"/>
                  <w:divBdr>
                    <w:top w:val="none" w:sz="0" w:space="0" w:color="auto"/>
                    <w:left w:val="none" w:sz="0" w:space="0" w:color="auto"/>
                    <w:bottom w:val="none" w:sz="0" w:space="0" w:color="auto"/>
                    <w:right w:val="none" w:sz="0" w:space="0" w:color="auto"/>
                  </w:divBdr>
                </w:div>
                <w:div w:id="1198077906">
                  <w:marLeft w:val="480"/>
                  <w:marRight w:val="0"/>
                  <w:marTop w:val="0"/>
                  <w:marBottom w:val="0"/>
                  <w:divBdr>
                    <w:top w:val="none" w:sz="0" w:space="0" w:color="auto"/>
                    <w:left w:val="none" w:sz="0" w:space="0" w:color="auto"/>
                    <w:bottom w:val="none" w:sz="0" w:space="0" w:color="auto"/>
                    <w:right w:val="none" w:sz="0" w:space="0" w:color="auto"/>
                  </w:divBdr>
                </w:div>
                <w:div w:id="1313827099">
                  <w:marLeft w:val="480"/>
                  <w:marRight w:val="0"/>
                  <w:marTop w:val="0"/>
                  <w:marBottom w:val="0"/>
                  <w:divBdr>
                    <w:top w:val="none" w:sz="0" w:space="0" w:color="auto"/>
                    <w:left w:val="none" w:sz="0" w:space="0" w:color="auto"/>
                    <w:bottom w:val="none" w:sz="0" w:space="0" w:color="auto"/>
                    <w:right w:val="none" w:sz="0" w:space="0" w:color="auto"/>
                  </w:divBdr>
                </w:div>
                <w:div w:id="1784306781">
                  <w:marLeft w:val="480"/>
                  <w:marRight w:val="0"/>
                  <w:marTop w:val="0"/>
                  <w:marBottom w:val="0"/>
                  <w:divBdr>
                    <w:top w:val="none" w:sz="0" w:space="0" w:color="auto"/>
                    <w:left w:val="none" w:sz="0" w:space="0" w:color="auto"/>
                    <w:bottom w:val="none" w:sz="0" w:space="0" w:color="auto"/>
                    <w:right w:val="none" w:sz="0" w:space="0" w:color="auto"/>
                  </w:divBdr>
                </w:div>
                <w:div w:id="1371806194">
                  <w:marLeft w:val="480"/>
                  <w:marRight w:val="0"/>
                  <w:marTop w:val="0"/>
                  <w:marBottom w:val="0"/>
                  <w:divBdr>
                    <w:top w:val="none" w:sz="0" w:space="0" w:color="auto"/>
                    <w:left w:val="none" w:sz="0" w:space="0" w:color="auto"/>
                    <w:bottom w:val="none" w:sz="0" w:space="0" w:color="auto"/>
                    <w:right w:val="none" w:sz="0" w:space="0" w:color="auto"/>
                  </w:divBdr>
                </w:div>
                <w:div w:id="1031564520">
                  <w:marLeft w:val="480"/>
                  <w:marRight w:val="0"/>
                  <w:marTop w:val="0"/>
                  <w:marBottom w:val="0"/>
                  <w:divBdr>
                    <w:top w:val="none" w:sz="0" w:space="0" w:color="auto"/>
                    <w:left w:val="none" w:sz="0" w:space="0" w:color="auto"/>
                    <w:bottom w:val="none" w:sz="0" w:space="0" w:color="auto"/>
                    <w:right w:val="none" w:sz="0" w:space="0" w:color="auto"/>
                  </w:divBdr>
                </w:div>
                <w:div w:id="322661414">
                  <w:marLeft w:val="480"/>
                  <w:marRight w:val="0"/>
                  <w:marTop w:val="0"/>
                  <w:marBottom w:val="0"/>
                  <w:divBdr>
                    <w:top w:val="none" w:sz="0" w:space="0" w:color="auto"/>
                    <w:left w:val="none" w:sz="0" w:space="0" w:color="auto"/>
                    <w:bottom w:val="none" w:sz="0" w:space="0" w:color="auto"/>
                    <w:right w:val="none" w:sz="0" w:space="0" w:color="auto"/>
                  </w:divBdr>
                </w:div>
                <w:div w:id="1197893948">
                  <w:marLeft w:val="480"/>
                  <w:marRight w:val="0"/>
                  <w:marTop w:val="0"/>
                  <w:marBottom w:val="0"/>
                  <w:divBdr>
                    <w:top w:val="none" w:sz="0" w:space="0" w:color="auto"/>
                    <w:left w:val="none" w:sz="0" w:space="0" w:color="auto"/>
                    <w:bottom w:val="none" w:sz="0" w:space="0" w:color="auto"/>
                    <w:right w:val="none" w:sz="0" w:space="0" w:color="auto"/>
                  </w:divBdr>
                </w:div>
              </w:divsChild>
            </w:div>
            <w:div w:id="673266041">
              <w:marLeft w:val="0"/>
              <w:marRight w:val="0"/>
              <w:marTop w:val="0"/>
              <w:marBottom w:val="0"/>
              <w:divBdr>
                <w:top w:val="none" w:sz="0" w:space="0" w:color="auto"/>
                <w:left w:val="none" w:sz="0" w:space="0" w:color="auto"/>
                <w:bottom w:val="none" w:sz="0" w:space="0" w:color="auto"/>
                <w:right w:val="none" w:sz="0" w:space="0" w:color="auto"/>
              </w:divBdr>
              <w:divsChild>
                <w:div w:id="226695402">
                  <w:marLeft w:val="480"/>
                  <w:marRight w:val="0"/>
                  <w:marTop w:val="0"/>
                  <w:marBottom w:val="0"/>
                  <w:divBdr>
                    <w:top w:val="none" w:sz="0" w:space="0" w:color="auto"/>
                    <w:left w:val="none" w:sz="0" w:space="0" w:color="auto"/>
                    <w:bottom w:val="none" w:sz="0" w:space="0" w:color="auto"/>
                    <w:right w:val="none" w:sz="0" w:space="0" w:color="auto"/>
                  </w:divBdr>
                </w:div>
                <w:div w:id="1212033018">
                  <w:marLeft w:val="480"/>
                  <w:marRight w:val="0"/>
                  <w:marTop w:val="0"/>
                  <w:marBottom w:val="0"/>
                  <w:divBdr>
                    <w:top w:val="none" w:sz="0" w:space="0" w:color="auto"/>
                    <w:left w:val="none" w:sz="0" w:space="0" w:color="auto"/>
                    <w:bottom w:val="none" w:sz="0" w:space="0" w:color="auto"/>
                    <w:right w:val="none" w:sz="0" w:space="0" w:color="auto"/>
                  </w:divBdr>
                </w:div>
                <w:div w:id="940837590">
                  <w:marLeft w:val="480"/>
                  <w:marRight w:val="0"/>
                  <w:marTop w:val="0"/>
                  <w:marBottom w:val="0"/>
                  <w:divBdr>
                    <w:top w:val="none" w:sz="0" w:space="0" w:color="auto"/>
                    <w:left w:val="none" w:sz="0" w:space="0" w:color="auto"/>
                    <w:bottom w:val="none" w:sz="0" w:space="0" w:color="auto"/>
                    <w:right w:val="none" w:sz="0" w:space="0" w:color="auto"/>
                  </w:divBdr>
                </w:div>
                <w:div w:id="1962177907">
                  <w:marLeft w:val="480"/>
                  <w:marRight w:val="0"/>
                  <w:marTop w:val="0"/>
                  <w:marBottom w:val="0"/>
                  <w:divBdr>
                    <w:top w:val="none" w:sz="0" w:space="0" w:color="auto"/>
                    <w:left w:val="none" w:sz="0" w:space="0" w:color="auto"/>
                    <w:bottom w:val="none" w:sz="0" w:space="0" w:color="auto"/>
                    <w:right w:val="none" w:sz="0" w:space="0" w:color="auto"/>
                  </w:divBdr>
                </w:div>
                <w:div w:id="1623150965">
                  <w:marLeft w:val="480"/>
                  <w:marRight w:val="0"/>
                  <w:marTop w:val="0"/>
                  <w:marBottom w:val="0"/>
                  <w:divBdr>
                    <w:top w:val="none" w:sz="0" w:space="0" w:color="auto"/>
                    <w:left w:val="none" w:sz="0" w:space="0" w:color="auto"/>
                    <w:bottom w:val="none" w:sz="0" w:space="0" w:color="auto"/>
                    <w:right w:val="none" w:sz="0" w:space="0" w:color="auto"/>
                  </w:divBdr>
                </w:div>
                <w:div w:id="2139645843">
                  <w:marLeft w:val="480"/>
                  <w:marRight w:val="0"/>
                  <w:marTop w:val="0"/>
                  <w:marBottom w:val="0"/>
                  <w:divBdr>
                    <w:top w:val="none" w:sz="0" w:space="0" w:color="auto"/>
                    <w:left w:val="none" w:sz="0" w:space="0" w:color="auto"/>
                    <w:bottom w:val="none" w:sz="0" w:space="0" w:color="auto"/>
                    <w:right w:val="none" w:sz="0" w:space="0" w:color="auto"/>
                  </w:divBdr>
                </w:div>
                <w:div w:id="616135038">
                  <w:marLeft w:val="480"/>
                  <w:marRight w:val="0"/>
                  <w:marTop w:val="0"/>
                  <w:marBottom w:val="0"/>
                  <w:divBdr>
                    <w:top w:val="none" w:sz="0" w:space="0" w:color="auto"/>
                    <w:left w:val="none" w:sz="0" w:space="0" w:color="auto"/>
                    <w:bottom w:val="none" w:sz="0" w:space="0" w:color="auto"/>
                    <w:right w:val="none" w:sz="0" w:space="0" w:color="auto"/>
                  </w:divBdr>
                </w:div>
                <w:div w:id="1435789611">
                  <w:marLeft w:val="480"/>
                  <w:marRight w:val="0"/>
                  <w:marTop w:val="0"/>
                  <w:marBottom w:val="0"/>
                  <w:divBdr>
                    <w:top w:val="none" w:sz="0" w:space="0" w:color="auto"/>
                    <w:left w:val="none" w:sz="0" w:space="0" w:color="auto"/>
                    <w:bottom w:val="none" w:sz="0" w:space="0" w:color="auto"/>
                    <w:right w:val="none" w:sz="0" w:space="0" w:color="auto"/>
                  </w:divBdr>
                </w:div>
                <w:div w:id="1825702218">
                  <w:marLeft w:val="480"/>
                  <w:marRight w:val="0"/>
                  <w:marTop w:val="0"/>
                  <w:marBottom w:val="0"/>
                  <w:divBdr>
                    <w:top w:val="none" w:sz="0" w:space="0" w:color="auto"/>
                    <w:left w:val="none" w:sz="0" w:space="0" w:color="auto"/>
                    <w:bottom w:val="none" w:sz="0" w:space="0" w:color="auto"/>
                    <w:right w:val="none" w:sz="0" w:space="0" w:color="auto"/>
                  </w:divBdr>
                </w:div>
                <w:div w:id="2033647765">
                  <w:marLeft w:val="480"/>
                  <w:marRight w:val="0"/>
                  <w:marTop w:val="0"/>
                  <w:marBottom w:val="0"/>
                  <w:divBdr>
                    <w:top w:val="none" w:sz="0" w:space="0" w:color="auto"/>
                    <w:left w:val="none" w:sz="0" w:space="0" w:color="auto"/>
                    <w:bottom w:val="none" w:sz="0" w:space="0" w:color="auto"/>
                    <w:right w:val="none" w:sz="0" w:space="0" w:color="auto"/>
                  </w:divBdr>
                </w:div>
                <w:div w:id="592327401">
                  <w:marLeft w:val="480"/>
                  <w:marRight w:val="0"/>
                  <w:marTop w:val="0"/>
                  <w:marBottom w:val="0"/>
                  <w:divBdr>
                    <w:top w:val="none" w:sz="0" w:space="0" w:color="auto"/>
                    <w:left w:val="none" w:sz="0" w:space="0" w:color="auto"/>
                    <w:bottom w:val="none" w:sz="0" w:space="0" w:color="auto"/>
                    <w:right w:val="none" w:sz="0" w:space="0" w:color="auto"/>
                  </w:divBdr>
                </w:div>
                <w:div w:id="1696275119">
                  <w:marLeft w:val="480"/>
                  <w:marRight w:val="0"/>
                  <w:marTop w:val="0"/>
                  <w:marBottom w:val="0"/>
                  <w:divBdr>
                    <w:top w:val="none" w:sz="0" w:space="0" w:color="auto"/>
                    <w:left w:val="none" w:sz="0" w:space="0" w:color="auto"/>
                    <w:bottom w:val="none" w:sz="0" w:space="0" w:color="auto"/>
                    <w:right w:val="none" w:sz="0" w:space="0" w:color="auto"/>
                  </w:divBdr>
                </w:div>
              </w:divsChild>
            </w:div>
            <w:div w:id="1262256036">
              <w:marLeft w:val="0"/>
              <w:marRight w:val="0"/>
              <w:marTop w:val="0"/>
              <w:marBottom w:val="0"/>
              <w:divBdr>
                <w:top w:val="none" w:sz="0" w:space="0" w:color="auto"/>
                <w:left w:val="none" w:sz="0" w:space="0" w:color="auto"/>
                <w:bottom w:val="none" w:sz="0" w:space="0" w:color="auto"/>
                <w:right w:val="none" w:sz="0" w:space="0" w:color="auto"/>
              </w:divBdr>
              <w:divsChild>
                <w:div w:id="2096583621">
                  <w:marLeft w:val="480"/>
                  <w:marRight w:val="0"/>
                  <w:marTop w:val="0"/>
                  <w:marBottom w:val="0"/>
                  <w:divBdr>
                    <w:top w:val="none" w:sz="0" w:space="0" w:color="auto"/>
                    <w:left w:val="none" w:sz="0" w:space="0" w:color="auto"/>
                    <w:bottom w:val="none" w:sz="0" w:space="0" w:color="auto"/>
                    <w:right w:val="none" w:sz="0" w:space="0" w:color="auto"/>
                  </w:divBdr>
                </w:div>
                <w:div w:id="1558471070">
                  <w:marLeft w:val="480"/>
                  <w:marRight w:val="0"/>
                  <w:marTop w:val="0"/>
                  <w:marBottom w:val="0"/>
                  <w:divBdr>
                    <w:top w:val="none" w:sz="0" w:space="0" w:color="auto"/>
                    <w:left w:val="none" w:sz="0" w:space="0" w:color="auto"/>
                    <w:bottom w:val="none" w:sz="0" w:space="0" w:color="auto"/>
                    <w:right w:val="none" w:sz="0" w:space="0" w:color="auto"/>
                  </w:divBdr>
                </w:div>
                <w:div w:id="1283918857">
                  <w:marLeft w:val="480"/>
                  <w:marRight w:val="0"/>
                  <w:marTop w:val="0"/>
                  <w:marBottom w:val="0"/>
                  <w:divBdr>
                    <w:top w:val="none" w:sz="0" w:space="0" w:color="auto"/>
                    <w:left w:val="none" w:sz="0" w:space="0" w:color="auto"/>
                    <w:bottom w:val="none" w:sz="0" w:space="0" w:color="auto"/>
                    <w:right w:val="none" w:sz="0" w:space="0" w:color="auto"/>
                  </w:divBdr>
                </w:div>
                <w:div w:id="663554607">
                  <w:marLeft w:val="480"/>
                  <w:marRight w:val="0"/>
                  <w:marTop w:val="0"/>
                  <w:marBottom w:val="0"/>
                  <w:divBdr>
                    <w:top w:val="none" w:sz="0" w:space="0" w:color="auto"/>
                    <w:left w:val="none" w:sz="0" w:space="0" w:color="auto"/>
                    <w:bottom w:val="none" w:sz="0" w:space="0" w:color="auto"/>
                    <w:right w:val="none" w:sz="0" w:space="0" w:color="auto"/>
                  </w:divBdr>
                </w:div>
                <w:div w:id="1058480941">
                  <w:marLeft w:val="480"/>
                  <w:marRight w:val="0"/>
                  <w:marTop w:val="0"/>
                  <w:marBottom w:val="0"/>
                  <w:divBdr>
                    <w:top w:val="none" w:sz="0" w:space="0" w:color="auto"/>
                    <w:left w:val="none" w:sz="0" w:space="0" w:color="auto"/>
                    <w:bottom w:val="none" w:sz="0" w:space="0" w:color="auto"/>
                    <w:right w:val="none" w:sz="0" w:space="0" w:color="auto"/>
                  </w:divBdr>
                </w:div>
                <w:div w:id="501505973">
                  <w:marLeft w:val="480"/>
                  <w:marRight w:val="0"/>
                  <w:marTop w:val="0"/>
                  <w:marBottom w:val="0"/>
                  <w:divBdr>
                    <w:top w:val="none" w:sz="0" w:space="0" w:color="auto"/>
                    <w:left w:val="none" w:sz="0" w:space="0" w:color="auto"/>
                    <w:bottom w:val="none" w:sz="0" w:space="0" w:color="auto"/>
                    <w:right w:val="none" w:sz="0" w:space="0" w:color="auto"/>
                  </w:divBdr>
                </w:div>
                <w:div w:id="245043835">
                  <w:marLeft w:val="480"/>
                  <w:marRight w:val="0"/>
                  <w:marTop w:val="0"/>
                  <w:marBottom w:val="0"/>
                  <w:divBdr>
                    <w:top w:val="none" w:sz="0" w:space="0" w:color="auto"/>
                    <w:left w:val="none" w:sz="0" w:space="0" w:color="auto"/>
                    <w:bottom w:val="none" w:sz="0" w:space="0" w:color="auto"/>
                    <w:right w:val="none" w:sz="0" w:space="0" w:color="auto"/>
                  </w:divBdr>
                </w:div>
                <w:div w:id="2130392860">
                  <w:marLeft w:val="480"/>
                  <w:marRight w:val="0"/>
                  <w:marTop w:val="0"/>
                  <w:marBottom w:val="0"/>
                  <w:divBdr>
                    <w:top w:val="none" w:sz="0" w:space="0" w:color="auto"/>
                    <w:left w:val="none" w:sz="0" w:space="0" w:color="auto"/>
                    <w:bottom w:val="none" w:sz="0" w:space="0" w:color="auto"/>
                    <w:right w:val="none" w:sz="0" w:space="0" w:color="auto"/>
                  </w:divBdr>
                </w:div>
                <w:div w:id="1143156662">
                  <w:marLeft w:val="480"/>
                  <w:marRight w:val="0"/>
                  <w:marTop w:val="0"/>
                  <w:marBottom w:val="0"/>
                  <w:divBdr>
                    <w:top w:val="none" w:sz="0" w:space="0" w:color="auto"/>
                    <w:left w:val="none" w:sz="0" w:space="0" w:color="auto"/>
                    <w:bottom w:val="none" w:sz="0" w:space="0" w:color="auto"/>
                    <w:right w:val="none" w:sz="0" w:space="0" w:color="auto"/>
                  </w:divBdr>
                </w:div>
                <w:div w:id="2146849401">
                  <w:marLeft w:val="480"/>
                  <w:marRight w:val="0"/>
                  <w:marTop w:val="0"/>
                  <w:marBottom w:val="0"/>
                  <w:divBdr>
                    <w:top w:val="none" w:sz="0" w:space="0" w:color="auto"/>
                    <w:left w:val="none" w:sz="0" w:space="0" w:color="auto"/>
                    <w:bottom w:val="none" w:sz="0" w:space="0" w:color="auto"/>
                    <w:right w:val="none" w:sz="0" w:space="0" w:color="auto"/>
                  </w:divBdr>
                </w:div>
                <w:div w:id="378747681">
                  <w:marLeft w:val="480"/>
                  <w:marRight w:val="0"/>
                  <w:marTop w:val="0"/>
                  <w:marBottom w:val="0"/>
                  <w:divBdr>
                    <w:top w:val="none" w:sz="0" w:space="0" w:color="auto"/>
                    <w:left w:val="none" w:sz="0" w:space="0" w:color="auto"/>
                    <w:bottom w:val="none" w:sz="0" w:space="0" w:color="auto"/>
                    <w:right w:val="none" w:sz="0" w:space="0" w:color="auto"/>
                  </w:divBdr>
                </w:div>
                <w:div w:id="1955869167">
                  <w:marLeft w:val="480"/>
                  <w:marRight w:val="0"/>
                  <w:marTop w:val="0"/>
                  <w:marBottom w:val="0"/>
                  <w:divBdr>
                    <w:top w:val="none" w:sz="0" w:space="0" w:color="auto"/>
                    <w:left w:val="none" w:sz="0" w:space="0" w:color="auto"/>
                    <w:bottom w:val="none" w:sz="0" w:space="0" w:color="auto"/>
                    <w:right w:val="none" w:sz="0" w:space="0" w:color="auto"/>
                  </w:divBdr>
                </w:div>
              </w:divsChild>
            </w:div>
            <w:div w:id="1365011529">
              <w:marLeft w:val="0"/>
              <w:marRight w:val="0"/>
              <w:marTop w:val="0"/>
              <w:marBottom w:val="0"/>
              <w:divBdr>
                <w:top w:val="none" w:sz="0" w:space="0" w:color="auto"/>
                <w:left w:val="none" w:sz="0" w:space="0" w:color="auto"/>
                <w:bottom w:val="none" w:sz="0" w:space="0" w:color="auto"/>
                <w:right w:val="none" w:sz="0" w:space="0" w:color="auto"/>
              </w:divBdr>
              <w:divsChild>
                <w:div w:id="1915625925">
                  <w:marLeft w:val="480"/>
                  <w:marRight w:val="0"/>
                  <w:marTop w:val="0"/>
                  <w:marBottom w:val="0"/>
                  <w:divBdr>
                    <w:top w:val="none" w:sz="0" w:space="0" w:color="auto"/>
                    <w:left w:val="none" w:sz="0" w:space="0" w:color="auto"/>
                    <w:bottom w:val="none" w:sz="0" w:space="0" w:color="auto"/>
                    <w:right w:val="none" w:sz="0" w:space="0" w:color="auto"/>
                  </w:divBdr>
                </w:div>
                <w:div w:id="1145194748">
                  <w:marLeft w:val="480"/>
                  <w:marRight w:val="0"/>
                  <w:marTop w:val="0"/>
                  <w:marBottom w:val="0"/>
                  <w:divBdr>
                    <w:top w:val="none" w:sz="0" w:space="0" w:color="auto"/>
                    <w:left w:val="none" w:sz="0" w:space="0" w:color="auto"/>
                    <w:bottom w:val="none" w:sz="0" w:space="0" w:color="auto"/>
                    <w:right w:val="none" w:sz="0" w:space="0" w:color="auto"/>
                  </w:divBdr>
                </w:div>
                <w:div w:id="1862937754">
                  <w:marLeft w:val="480"/>
                  <w:marRight w:val="0"/>
                  <w:marTop w:val="0"/>
                  <w:marBottom w:val="0"/>
                  <w:divBdr>
                    <w:top w:val="none" w:sz="0" w:space="0" w:color="auto"/>
                    <w:left w:val="none" w:sz="0" w:space="0" w:color="auto"/>
                    <w:bottom w:val="none" w:sz="0" w:space="0" w:color="auto"/>
                    <w:right w:val="none" w:sz="0" w:space="0" w:color="auto"/>
                  </w:divBdr>
                </w:div>
                <w:div w:id="626620482">
                  <w:marLeft w:val="480"/>
                  <w:marRight w:val="0"/>
                  <w:marTop w:val="0"/>
                  <w:marBottom w:val="0"/>
                  <w:divBdr>
                    <w:top w:val="none" w:sz="0" w:space="0" w:color="auto"/>
                    <w:left w:val="none" w:sz="0" w:space="0" w:color="auto"/>
                    <w:bottom w:val="none" w:sz="0" w:space="0" w:color="auto"/>
                    <w:right w:val="none" w:sz="0" w:space="0" w:color="auto"/>
                  </w:divBdr>
                </w:div>
                <w:div w:id="206259745">
                  <w:marLeft w:val="480"/>
                  <w:marRight w:val="0"/>
                  <w:marTop w:val="0"/>
                  <w:marBottom w:val="0"/>
                  <w:divBdr>
                    <w:top w:val="none" w:sz="0" w:space="0" w:color="auto"/>
                    <w:left w:val="none" w:sz="0" w:space="0" w:color="auto"/>
                    <w:bottom w:val="none" w:sz="0" w:space="0" w:color="auto"/>
                    <w:right w:val="none" w:sz="0" w:space="0" w:color="auto"/>
                  </w:divBdr>
                </w:div>
                <w:div w:id="1705906579">
                  <w:marLeft w:val="480"/>
                  <w:marRight w:val="0"/>
                  <w:marTop w:val="0"/>
                  <w:marBottom w:val="0"/>
                  <w:divBdr>
                    <w:top w:val="none" w:sz="0" w:space="0" w:color="auto"/>
                    <w:left w:val="none" w:sz="0" w:space="0" w:color="auto"/>
                    <w:bottom w:val="none" w:sz="0" w:space="0" w:color="auto"/>
                    <w:right w:val="none" w:sz="0" w:space="0" w:color="auto"/>
                  </w:divBdr>
                </w:div>
                <w:div w:id="310213103">
                  <w:marLeft w:val="480"/>
                  <w:marRight w:val="0"/>
                  <w:marTop w:val="0"/>
                  <w:marBottom w:val="0"/>
                  <w:divBdr>
                    <w:top w:val="none" w:sz="0" w:space="0" w:color="auto"/>
                    <w:left w:val="none" w:sz="0" w:space="0" w:color="auto"/>
                    <w:bottom w:val="none" w:sz="0" w:space="0" w:color="auto"/>
                    <w:right w:val="none" w:sz="0" w:space="0" w:color="auto"/>
                  </w:divBdr>
                </w:div>
                <w:div w:id="1994945040">
                  <w:marLeft w:val="480"/>
                  <w:marRight w:val="0"/>
                  <w:marTop w:val="0"/>
                  <w:marBottom w:val="0"/>
                  <w:divBdr>
                    <w:top w:val="none" w:sz="0" w:space="0" w:color="auto"/>
                    <w:left w:val="none" w:sz="0" w:space="0" w:color="auto"/>
                    <w:bottom w:val="none" w:sz="0" w:space="0" w:color="auto"/>
                    <w:right w:val="none" w:sz="0" w:space="0" w:color="auto"/>
                  </w:divBdr>
                </w:div>
                <w:div w:id="296376749">
                  <w:marLeft w:val="480"/>
                  <w:marRight w:val="0"/>
                  <w:marTop w:val="0"/>
                  <w:marBottom w:val="0"/>
                  <w:divBdr>
                    <w:top w:val="none" w:sz="0" w:space="0" w:color="auto"/>
                    <w:left w:val="none" w:sz="0" w:space="0" w:color="auto"/>
                    <w:bottom w:val="none" w:sz="0" w:space="0" w:color="auto"/>
                    <w:right w:val="none" w:sz="0" w:space="0" w:color="auto"/>
                  </w:divBdr>
                </w:div>
                <w:div w:id="1087074290">
                  <w:marLeft w:val="480"/>
                  <w:marRight w:val="0"/>
                  <w:marTop w:val="0"/>
                  <w:marBottom w:val="0"/>
                  <w:divBdr>
                    <w:top w:val="none" w:sz="0" w:space="0" w:color="auto"/>
                    <w:left w:val="none" w:sz="0" w:space="0" w:color="auto"/>
                    <w:bottom w:val="none" w:sz="0" w:space="0" w:color="auto"/>
                    <w:right w:val="none" w:sz="0" w:space="0" w:color="auto"/>
                  </w:divBdr>
                </w:div>
                <w:div w:id="301622652">
                  <w:marLeft w:val="480"/>
                  <w:marRight w:val="0"/>
                  <w:marTop w:val="0"/>
                  <w:marBottom w:val="0"/>
                  <w:divBdr>
                    <w:top w:val="none" w:sz="0" w:space="0" w:color="auto"/>
                    <w:left w:val="none" w:sz="0" w:space="0" w:color="auto"/>
                    <w:bottom w:val="none" w:sz="0" w:space="0" w:color="auto"/>
                    <w:right w:val="none" w:sz="0" w:space="0" w:color="auto"/>
                  </w:divBdr>
                </w:div>
                <w:div w:id="1816951918">
                  <w:marLeft w:val="480"/>
                  <w:marRight w:val="0"/>
                  <w:marTop w:val="0"/>
                  <w:marBottom w:val="0"/>
                  <w:divBdr>
                    <w:top w:val="none" w:sz="0" w:space="0" w:color="auto"/>
                    <w:left w:val="none" w:sz="0" w:space="0" w:color="auto"/>
                    <w:bottom w:val="none" w:sz="0" w:space="0" w:color="auto"/>
                    <w:right w:val="none" w:sz="0" w:space="0" w:color="auto"/>
                  </w:divBdr>
                </w:div>
              </w:divsChild>
            </w:div>
            <w:div w:id="1993945248">
              <w:marLeft w:val="0"/>
              <w:marRight w:val="0"/>
              <w:marTop w:val="0"/>
              <w:marBottom w:val="0"/>
              <w:divBdr>
                <w:top w:val="none" w:sz="0" w:space="0" w:color="auto"/>
                <w:left w:val="none" w:sz="0" w:space="0" w:color="auto"/>
                <w:bottom w:val="none" w:sz="0" w:space="0" w:color="auto"/>
                <w:right w:val="none" w:sz="0" w:space="0" w:color="auto"/>
              </w:divBdr>
              <w:divsChild>
                <w:div w:id="1184200854">
                  <w:marLeft w:val="480"/>
                  <w:marRight w:val="0"/>
                  <w:marTop w:val="0"/>
                  <w:marBottom w:val="0"/>
                  <w:divBdr>
                    <w:top w:val="none" w:sz="0" w:space="0" w:color="auto"/>
                    <w:left w:val="none" w:sz="0" w:space="0" w:color="auto"/>
                    <w:bottom w:val="none" w:sz="0" w:space="0" w:color="auto"/>
                    <w:right w:val="none" w:sz="0" w:space="0" w:color="auto"/>
                  </w:divBdr>
                </w:div>
                <w:div w:id="1806855015">
                  <w:marLeft w:val="480"/>
                  <w:marRight w:val="0"/>
                  <w:marTop w:val="0"/>
                  <w:marBottom w:val="0"/>
                  <w:divBdr>
                    <w:top w:val="none" w:sz="0" w:space="0" w:color="auto"/>
                    <w:left w:val="none" w:sz="0" w:space="0" w:color="auto"/>
                    <w:bottom w:val="none" w:sz="0" w:space="0" w:color="auto"/>
                    <w:right w:val="none" w:sz="0" w:space="0" w:color="auto"/>
                  </w:divBdr>
                </w:div>
                <w:div w:id="161119380">
                  <w:marLeft w:val="480"/>
                  <w:marRight w:val="0"/>
                  <w:marTop w:val="0"/>
                  <w:marBottom w:val="0"/>
                  <w:divBdr>
                    <w:top w:val="none" w:sz="0" w:space="0" w:color="auto"/>
                    <w:left w:val="none" w:sz="0" w:space="0" w:color="auto"/>
                    <w:bottom w:val="none" w:sz="0" w:space="0" w:color="auto"/>
                    <w:right w:val="none" w:sz="0" w:space="0" w:color="auto"/>
                  </w:divBdr>
                </w:div>
                <w:div w:id="617611813">
                  <w:marLeft w:val="480"/>
                  <w:marRight w:val="0"/>
                  <w:marTop w:val="0"/>
                  <w:marBottom w:val="0"/>
                  <w:divBdr>
                    <w:top w:val="none" w:sz="0" w:space="0" w:color="auto"/>
                    <w:left w:val="none" w:sz="0" w:space="0" w:color="auto"/>
                    <w:bottom w:val="none" w:sz="0" w:space="0" w:color="auto"/>
                    <w:right w:val="none" w:sz="0" w:space="0" w:color="auto"/>
                  </w:divBdr>
                </w:div>
                <w:div w:id="69278660">
                  <w:marLeft w:val="480"/>
                  <w:marRight w:val="0"/>
                  <w:marTop w:val="0"/>
                  <w:marBottom w:val="0"/>
                  <w:divBdr>
                    <w:top w:val="none" w:sz="0" w:space="0" w:color="auto"/>
                    <w:left w:val="none" w:sz="0" w:space="0" w:color="auto"/>
                    <w:bottom w:val="none" w:sz="0" w:space="0" w:color="auto"/>
                    <w:right w:val="none" w:sz="0" w:space="0" w:color="auto"/>
                  </w:divBdr>
                </w:div>
                <w:div w:id="695694082">
                  <w:marLeft w:val="480"/>
                  <w:marRight w:val="0"/>
                  <w:marTop w:val="0"/>
                  <w:marBottom w:val="0"/>
                  <w:divBdr>
                    <w:top w:val="none" w:sz="0" w:space="0" w:color="auto"/>
                    <w:left w:val="none" w:sz="0" w:space="0" w:color="auto"/>
                    <w:bottom w:val="none" w:sz="0" w:space="0" w:color="auto"/>
                    <w:right w:val="none" w:sz="0" w:space="0" w:color="auto"/>
                  </w:divBdr>
                </w:div>
                <w:div w:id="378019939">
                  <w:marLeft w:val="480"/>
                  <w:marRight w:val="0"/>
                  <w:marTop w:val="0"/>
                  <w:marBottom w:val="0"/>
                  <w:divBdr>
                    <w:top w:val="none" w:sz="0" w:space="0" w:color="auto"/>
                    <w:left w:val="none" w:sz="0" w:space="0" w:color="auto"/>
                    <w:bottom w:val="none" w:sz="0" w:space="0" w:color="auto"/>
                    <w:right w:val="none" w:sz="0" w:space="0" w:color="auto"/>
                  </w:divBdr>
                </w:div>
                <w:div w:id="1148091099">
                  <w:marLeft w:val="480"/>
                  <w:marRight w:val="0"/>
                  <w:marTop w:val="0"/>
                  <w:marBottom w:val="0"/>
                  <w:divBdr>
                    <w:top w:val="none" w:sz="0" w:space="0" w:color="auto"/>
                    <w:left w:val="none" w:sz="0" w:space="0" w:color="auto"/>
                    <w:bottom w:val="none" w:sz="0" w:space="0" w:color="auto"/>
                    <w:right w:val="none" w:sz="0" w:space="0" w:color="auto"/>
                  </w:divBdr>
                </w:div>
                <w:div w:id="708651336">
                  <w:marLeft w:val="480"/>
                  <w:marRight w:val="0"/>
                  <w:marTop w:val="0"/>
                  <w:marBottom w:val="0"/>
                  <w:divBdr>
                    <w:top w:val="none" w:sz="0" w:space="0" w:color="auto"/>
                    <w:left w:val="none" w:sz="0" w:space="0" w:color="auto"/>
                    <w:bottom w:val="none" w:sz="0" w:space="0" w:color="auto"/>
                    <w:right w:val="none" w:sz="0" w:space="0" w:color="auto"/>
                  </w:divBdr>
                </w:div>
                <w:div w:id="1367290385">
                  <w:marLeft w:val="480"/>
                  <w:marRight w:val="0"/>
                  <w:marTop w:val="0"/>
                  <w:marBottom w:val="0"/>
                  <w:divBdr>
                    <w:top w:val="none" w:sz="0" w:space="0" w:color="auto"/>
                    <w:left w:val="none" w:sz="0" w:space="0" w:color="auto"/>
                    <w:bottom w:val="none" w:sz="0" w:space="0" w:color="auto"/>
                    <w:right w:val="none" w:sz="0" w:space="0" w:color="auto"/>
                  </w:divBdr>
                </w:div>
                <w:div w:id="1847018773">
                  <w:marLeft w:val="480"/>
                  <w:marRight w:val="0"/>
                  <w:marTop w:val="0"/>
                  <w:marBottom w:val="0"/>
                  <w:divBdr>
                    <w:top w:val="none" w:sz="0" w:space="0" w:color="auto"/>
                    <w:left w:val="none" w:sz="0" w:space="0" w:color="auto"/>
                    <w:bottom w:val="none" w:sz="0" w:space="0" w:color="auto"/>
                    <w:right w:val="none" w:sz="0" w:space="0" w:color="auto"/>
                  </w:divBdr>
                </w:div>
                <w:div w:id="1788156758">
                  <w:marLeft w:val="480"/>
                  <w:marRight w:val="0"/>
                  <w:marTop w:val="0"/>
                  <w:marBottom w:val="0"/>
                  <w:divBdr>
                    <w:top w:val="none" w:sz="0" w:space="0" w:color="auto"/>
                    <w:left w:val="none" w:sz="0" w:space="0" w:color="auto"/>
                    <w:bottom w:val="none" w:sz="0" w:space="0" w:color="auto"/>
                    <w:right w:val="none" w:sz="0" w:space="0" w:color="auto"/>
                  </w:divBdr>
                </w:div>
                <w:div w:id="923999017">
                  <w:marLeft w:val="480"/>
                  <w:marRight w:val="0"/>
                  <w:marTop w:val="0"/>
                  <w:marBottom w:val="0"/>
                  <w:divBdr>
                    <w:top w:val="none" w:sz="0" w:space="0" w:color="auto"/>
                    <w:left w:val="none" w:sz="0" w:space="0" w:color="auto"/>
                    <w:bottom w:val="none" w:sz="0" w:space="0" w:color="auto"/>
                    <w:right w:val="none" w:sz="0" w:space="0" w:color="auto"/>
                  </w:divBdr>
                </w:div>
              </w:divsChild>
            </w:div>
            <w:div w:id="960307884">
              <w:marLeft w:val="0"/>
              <w:marRight w:val="0"/>
              <w:marTop w:val="0"/>
              <w:marBottom w:val="0"/>
              <w:divBdr>
                <w:top w:val="none" w:sz="0" w:space="0" w:color="auto"/>
                <w:left w:val="none" w:sz="0" w:space="0" w:color="auto"/>
                <w:bottom w:val="none" w:sz="0" w:space="0" w:color="auto"/>
                <w:right w:val="none" w:sz="0" w:space="0" w:color="auto"/>
              </w:divBdr>
              <w:divsChild>
                <w:div w:id="1348558243">
                  <w:marLeft w:val="480"/>
                  <w:marRight w:val="0"/>
                  <w:marTop w:val="0"/>
                  <w:marBottom w:val="0"/>
                  <w:divBdr>
                    <w:top w:val="none" w:sz="0" w:space="0" w:color="auto"/>
                    <w:left w:val="none" w:sz="0" w:space="0" w:color="auto"/>
                    <w:bottom w:val="none" w:sz="0" w:space="0" w:color="auto"/>
                    <w:right w:val="none" w:sz="0" w:space="0" w:color="auto"/>
                  </w:divBdr>
                </w:div>
                <w:div w:id="1722632674">
                  <w:marLeft w:val="480"/>
                  <w:marRight w:val="0"/>
                  <w:marTop w:val="0"/>
                  <w:marBottom w:val="0"/>
                  <w:divBdr>
                    <w:top w:val="none" w:sz="0" w:space="0" w:color="auto"/>
                    <w:left w:val="none" w:sz="0" w:space="0" w:color="auto"/>
                    <w:bottom w:val="none" w:sz="0" w:space="0" w:color="auto"/>
                    <w:right w:val="none" w:sz="0" w:space="0" w:color="auto"/>
                  </w:divBdr>
                </w:div>
                <w:div w:id="1586451260">
                  <w:marLeft w:val="480"/>
                  <w:marRight w:val="0"/>
                  <w:marTop w:val="0"/>
                  <w:marBottom w:val="0"/>
                  <w:divBdr>
                    <w:top w:val="none" w:sz="0" w:space="0" w:color="auto"/>
                    <w:left w:val="none" w:sz="0" w:space="0" w:color="auto"/>
                    <w:bottom w:val="none" w:sz="0" w:space="0" w:color="auto"/>
                    <w:right w:val="none" w:sz="0" w:space="0" w:color="auto"/>
                  </w:divBdr>
                </w:div>
                <w:div w:id="523708951">
                  <w:marLeft w:val="480"/>
                  <w:marRight w:val="0"/>
                  <w:marTop w:val="0"/>
                  <w:marBottom w:val="0"/>
                  <w:divBdr>
                    <w:top w:val="none" w:sz="0" w:space="0" w:color="auto"/>
                    <w:left w:val="none" w:sz="0" w:space="0" w:color="auto"/>
                    <w:bottom w:val="none" w:sz="0" w:space="0" w:color="auto"/>
                    <w:right w:val="none" w:sz="0" w:space="0" w:color="auto"/>
                  </w:divBdr>
                </w:div>
                <w:div w:id="802581010">
                  <w:marLeft w:val="480"/>
                  <w:marRight w:val="0"/>
                  <w:marTop w:val="0"/>
                  <w:marBottom w:val="0"/>
                  <w:divBdr>
                    <w:top w:val="none" w:sz="0" w:space="0" w:color="auto"/>
                    <w:left w:val="none" w:sz="0" w:space="0" w:color="auto"/>
                    <w:bottom w:val="none" w:sz="0" w:space="0" w:color="auto"/>
                    <w:right w:val="none" w:sz="0" w:space="0" w:color="auto"/>
                  </w:divBdr>
                </w:div>
                <w:div w:id="1741631236">
                  <w:marLeft w:val="480"/>
                  <w:marRight w:val="0"/>
                  <w:marTop w:val="0"/>
                  <w:marBottom w:val="0"/>
                  <w:divBdr>
                    <w:top w:val="none" w:sz="0" w:space="0" w:color="auto"/>
                    <w:left w:val="none" w:sz="0" w:space="0" w:color="auto"/>
                    <w:bottom w:val="none" w:sz="0" w:space="0" w:color="auto"/>
                    <w:right w:val="none" w:sz="0" w:space="0" w:color="auto"/>
                  </w:divBdr>
                </w:div>
                <w:div w:id="553927081">
                  <w:marLeft w:val="480"/>
                  <w:marRight w:val="0"/>
                  <w:marTop w:val="0"/>
                  <w:marBottom w:val="0"/>
                  <w:divBdr>
                    <w:top w:val="none" w:sz="0" w:space="0" w:color="auto"/>
                    <w:left w:val="none" w:sz="0" w:space="0" w:color="auto"/>
                    <w:bottom w:val="none" w:sz="0" w:space="0" w:color="auto"/>
                    <w:right w:val="none" w:sz="0" w:space="0" w:color="auto"/>
                  </w:divBdr>
                </w:div>
                <w:div w:id="1637296953">
                  <w:marLeft w:val="480"/>
                  <w:marRight w:val="0"/>
                  <w:marTop w:val="0"/>
                  <w:marBottom w:val="0"/>
                  <w:divBdr>
                    <w:top w:val="none" w:sz="0" w:space="0" w:color="auto"/>
                    <w:left w:val="none" w:sz="0" w:space="0" w:color="auto"/>
                    <w:bottom w:val="none" w:sz="0" w:space="0" w:color="auto"/>
                    <w:right w:val="none" w:sz="0" w:space="0" w:color="auto"/>
                  </w:divBdr>
                </w:div>
                <w:div w:id="871572649">
                  <w:marLeft w:val="480"/>
                  <w:marRight w:val="0"/>
                  <w:marTop w:val="0"/>
                  <w:marBottom w:val="0"/>
                  <w:divBdr>
                    <w:top w:val="none" w:sz="0" w:space="0" w:color="auto"/>
                    <w:left w:val="none" w:sz="0" w:space="0" w:color="auto"/>
                    <w:bottom w:val="none" w:sz="0" w:space="0" w:color="auto"/>
                    <w:right w:val="none" w:sz="0" w:space="0" w:color="auto"/>
                  </w:divBdr>
                </w:div>
                <w:div w:id="1989673407">
                  <w:marLeft w:val="480"/>
                  <w:marRight w:val="0"/>
                  <w:marTop w:val="0"/>
                  <w:marBottom w:val="0"/>
                  <w:divBdr>
                    <w:top w:val="none" w:sz="0" w:space="0" w:color="auto"/>
                    <w:left w:val="none" w:sz="0" w:space="0" w:color="auto"/>
                    <w:bottom w:val="none" w:sz="0" w:space="0" w:color="auto"/>
                    <w:right w:val="none" w:sz="0" w:space="0" w:color="auto"/>
                  </w:divBdr>
                </w:div>
                <w:div w:id="1096899432">
                  <w:marLeft w:val="480"/>
                  <w:marRight w:val="0"/>
                  <w:marTop w:val="0"/>
                  <w:marBottom w:val="0"/>
                  <w:divBdr>
                    <w:top w:val="none" w:sz="0" w:space="0" w:color="auto"/>
                    <w:left w:val="none" w:sz="0" w:space="0" w:color="auto"/>
                    <w:bottom w:val="none" w:sz="0" w:space="0" w:color="auto"/>
                    <w:right w:val="none" w:sz="0" w:space="0" w:color="auto"/>
                  </w:divBdr>
                </w:div>
                <w:div w:id="2068262156">
                  <w:marLeft w:val="480"/>
                  <w:marRight w:val="0"/>
                  <w:marTop w:val="0"/>
                  <w:marBottom w:val="0"/>
                  <w:divBdr>
                    <w:top w:val="none" w:sz="0" w:space="0" w:color="auto"/>
                    <w:left w:val="none" w:sz="0" w:space="0" w:color="auto"/>
                    <w:bottom w:val="none" w:sz="0" w:space="0" w:color="auto"/>
                    <w:right w:val="none" w:sz="0" w:space="0" w:color="auto"/>
                  </w:divBdr>
                </w:div>
              </w:divsChild>
            </w:div>
            <w:div w:id="1104887176">
              <w:marLeft w:val="0"/>
              <w:marRight w:val="0"/>
              <w:marTop w:val="0"/>
              <w:marBottom w:val="0"/>
              <w:divBdr>
                <w:top w:val="none" w:sz="0" w:space="0" w:color="auto"/>
                <w:left w:val="none" w:sz="0" w:space="0" w:color="auto"/>
                <w:bottom w:val="none" w:sz="0" w:space="0" w:color="auto"/>
                <w:right w:val="none" w:sz="0" w:space="0" w:color="auto"/>
              </w:divBdr>
              <w:divsChild>
                <w:div w:id="761297292">
                  <w:marLeft w:val="480"/>
                  <w:marRight w:val="0"/>
                  <w:marTop w:val="0"/>
                  <w:marBottom w:val="0"/>
                  <w:divBdr>
                    <w:top w:val="none" w:sz="0" w:space="0" w:color="auto"/>
                    <w:left w:val="none" w:sz="0" w:space="0" w:color="auto"/>
                    <w:bottom w:val="none" w:sz="0" w:space="0" w:color="auto"/>
                    <w:right w:val="none" w:sz="0" w:space="0" w:color="auto"/>
                  </w:divBdr>
                </w:div>
                <w:div w:id="783160133">
                  <w:marLeft w:val="480"/>
                  <w:marRight w:val="0"/>
                  <w:marTop w:val="0"/>
                  <w:marBottom w:val="0"/>
                  <w:divBdr>
                    <w:top w:val="none" w:sz="0" w:space="0" w:color="auto"/>
                    <w:left w:val="none" w:sz="0" w:space="0" w:color="auto"/>
                    <w:bottom w:val="none" w:sz="0" w:space="0" w:color="auto"/>
                    <w:right w:val="none" w:sz="0" w:space="0" w:color="auto"/>
                  </w:divBdr>
                </w:div>
                <w:div w:id="329144495">
                  <w:marLeft w:val="480"/>
                  <w:marRight w:val="0"/>
                  <w:marTop w:val="0"/>
                  <w:marBottom w:val="0"/>
                  <w:divBdr>
                    <w:top w:val="none" w:sz="0" w:space="0" w:color="auto"/>
                    <w:left w:val="none" w:sz="0" w:space="0" w:color="auto"/>
                    <w:bottom w:val="none" w:sz="0" w:space="0" w:color="auto"/>
                    <w:right w:val="none" w:sz="0" w:space="0" w:color="auto"/>
                  </w:divBdr>
                </w:div>
                <w:div w:id="1718317351">
                  <w:marLeft w:val="480"/>
                  <w:marRight w:val="0"/>
                  <w:marTop w:val="0"/>
                  <w:marBottom w:val="0"/>
                  <w:divBdr>
                    <w:top w:val="none" w:sz="0" w:space="0" w:color="auto"/>
                    <w:left w:val="none" w:sz="0" w:space="0" w:color="auto"/>
                    <w:bottom w:val="none" w:sz="0" w:space="0" w:color="auto"/>
                    <w:right w:val="none" w:sz="0" w:space="0" w:color="auto"/>
                  </w:divBdr>
                </w:div>
                <w:div w:id="1707411968">
                  <w:marLeft w:val="480"/>
                  <w:marRight w:val="0"/>
                  <w:marTop w:val="0"/>
                  <w:marBottom w:val="0"/>
                  <w:divBdr>
                    <w:top w:val="none" w:sz="0" w:space="0" w:color="auto"/>
                    <w:left w:val="none" w:sz="0" w:space="0" w:color="auto"/>
                    <w:bottom w:val="none" w:sz="0" w:space="0" w:color="auto"/>
                    <w:right w:val="none" w:sz="0" w:space="0" w:color="auto"/>
                  </w:divBdr>
                </w:div>
                <w:div w:id="675041810">
                  <w:marLeft w:val="480"/>
                  <w:marRight w:val="0"/>
                  <w:marTop w:val="0"/>
                  <w:marBottom w:val="0"/>
                  <w:divBdr>
                    <w:top w:val="none" w:sz="0" w:space="0" w:color="auto"/>
                    <w:left w:val="none" w:sz="0" w:space="0" w:color="auto"/>
                    <w:bottom w:val="none" w:sz="0" w:space="0" w:color="auto"/>
                    <w:right w:val="none" w:sz="0" w:space="0" w:color="auto"/>
                  </w:divBdr>
                </w:div>
                <w:div w:id="767123683">
                  <w:marLeft w:val="480"/>
                  <w:marRight w:val="0"/>
                  <w:marTop w:val="0"/>
                  <w:marBottom w:val="0"/>
                  <w:divBdr>
                    <w:top w:val="none" w:sz="0" w:space="0" w:color="auto"/>
                    <w:left w:val="none" w:sz="0" w:space="0" w:color="auto"/>
                    <w:bottom w:val="none" w:sz="0" w:space="0" w:color="auto"/>
                    <w:right w:val="none" w:sz="0" w:space="0" w:color="auto"/>
                  </w:divBdr>
                </w:div>
                <w:div w:id="2085492019">
                  <w:marLeft w:val="480"/>
                  <w:marRight w:val="0"/>
                  <w:marTop w:val="0"/>
                  <w:marBottom w:val="0"/>
                  <w:divBdr>
                    <w:top w:val="none" w:sz="0" w:space="0" w:color="auto"/>
                    <w:left w:val="none" w:sz="0" w:space="0" w:color="auto"/>
                    <w:bottom w:val="none" w:sz="0" w:space="0" w:color="auto"/>
                    <w:right w:val="none" w:sz="0" w:space="0" w:color="auto"/>
                  </w:divBdr>
                </w:div>
                <w:div w:id="538975281">
                  <w:marLeft w:val="480"/>
                  <w:marRight w:val="0"/>
                  <w:marTop w:val="0"/>
                  <w:marBottom w:val="0"/>
                  <w:divBdr>
                    <w:top w:val="none" w:sz="0" w:space="0" w:color="auto"/>
                    <w:left w:val="none" w:sz="0" w:space="0" w:color="auto"/>
                    <w:bottom w:val="none" w:sz="0" w:space="0" w:color="auto"/>
                    <w:right w:val="none" w:sz="0" w:space="0" w:color="auto"/>
                  </w:divBdr>
                </w:div>
                <w:div w:id="1931160315">
                  <w:marLeft w:val="480"/>
                  <w:marRight w:val="0"/>
                  <w:marTop w:val="0"/>
                  <w:marBottom w:val="0"/>
                  <w:divBdr>
                    <w:top w:val="none" w:sz="0" w:space="0" w:color="auto"/>
                    <w:left w:val="none" w:sz="0" w:space="0" w:color="auto"/>
                    <w:bottom w:val="none" w:sz="0" w:space="0" w:color="auto"/>
                    <w:right w:val="none" w:sz="0" w:space="0" w:color="auto"/>
                  </w:divBdr>
                </w:div>
                <w:div w:id="1462458581">
                  <w:marLeft w:val="480"/>
                  <w:marRight w:val="0"/>
                  <w:marTop w:val="0"/>
                  <w:marBottom w:val="0"/>
                  <w:divBdr>
                    <w:top w:val="none" w:sz="0" w:space="0" w:color="auto"/>
                    <w:left w:val="none" w:sz="0" w:space="0" w:color="auto"/>
                    <w:bottom w:val="none" w:sz="0" w:space="0" w:color="auto"/>
                    <w:right w:val="none" w:sz="0" w:space="0" w:color="auto"/>
                  </w:divBdr>
                </w:div>
                <w:div w:id="1827744357">
                  <w:marLeft w:val="480"/>
                  <w:marRight w:val="0"/>
                  <w:marTop w:val="0"/>
                  <w:marBottom w:val="0"/>
                  <w:divBdr>
                    <w:top w:val="none" w:sz="0" w:space="0" w:color="auto"/>
                    <w:left w:val="none" w:sz="0" w:space="0" w:color="auto"/>
                    <w:bottom w:val="none" w:sz="0" w:space="0" w:color="auto"/>
                    <w:right w:val="none" w:sz="0" w:space="0" w:color="auto"/>
                  </w:divBdr>
                </w:div>
                <w:div w:id="2045783701">
                  <w:marLeft w:val="480"/>
                  <w:marRight w:val="0"/>
                  <w:marTop w:val="0"/>
                  <w:marBottom w:val="0"/>
                  <w:divBdr>
                    <w:top w:val="none" w:sz="0" w:space="0" w:color="auto"/>
                    <w:left w:val="none" w:sz="0" w:space="0" w:color="auto"/>
                    <w:bottom w:val="none" w:sz="0" w:space="0" w:color="auto"/>
                    <w:right w:val="none" w:sz="0" w:space="0" w:color="auto"/>
                  </w:divBdr>
                </w:div>
              </w:divsChild>
            </w:div>
            <w:div w:id="1045523153">
              <w:marLeft w:val="0"/>
              <w:marRight w:val="0"/>
              <w:marTop w:val="0"/>
              <w:marBottom w:val="0"/>
              <w:divBdr>
                <w:top w:val="none" w:sz="0" w:space="0" w:color="auto"/>
                <w:left w:val="none" w:sz="0" w:space="0" w:color="auto"/>
                <w:bottom w:val="none" w:sz="0" w:space="0" w:color="auto"/>
                <w:right w:val="none" w:sz="0" w:space="0" w:color="auto"/>
              </w:divBdr>
              <w:divsChild>
                <w:div w:id="228077769">
                  <w:marLeft w:val="480"/>
                  <w:marRight w:val="0"/>
                  <w:marTop w:val="0"/>
                  <w:marBottom w:val="0"/>
                  <w:divBdr>
                    <w:top w:val="none" w:sz="0" w:space="0" w:color="auto"/>
                    <w:left w:val="none" w:sz="0" w:space="0" w:color="auto"/>
                    <w:bottom w:val="none" w:sz="0" w:space="0" w:color="auto"/>
                    <w:right w:val="none" w:sz="0" w:space="0" w:color="auto"/>
                  </w:divBdr>
                </w:div>
                <w:div w:id="709065502">
                  <w:marLeft w:val="480"/>
                  <w:marRight w:val="0"/>
                  <w:marTop w:val="0"/>
                  <w:marBottom w:val="0"/>
                  <w:divBdr>
                    <w:top w:val="none" w:sz="0" w:space="0" w:color="auto"/>
                    <w:left w:val="none" w:sz="0" w:space="0" w:color="auto"/>
                    <w:bottom w:val="none" w:sz="0" w:space="0" w:color="auto"/>
                    <w:right w:val="none" w:sz="0" w:space="0" w:color="auto"/>
                  </w:divBdr>
                </w:div>
                <w:div w:id="2115200493">
                  <w:marLeft w:val="480"/>
                  <w:marRight w:val="0"/>
                  <w:marTop w:val="0"/>
                  <w:marBottom w:val="0"/>
                  <w:divBdr>
                    <w:top w:val="none" w:sz="0" w:space="0" w:color="auto"/>
                    <w:left w:val="none" w:sz="0" w:space="0" w:color="auto"/>
                    <w:bottom w:val="none" w:sz="0" w:space="0" w:color="auto"/>
                    <w:right w:val="none" w:sz="0" w:space="0" w:color="auto"/>
                  </w:divBdr>
                </w:div>
                <w:div w:id="397634695">
                  <w:marLeft w:val="480"/>
                  <w:marRight w:val="0"/>
                  <w:marTop w:val="0"/>
                  <w:marBottom w:val="0"/>
                  <w:divBdr>
                    <w:top w:val="none" w:sz="0" w:space="0" w:color="auto"/>
                    <w:left w:val="none" w:sz="0" w:space="0" w:color="auto"/>
                    <w:bottom w:val="none" w:sz="0" w:space="0" w:color="auto"/>
                    <w:right w:val="none" w:sz="0" w:space="0" w:color="auto"/>
                  </w:divBdr>
                </w:div>
                <w:div w:id="532040440">
                  <w:marLeft w:val="480"/>
                  <w:marRight w:val="0"/>
                  <w:marTop w:val="0"/>
                  <w:marBottom w:val="0"/>
                  <w:divBdr>
                    <w:top w:val="none" w:sz="0" w:space="0" w:color="auto"/>
                    <w:left w:val="none" w:sz="0" w:space="0" w:color="auto"/>
                    <w:bottom w:val="none" w:sz="0" w:space="0" w:color="auto"/>
                    <w:right w:val="none" w:sz="0" w:space="0" w:color="auto"/>
                  </w:divBdr>
                </w:div>
                <w:div w:id="1752434860">
                  <w:marLeft w:val="480"/>
                  <w:marRight w:val="0"/>
                  <w:marTop w:val="0"/>
                  <w:marBottom w:val="0"/>
                  <w:divBdr>
                    <w:top w:val="none" w:sz="0" w:space="0" w:color="auto"/>
                    <w:left w:val="none" w:sz="0" w:space="0" w:color="auto"/>
                    <w:bottom w:val="none" w:sz="0" w:space="0" w:color="auto"/>
                    <w:right w:val="none" w:sz="0" w:space="0" w:color="auto"/>
                  </w:divBdr>
                </w:div>
                <w:div w:id="1987081513">
                  <w:marLeft w:val="480"/>
                  <w:marRight w:val="0"/>
                  <w:marTop w:val="0"/>
                  <w:marBottom w:val="0"/>
                  <w:divBdr>
                    <w:top w:val="none" w:sz="0" w:space="0" w:color="auto"/>
                    <w:left w:val="none" w:sz="0" w:space="0" w:color="auto"/>
                    <w:bottom w:val="none" w:sz="0" w:space="0" w:color="auto"/>
                    <w:right w:val="none" w:sz="0" w:space="0" w:color="auto"/>
                  </w:divBdr>
                </w:div>
                <w:div w:id="1468011617">
                  <w:marLeft w:val="480"/>
                  <w:marRight w:val="0"/>
                  <w:marTop w:val="0"/>
                  <w:marBottom w:val="0"/>
                  <w:divBdr>
                    <w:top w:val="none" w:sz="0" w:space="0" w:color="auto"/>
                    <w:left w:val="none" w:sz="0" w:space="0" w:color="auto"/>
                    <w:bottom w:val="none" w:sz="0" w:space="0" w:color="auto"/>
                    <w:right w:val="none" w:sz="0" w:space="0" w:color="auto"/>
                  </w:divBdr>
                </w:div>
                <w:div w:id="1349864744">
                  <w:marLeft w:val="480"/>
                  <w:marRight w:val="0"/>
                  <w:marTop w:val="0"/>
                  <w:marBottom w:val="0"/>
                  <w:divBdr>
                    <w:top w:val="none" w:sz="0" w:space="0" w:color="auto"/>
                    <w:left w:val="none" w:sz="0" w:space="0" w:color="auto"/>
                    <w:bottom w:val="none" w:sz="0" w:space="0" w:color="auto"/>
                    <w:right w:val="none" w:sz="0" w:space="0" w:color="auto"/>
                  </w:divBdr>
                </w:div>
                <w:div w:id="328606308">
                  <w:marLeft w:val="480"/>
                  <w:marRight w:val="0"/>
                  <w:marTop w:val="0"/>
                  <w:marBottom w:val="0"/>
                  <w:divBdr>
                    <w:top w:val="none" w:sz="0" w:space="0" w:color="auto"/>
                    <w:left w:val="none" w:sz="0" w:space="0" w:color="auto"/>
                    <w:bottom w:val="none" w:sz="0" w:space="0" w:color="auto"/>
                    <w:right w:val="none" w:sz="0" w:space="0" w:color="auto"/>
                  </w:divBdr>
                </w:div>
                <w:div w:id="627469878">
                  <w:marLeft w:val="480"/>
                  <w:marRight w:val="0"/>
                  <w:marTop w:val="0"/>
                  <w:marBottom w:val="0"/>
                  <w:divBdr>
                    <w:top w:val="none" w:sz="0" w:space="0" w:color="auto"/>
                    <w:left w:val="none" w:sz="0" w:space="0" w:color="auto"/>
                    <w:bottom w:val="none" w:sz="0" w:space="0" w:color="auto"/>
                    <w:right w:val="none" w:sz="0" w:space="0" w:color="auto"/>
                  </w:divBdr>
                </w:div>
                <w:div w:id="1216893905">
                  <w:marLeft w:val="480"/>
                  <w:marRight w:val="0"/>
                  <w:marTop w:val="0"/>
                  <w:marBottom w:val="0"/>
                  <w:divBdr>
                    <w:top w:val="none" w:sz="0" w:space="0" w:color="auto"/>
                    <w:left w:val="none" w:sz="0" w:space="0" w:color="auto"/>
                    <w:bottom w:val="none" w:sz="0" w:space="0" w:color="auto"/>
                    <w:right w:val="none" w:sz="0" w:space="0" w:color="auto"/>
                  </w:divBdr>
                </w:div>
                <w:div w:id="1621260996">
                  <w:marLeft w:val="480"/>
                  <w:marRight w:val="0"/>
                  <w:marTop w:val="0"/>
                  <w:marBottom w:val="0"/>
                  <w:divBdr>
                    <w:top w:val="none" w:sz="0" w:space="0" w:color="auto"/>
                    <w:left w:val="none" w:sz="0" w:space="0" w:color="auto"/>
                    <w:bottom w:val="none" w:sz="0" w:space="0" w:color="auto"/>
                    <w:right w:val="none" w:sz="0" w:space="0" w:color="auto"/>
                  </w:divBdr>
                </w:div>
              </w:divsChild>
            </w:div>
            <w:div w:id="1136527324">
              <w:marLeft w:val="0"/>
              <w:marRight w:val="0"/>
              <w:marTop w:val="0"/>
              <w:marBottom w:val="0"/>
              <w:divBdr>
                <w:top w:val="none" w:sz="0" w:space="0" w:color="auto"/>
                <w:left w:val="none" w:sz="0" w:space="0" w:color="auto"/>
                <w:bottom w:val="none" w:sz="0" w:space="0" w:color="auto"/>
                <w:right w:val="none" w:sz="0" w:space="0" w:color="auto"/>
              </w:divBdr>
              <w:divsChild>
                <w:div w:id="2036927352">
                  <w:marLeft w:val="480"/>
                  <w:marRight w:val="0"/>
                  <w:marTop w:val="0"/>
                  <w:marBottom w:val="0"/>
                  <w:divBdr>
                    <w:top w:val="none" w:sz="0" w:space="0" w:color="auto"/>
                    <w:left w:val="none" w:sz="0" w:space="0" w:color="auto"/>
                    <w:bottom w:val="none" w:sz="0" w:space="0" w:color="auto"/>
                    <w:right w:val="none" w:sz="0" w:space="0" w:color="auto"/>
                  </w:divBdr>
                </w:div>
                <w:div w:id="47728880">
                  <w:marLeft w:val="480"/>
                  <w:marRight w:val="0"/>
                  <w:marTop w:val="0"/>
                  <w:marBottom w:val="0"/>
                  <w:divBdr>
                    <w:top w:val="none" w:sz="0" w:space="0" w:color="auto"/>
                    <w:left w:val="none" w:sz="0" w:space="0" w:color="auto"/>
                    <w:bottom w:val="none" w:sz="0" w:space="0" w:color="auto"/>
                    <w:right w:val="none" w:sz="0" w:space="0" w:color="auto"/>
                  </w:divBdr>
                </w:div>
                <w:div w:id="603076735">
                  <w:marLeft w:val="480"/>
                  <w:marRight w:val="0"/>
                  <w:marTop w:val="0"/>
                  <w:marBottom w:val="0"/>
                  <w:divBdr>
                    <w:top w:val="none" w:sz="0" w:space="0" w:color="auto"/>
                    <w:left w:val="none" w:sz="0" w:space="0" w:color="auto"/>
                    <w:bottom w:val="none" w:sz="0" w:space="0" w:color="auto"/>
                    <w:right w:val="none" w:sz="0" w:space="0" w:color="auto"/>
                  </w:divBdr>
                </w:div>
                <w:div w:id="1357846647">
                  <w:marLeft w:val="480"/>
                  <w:marRight w:val="0"/>
                  <w:marTop w:val="0"/>
                  <w:marBottom w:val="0"/>
                  <w:divBdr>
                    <w:top w:val="none" w:sz="0" w:space="0" w:color="auto"/>
                    <w:left w:val="none" w:sz="0" w:space="0" w:color="auto"/>
                    <w:bottom w:val="none" w:sz="0" w:space="0" w:color="auto"/>
                    <w:right w:val="none" w:sz="0" w:space="0" w:color="auto"/>
                  </w:divBdr>
                </w:div>
                <w:div w:id="465392192">
                  <w:marLeft w:val="480"/>
                  <w:marRight w:val="0"/>
                  <w:marTop w:val="0"/>
                  <w:marBottom w:val="0"/>
                  <w:divBdr>
                    <w:top w:val="none" w:sz="0" w:space="0" w:color="auto"/>
                    <w:left w:val="none" w:sz="0" w:space="0" w:color="auto"/>
                    <w:bottom w:val="none" w:sz="0" w:space="0" w:color="auto"/>
                    <w:right w:val="none" w:sz="0" w:space="0" w:color="auto"/>
                  </w:divBdr>
                </w:div>
                <w:div w:id="1282808264">
                  <w:marLeft w:val="480"/>
                  <w:marRight w:val="0"/>
                  <w:marTop w:val="0"/>
                  <w:marBottom w:val="0"/>
                  <w:divBdr>
                    <w:top w:val="none" w:sz="0" w:space="0" w:color="auto"/>
                    <w:left w:val="none" w:sz="0" w:space="0" w:color="auto"/>
                    <w:bottom w:val="none" w:sz="0" w:space="0" w:color="auto"/>
                    <w:right w:val="none" w:sz="0" w:space="0" w:color="auto"/>
                  </w:divBdr>
                </w:div>
                <w:div w:id="1722821570">
                  <w:marLeft w:val="480"/>
                  <w:marRight w:val="0"/>
                  <w:marTop w:val="0"/>
                  <w:marBottom w:val="0"/>
                  <w:divBdr>
                    <w:top w:val="none" w:sz="0" w:space="0" w:color="auto"/>
                    <w:left w:val="none" w:sz="0" w:space="0" w:color="auto"/>
                    <w:bottom w:val="none" w:sz="0" w:space="0" w:color="auto"/>
                    <w:right w:val="none" w:sz="0" w:space="0" w:color="auto"/>
                  </w:divBdr>
                </w:div>
                <w:div w:id="1574197866">
                  <w:marLeft w:val="480"/>
                  <w:marRight w:val="0"/>
                  <w:marTop w:val="0"/>
                  <w:marBottom w:val="0"/>
                  <w:divBdr>
                    <w:top w:val="none" w:sz="0" w:space="0" w:color="auto"/>
                    <w:left w:val="none" w:sz="0" w:space="0" w:color="auto"/>
                    <w:bottom w:val="none" w:sz="0" w:space="0" w:color="auto"/>
                    <w:right w:val="none" w:sz="0" w:space="0" w:color="auto"/>
                  </w:divBdr>
                </w:div>
                <w:div w:id="2025277838">
                  <w:marLeft w:val="480"/>
                  <w:marRight w:val="0"/>
                  <w:marTop w:val="0"/>
                  <w:marBottom w:val="0"/>
                  <w:divBdr>
                    <w:top w:val="none" w:sz="0" w:space="0" w:color="auto"/>
                    <w:left w:val="none" w:sz="0" w:space="0" w:color="auto"/>
                    <w:bottom w:val="none" w:sz="0" w:space="0" w:color="auto"/>
                    <w:right w:val="none" w:sz="0" w:space="0" w:color="auto"/>
                  </w:divBdr>
                </w:div>
                <w:div w:id="2003926276">
                  <w:marLeft w:val="480"/>
                  <w:marRight w:val="0"/>
                  <w:marTop w:val="0"/>
                  <w:marBottom w:val="0"/>
                  <w:divBdr>
                    <w:top w:val="none" w:sz="0" w:space="0" w:color="auto"/>
                    <w:left w:val="none" w:sz="0" w:space="0" w:color="auto"/>
                    <w:bottom w:val="none" w:sz="0" w:space="0" w:color="auto"/>
                    <w:right w:val="none" w:sz="0" w:space="0" w:color="auto"/>
                  </w:divBdr>
                </w:div>
                <w:div w:id="1636987036">
                  <w:marLeft w:val="480"/>
                  <w:marRight w:val="0"/>
                  <w:marTop w:val="0"/>
                  <w:marBottom w:val="0"/>
                  <w:divBdr>
                    <w:top w:val="none" w:sz="0" w:space="0" w:color="auto"/>
                    <w:left w:val="none" w:sz="0" w:space="0" w:color="auto"/>
                    <w:bottom w:val="none" w:sz="0" w:space="0" w:color="auto"/>
                    <w:right w:val="none" w:sz="0" w:space="0" w:color="auto"/>
                  </w:divBdr>
                </w:div>
                <w:div w:id="2130392315">
                  <w:marLeft w:val="480"/>
                  <w:marRight w:val="0"/>
                  <w:marTop w:val="0"/>
                  <w:marBottom w:val="0"/>
                  <w:divBdr>
                    <w:top w:val="none" w:sz="0" w:space="0" w:color="auto"/>
                    <w:left w:val="none" w:sz="0" w:space="0" w:color="auto"/>
                    <w:bottom w:val="none" w:sz="0" w:space="0" w:color="auto"/>
                    <w:right w:val="none" w:sz="0" w:space="0" w:color="auto"/>
                  </w:divBdr>
                </w:div>
                <w:div w:id="372508368">
                  <w:marLeft w:val="480"/>
                  <w:marRight w:val="0"/>
                  <w:marTop w:val="0"/>
                  <w:marBottom w:val="0"/>
                  <w:divBdr>
                    <w:top w:val="none" w:sz="0" w:space="0" w:color="auto"/>
                    <w:left w:val="none" w:sz="0" w:space="0" w:color="auto"/>
                    <w:bottom w:val="none" w:sz="0" w:space="0" w:color="auto"/>
                    <w:right w:val="none" w:sz="0" w:space="0" w:color="auto"/>
                  </w:divBdr>
                </w:div>
                <w:div w:id="677005173">
                  <w:marLeft w:val="480"/>
                  <w:marRight w:val="0"/>
                  <w:marTop w:val="0"/>
                  <w:marBottom w:val="0"/>
                  <w:divBdr>
                    <w:top w:val="none" w:sz="0" w:space="0" w:color="auto"/>
                    <w:left w:val="none" w:sz="0" w:space="0" w:color="auto"/>
                    <w:bottom w:val="none" w:sz="0" w:space="0" w:color="auto"/>
                    <w:right w:val="none" w:sz="0" w:space="0" w:color="auto"/>
                  </w:divBdr>
                </w:div>
              </w:divsChild>
            </w:div>
            <w:div w:id="965236105">
              <w:marLeft w:val="0"/>
              <w:marRight w:val="0"/>
              <w:marTop w:val="0"/>
              <w:marBottom w:val="0"/>
              <w:divBdr>
                <w:top w:val="none" w:sz="0" w:space="0" w:color="auto"/>
                <w:left w:val="none" w:sz="0" w:space="0" w:color="auto"/>
                <w:bottom w:val="none" w:sz="0" w:space="0" w:color="auto"/>
                <w:right w:val="none" w:sz="0" w:space="0" w:color="auto"/>
              </w:divBdr>
              <w:divsChild>
                <w:div w:id="1726097374">
                  <w:marLeft w:val="480"/>
                  <w:marRight w:val="0"/>
                  <w:marTop w:val="0"/>
                  <w:marBottom w:val="0"/>
                  <w:divBdr>
                    <w:top w:val="none" w:sz="0" w:space="0" w:color="auto"/>
                    <w:left w:val="none" w:sz="0" w:space="0" w:color="auto"/>
                    <w:bottom w:val="none" w:sz="0" w:space="0" w:color="auto"/>
                    <w:right w:val="none" w:sz="0" w:space="0" w:color="auto"/>
                  </w:divBdr>
                </w:div>
                <w:div w:id="1461649501">
                  <w:marLeft w:val="480"/>
                  <w:marRight w:val="0"/>
                  <w:marTop w:val="0"/>
                  <w:marBottom w:val="0"/>
                  <w:divBdr>
                    <w:top w:val="none" w:sz="0" w:space="0" w:color="auto"/>
                    <w:left w:val="none" w:sz="0" w:space="0" w:color="auto"/>
                    <w:bottom w:val="none" w:sz="0" w:space="0" w:color="auto"/>
                    <w:right w:val="none" w:sz="0" w:space="0" w:color="auto"/>
                  </w:divBdr>
                </w:div>
                <w:div w:id="168372990">
                  <w:marLeft w:val="480"/>
                  <w:marRight w:val="0"/>
                  <w:marTop w:val="0"/>
                  <w:marBottom w:val="0"/>
                  <w:divBdr>
                    <w:top w:val="none" w:sz="0" w:space="0" w:color="auto"/>
                    <w:left w:val="none" w:sz="0" w:space="0" w:color="auto"/>
                    <w:bottom w:val="none" w:sz="0" w:space="0" w:color="auto"/>
                    <w:right w:val="none" w:sz="0" w:space="0" w:color="auto"/>
                  </w:divBdr>
                </w:div>
                <w:div w:id="1122454691">
                  <w:marLeft w:val="480"/>
                  <w:marRight w:val="0"/>
                  <w:marTop w:val="0"/>
                  <w:marBottom w:val="0"/>
                  <w:divBdr>
                    <w:top w:val="none" w:sz="0" w:space="0" w:color="auto"/>
                    <w:left w:val="none" w:sz="0" w:space="0" w:color="auto"/>
                    <w:bottom w:val="none" w:sz="0" w:space="0" w:color="auto"/>
                    <w:right w:val="none" w:sz="0" w:space="0" w:color="auto"/>
                  </w:divBdr>
                </w:div>
                <w:div w:id="2053727327">
                  <w:marLeft w:val="480"/>
                  <w:marRight w:val="0"/>
                  <w:marTop w:val="0"/>
                  <w:marBottom w:val="0"/>
                  <w:divBdr>
                    <w:top w:val="none" w:sz="0" w:space="0" w:color="auto"/>
                    <w:left w:val="none" w:sz="0" w:space="0" w:color="auto"/>
                    <w:bottom w:val="none" w:sz="0" w:space="0" w:color="auto"/>
                    <w:right w:val="none" w:sz="0" w:space="0" w:color="auto"/>
                  </w:divBdr>
                </w:div>
                <w:div w:id="95565687">
                  <w:marLeft w:val="480"/>
                  <w:marRight w:val="0"/>
                  <w:marTop w:val="0"/>
                  <w:marBottom w:val="0"/>
                  <w:divBdr>
                    <w:top w:val="none" w:sz="0" w:space="0" w:color="auto"/>
                    <w:left w:val="none" w:sz="0" w:space="0" w:color="auto"/>
                    <w:bottom w:val="none" w:sz="0" w:space="0" w:color="auto"/>
                    <w:right w:val="none" w:sz="0" w:space="0" w:color="auto"/>
                  </w:divBdr>
                </w:div>
                <w:div w:id="1426998489">
                  <w:marLeft w:val="480"/>
                  <w:marRight w:val="0"/>
                  <w:marTop w:val="0"/>
                  <w:marBottom w:val="0"/>
                  <w:divBdr>
                    <w:top w:val="none" w:sz="0" w:space="0" w:color="auto"/>
                    <w:left w:val="none" w:sz="0" w:space="0" w:color="auto"/>
                    <w:bottom w:val="none" w:sz="0" w:space="0" w:color="auto"/>
                    <w:right w:val="none" w:sz="0" w:space="0" w:color="auto"/>
                  </w:divBdr>
                </w:div>
                <w:div w:id="1887183913">
                  <w:marLeft w:val="480"/>
                  <w:marRight w:val="0"/>
                  <w:marTop w:val="0"/>
                  <w:marBottom w:val="0"/>
                  <w:divBdr>
                    <w:top w:val="none" w:sz="0" w:space="0" w:color="auto"/>
                    <w:left w:val="none" w:sz="0" w:space="0" w:color="auto"/>
                    <w:bottom w:val="none" w:sz="0" w:space="0" w:color="auto"/>
                    <w:right w:val="none" w:sz="0" w:space="0" w:color="auto"/>
                  </w:divBdr>
                </w:div>
                <w:div w:id="1805928603">
                  <w:marLeft w:val="480"/>
                  <w:marRight w:val="0"/>
                  <w:marTop w:val="0"/>
                  <w:marBottom w:val="0"/>
                  <w:divBdr>
                    <w:top w:val="none" w:sz="0" w:space="0" w:color="auto"/>
                    <w:left w:val="none" w:sz="0" w:space="0" w:color="auto"/>
                    <w:bottom w:val="none" w:sz="0" w:space="0" w:color="auto"/>
                    <w:right w:val="none" w:sz="0" w:space="0" w:color="auto"/>
                  </w:divBdr>
                </w:div>
                <w:div w:id="355815924">
                  <w:marLeft w:val="480"/>
                  <w:marRight w:val="0"/>
                  <w:marTop w:val="0"/>
                  <w:marBottom w:val="0"/>
                  <w:divBdr>
                    <w:top w:val="none" w:sz="0" w:space="0" w:color="auto"/>
                    <w:left w:val="none" w:sz="0" w:space="0" w:color="auto"/>
                    <w:bottom w:val="none" w:sz="0" w:space="0" w:color="auto"/>
                    <w:right w:val="none" w:sz="0" w:space="0" w:color="auto"/>
                  </w:divBdr>
                </w:div>
                <w:div w:id="1246183808">
                  <w:marLeft w:val="480"/>
                  <w:marRight w:val="0"/>
                  <w:marTop w:val="0"/>
                  <w:marBottom w:val="0"/>
                  <w:divBdr>
                    <w:top w:val="none" w:sz="0" w:space="0" w:color="auto"/>
                    <w:left w:val="none" w:sz="0" w:space="0" w:color="auto"/>
                    <w:bottom w:val="none" w:sz="0" w:space="0" w:color="auto"/>
                    <w:right w:val="none" w:sz="0" w:space="0" w:color="auto"/>
                  </w:divBdr>
                </w:div>
                <w:div w:id="28845057">
                  <w:marLeft w:val="480"/>
                  <w:marRight w:val="0"/>
                  <w:marTop w:val="0"/>
                  <w:marBottom w:val="0"/>
                  <w:divBdr>
                    <w:top w:val="none" w:sz="0" w:space="0" w:color="auto"/>
                    <w:left w:val="none" w:sz="0" w:space="0" w:color="auto"/>
                    <w:bottom w:val="none" w:sz="0" w:space="0" w:color="auto"/>
                    <w:right w:val="none" w:sz="0" w:space="0" w:color="auto"/>
                  </w:divBdr>
                </w:div>
                <w:div w:id="1687975912">
                  <w:marLeft w:val="480"/>
                  <w:marRight w:val="0"/>
                  <w:marTop w:val="0"/>
                  <w:marBottom w:val="0"/>
                  <w:divBdr>
                    <w:top w:val="none" w:sz="0" w:space="0" w:color="auto"/>
                    <w:left w:val="none" w:sz="0" w:space="0" w:color="auto"/>
                    <w:bottom w:val="none" w:sz="0" w:space="0" w:color="auto"/>
                    <w:right w:val="none" w:sz="0" w:space="0" w:color="auto"/>
                  </w:divBdr>
                </w:div>
                <w:div w:id="1828549686">
                  <w:marLeft w:val="480"/>
                  <w:marRight w:val="0"/>
                  <w:marTop w:val="0"/>
                  <w:marBottom w:val="0"/>
                  <w:divBdr>
                    <w:top w:val="none" w:sz="0" w:space="0" w:color="auto"/>
                    <w:left w:val="none" w:sz="0" w:space="0" w:color="auto"/>
                    <w:bottom w:val="none" w:sz="0" w:space="0" w:color="auto"/>
                    <w:right w:val="none" w:sz="0" w:space="0" w:color="auto"/>
                  </w:divBdr>
                </w:div>
                <w:div w:id="281228126">
                  <w:marLeft w:val="480"/>
                  <w:marRight w:val="0"/>
                  <w:marTop w:val="0"/>
                  <w:marBottom w:val="0"/>
                  <w:divBdr>
                    <w:top w:val="none" w:sz="0" w:space="0" w:color="auto"/>
                    <w:left w:val="none" w:sz="0" w:space="0" w:color="auto"/>
                    <w:bottom w:val="none" w:sz="0" w:space="0" w:color="auto"/>
                    <w:right w:val="none" w:sz="0" w:space="0" w:color="auto"/>
                  </w:divBdr>
                </w:div>
              </w:divsChild>
            </w:div>
            <w:div w:id="1142580848">
              <w:marLeft w:val="0"/>
              <w:marRight w:val="0"/>
              <w:marTop w:val="0"/>
              <w:marBottom w:val="0"/>
              <w:divBdr>
                <w:top w:val="none" w:sz="0" w:space="0" w:color="auto"/>
                <w:left w:val="none" w:sz="0" w:space="0" w:color="auto"/>
                <w:bottom w:val="none" w:sz="0" w:space="0" w:color="auto"/>
                <w:right w:val="none" w:sz="0" w:space="0" w:color="auto"/>
              </w:divBdr>
              <w:divsChild>
                <w:div w:id="1752776753">
                  <w:marLeft w:val="480"/>
                  <w:marRight w:val="0"/>
                  <w:marTop w:val="0"/>
                  <w:marBottom w:val="0"/>
                  <w:divBdr>
                    <w:top w:val="none" w:sz="0" w:space="0" w:color="auto"/>
                    <w:left w:val="none" w:sz="0" w:space="0" w:color="auto"/>
                    <w:bottom w:val="none" w:sz="0" w:space="0" w:color="auto"/>
                    <w:right w:val="none" w:sz="0" w:space="0" w:color="auto"/>
                  </w:divBdr>
                </w:div>
                <w:div w:id="521019881">
                  <w:marLeft w:val="480"/>
                  <w:marRight w:val="0"/>
                  <w:marTop w:val="0"/>
                  <w:marBottom w:val="0"/>
                  <w:divBdr>
                    <w:top w:val="none" w:sz="0" w:space="0" w:color="auto"/>
                    <w:left w:val="none" w:sz="0" w:space="0" w:color="auto"/>
                    <w:bottom w:val="none" w:sz="0" w:space="0" w:color="auto"/>
                    <w:right w:val="none" w:sz="0" w:space="0" w:color="auto"/>
                  </w:divBdr>
                </w:div>
                <w:div w:id="2137985248">
                  <w:marLeft w:val="480"/>
                  <w:marRight w:val="0"/>
                  <w:marTop w:val="0"/>
                  <w:marBottom w:val="0"/>
                  <w:divBdr>
                    <w:top w:val="none" w:sz="0" w:space="0" w:color="auto"/>
                    <w:left w:val="none" w:sz="0" w:space="0" w:color="auto"/>
                    <w:bottom w:val="none" w:sz="0" w:space="0" w:color="auto"/>
                    <w:right w:val="none" w:sz="0" w:space="0" w:color="auto"/>
                  </w:divBdr>
                </w:div>
                <w:div w:id="772089287">
                  <w:marLeft w:val="480"/>
                  <w:marRight w:val="0"/>
                  <w:marTop w:val="0"/>
                  <w:marBottom w:val="0"/>
                  <w:divBdr>
                    <w:top w:val="none" w:sz="0" w:space="0" w:color="auto"/>
                    <w:left w:val="none" w:sz="0" w:space="0" w:color="auto"/>
                    <w:bottom w:val="none" w:sz="0" w:space="0" w:color="auto"/>
                    <w:right w:val="none" w:sz="0" w:space="0" w:color="auto"/>
                  </w:divBdr>
                </w:div>
                <w:div w:id="1986426778">
                  <w:marLeft w:val="480"/>
                  <w:marRight w:val="0"/>
                  <w:marTop w:val="0"/>
                  <w:marBottom w:val="0"/>
                  <w:divBdr>
                    <w:top w:val="none" w:sz="0" w:space="0" w:color="auto"/>
                    <w:left w:val="none" w:sz="0" w:space="0" w:color="auto"/>
                    <w:bottom w:val="none" w:sz="0" w:space="0" w:color="auto"/>
                    <w:right w:val="none" w:sz="0" w:space="0" w:color="auto"/>
                  </w:divBdr>
                </w:div>
                <w:div w:id="1312758837">
                  <w:marLeft w:val="480"/>
                  <w:marRight w:val="0"/>
                  <w:marTop w:val="0"/>
                  <w:marBottom w:val="0"/>
                  <w:divBdr>
                    <w:top w:val="none" w:sz="0" w:space="0" w:color="auto"/>
                    <w:left w:val="none" w:sz="0" w:space="0" w:color="auto"/>
                    <w:bottom w:val="none" w:sz="0" w:space="0" w:color="auto"/>
                    <w:right w:val="none" w:sz="0" w:space="0" w:color="auto"/>
                  </w:divBdr>
                </w:div>
                <w:div w:id="382413287">
                  <w:marLeft w:val="480"/>
                  <w:marRight w:val="0"/>
                  <w:marTop w:val="0"/>
                  <w:marBottom w:val="0"/>
                  <w:divBdr>
                    <w:top w:val="none" w:sz="0" w:space="0" w:color="auto"/>
                    <w:left w:val="none" w:sz="0" w:space="0" w:color="auto"/>
                    <w:bottom w:val="none" w:sz="0" w:space="0" w:color="auto"/>
                    <w:right w:val="none" w:sz="0" w:space="0" w:color="auto"/>
                  </w:divBdr>
                </w:div>
                <w:div w:id="22368099">
                  <w:marLeft w:val="480"/>
                  <w:marRight w:val="0"/>
                  <w:marTop w:val="0"/>
                  <w:marBottom w:val="0"/>
                  <w:divBdr>
                    <w:top w:val="none" w:sz="0" w:space="0" w:color="auto"/>
                    <w:left w:val="none" w:sz="0" w:space="0" w:color="auto"/>
                    <w:bottom w:val="none" w:sz="0" w:space="0" w:color="auto"/>
                    <w:right w:val="none" w:sz="0" w:space="0" w:color="auto"/>
                  </w:divBdr>
                </w:div>
                <w:div w:id="845444522">
                  <w:marLeft w:val="480"/>
                  <w:marRight w:val="0"/>
                  <w:marTop w:val="0"/>
                  <w:marBottom w:val="0"/>
                  <w:divBdr>
                    <w:top w:val="none" w:sz="0" w:space="0" w:color="auto"/>
                    <w:left w:val="none" w:sz="0" w:space="0" w:color="auto"/>
                    <w:bottom w:val="none" w:sz="0" w:space="0" w:color="auto"/>
                    <w:right w:val="none" w:sz="0" w:space="0" w:color="auto"/>
                  </w:divBdr>
                </w:div>
                <w:div w:id="1310987090">
                  <w:marLeft w:val="480"/>
                  <w:marRight w:val="0"/>
                  <w:marTop w:val="0"/>
                  <w:marBottom w:val="0"/>
                  <w:divBdr>
                    <w:top w:val="none" w:sz="0" w:space="0" w:color="auto"/>
                    <w:left w:val="none" w:sz="0" w:space="0" w:color="auto"/>
                    <w:bottom w:val="none" w:sz="0" w:space="0" w:color="auto"/>
                    <w:right w:val="none" w:sz="0" w:space="0" w:color="auto"/>
                  </w:divBdr>
                </w:div>
                <w:div w:id="1400253572">
                  <w:marLeft w:val="480"/>
                  <w:marRight w:val="0"/>
                  <w:marTop w:val="0"/>
                  <w:marBottom w:val="0"/>
                  <w:divBdr>
                    <w:top w:val="none" w:sz="0" w:space="0" w:color="auto"/>
                    <w:left w:val="none" w:sz="0" w:space="0" w:color="auto"/>
                    <w:bottom w:val="none" w:sz="0" w:space="0" w:color="auto"/>
                    <w:right w:val="none" w:sz="0" w:space="0" w:color="auto"/>
                  </w:divBdr>
                </w:div>
                <w:div w:id="1822890867">
                  <w:marLeft w:val="480"/>
                  <w:marRight w:val="0"/>
                  <w:marTop w:val="0"/>
                  <w:marBottom w:val="0"/>
                  <w:divBdr>
                    <w:top w:val="none" w:sz="0" w:space="0" w:color="auto"/>
                    <w:left w:val="none" w:sz="0" w:space="0" w:color="auto"/>
                    <w:bottom w:val="none" w:sz="0" w:space="0" w:color="auto"/>
                    <w:right w:val="none" w:sz="0" w:space="0" w:color="auto"/>
                  </w:divBdr>
                </w:div>
                <w:div w:id="1446774203">
                  <w:marLeft w:val="480"/>
                  <w:marRight w:val="0"/>
                  <w:marTop w:val="0"/>
                  <w:marBottom w:val="0"/>
                  <w:divBdr>
                    <w:top w:val="none" w:sz="0" w:space="0" w:color="auto"/>
                    <w:left w:val="none" w:sz="0" w:space="0" w:color="auto"/>
                    <w:bottom w:val="none" w:sz="0" w:space="0" w:color="auto"/>
                    <w:right w:val="none" w:sz="0" w:space="0" w:color="auto"/>
                  </w:divBdr>
                </w:div>
                <w:div w:id="35476161">
                  <w:marLeft w:val="480"/>
                  <w:marRight w:val="0"/>
                  <w:marTop w:val="0"/>
                  <w:marBottom w:val="0"/>
                  <w:divBdr>
                    <w:top w:val="none" w:sz="0" w:space="0" w:color="auto"/>
                    <w:left w:val="none" w:sz="0" w:space="0" w:color="auto"/>
                    <w:bottom w:val="none" w:sz="0" w:space="0" w:color="auto"/>
                    <w:right w:val="none" w:sz="0" w:space="0" w:color="auto"/>
                  </w:divBdr>
                </w:div>
                <w:div w:id="1039016977">
                  <w:marLeft w:val="480"/>
                  <w:marRight w:val="0"/>
                  <w:marTop w:val="0"/>
                  <w:marBottom w:val="0"/>
                  <w:divBdr>
                    <w:top w:val="none" w:sz="0" w:space="0" w:color="auto"/>
                    <w:left w:val="none" w:sz="0" w:space="0" w:color="auto"/>
                    <w:bottom w:val="none" w:sz="0" w:space="0" w:color="auto"/>
                    <w:right w:val="none" w:sz="0" w:space="0" w:color="auto"/>
                  </w:divBdr>
                </w:div>
              </w:divsChild>
            </w:div>
            <w:div w:id="930742380">
              <w:marLeft w:val="0"/>
              <w:marRight w:val="0"/>
              <w:marTop w:val="0"/>
              <w:marBottom w:val="0"/>
              <w:divBdr>
                <w:top w:val="none" w:sz="0" w:space="0" w:color="auto"/>
                <w:left w:val="none" w:sz="0" w:space="0" w:color="auto"/>
                <w:bottom w:val="none" w:sz="0" w:space="0" w:color="auto"/>
                <w:right w:val="none" w:sz="0" w:space="0" w:color="auto"/>
              </w:divBdr>
              <w:divsChild>
                <w:div w:id="823935866">
                  <w:marLeft w:val="480"/>
                  <w:marRight w:val="0"/>
                  <w:marTop w:val="0"/>
                  <w:marBottom w:val="0"/>
                  <w:divBdr>
                    <w:top w:val="none" w:sz="0" w:space="0" w:color="auto"/>
                    <w:left w:val="none" w:sz="0" w:space="0" w:color="auto"/>
                    <w:bottom w:val="none" w:sz="0" w:space="0" w:color="auto"/>
                    <w:right w:val="none" w:sz="0" w:space="0" w:color="auto"/>
                  </w:divBdr>
                </w:div>
                <w:div w:id="202864833">
                  <w:marLeft w:val="480"/>
                  <w:marRight w:val="0"/>
                  <w:marTop w:val="0"/>
                  <w:marBottom w:val="0"/>
                  <w:divBdr>
                    <w:top w:val="none" w:sz="0" w:space="0" w:color="auto"/>
                    <w:left w:val="none" w:sz="0" w:space="0" w:color="auto"/>
                    <w:bottom w:val="none" w:sz="0" w:space="0" w:color="auto"/>
                    <w:right w:val="none" w:sz="0" w:space="0" w:color="auto"/>
                  </w:divBdr>
                </w:div>
                <w:div w:id="129634329">
                  <w:marLeft w:val="480"/>
                  <w:marRight w:val="0"/>
                  <w:marTop w:val="0"/>
                  <w:marBottom w:val="0"/>
                  <w:divBdr>
                    <w:top w:val="none" w:sz="0" w:space="0" w:color="auto"/>
                    <w:left w:val="none" w:sz="0" w:space="0" w:color="auto"/>
                    <w:bottom w:val="none" w:sz="0" w:space="0" w:color="auto"/>
                    <w:right w:val="none" w:sz="0" w:space="0" w:color="auto"/>
                  </w:divBdr>
                </w:div>
                <w:div w:id="566574239">
                  <w:marLeft w:val="480"/>
                  <w:marRight w:val="0"/>
                  <w:marTop w:val="0"/>
                  <w:marBottom w:val="0"/>
                  <w:divBdr>
                    <w:top w:val="none" w:sz="0" w:space="0" w:color="auto"/>
                    <w:left w:val="none" w:sz="0" w:space="0" w:color="auto"/>
                    <w:bottom w:val="none" w:sz="0" w:space="0" w:color="auto"/>
                    <w:right w:val="none" w:sz="0" w:space="0" w:color="auto"/>
                  </w:divBdr>
                </w:div>
                <w:div w:id="741298779">
                  <w:marLeft w:val="480"/>
                  <w:marRight w:val="0"/>
                  <w:marTop w:val="0"/>
                  <w:marBottom w:val="0"/>
                  <w:divBdr>
                    <w:top w:val="none" w:sz="0" w:space="0" w:color="auto"/>
                    <w:left w:val="none" w:sz="0" w:space="0" w:color="auto"/>
                    <w:bottom w:val="none" w:sz="0" w:space="0" w:color="auto"/>
                    <w:right w:val="none" w:sz="0" w:space="0" w:color="auto"/>
                  </w:divBdr>
                </w:div>
                <w:div w:id="224874379">
                  <w:marLeft w:val="480"/>
                  <w:marRight w:val="0"/>
                  <w:marTop w:val="0"/>
                  <w:marBottom w:val="0"/>
                  <w:divBdr>
                    <w:top w:val="none" w:sz="0" w:space="0" w:color="auto"/>
                    <w:left w:val="none" w:sz="0" w:space="0" w:color="auto"/>
                    <w:bottom w:val="none" w:sz="0" w:space="0" w:color="auto"/>
                    <w:right w:val="none" w:sz="0" w:space="0" w:color="auto"/>
                  </w:divBdr>
                </w:div>
                <w:div w:id="1929776393">
                  <w:marLeft w:val="480"/>
                  <w:marRight w:val="0"/>
                  <w:marTop w:val="0"/>
                  <w:marBottom w:val="0"/>
                  <w:divBdr>
                    <w:top w:val="none" w:sz="0" w:space="0" w:color="auto"/>
                    <w:left w:val="none" w:sz="0" w:space="0" w:color="auto"/>
                    <w:bottom w:val="none" w:sz="0" w:space="0" w:color="auto"/>
                    <w:right w:val="none" w:sz="0" w:space="0" w:color="auto"/>
                  </w:divBdr>
                </w:div>
                <w:div w:id="251280970">
                  <w:marLeft w:val="480"/>
                  <w:marRight w:val="0"/>
                  <w:marTop w:val="0"/>
                  <w:marBottom w:val="0"/>
                  <w:divBdr>
                    <w:top w:val="none" w:sz="0" w:space="0" w:color="auto"/>
                    <w:left w:val="none" w:sz="0" w:space="0" w:color="auto"/>
                    <w:bottom w:val="none" w:sz="0" w:space="0" w:color="auto"/>
                    <w:right w:val="none" w:sz="0" w:space="0" w:color="auto"/>
                  </w:divBdr>
                </w:div>
                <w:div w:id="1590458371">
                  <w:marLeft w:val="480"/>
                  <w:marRight w:val="0"/>
                  <w:marTop w:val="0"/>
                  <w:marBottom w:val="0"/>
                  <w:divBdr>
                    <w:top w:val="none" w:sz="0" w:space="0" w:color="auto"/>
                    <w:left w:val="none" w:sz="0" w:space="0" w:color="auto"/>
                    <w:bottom w:val="none" w:sz="0" w:space="0" w:color="auto"/>
                    <w:right w:val="none" w:sz="0" w:space="0" w:color="auto"/>
                  </w:divBdr>
                </w:div>
                <w:div w:id="1660691840">
                  <w:marLeft w:val="480"/>
                  <w:marRight w:val="0"/>
                  <w:marTop w:val="0"/>
                  <w:marBottom w:val="0"/>
                  <w:divBdr>
                    <w:top w:val="none" w:sz="0" w:space="0" w:color="auto"/>
                    <w:left w:val="none" w:sz="0" w:space="0" w:color="auto"/>
                    <w:bottom w:val="none" w:sz="0" w:space="0" w:color="auto"/>
                    <w:right w:val="none" w:sz="0" w:space="0" w:color="auto"/>
                  </w:divBdr>
                </w:div>
                <w:div w:id="215552456">
                  <w:marLeft w:val="480"/>
                  <w:marRight w:val="0"/>
                  <w:marTop w:val="0"/>
                  <w:marBottom w:val="0"/>
                  <w:divBdr>
                    <w:top w:val="none" w:sz="0" w:space="0" w:color="auto"/>
                    <w:left w:val="none" w:sz="0" w:space="0" w:color="auto"/>
                    <w:bottom w:val="none" w:sz="0" w:space="0" w:color="auto"/>
                    <w:right w:val="none" w:sz="0" w:space="0" w:color="auto"/>
                  </w:divBdr>
                </w:div>
                <w:div w:id="1134256764">
                  <w:marLeft w:val="480"/>
                  <w:marRight w:val="0"/>
                  <w:marTop w:val="0"/>
                  <w:marBottom w:val="0"/>
                  <w:divBdr>
                    <w:top w:val="none" w:sz="0" w:space="0" w:color="auto"/>
                    <w:left w:val="none" w:sz="0" w:space="0" w:color="auto"/>
                    <w:bottom w:val="none" w:sz="0" w:space="0" w:color="auto"/>
                    <w:right w:val="none" w:sz="0" w:space="0" w:color="auto"/>
                  </w:divBdr>
                </w:div>
                <w:div w:id="1024861146">
                  <w:marLeft w:val="480"/>
                  <w:marRight w:val="0"/>
                  <w:marTop w:val="0"/>
                  <w:marBottom w:val="0"/>
                  <w:divBdr>
                    <w:top w:val="none" w:sz="0" w:space="0" w:color="auto"/>
                    <w:left w:val="none" w:sz="0" w:space="0" w:color="auto"/>
                    <w:bottom w:val="none" w:sz="0" w:space="0" w:color="auto"/>
                    <w:right w:val="none" w:sz="0" w:space="0" w:color="auto"/>
                  </w:divBdr>
                </w:div>
                <w:div w:id="1238781582">
                  <w:marLeft w:val="480"/>
                  <w:marRight w:val="0"/>
                  <w:marTop w:val="0"/>
                  <w:marBottom w:val="0"/>
                  <w:divBdr>
                    <w:top w:val="none" w:sz="0" w:space="0" w:color="auto"/>
                    <w:left w:val="none" w:sz="0" w:space="0" w:color="auto"/>
                    <w:bottom w:val="none" w:sz="0" w:space="0" w:color="auto"/>
                    <w:right w:val="none" w:sz="0" w:space="0" w:color="auto"/>
                  </w:divBdr>
                </w:div>
                <w:div w:id="1881165579">
                  <w:marLeft w:val="480"/>
                  <w:marRight w:val="0"/>
                  <w:marTop w:val="0"/>
                  <w:marBottom w:val="0"/>
                  <w:divBdr>
                    <w:top w:val="none" w:sz="0" w:space="0" w:color="auto"/>
                    <w:left w:val="none" w:sz="0" w:space="0" w:color="auto"/>
                    <w:bottom w:val="none" w:sz="0" w:space="0" w:color="auto"/>
                    <w:right w:val="none" w:sz="0" w:space="0" w:color="auto"/>
                  </w:divBdr>
                </w:div>
              </w:divsChild>
            </w:div>
            <w:div w:id="2023971295">
              <w:marLeft w:val="0"/>
              <w:marRight w:val="0"/>
              <w:marTop w:val="0"/>
              <w:marBottom w:val="0"/>
              <w:divBdr>
                <w:top w:val="none" w:sz="0" w:space="0" w:color="auto"/>
                <w:left w:val="none" w:sz="0" w:space="0" w:color="auto"/>
                <w:bottom w:val="none" w:sz="0" w:space="0" w:color="auto"/>
                <w:right w:val="none" w:sz="0" w:space="0" w:color="auto"/>
              </w:divBdr>
              <w:divsChild>
                <w:div w:id="2630019">
                  <w:marLeft w:val="480"/>
                  <w:marRight w:val="0"/>
                  <w:marTop w:val="0"/>
                  <w:marBottom w:val="0"/>
                  <w:divBdr>
                    <w:top w:val="none" w:sz="0" w:space="0" w:color="auto"/>
                    <w:left w:val="none" w:sz="0" w:space="0" w:color="auto"/>
                    <w:bottom w:val="none" w:sz="0" w:space="0" w:color="auto"/>
                    <w:right w:val="none" w:sz="0" w:space="0" w:color="auto"/>
                  </w:divBdr>
                </w:div>
                <w:div w:id="28723767">
                  <w:marLeft w:val="480"/>
                  <w:marRight w:val="0"/>
                  <w:marTop w:val="0"/>
                  <w:marBottom w:val="0"/>
                  <w:divBdr>
                    <w:top w:val="none" w:sz="0" w:space="0" w:color="auto"/>
                    <w:left w:val="none" w:sz="0" w:space="0" w:color="auto"/>
                    <w:bottom w:val="none" w:sz="0" w:space="0" w:color="auto"/>
                    <w:right w:val="none" w:sz="0" w:space="0" w:color="auto"/>
                  </w:divBdr>
                </w:div>
                <w:div w:id="1727294088">
                  <w:marLeft w:val="480"/>
                  <w:marRight w:val="0"/>
                  <w:marTop w:val="0"/>
                  <w:marBottom w:val="0"/>
                  <w:divBdr>
                    <w:top w:val="none" w:sz="0" w:space="0" w:color="auto"/>
                    <w:left w:val="none" w:sz="0" w:space="0" w:color="auto"/>
                    <w:bottom w:val="none" w:sz="0" w:space="0" w:color="auto"/>
                    <w:right w:val="none" w:sz="0" w:space="0" w:color="auto"/>
                  </w:divBdr>
                </w:div>
                <w:div w:id="2117171642">
                  <w:marLeft w:val="480"/>
                  <w:marRight w:val="0"/>
                  <w:marTop w:val="0"/>
                  <w:marBottom w:val="0"/>
                  <w:divBdr>
                    <w:top w:val="none" w:sz="0" w:space="0" w:color="auto"/>
                    <w:left w:val="none" w:sz="0" w:space="0" w:color="auto"/>
                    <w:bottom w:val="none" w:sz="0" w:space="0" w:color="auto"/>
                    <w:right w:val="none" w:sz="0" w:space="0" w:color="auto"/>
                  </w:divBdr>
                </w:div>
                <w:div w:id="1570730134">
                  <w:marLeft w:val="480"/>
                  <w:marRight w:val="0"/>
                  <w:marTop w:val="0"/>
                  <w:marBottom w:val="0"/>
                  <w:divBdr>
                    <w:top w:val="none" w:sz="0" w:space="0" w:color="auto"/>
                    <w:left w:val="none" w:sz="0" w:space="0" w:color="auto"/>
                    <w:bottom w:val="none" w:sz="0" w:space="0" w:color="auto"/>
                    <w:right w:val="none" w:sz="0" w:space="0" w:color="auto"/>
                  </w:divBdr>
                </w:div>
                <w:div w:id="834807319">
                  <w:marLeft w:val="480"/>
                  <w:marRight w:val="0"/>
                  <w:marTop w:val="0"/>
                  <w:marBottom w:val="0"/>
                  <w:divBdr>
                    <w:top w:val="none" w:sz="0" w:space="0" w:color="auto"/>
                    <w:left w:val="none" w:sz="0" w:space="0" w:color="auto"/>
                    <w:bottom w:val="none" w:sz="0" w:space="0" w:color="auto"/>
                    <w:right w:val="none" w:sz="0" w:space="0" w:color="auto"/>
                  </w:divBdr>
                </w:div>
                <w:div w:id="5526896">
                  <w:marLeft w:val="480"/>
                  <w:marRight w:val="0"/>
                  <w:marTop w:val="0"/>
                  <w:marBottom w:val="0"/>
                  <w:divBdr>
                    <w:top w:val="none" w:sz="0" w:space="0" w:color="auto"/>
                    <w:left w:val="none" w:sz="0" w:space="0" w:color="auto"/>
                    <w:bottom w:val="none" w:sz="0" w:space="0" w:color="auto"/>
                    <w:right w:val="none" w:sz="0" w:space="0" w:color="auto"/>
                  </w:divBdr>
                </w:div>
                <w:div w:id="126895860">
                  <w:marLeft w:val="480"/>
                  <w:marRight w:val="0"/>
                  <w:marTop w:val="0"/>
                  <w:marBottom w:val="0"/>
                  <w:divBdr>
                    <w:top w:val="none" w:sz="0" w:space="0" w:color="auto"/>
                    <w:left w:val="none" w:sz="0" w:space="0" w:color="auto"/>
                    <w:bottom w:val="none" w:sz="0" w:space="0" w:color="auto"/>
                    <w:right w:val="none" w:sz="0" w:space="0" w:color="auto"/>
                  </w:divBdr>
                </w:div>
                <w:div w:id="477310670">
                  <w:marLeft w:val="480"/>
                  <w:marRight w:val="0"/>
                  <w:marTop w:val="0"/>
                  <w:marBottom w:val="0"/>
                  <w:divBdr>
                    <w:top w:val="none" w:sz="0" w:space="0" w:color="auto"/>
                    <w:left w:val="none" w:sz="0" w:space="0" w:color="auto"/>
                    <w:bottom w:val="none" w:sz="0" w:space="0" w:color="auto"/>
                    <w:right w:val="none" w:sz="0" w:space="0" w:color="auto"/>
                  </w:divBdr>
                </w:div>
                <w:div w:id="257909840">
                  <w:marLeft w:val="480"/>
                  <w:marRight w:val="0"/>
                  <w:marTop w:val="0"/>
                  <w:marBottom w:val="0"/>
                  <w:divBdr>
                    <w:top w:val="none" w:sz="0" w:space="0" w:color="auto"/>
                    <w:left w:val="none" w:sz="0" w:space="0" w:color="auto"/>
                    <w:bottom w:val="none" w:sz="0" w:space="0" w:color="auto"/>
                    <w:right w:val="none" w:sz="0" w:space="0" w:color="auto"/>
                  </w:divBdr>
                </w:div>
                <w:div w:id="846553940">
                  <w:marLeft w:val="480"/>
                  <w:marRight w:val="0"/>
                  <w:marTop w:val="0"/>
                  <w:marBottom w:val="0"/>
                  <w:divBdr>
                    <w:top w:val="none" w:sz="0" w:space="0" w:color="auto"/>
                    <w:left w:val="none" w:sz="0" w:space="0" w:color="auto"/>
                    <w:bottom w:val="none" w:sz="0" w:space="0" w:color="auto"/>
                    <w:right w:val="none" w:sz="0" w:space="0" w:color="auto"/>
                  </w:divBdr>
                </w:div>
                <w:div w:id="205727710">
                  <w:marLeft w:val="480"/>
                  <w:marRight w:val="0"/>
                  <w:marTop w:val="0"/>
                  <w:marBottom w:val="0"/>
                  <w:divBdr>
                    <w:top w:val="none" w:sz="0" w:space="0" w:color="auto"/>
                    <w:left w:val="none" w:sz="0" w:space="0" w:color="auto"/>
                    <w:bottom w:val="none" w:sz="0" w:space="0" w:color="auto"/>
                    <w:right w:val="none" w:sz="0" w:space="0" w:color="auto"/>
                  </w:divBdr>
                </w:div>
                <w:div w:id="1525359569">
                  <w:marLeft w:val="480"/>
                  <w:marRight w:val="0"/>
                  <w:marTop w:val="0"/>
                  <w:marBottom w:val="0"/>
                  <w:divBdr>
                    <w:top w:val="none" w:sz="0" w:space="0" w:color="auto"/>
                    <w:left w:val="none" w:sz="0" w:space="0" w:color="auto"/>
                    <w:bottom w:val="none" w:sz="0" w:space="0" w:color="auto"/>
                    <w:right w:val="none" w:sz="0" w:space="0" w:color="auto"/>
                  </w:divBdr>
                </w:div>
                <w:div w:id="613441666">
                  <w:marLeft w:val="480"/>
                  <w:marRight w:val="0"/>
                  <w:marTop w:val="0"/>
                  <w:marBottom w:val="0"/>
                  <w:divBdr>
                    <w:top w:val="none" w:sz="0" w:space="0" w:color="auto"/>
                    <w:left w:val="none" w:sz="0" w:space="0" w:color="auto"/>
                    <w:bottom w:val="none" w:sz="0" w:space="0" w:color="auto"/>
                    <w:right w:val="none" w:sz="0" w:space="0" w:color="auto"/>
                  </w:divBdr>
                </w:div>
                <w:div w:id="1921482660">
                  <w:marLeft w:val="480"/>
                  <w:marRight w:val="0"/>
                  <w:marTop w:val="0"/>
                  <w:marBottom w:val="0"/>
                  <w:divBdr>
                    <w:top w:val="none" w:sz="0" w:space="0" w:color="auto"/>
                    <w:left w:val="none" w:sz="0" w:space="0" w:color="auto"/>
                    <w:bottom w:val="none" w:sz="0" w:space="0" w:color="auto"/>
                    <w:right w:val="none" w:sz="0" w:space="0" w:color="auto"/>
                  </w:divBdr>
                </w:div>
              </w:divsChild>
            </w:div>
            <w:div w:id="1089086650">
              <w:marLeft w:val="0"/>
              <w:marRight w:val="0"/>
              <w:marTop w:val="0"/>
              <w:marBottom w:val="0"/>
              <w:divBdr>
                <w:top w:val="none" w:sz="0" w:space="0" w:color="auto"/>
                <w:left w:val="none" w:sz="0" w:space="0" w:color="auto"/>
                <w:bottom w:val="none" w:sz="0" w:space="0" w:color="auto"/>
                <w:right w:val="none" w:sz="0" w:space="0" w:color="auto"/>
              </w:divBdr>
              <w:divsChild>
                <w:div w:id="1120299852">
                  <w:marLeft w:val="480"/>
                  <w:marRight w:val="0"/>
                  <w:marTop w:val="0"/>
                  <w:marBottom w:val="0"/>
                  <w:divBdr>
                    <w:top w:val="none" w:sz="0" w:space="0" w:color="auto"/>
                    <w:left w:val="none" w:sz="0" w:space="0" w:color="auto"/>
                    <w:bottom w:val="none" w:sz="0" w:space="0" w:color="auto"/>
                    <w:right w:val="none" w:sz="0" w:space="0" w:color="auto"/>
                  </w:divBdr>
                </w:div>
                <w:div w:id="1394426163">
                  <w:marLeft w:val="480"/>
                  <w:marRight w:val="0"/>
                  <w:marTop w:val="0"/>
                  <w:marBottom w:val="0"/>
                  <w:divBdr>
                    <w:top w:val="none" w:sz="0" w:space="0" w:color="auto"/>
                    <w:left w:val="none" w:sz="0" w:space="0" w:color="auto"/>
                    <w:bottom w:val="none" w:sz="0" w:space="0" w:color="auto"/>
                    <w:right w:val="none" w:sz="0" w:space="0" w:color="auto"/>
                  </w:divBdr>
                </w:div>
                <w:div w:id="1969774881">
                  <w:marLeft w:val="480"/>
                  <w:marRight w:val="0"/>
                  <w:marTop w:val="0"/>
                  <w:marBottom w:val="0"/>
                  <w:divBdr>
                    <w:top w:val="none" w:sz="0" w:space="0" w:color="auto"/>
                    <w:left w:val="none" w:sz="0" w:space="0" w:color="auto"/>
                    <w:bottom w:val="none" w:sz="0" w:space="0" w:color="auto"/>
                    <w:right w:val="none" w:sz="0" w:space="0" w:color="auto"/>
                  </w:divBdr>
                </w:div>
                <w:div w:id="386733489">
                  <w:marLeft w:val="480"/>
                  <w:marRight w:val="0"/>
                  <w:marTop w:val="0"/>
                  <w:marBottom w:val="0"/>
                  <w:divBdr>
                    <w:top w:val="none" w:sz="0" w:space="0" w:color="auto"/>
                    <w:left w:val="none" w:sz="0" w:space="0" w:color="auto"/>
                    <w:bottom w:val="none" w:sz="0" w:space="0" w:color="auto"/>
                    <w:right w:val="none" w:sz="0" w:space="0" w:color="auto"/>
                  </w:divBdr>
                </w:div>
                <w:div w:id="1356923349">
                  <w:marLeft w:val="480"/>
                  <w:marRight w:val="0"/>
                  <w:marTop w:val="0"/>
                  <w:marBottom w:val="0"/>
                  <w:divBdr>
                    <w:top w:val="none" w:sz="0" w:space="0" w:color="auto"/>
                    <w:left w:val="none" w:sz="0" w:space="0" w:color="auto"/>
                    <w:bottom w:val="none" w:sz="0" w:space="0" w:color="auto"/>
                    <w:right w:val="none" w:sz="0" w:space="0" w:color="auto"/>
                  </w:divBdr>
                </w:div>
                <w:div w:id="934633235">
                  <w:marLeft w:val="480"/>
                  <w:marRight w:val="0"/>
                  <w:marTop w:val="0"/>
                  <w:marBottom w:val="0"/>
                  <w:divBdr>
                    <w:top w:val="none" w:sz="0" w:space="0" w:color="auto"/>
                    <w:left w:val="none" w:sz="0" w:space="0" w:color="auto"/>
                    <w:bottom w:val="none" w:sz="0" w:space="0" w:color="auto"/>
                    <w:right w:val="none" w:sz="0" w:space="0" w:color="auto"/>
                  </w:divBdr>
                </w:div>
                <w:div w:id="205876119">
                  <w:marLeft w:val="480"/>
                  <w:marRight w:val="0"/>
                  <w:marTop w:val="0"/>
                  <w:marBottom w:val="0"/>
                  <w:divBdr>
                    <w:top w:val="none" w:sz="0" w:space="0" w:color="auto"/>
                    <w:left w:val="none" w:sz="0" w:space="0" w:color="auto"/>
                    <w:bottom w:val="none" w:sz="0" w:space="0" w:color="auto"/>
                    <w:right w:val="none" w:sz="0" w:space="0" w:color="auto"/>
                  </w:divBdr>
                </w:div>
                <w:div w:id="1703087837">
                  <w:marLeft w:val="480"/>
                  <w:marRight w:val="0"/>
                  <w:marTop w:val="0"/>
                  <w:marBottom w:val="0"/>
                  <w:divBdr>
                    <w:top w:val="none" w:sz="0" w:space="0" w:color="auto"/>
                    <w:left w:val="none" w:sz="0" w:space="0" w:color="auto"/>
                    <w:bottom w:val="none" w:sz="0" w:space="0" w:color="auto"/>
                    <w:right w:val="none" w:sz="0" w:space="0" w:color="auto"/>
                  </w:divBdr>
                </w:div>
                <w:div w:id="1319729661">
                  <w:marLeft w:val="480"/>
                  <w:marRight w:val="0"/>
                  <w:marTop w:val="0"/>
                  <w:marBottom w:val="0"/>
                  <w:divBdr>
                    <w:top w:val="none" w:sz="0" w:space="0" w:color="auto"/>
                    <w:left w:val="none" w:sz="0" w:space="0" w:color="auto"/>
                    <w:bottom w:val="none" w:sz="0" w:space="0" w:color="auto"/>
                    <w:right w:val="none" w:sz="0" w:space="0" w:color="auto"/>
                  </w:divBdr>
                </w:div>
                <w:div w:id="1569876872">
                  <w:marLeft w:val="480"/>
                  <w:marRight w:val="0"/>
                  <w:marTop w:val="0"/>
                  <w:marBottom w:val="0"/>
                  <w:divBdr>
                    <w:top w:val="none" w:sz="0" w:space="0" w:color="auto"/>
                    <w:left w:val="none" w:sz="0" w:space="0" w:color="auto"/>
                    <w:bottom w:val="none" w:sz="0" w:space="0" w:color="auto"/>
                    <w:right w:val="none" w:sz="0" w:space="0" w:color="auto"/>
                  </w:divBdr>
                </w:div>
                <w:div w:id="1345277604">
                  <w:marLeft w:val="480"/>
                  <w:marRight w:val="0"/>
                  <w:marTop w:val="0"/>
                  <w:marBottom w:val="0"/>
                  <w:divBdr>
                    <w:top w:val="none" w:sz="0" w:space="0" w:color="auto"/>
                    <w:left w:val="none" w:sz="0" w:space="0" w:color="auto"/>
                    <w:bottom w:val="none" w:sz="0" w:space="0" w:color="auto"/>
                    <w:right w:val="none" w:sz="0" w:space="0" w:color="auto"/>
                  </w:divBdr>
                </w:div>
                <w:div w:id="973560090">
                  <w:marLeft w:val="480"/>
                  <w:marRight w:val="0"/>
                  <w:marTop w:val="0"/>
                  <w:marBottom w:val="0"/>
                  <w:divBdr>
                    <w:top w:val="none" w:sz="0" w:space="0" w:color="auto"/>
                    <w:left w:val="none" w:sz="0" w:space="0" w:color="auto"/>
                    <w:bottom w:val="none" w:sz="0" w:space="0" w:color="auto"/>
                    <w:right w:val="none" w:sz="0" w:space="0" w:color="auto"/>
                  </w:divBdr>
                </w:div>
                <w:div w:id="1791823752">
                  <w:marLeft w:val="480"/>
                  <w:marRight w:val="0"/>
                  <w:marTop w:val="0"/>
                  <w:marBottom w:val="0"/>
                  <w:divBdr>
                    <w:top w:val="none" w:sz="0" w:space="0" w:color="auto"/>
                    <w:left w:val="none" w:sz="0" w:space="0" w:color="auto"/>
                    <w:bottom w:val="none" w:sz="0" w:space="0" w:color="auto"/>
                    <w:right w:val="none" w:sz="0" w:space="0" w:color="auto"/>
                  </w:divBdr>
                </w:div>
                <w:div w:id="751855810">
                  <w:marLeft w:val="480"/>
                  <w:marRight w:val="0"/>
                  <w:marTop w:val="0"/>
                  <w:marBottom w:val="0"/>
                  <w:divBdr>
                    <w:top w:val="none" w:sz="0" w:space="0" w:color="auto"/>
                    <w:left w:val="none" w:sz="0" w:space="0" w:color="auto"/>
                    <w:bottom w:val="none" w:sz="0" w:space="0" w:color="auto"/>
                    <w:right w:val="none" w:sz="0" w:space="0" w:color="auto"/>
                  </w:divBdr>
                </w:div>
                <w:div w:id="402532607">
                  <w:marLeft w:val="480"/>
                  <w:marRight w:val="0"/>
                  <w:marTop w:val="0"/>
                  <w:marBottom w:val="0"/>
                  <w:divBdr>
                    <w:top w:val="none" w:sz="0" w:space="0" w:color="auto"/>
                    <w:left w:val="none" w:sz="0" w:space="0" w:color="auto"/>
                    <w:bottom w:val="none" w:sz="0" w:space="0" w:color="auto"/>
                    <w:right w:val="none" w:sz="0" w:space="0" w:color="auto"/>
                  </w:divBdr>
                </w:div>
              </w:divsChild>
            </w:div>
            <w:div w:id="40443548">
              <w:marLeft w:val="0"/>
              <w:marRight w:val="0"/>
              <w:marTop w:val="0"/>
              <w:marBottom w:val="0"/>
              <w:divBdr>
                <w:top w:val="none" w:sz="0" w:space="0" w:color="auto"/>
                <w:left w:val="none" w:sz="0" w:space="0" w:color="auto"/>
                <w:bottom w:val="none" w:sz="0" w:space="0" w:color="auto"/>
                <w:right w:val="none" w:sz="0" w:space="0" w:color="auto"/>
              </w:divBdr>
              <w:divsChild>
                <w:div w:id="1905143496">
                  <w:marLeft w:val="480"/>
                  <w:marRight w:val="0"/>
                  <w:marTop w:val="0"/>
                  <w:marBottom w:val="0"/>
                  <w:divBdr>
                    <w:top w:val="none" w:sz="0" w:space="0" w:color="auto"/>
                    <w:left w:val="none" w:sz="0" w:space="0" w:color="auto"/>
                    <w:bottom w:val="none" w:sz="0" w:space="0" w:color="auto"/>
                    <w:right w:val="none" w:sz="0" w:space="0" w:color="auto"/>
                  </w:divBdr>
                </w:div>
                <w:div w:id="1350260533">
                  <w:marLeft w:val="480"/>
                  <w:marRight w:val="0"/>
                  <w:marTop w:val="0"/>
                  <w:marBottom w:val="0"/>
                  <w:divBdr>
                    <w:top w:val="none" w:sz="0" w:space="0" w:color="auto"/>
                    <w:left w:val="none" w:sz="0" w:space="0" w:color="auto"/>
                    <w:bottom w:val="none" w:sz="0" w:space="0" w:color="auto"/>
                    <w:right w:val="none" w:sz="0" w:space="0" w:color="auto"/>
                  </w:divBdr>
                </w:div>
                <w:div w:id="1096902230">
                  <w:marLeft w:val="480"/>
                  <w:marRight w:val="0"/>
                  <w:marTop w:val="0"/>
                  <w:marBottom w:val="0"/>
                  <w:divBdr>
                    <w:top w:val="none" w:sz="0" w:space="0" w:color="auto"/>
                    <w:left w:val="none" w:sz="0" w:space="0" w:color="auto"/>
                    <w:bottom w:val="none" w:sz="0" w:space="0" w:color="auto"/>
                    <w:right w:val="none" w:sz="0" w:space="0" w:color="auto"/>
                  </w:divBdr>
                </w:div>
                <w:div w:id="674770530">
                  <w:marLeft w:val="480"/>
                  <w:marRight w:val="0"/>
                  <w:marTop w:val="0"/>
                  <w:marBottom w:val="0"/>
                  <w:divBdr>
                    <w:top w:val="none" w:sz="0" w:space="0" w:color="auto"/>
                    <w:left w:val="none" w:sz="0" w:space="0" w:color="auto"/>
                    <w:bottom w:val="none" w:sz="0" w:space="0" w:color="auto"/>
                    <w:right w:val="none" w:sz="0" w:space="0" w:color="auto"/>
                  </w:divBdr>
                </w:div>
                <w:div w:id="706682398">
                  <w:marLeft w:val="480"/>
                  <w:marRight w:val="0"/>
                  <w:marTop w:val="0"/>
                  <w:marBottom w:val="0"/>
                  <w:divBdr>
                    <w:top w:val="none" w:sz="0" w:space="0" w:color="auto"/>
                    <w:left w:val="none" w:sz="0" w:space="0" w:color="auto"/>
                    <w:bottom w:val="none" w:sz="0" w:space="0" w:color="auto"/>
                    <w:right w:val="none" w:sz="0" w:space="0" w:color="auto"/>
                  </w:divBdr>
                </w:div>
                <w:div w:id="1611086547">
                  <w:marLeft w:val="480"/>
                  <w:marRight w:val="0"/>
                  <w:marTop w:val="0"/>
                  <w:marBottom w:val="0"/>
                  <w:divBdr>
                    <w:top w:val="none" w:sz="0" w:space="0" w:color="auto"/>
                    <w:left w:val="none" w:sz="0" w:space="0" w:color="auto"/>
                    <w:bottom w:val="none" w:sz="0" w:space="0" w:color="auto"/>
                    <w:right w:val="none" w:sz="0" w:space="0" w:color="auto"/>
                  </w:divBdr>
                </w:div>
                <w:div w:id="1204248181">
                  <w:marLeft w:val="480"/>
                  <w:marRight w:val="0"/>
                  <w:marTop w:val="0"/>
                  <w:marBottom w:val="0"/>
                  <w:divBdr>
                    <w:top w:val="none" w:sz="0" w:space="0" w:color="auto"/>
                    <w:left w:val="none" w:sz="0" w:space="0" w:color="auto"/>
                    <w:bottom w:val="none" w:sz="0" w:space="0" w:color="auto"/>
                    <w:right w:val="none" w:sz="0" w:space="0" w:color="auto"/>
                  </w:divBdr>
                </w:div>
                <w:div w:id="928654348">
                  <w:marLeft w:val="480"/>
                  <w:marRight w:val="0"/>
                  <w:marTop w:val="0"/>
                  <w:marBottom w:val="0"/>
                  <w:divBdr>
                    <w:top w:val="none" w:sz="0" w:space="0" w:color="auto"/>
                    <w:left w:val="none" w:sz="0" w:space="0" w:color="auto"/>
                    <w:bottom w:val="none" w:sz="0" w:space="0" w:color="auto"/>
                    <w:right w:val="none" w:sz="0" w:space="0" w:color="auto"/>
                  </w:divBdr>
                </w:div>
                <w:div w:id="829250640">
                  <w:marLeft w:val="480"/>
                  <w:marRight w:val="0"/>
                  <w:marTop w:val="0"/>
                  <w:marBottom w:val="0"/>
                  <w:divBdr>
                    <w:top w:val="none" w:sz="0" w:space="0" w:color="auto"/>
                    <w:left w:val="none" w:sz="0" w:space="0" w:color="auto"/>
                    <w:bottom w:val="none" w:sz="0" w:space="0" w:color="auto"/>
                    <w:right w:val="none" w:sz="0" w:space="0" w:color="auto"/>
                  </w:divBdr>
                </w:div>
                <w:div w:id="1255553619">
                  <w:marLeft w:val="480"/>
                  <w:marRight w:val="0"/>
                  <w:marTop w:val="0"/>
                  <w:marBottom w:val="0"/>
                  <w:divBdr>
                    <w:top w:val="none" w:sz="0" w:space="0" w:color="auto"/>
                    <w:left w:val="none" w:sz="0" w:space="0" w:color="auto"/>
                    <w:bottom w:val="none" w:sz="0" w:space="0" w:color="auto"/>
                    <w:right w:val="none" w:sz="0" w:space="0" w:color="auto"/>
                  </w:divBdr>
                </w:div>
                <w:div w:id="1649506455">
                  <w:marLeft w:val="480"/>
                  <w:marRight w:val="0"/>
                  <w:marTop w:val="0"/>
                  <w:marBottom w:val="0"/>
                  <w:divBdr>
                    <w:top w:val="none" w:sz="0" w:space="0" w:color="auto"/>
                    <w:left w:val="none" w:sz="0" w:space="0" w:color="auto"/>
                    <w:bottom w:val="none" w:sz="0" w:space="0" w:color="auto"/>
                    <w:right w:val="none" w:sz="0" w:space="0" w:color="auto"/>
                  </w:divBdr>
                </w:div>
                <w:div w:id="1373388412">
                  <w:marLeft w:val="480"/>
                  <w:marRight w:val="0"/>
                  <w:marTop w:val="0"/>
                  <w:marBottom w:val="0"/>
                  <w:divBdr>
                    <w:top w:val="none" w:sz="0" w:space="0" w:color="auto"/>
                    <w:left w:val="none" w:sz="0" w:space="0" w:color="auto"/>
                    <w:bottom w:val="none" w:sz="0" w:space="0" w:color="auto"/>
                    <w:right w:val="none" w:sz="0" w:space="0" w:color="auto"/>
                  </w:divBdr>
                </w:div>
                <w:div w:id="61831674">
                  <w:marLeft w:val="480"/>
                  <w:marRight w:val="0"/>
                  <w:marTop w:val="0"/>
                  <w:marBottom w:val="0"/>
                  <w:divBdr>
                    <w:top w:val="none" w:sz="0" w:space="0" w:color="auto"/>
                    <w:left w:val="none" w:sz="0" w:space="0" w:color="auto"/>
                    <w:bottom w:val="none" w:sz="0" w:space="0" w:color="auto"/>
                    <w:right w:val="none" w:sz="0" w:space="0" w:color="auto"/>
                  </w:divBdr>
                </w:div>
                <w:div w:id="1122503061">
                  <w:marLeft w:val="480"/>
                  <w:marRight w:val="0"/>
                  <w:marTop w:val="0"/>
                  <w:marBottom w:val="0"/>
                  <w:divBdr>
                    <w:top w:val="none" w:sz="0" w:space="0" w:color="auto"/>
                    <w:left w:val="none" w:sz="0" w:space="0" w:color="auto"/>
                    <w:bottom w:val="none" w:sz="0" w:space="0" w:color="auto"/>
                    <w:right w:val="none" w:sz="0" w:space="0" w:color="auto"/>
                  </w:divBdr>
                </w:div>
                <w:div w:id="1937401860">
                  <w:marLeft w:val="480"/>
                  <w:marRight w:val="0"/>
                  <w:marTop w:val="0"/>
                  <w:marBottom w:val="0"/>
                  <w:divBdr>
                    <w:top w:val="none" w:sz="0" w:space="0" w:color="auto"/>
                    <w:left w:val="none" w:sz="0" w:space="0" w:color="auto"/>
                    <w:bottom w:val="none" w:sz="0" w:space="0" w:color="auto"/>
                    <w:right w:val="none" w:sz="0" w:space="0" w:color="auto"/>
                  </w:divBdr>
                </w:div>
              </w:divsChild>
            </w:div>
            <w:div w:id="1872449671">
              <w:marLeft w:val="0"/>
              <w:marRight w:val="0"/>
              <w:marTop w:val="0"/>
              <w:marBottom w:val="0"/>
              <w:divBdr>
                <w:top w:val="none" w:sz="0" w:space="0" w:color="auto"/>
                <w:left w:val="none" w:sz="0" w:space="0" w:color="auto"/>
                <w:bottom w:val="none" w:sz="0" w:space="0" w:color="auto"/>
                <w:right w:val="none" w:sz="0" w:space="0" w:color="auto"/>
              </w:divBdr>
              <w:divsChild>
                <w:div w:id="1687096562">
                  <w:marLeft w:val="480"/>
                  <w:marRight w:val="0"/>
                  <w:marTop w:val="0"/>
                  <w:marBottom w:val="0"/>
                  <w:divBdr>
                    <w:top w:val="none" w:sz="0" w:space="0" w:color="auto"/>
                    <w:left w:val="none" w:sz="0" w:space="0" w:color="auto"/>
                    <w:bottom w:val="none" w:sz="0" w:space="0" w:color="auto"/>
                    <w:right w:val="none" w:sz="0" w:space="0" w:color="auto"/>
                  </w:divBdr>
                </w:div>
                <w:div w:id="1442532415">
                  <w:marLeft w:val="480"/>
                  <w:marRight w:val="0"/>
                  <w:marTop w:val="0"/>
                  <w:marBottom w:val="0"/>
                  <w:divBdr>
                    <w:top w:val="none" w:sz="0" w:space="0" w:color="auto"/>
                    <w:left w:val="none" w:sz="0" w:space="0" w:color="auto"/>
                    <w:bottom w:val="none" w:sz="0" w:space="0" w:color="auto"/>
                    <w:right w:val="none" w:sz="0" w:space="0" w:color="auto"/>
                  </w:divBdr>
                </w:div>
                <w:div w:id="834343580">
                  <w:marLeft w:val="480"/>
                  <w:marRight w:val="0"/>
                  <w:marTop w:val="0"/>
                  <w:marBottom w:val="0"/>
                  <w:divBdr>
                    <w:top w:val="none" w:sz="0" w:space="0" w:color="auto"/>
                    <w:left w:val="none" w:sz="0" w:space="0" w:color="auto"/>
                    <w:bottom w:val="none" w:sz="0" w:space="0" w:color="auto"/>
                    <w:right w:val="none" w:sz="0" w:space="0" w:color="auto"/>
                  </w:divBdr>
                </w:div>
                <w:div w:id="1177109446">
                  <w:marLeft w:val="480"/>
                  <w:marRight w:val="0"/>
                  <w:marTop w:val="0"/>
                  <w:marBottom w:val="0"/>
                  <w:divBdr>
                    <w:top w:val="none" w:sz="0" w:space="0" w:color="auto"/>
                    <w:left w:val="none" w:sz="0" w:space="0" w:color="auto"/>
                    <w:bottom w:val="none" w:sz="0" w:space="0" w:color="auto"/>
                    <w:right w:val="none" w:sz="0" w:space="0" w:color="auto"/>
                  </w:divBdr>
                </w:div>
                <w:div w:id="544949310">
                  <w:marLeft w:val="480"/>
                  <w:marRight w:val="0"/>
                  <w:marTop w:val="0"/>
                  <w:marBottom w:val="0"/>
                  <w:divBdr>
                    <w:top w:val="none" w:sz="0" w:space="0" w:color="auto"/>
                    <w:left w:val="none" w:sz="0" w:space="0" w:color="auto"/>
                    <w:bottom w:val="none" w:sz="0" w:space="0" w:color="auto"/>
                    <w:right w:val="none" w:sz="0" w:space="0" w:color="auto"/>
                  </w:divBdr>
                </w:div>
                <w:div w:id="947469714">
                  <w:marLeft w:val="480"/>
                  <w:marRight w:val="0"/>
                  <w:marTop w:val="0"/>
                  <w:marBottom w:val="0"/>
                  <w:divBdr>
                    <w:top w:val="none" w:sz="0" w:space="0" w:color="auto"/>
                    <w:left w:val="none" w:sz="0" w:space="0" w:color="auto"/>
                    <w:bottom w:val="none" w:sz="0" w:space="0" w:color="auto"/>
                    <w:right w:val="none" w:sz="0" w:space="0" w:color="auto"/>
                  </w:divBdr>
                </w:div>
                <w:div w:id="936519582">
                  <w:marLeft w:val="480"/>
                  <w:marRight w:val="0"/>
                  <w:marTop w:val="0"/>
                  <w:marBottom w:val="0"/>
                  <w:divBdr>
                    <w:top w:val="none" w:sz="0" w:space="0" w:color="auto"/>
                    <w:left w:val="none" w:sz="0" w:space="0" w:color="auto"/>
                    <w:bottom w:val="none" w:sz="0" w:space="0" w:color="auto"/>
                    <w:right w:val="none" w:sz="0" w:space="0" w:color="auto"/>
                  </w:divBdr>
                </w:div>
                <w:div w:id="991182830">
                  <w:marLeft w:val="480"/>
                  <w:marRight w:val="0"/>
                  <w:marTop w:val="0"/>
                  <w:marBottom w:val="0"/>
                  <w:divBdr>
                    <w:top w:val="none" w:sz="0" w:space="0" w:color="auto"/>
                    <w:left w:val="none" w:sz="0" w:space="0" w:color="auto"/>
                    <w:bottom w:val="none" w:sz="0" w:space="0" w:color="auto"/>
                    <w:right w:val="none" w:sz="0" w:space="0" w:color="auto"/>
                  </w:divBdr>
                </w:div>
                <w:div w:id="962928579">
                  <w:marLeft w:val="480"/>
                  <w:marRight w:val="0"/>
                  <w:marTop w:val="0"/>
                  <w:marBottom w:val="0"/>
                  <w:divBdr>
                    <w:top w:val="none" w:sz="0" w:space="0" w:color="auto"/>
                    <w:left w:val="none" w:sz="0" w:space="0" w:color="auto"/>
                    <w:bottom w:val="none" w:sz="0" w:space="0" w:color="auto"/>
                    <w:right w:val="none" w:sz="0" w:space="0" w:color="auto"/>
                  </w:divBdr>
                </w:div>
                <w:div w:id="1365253994">
                  <w:marLeft w:val="480"/>
                  <w:marRight w:val="0"/>
                  <w:marTop w:val="0"/>
                  <w:marBottom w:val="0"/>
                  <w:divBdr>
                    <w:top w:val="none" w:sz="0" w:space="0" w:color="auto"/>
                    <w:left w:val="none" w:sz="0" w:space="0" w:color="auto"/>
                    <w:bottom w:val="none" w:sz="0" w:space="0" w:color="auto"/>
                    <w:right w:val="none" w:sz="0" w:space="0" w:color="auto"/>
                  </w:divBdr>
                </w:div>
                <w:div w:id="1226986919">
                  <w:marLeft w:val="480"/>
                  <w:marRight w:val="0"/>
                  <w:marTop w:val="0"/>
                  <w:marBottom w:val="0"/>
                  <w:divBdr>
                    <w:top w:val="none" w:sz="0" w:space="0" w:color="auto"/>
                    <w:left w:val="none" w:sz="0" w:space="0" w:color="auto"/>
                    <w:bottom w:val="none" w:sz="0" w:space="0" w:color="auto"/>
                    <w:right w:val="none" w:sz="0" w:space="0" w:color="auto"/>
                  </w:divBdr>
                </w:div>
                <w:div w:id="1191147664">
                  <w:marLeft w:val="480"/>
                  <w:marRight w:val="0"/>
                  <w:marTop w:val="0"/>
                  <w:marBottom w:val="0"/>
                  <w:divBdr>
                    <w:top w:val="none" w:sz="0" w:space="0" w:color="auto"/>
                    <w:left w:val="none" w:sz="0" w:space="0" w:color="auto"/>
                    <w:bottom w:val="none" w:sz="0" w:space="0" w:color="auto"/>
                    <w:right w:val="none" w:sz="0" w:space="0" w:color="auto"/>
                  </w:divBdr>
                </w:div>
                <w:div w:id="587350772">
                  <w:marLeft w:val="480"/>
                  <w:marRight w:val="0"/>
                  <w:marTop w:val="0"/>
                  <w:marBottom w:val="0"/>
                  <w:divBdr>
                    <w:top w:val="none" w:sz="0" w:space="0" w:color="auto"/>
                    <w:left w:val="none" w:sz="0" w:space="0" w:color="auto"/>
                    <w:bottom w:val="none" w:sz="0" w:space="0" w:color="auto"/>
                    <w:right w:val="none" w:sz="0" w:space="0" w:color="auto"/>
                  </w:divBdr>
                </w:div>
                <w:div w:id="1584483776">
                  <w:marLeft w:val="480"/>
                  <w:marRight w:val="0"/>
                  <w:marTop w:val="0"/>
                  <w:marBottom w:val="0"/>
                  <w:divBdr>
                    <w:top w:val="none" w:sz="0" w:space="0" w:color="auto"/>
                    <w:left w:val="none" w:sz="0" w:space="0" w:color="auto"/>
                    <w:bottom w:val="none" w:sz="0" w:space="0" w:color="auto"/>
                    <w:right w:val="none" w:sz="0" w:space="0" w:color="auto"/>
                  </w:divBdr>
                </w:div>
                <w:div w:id="1397241387">
                  <w:marLeft w:val="480"/>
                  <w:marRight w:val="0"/>
                  <w:marTop w:val="0"/>
                  <w:marBottom w:val="0"/>
                  <w:divBdr>
                    <w:top w:val="none" w:sz="0" w:space="0" w:color="auto"/>
                    <w:left w:val="none" w:sz="0" w:space="0" w:color="auto"/>
                    <w:bottom w:val="none" w:sz="0" w:space="0" w:color="auto"/>
                    <w:right w:val="none" w:sz="0" w:space="0" w:color="auto"/>
                  </w:divBdr>
                </w:div>
              </w:divsChild>
            </w:div>
            <w:div w:id="1490167669">
              <w:marLeft w:val="0"/>
              <w:marRight w:val="0"/>
              <w:marTop w:val="0"/>
              <w:marBottom w:val="0"/>
              <w:divBdr>
                <w:top w:val="none" w:sz="0" w:space="0" w:color="auto"/>
                <w:left w:val="none" w:sz="0" w:space="0" w:color="auto"/>
                <w:bottom w:val="none" w:sz="0" w:space="0" w:color="auto"/>
                <w:right w:val="none" w:sz="0" w:space="0" w:color="auto"/>
              </w:divBdr>
              <w:divsChild>
                <w:div w:id="1477455363">
                  <w:marLeft w:val="480"/>
                  <w:marRight w:val="0"/>
                  <w:marTop w:val="0"/>
                  <w:marBottom w:val="0"/>
                  <w:divBdr>
                    <w:top w:val="none" w:sz="0" w:space="0" w:color="auto"/>
                    <w:left w:val="none" w:sz="0" w:space="0" w:color="auto"/>
                    <w:bottom w:val="none" w:sz="0" w:space="0" w:color="auto"/>
                    <w:right w:val="none" w:sz="0" w:space="0" w:color="auto"/>
                  </w:divBdr>
                </w:div>
                <w:div w:id="1363482437">
                  <w:marLeft w:val="480"/>
                  <w:marRight w:val="0"/>
                  <w:marTop w:val="0"/>
                  <w:marBottom w:val="0"/>
                  <w:divBdr>
                    <w:top w:val="none" w:sz="0" w:space="0" w:color="auto"/>
                    <w:left w:val="none" w:sz="0" w:space="0" w:color="auto"/>
                    <w:bottom w:val="none" w:sz="0" w:space="0" w:color="auto"/>
                    <w:right w:val="none" w:sz="0" w:space="0" w:color="auto"/>
                  </w:divBdr>
                </w:div>
                <w:div w:id="1265041896">
                  <w:marLeft w:val="480"/>
                  <w:marRight w:val="0"/>
                  <w:marTop w:val="0"/>
                  <w:marBottom w:val="0"/>
                  <w:divBdr>
                    <w:top w:val="none" w:sz="0" w:space="0" w:color="auto"/>
                    <w:left w:val="none" w:sz="0" w:space="0" w:color="auto"/>
                    <w:bottom w:val="none" w:sz="0" w:space="0" w:color="auto"/>
                    <w:right w:val="none" w:sz="0" w:space="0" w:color="auto"/>
                  </w:divBdr>
                </w:div>
                <w:div w:id="700713562">
                  <w:marLeft w:val="480"/>
                  <w:marRight w:val="0"/>
                  <w:marTop w:val="0"/>
                  <w:marBottom w:val="0"/>
                  <w:divBdr>
                    <w:top w:val="none" w:sz="0" w:space="0" w:color="auto"/>
                    <w:left w:val="none" w:sz="0" w:space="0" w:color="auto"/>
                    <w:bottom w:val="none" w:sz="0" w:space="0" w:color="auto"/>
                    <w:right w:val="none" w:sz="0" w:space="0" w:color="auto"/>
                  </w:divBdr>
                </w:div>
                <w:div w:id="2045253535">
                  <w:marLeft w:val="480"/>
                  <w:marRight w:val="0"/>
                  <w:marTop w:val="0"/>
                  <w:marBottom w:val="0"/>
                  <w:divBdr>
                    <w:top w:val="none" w:sz="0" w:space="0" w:color="auto"/>
                    <w:left w:val="none" w:sz="0" w:space="0" w:color="auto"/>
                    <w:bottom w:val="none" w:sz="0" w:space="0" w:color="auto"/>
                    <w:right w:val="none" w:sz="0" w:space="0" w:color="auto"/>
                  </w:divBdr>
                </w:div>
                <w:div w:id="2127462206">
                  <w:marLeft w:val="480"/>
                  <w:marRight w:val="0"/>
                  <w:marTop w:val="0"/>
                  <w:marBottom w:val="0"/>
                  <w:divBdr>
                    <w:top w:val="none" w:sz="0" w:space="0" w:color="auto"/>
                    <w:left w:val="none" w:sz="0" w:space="0" w:color="auto"/>
                    <w:bottom w:val="none" w:sz="0" w:space="0" w:color="auto"/>
                    <w:right w:val="none" w:sz="0" w:space="0" w:color="auto"/>
                  </w:divBdr>
                </w:div>
                <w:div w:id="275907979">
                  <w:marLeft w:val="480"/>
                  <w:marRight w:val="0"/>
                  <w:marTop w:val="0"/>
                  <w:marBottom w:val="0"/>
                  <w:divBdr>
                    <w:top w:val="none" w:sz="0" w:space="0" w:color="auto"/>
                    <w:left w:val="none" w:sz="0" w:space="0" w:color="auto"/>
                    <w:bottom w:val="none" w:sz="0" w:space="0" w:color="auto"/>
                    <w:right w:val="none" w:sz="0" w:space="0" w:color="auto"/>
                  </w:divBdr>
                </w:div>
                <w:div w:id="1292899842">
                  <w:marLeft w:val="480"/>
                  <w:marRight w:val="0"/>
                  <w:marTop w:val="0"/>
                  <w:marBottom w:val="0"/>
                  <w:divBdr>
                    <w:top w:val="none" w:sz="0" w:space="0" w:color="auto"/>
                    <w:left w:val="none" w:sz="0" w:space="0" w:color="auto"/>
                    <w:bottom w:val="none" w:sz="0" w:space="0" w:color="auto"/>
                    <w:right w:val="none" w:sz="0" w:space="0" w:color="auto"/>
                  </w:divBdr>
                </w:div>
                <w:div w:id="996615655">
                  <w:marLeft w:val="480"/>
                  <w:marRight w:val="0"/>
                  <w:marTop w:val="0"/>
                  <w:marBottom w:val="0"/>
                  <w:divBdr>
                    <w:top w:val="none" w:sz="0" w:space="0" w:color="auto"/>
                    <w:left w:val="none" w:sz="0" w:space="0" w:color="auto"/>
                    <w:bottom w:val="none" w:sz="0" w:space="0" w:color="auto"/>
                    <w:right w:val="none" w:sz="0" w:space="0" w:color="auto"/>
                  </w:divBdr>
                </w:div>
                <w:div w:id="950747905">
                  <w:marLeft w:val="480"/>
                  <w:marRight w:val="0"/>
                  <w:marTop w:val="0"/>
                  <w:marBottom w:val="0"/>
                  <w:divBdr>
                    <w:top w:val="none" w:sz="0" w:space="0" w:color="auto"/>
                    <w:left w:val="none" w:sz="0" w:space="0" w:color="auto"/>
                    <w:bottom w:val="none" w:sz="0" w:space="0" w:color="auto"/>
                    <w:right w:val="none" w:sz="0" w:space="0" w:color="auto"/>
                  </w:divBdr>
                </w:div>
                <w:div w:id="1341736142">
                  <w:marLeft w:val="480"/>
                  <w:marRight w:val="0"/>
                  <w:marTop w:val="0"/>
                  <w:marBottom w:val="0"/>
                  <w:divBdr>
                    <w:top w:val="none" w:sz="0" w:space="0" w:color="auto"/>
                    <w:left w:val="none" w:sz="0" w:space="0" w:color="auto"/>
                    <w:bottom w:val="none" w:sz="0" w:space="0" w:color="auto"/>
                    <w:right w:val="none" w:sz="0" w:space="0" w:color="auto"/>
                  </w:divBdr>
                </w:div>
                <w:div w:id="867986368">
                  <w:marLeft w:val="480"/>
                  <w:marRight w:val="0"/>
                  <w:marTop w:val="0"/>
                  <w:marBottom w:val="0"/>
                  <w:divBdr>
                    <w:top w:val="none" w:sz="0" w:space="0" w:color="auto"/>
                    <w:left w:val="none" w:sz="0" w:space="0" w:color="auto"/>
                    <w:bottom w:val="none" w:sz="0" w:space="0" w:color="auto"/>
                    <w:right w:val="none" w:sz="0" w:space="0" w:color="auto"/>
                  </w:divBdr>
                </w:div>
                <w:div w:id="3283425">
                  <w:marLeft w:val="480"/>
                  <w:marRight w:val="0"/>
                  <w:marTop w:val="0"/>
                  <w:marBottom w:val="0"/>
                  <w:divBdr>
                    <w:top w:val="none" w:sz="0" w:space="0" w:color="auto"/>
                    <w:left w:val="none" w:sz="0" w:space="0" w:color="auto"/>
                    <w:bottom w:val="none" w:sz="0" w:space="0" w:color="auto"/>
                    <w:right w:val="none" w:sz="0" w:space="0" w:color="auto"/>
                  </w:divBdr>
                </w:div>
                <w:div w:id="850803663">
                  <w:marLeft w:val="480"/>
                  <w:marRight w:val="0"/>
                  <w:marTop w:val="0"/>
                  <w:marBottom w:val="0"/>
                  <w:divBdr>
                    <w:top w:val="none" w:sz="0" w:space="0" w:color="auto"/>
                    <w:left w:val="none" w:sz="0" w:space="0" w:color="auto"/>
                    <w:bottom w:val="none" w:sz="0" w:space="0" w:color="auto"/>
                    <w:right w:val="none" w:sz="0" w:space="0" w:color="auto"/>
                  </w:divBdr>
                </w:div>
                <w:div w:id="2024434602">
                  <w:marLeft w:val="480"/>
                  <w:marRight w:val="0"/>
                  <w:marTop w:val="0"/>
                  <w:marBottom w:val="0"/>
                  <w:divBdr>
                    <w:top w:val="none" w:sz="0" w:space="0" w:color="auto"/>
                    <w:left w:val="none" w:sz="0" w:space="0" w:color="auto"/>
                    <w:bottom w:val="none" w:sz="0" w:space="0" w:color="auto"/>
                    <w:right w:val="none" w:sz="0" w:space="0" w:color="auto"/>
                  </w:divBdr>
                </w:div>
              </w:divsChild>
            </w:div>
            <w:div w:id="1862475279">
              <w:marLeft w:val="0"/>
              <w:marRight w:val="0"/>
              <w:marTop w:val="0"/>
              <w:marBottom w:val="0"/>
              <w:divBdr>
                <w:top w:val="none" w:sz="0" w:space="0" w:color="auto"/>
                <w:left w:val="none" w:sz="0" w:space="0" w:color="auto"/>
                <w:bottom w:val="none" w:sz="0" w:space="0" w:color="auto"/>
                <w:right w:val="none" w:sz="0" w:space="0" w:color="auto"/>
              </w:divBdr>
              <w:divsChild>
                <w:div w:id="1664552164">
                  <w:marLeft w:val="480"/>
                  <w:marRight w:val="0"/>
                  <w:marTop w:val="0"/>
                  <w:marBottom w:val="0"/>
                  <w:divBdr>
                    <w:top w:val="none" w:sz="0" w:space="0" w:color="auto"/>
                    <w:left w:val="none" w:sz="0" w:space="0" w:color="auto"/>
                    <w:bottom w:val="none" w:sz="0" w:space="0" w:color="auto"/>
                    <w:right w:val="none" w:sz="0" w:space="0" w:color="auto"/>
                  </w:divBdr>
                </w:div>
                <w:div w:id="1579511718">
                  <w:marLeft w:val="480"/>
                  <w:marRight w:val="0"/>
                  <w:marTop w:val="0"/>
                  <w:marBottom w:val="0"/>
                  <w:divBdr>
                    <w:top w:val="none" w:sz="0" w:space="0" w:color="auto"/>
                    <w:left w:val="none" w:sz="0" w:space="0" w:color="auto"/>
                    <w:bottom w:val="none" w:sz="0" w:space="0" w:color="auto"/>
                    <w:right w:val="none" w:sz="0" w:space="0" w:color="auto"/>
                  </w:divBdr>
                </w:div>
                <w:div w:id="1833520579">
                  <w:marLeft w:val="480"/>
                  <w:marRight w:val="0"/>
                  <w:marTop w:val="0"/>
                  <w:marBottom w:val="0"/>
                  <w:divBdr>
                    <w:top w:val="none" w:sz="0" w:space="0" w:color="auto"/>
                    <w:left w:val="none" w:sz="0" w:space="0" w:color="auto"/>
                    <w:bottom w:val="none" w:sz="0" w:space="0" w:color="auto"/>
                    <w:right w:val="none" w:sz="0" w:space="0" w:color="auto"/>
                  </w:divBdr>
                </w:div>
                <w:div w:id="1607538392">
                  <w:marLeft w:val="480"/>
                  <w:marRight w:val="0"/>
                  <w:marTop w:val="0"/>
                  <w:marBottom w:val="0"/>
                  <w:divBdr>
                    <w:top w:val="none" w:sz="0" w:space="0" w:color="auto"/>
                    <w:left w:val="none" w:sz="0" w:space="0" w:color="auto"/>
                    <w:bottom w:val="none" w:sz="0" w:space="0" w:color="auto"/>
                    <w:right w:val="none" w:sz="0" w:space="0" w:color="auto"/>
                  </w:divBdr>
                </w:div>
                <w:div w:id="769542010">
                  <w:marLeft w:val="480"/>
                  <w:marRight w:val="0"/>
                  <w:marTop w:val="0"/>
                  <w:marBottom w:val="0"/>
                  <w:divBdr>
                    <w:top w:val="none" w:sz="0" w:space="0" w:color="auto"/>
                    <w:left w:val="none" w:sz="0" w:space="0" w:color="auto"/>
                    <w:bottom w:val="none" w:sz="0" w:space="0" w:color="auto"/>
                    <w:right w:val="none" w:sz="0" w:space="0" w:color="auto"/>
                  </w:divBdr>
                </w:div>
                <w:div w:id="720521306">
                  <w:marLeft w:val="480"/>
                  <w:marRight w:val="0"/>
                  <w:marTop w:val="0"/>
                  <w:marBottom w:val="0"/>
                  <w:divBdr>
                    <w:top w:val="none" w:sz="0" w:space="0" w:color="auto"/>
                    <w:left w:val="none" w:sz="0" w:space="0" w:color="auto"/>
                    <w:bottom w:val="none" w:sz="0" w:space="0" w:color="auto"/>
                    <w:right w:val="none" w:sz="0" w:space="0" w:color="auto"/>
                  </w:divBdr>
                </w:div>
                <w:div w:id="1318077007">
                  <w:marLeft w:val="480"/>
                  <w:marRight w:val="0"/>
                  <w:marTop w:val="0"/>
                  <w:marBottom w:val="0"/>
                  <w:divBdr>
                    <w:top w:val="none" w:sz="0" w:space="0" w:color="auto"/>
                    <w:left w:val="none" w:sz="0" w:space="0" w:color="auto"/>
                    <w:bottom w:val="none" w:sz="0" w:space="0" w:color="auto"/>
                    <w:right w:val="none" w:sz="0" w:space="0" w:color="auto"/>
                  </w:divBdr>
                </w:div>
                <w:div w:id="872959002">
                  <w:marLeft w:val="480"/>
                  <w:marRight w:val="0"/>
                  <w:marTop w:val="0"/>
                  <w:marBottom w:val="0"/>
                  <w:divBdr>
                    <w:top w:val="none" w:sz="0" w:space="0" w:color="auto"/>
                    <w:left w:val="none" w:sz="0" w:space="0" w:color="auto"/>
                    <w:bottom w:val="none" w:sz="0" w:space="0" w:color="auto"/>
                    <w:right w:val="none" w:sz="0" w:space="0" w:color="auto"/>
                  </w:divBdr>
                </w:div>
                <w:div w:id="1505784312">
                  <w:marLeft w:val="480"/>
                  <w:marRight w:val="0"/>
                  <w:marTop w:val="0"/>
                  <w:marBottom w:val="0"/>
                  <w:divBdr>
                    <w:top w:val="none" w:sz="0" w:space="0" w:color="auto"/>
                    <w:left w:val="none" w:sz="0" w:space="0" w:color="auto"/>
                    <w:bottom w:val="none" w:sz="0" w:space="0" w:color="auto"/>
                    <w:right w:val="none" w:sz="0" w:space="0" w:color="auto"/>
                  </w:divBdr>
                </w:div>
                <w:div w:id="1339386813">
                  <w:marLeft w:val="480"/>
                  <w:marRight w:val="0"/>
                  <w:marTop w:val="0"/>
                  <w:marBottom w:val="0"/>
                  <w:divBdr>
                    <w:top w:val="none" w:sz="0" w:space="0" w:color="auto"/>
                    <w:left w:val="none" w:sz="0" w:space="0" w:color="auto"/>
                    <w:bottom w:val="none" w:sz="0" w:space="0" w:color="auto"/>
                    <w:right w:val="none" w:sz="0" w:space="0" w:color="auto"/>
                  </w:divBdr>
                </w:div>
                <w:div w:id="958218948">
                  <w:marLeft w:val="480"/>
                  <w:marRight w:val="0"/>
                  <w:marTop w:val="0"/>
                  <w:marBottom w:val="0"/>
                  <w:divBdr>
                    <w:top w:val="none" w:sz="0" w:space="0" w:color="auto"/>
                    <w:left w:val="none" w:sz="0" w:space="0" w:color="auto"/>
                    <w:bottom w:val="none" w:sz="0" w:space="0" w:color="auto"/>
                    <w:right w:val="none" w:sz="0" w:space="0" w:color="auto"/>
                  </w:divBdr>
                </w:div>
                <w:div w:id="123698646">
                  <w:marLeft w:val="480"/>
                  <w:marRight w:val="0"/>
                  <w:marTop w:val="0"/>
                  <w:marBottom w:val="0"/>
                  <w:divBdr>
                    <w:top w:val="none" w:sz="0" w:space="0" w:color="auto"/>
                    <w:left w:val="none" w:sz="0" w:space="0" w:color="auto"/>
                    <w:bottom w:val="none" w:sz="0" w:space="0" w:color="auto"/>
                    <w:right w:val="none" w:sz="0" w:space="0" w:color="auto"/>
                  </w:divBdr>
                </w:div>
                <w:div w:id="354647">
                  <w:marLeft w:val="480"/>
                  <w:marRight w:val="0"/>
                  <w:marTop w:val="0"/>
                  <w:marBottom w:val="0"/>
                  <w:divBdr>
                    <w:top w:val="none" w:sz="0" w:space="0" w:color="auto"/>
                    <w:left w:val="none" w:sz="0" w:space="0" w:color="auto"/>
                    <w:bottom w:val="none" w:sz="0" w:space="0" w:color="auto"/>
                    <w:right w:val="none" w:sz="0" w:space="0" w:color="auto"/>
                  </w:divBdr>
                </w:div>
                <w:div w:id="1293512525">
                  <w:marLeft w:val="480"/>
                  <w:marRight w:val="0"/>
                  <w:marTop w:val="0"/>
                  <w:marBottom w:val="0"/>
                  <w:divBdr>
                    <w:top w:val="none" w:sz="0" w:space="0" w:color="auto"/>
                    <w:left w:val="none" w:sz="0" w:space="0" w:color="auto"/>
                    <w:bottom w:val="none" w:sz="0" w:space="0" w:color="auto"/>
                    <w:right w:val="none" w:sz="0" w:space="0" w:color="auto"/>
                  </w:divBdr>
                </w:div>
                <w:div w:id="359546740">
                  <w:marLeft w:val="480"/>
                  <w:marRight w:val="0"/>
                  <w:marTop w:val="0"/>
                  <w:marBottom w:val="0"/>
                  <w:divBdr>
                    <w:top w:val="none" w:sz="0" w:space="0" w:color="auto"/>
                    <w:left w:val="none" w:sz="0" w:space="0" w:color="auto"/>
                    <w:bottom w:val="none" w:sz="0" w:space="0" w:color="auto"/>
                    <w:right w:val="none" w:sz="0" w:space="0" w:color="auto"/>
                  </w:divBdr>
                </w:div>
              </w:divsChild>
            </w:div>
            <w:div w:id="941764638">
              <w:marLeft w:val="0"/>
              <w:marRight w:val="0"/>
              <w:marTop w:val="0"/>
              <w:marBottom w:val="0"/>
              <w:divBdr>
                <w:top w:val="none" w:sz="0" w:space="0" w:color="auto"/>
                <w:left w:val="none" w:sz="0" w:space="0" w:color="auto"/>
                <w:bottom w:val="none" w:sz="0" w:space="0" w:color="auto"/>
                <w:right w:val="none" w:sz="0" w:space="0" w:color="auto"/>
              </w:divBdr>
              <w:divsChild>
                <w:div w:id="269510770">
                  <w:marLeft w:val="480"/>
                  <w:marRight w:val="0"/>
                  <w:marTop w:val="0"/>
                  <w:marBottom w:val="0"/>
                  <w:divBdr>
                    <w:top w:val="none" w:sz="0" w:space="0" w:color="auto"/>
                    <w:left w:val="none" w:sz="0" w:space="0" w:color="auto"/>
                    <w:bottom w:val="none" w:sz="0" w:space="0" w:color="auto"/>
                    <w:right w:val="none" w:sz="0" w:space="0" w:color="auto"/>
                  </w:divBdr>
                </w:div>
                <w:div w:id="1538663003">
                  <w:marLeft w:val="480"/>
                  <w:marRight w:val="0"/>
                  <w:marTop w:val="0"/>
                  <w:marBottom w:val="0"/>
                  <w:divBdr>
                    <w:top w:val="none" w:sz="0" w:space="0" w:color="auto"/>
                    <w:left w:val="none" w:sz="0" w:space="0" w:color="auto"/>
                    <w:bottom w:val="none" w:sz="0" w:space="0" w:color="auto"/>
                    <w:right w:val="none" w:sz="0" w:space="0" w:color="auto"/>
                  </w:divBdr>
                </w:div>
                <w:div w:id="951278189">
                  <w:marLeft w:val="480"/>
                  <w:marRight w:val="0"/>
                  <w:marTop w:val="0"/>
                  <w:marBottom w:val="0"/>
                  <w:divBdr>
                    <w:top w:val="none" w:sz="0" w:space="0" w:color="auto"/>
                    <w:left w:val="none" w:sz="0" w:space="0" w:color="auto"/>
                    <w:bottom w:val="none" w:sz="0" w:space="0" w:color="auto"/>
                    <w:right w:val="none" w:sz="0" w:space="0" w:color="auto"/>
                  </w:divBdr>
                </w:div>
                <w:div w:id="1563757064">
                  <w:marLeft w:val="480"/>
                  <w:marRight w:val="0"/>
                  <w:marTop w:val="0"/>
                  <w:marBottom w:val="0"/>
                  <w:divBdr>
                    <w:top w:val="none" w:sz="0" w:space="0" w:color="auto"/>
                    <w:left w:val="none" w:sz="0" w:space="0" w:color="auto"/>
                    <w:bottom w:val="none" w:sz="0" w:space="0" w:color="auto"/>
                    <w:right w:val="none" w:sz="0" w:space="0" w:color="auto"/>
                  </w:divBdr>
                </w:div>
                <w:div w:id="1860317176">
                  <w:marLeft w:val="480"/>
                  <w:marRight w:val="0"/>
                  <w:marTop w:val="0"/>
                  <w:marBottom w:val="0"/>
                  <w:divBdr>
                    <w:top w:val="none" w:sz="0" w:space="0" w:color="auto"/>
                    <w:left w:val="none" w:sz="0" w:space="0" w:color="auto"/>
                    <w:bottom w:val="none" w:sz="0" w:space="0" w:color="auto"/>
                    <w:right w:val="none" w:sz="0" w:space="0" w:color="auto"/>
                  </w:divBdr>
                </w:div>
                <w:div w:id="98646715">
                  <w:marLeft w:val="480"/>
                  <w:marRight w:val="0"/>
                  <w:marTop w:val="0"/>
                  <w:marBottom w:val="0"/>
                  <w:divBdr>
                    <w:top w:val="none" w:sz="0" w:space="0" w:color="auto"/>
                    <w:left w:val="none" w:sz="0" w:space="0" w:color="auto"/>
                    <w:bottom w:val="none" w:sz="0" w:space="0" w:color="auto"/>
                    <w:right w:val="none" w:sz="0" w:space="0" w:color="auto"/>
                  </w:divBdr>
                </w:div>
                <w:div w:id="1753820128">
                  <w:marLeft w:val="480"/>
                  <w:marRight w:val="0"/>
                  <w:marTop w:val="0"/>
                  <w:marBottom w:val="0"/>
                  <w:divBdr>
                    <w:top w:val="none" w:sz="0" w:space="0" w:color="auto"/>
                    <w:left w:val="none" w:sz="0" w:space="0" w:color="auto"/>
                    <w:bottom w:val="none" w:sz="0" w:space="0" w:color="auto"/>
                    <w:right w:val="none" w:sz="0" w:space="0" w:color="auto"/>
                  </w:divBdr>
                </w:div>
                <w:div w:id="1647396605">
                  <w:marLeft w:val="480"/>
                  <w:marRight w:val="0"/>
                  <w:marTop w:val="0"/>
                  <w:marBottom w:val="0"/>
                  <w:divBdr>
                    <w:top w:val="none" w:sz="0" w:space="0" w:color="auto"/>
                    <w:left w:val="none" w:sz="0" w:space="0" w:color="auto"/>
                    <w:bottom w:val="none" w:sz="0" w:space="0" w:color="auto"/>
                    <w:right w:val="none" w:sz="0" w:space="0" w:color="auto"/>
                  </w:divBdr>
                </w:div>
                <w:div w:id="1330602166">
                  <w:marLeft w:val="480"/>
                  <w:marRight w:val="0"/>
                  <w:marTop w:val="0"/>
                  <w:marBottom w:val="0"/>
                  <w:divBdr>
                    <w:top w:val="none" w:sz="0" w:space="0" w:color="auto"/>
                    <w:left w:val="none" w:sz="0" w:space="0" w:color="auto"/>
                    <w:bottom w:val="none" w:sz="0" w:space="0" w:color="auto"/>
                    <w:right w:val="none" w:sz="0" w:space="0" w:color="auto"/>
                  </w:divBdr>
                </w:div>
                <w:div w:id="702293251">
                  <w:marLeft w:val="480"/>
                  <w:marRight w:val="0"/>
                  <w:marTop w:val="0"/>
                  <w:marBottom w:val="0"/>
                  <w:divBdr>
                    <w:top w:val="none" w:sz="0" w:space="0" w:color="auto"/>
                    <w:left w:val="none" w:sz="0" w:space="0" w:color="auto"/>
                    <w:bottom w:val="none" w:sz="0" w:space="0" w:color="auto"/>
                    <w:right w:val="none" w:sz="0" w:space="0" w:color="auto"/>
                  </w:divBdr>
                </w:div>
                <w:div w:id="434909775">
                  <w:marLeft w:val="480"/>
                  <w:marRight w:val="0"/>
                  <w:marTop w:val="0"/>
                  <w:marBottom w:val="0"/>
                  <w:divBdr>
                    <w:top w:val="none" w:sz="0" w:space="0" w:color="auto"/>
                    <w:left w:val="none" w:sz="0" w:space="0" w:color="auto"/>
                    <w:bottom w:val="none" w:sz="0" w:space="0" w:color="auto"/>
                    <w:right w:val="none" w:sz="0" w:space="0" w:color="auto"/>
                  </w:divBdr>
                </w:div>
                <w:div w:id="782460034">
                  <w:marLeft w:val="480"/>
                  <w:marRight w:val="0"/>
                  <w:marTop w:val="0"/>
                  <w:marBottom w:val="0"/>
                  <w:divBdr>
                    <w:top w:val="none" w:sz="0" w:space="0" w:color="auto"/>
                    <w:left w:val="none" w:sz="0" w:space="0" w:color="auto"/>
                    <w:bottom w:val="none" w:sz="0" w:space="0" w:color="auto"/>
                    <w:right w:val="none" w:sz="0" w:space="0" w:color="auto"/>
                  </w:divBdr>
                </w:div>
                <w:div w:id="1071972640">
                  <w:marLeft w:val="480"/>
                  <w:marRight w:val="0"/>
                  <w:marTop w:val="0"/>
                  <w:marBottom w:val="0"/>
                  <w:divBdr>
                    <w:top w:val="none" w:sz="0" w:space="0" w:color="auto"/>
                    <w:left w:val="none" w:sz="0" w:space="0" w:color="auto"/>
                    <w:bottom w:val="none" w:sz="0" w:space="0" w:color="auto"/>
                    <w:right w:val="none" w:sz="0" w:space="0" w:color="auto"/>
                  </w:divBdr>
                </w:div>
                <w:div w:id="1637224040">
                  <w:marLeft w:val="480"/>
                  <w:marRight w:val="0"/>
                  <w:marTop w:val="0"/>
                  <w:marBottom w:val="0"/>
                  <w:divBdr>
                    <w:top w:val="none" w:sz="0" w:space="0" w:color="auto"/>
                    <w:left w:val="none" w:sz="0" w:space="0" w:color="auto"/>
                    <w:bottom w:val="none" w:sz="0" w:space="0" w:color="auto"/>
                    <w:right w:val="none" w:sz="0" w:space="0" w:color="auto"/>
                  </w:divBdr>
                </w:div>
                <w:div w:id="92940739">
                  <w:marLeft w:val="480"/>
                  <w:marRight w:val="0"/>
                  <w:marTop w:val="0"/>
                  <w:marBottom w:val="0"/>
                  <w:divBdr>
                    <w:top w:val="none" w:sz="0" w:space="0" w:color="auto"/>
                    <w:left w:val="none" w:sz="0" w:space="0" w:color="auto"/>
                    <w:bottom w:val="none" w:sz="0" w:space="0" w:color="auto"/>
                    <w:right w:val="none" w:sz="0" w:space="0" w:color="auto"/>
                  </w:divBdr>
                </w:div>
              </w:divsChild>
            </w:div>
            <w:div w:id="298611813">
              <w:marLeft w:val="0"/>
              <w:marRight w:val="0"/>
              <w:marTop w:val="0"/>
              <w:marBottom w:val="0"/>
              <w:divBdr>
                <w:top w:val="none" w:sz="0" w:space="0" w:color="auto"/>
                <w:left w:val="none" w:sz="0" w:space="0" w:color="auto"/>
                <w:bottom w:val="none" w:sz="0" w:space="0" w:color="auto"/>
                <w:right w:val="none" w:sz="0" w:space="0" w:color="auto"/>
              </w:divBdr>
              <w:divsChild>
                <w:div w:id="1152259202">
                  <w:marLeft w:val="480"/>
                  <w:marRight w:val="0"/>
                  <w:marTop w:val="0"/>
                  <w:marBottom w:val="0"/>
                  <w:divBdr>
                    <w:top w:val="none" w:sz="0" w:space="0" w:color="auto"/>
                    <w:left w:val="none" w:sz="0" w:space="0" w:color="auto"/>
                    <w:bottom w:val="none" w:sz="0" w:space="0" w:color="auto"/>
                    <w:right w:val="none" w:sz="0" w:space="0" w:color="auto"/>
                  </w:divBdr>
                </w:div>
                <w:div w:id="886112689">
                  <w:marLeft w:val="480"/>
                  <w:marRight w:val="0"/>
                  <w:marTop w:val="0"/>
                  <w:marBottom w:val="0"/>
                  <w:divBdr>
                    <w:top w:val="none" w:sz="0" w:space="0" w:color="auto"/>
                    <w:left w:val="none" w:sz="0" w:space="0" w:color="auto"/>
                    <w:bottom w:val="none" w:sz="0" w:space="0" w:color="auto"/>
                    <w:right w:val="none" w:sz="0" w:space="0" w:color="auto"/>
                  </w:divBdr>
                </w:div>
                <w:div w:id="974139909">
                  <w:marLeft w:val="480"/>
                  <w:marRight w:val="0"/>
                  <w:marTop w:val="0"/>
                  <w:marBottom w:val="0"/>
                  <w:divBdr>
                    <w:top w:val="none" w:sz="0" w:space="0" w:color="auto"/>
                    <w:left w:val="none" w:sz="0" w:space="0" w:color="auto"/>
                    <w:bottom w:val="none" w:sz="0" w:space="0" w:color="auto"/>
                    <w:right w:val="none" w:sz="0" w:space="0" w:color="auto"/>
                  </w:divBdr>
                </w:div>
                <w:div w:id="2031639038">
                  <w:marLeft w:val="480"/>
                  <w:marRight w:val="0"/>
                  <w:marTop w:val="0"/>
                  <w:marBottom w:val="0"/>
                  <w:divBdr>
                    <w:top w:val="none" w:sz="0" w:space="0" w:color="auto"/>
                    <w:left w:val="none" w:sz="0" w:space="0" w:color="auto"/>
                    <w:bottom w:val="none" w:sz="0" w:space="0" w:color="auto"/>
                    <w:right w:val="none" w:sz="0" w:space="0" w:color="auto"/>
                  </w:divBdr>
                </w:div>
                <w:div w:id="2056200161">
                  <w:marLeft w:val="480"/>
                  <w:marRight w:val="0"/>
                  <w:marTop w:val="0"/>
                  <w:marBottom w:val="0"/>
                  <w:divBdr>
                    <w:top w:val="none" w:sz="0" w:space="0" w:color="auto"/>
                    <w:left w:val="none" w:sz="0" w:space="0" w:color="auto"/>
                    <w:bottom w:val="none" w:sz="0" w:space="0" w:color="auto"/>
                    <w:right w:val="none" w:sz="0" w:space="0" w:color="auto"/>
                  </w:divBdr>
                </w:div>
                <w:div w:id="358967194">
                  <w:marLeft w:val="480"/>
                  <w:marRight w:val="0"/>
                  <w:marTop w:val="0"/>
                  <w:marBottom w:val="0"/>
                  <w:divBdr>
                    <w:top w:val="none" w:sz="0" w:space="0" w:color="auto"/>
                    <w:left w:val="none" w:sz="0" w:space="0" w:color="auto"/>
                    <w:bottom w:val="none" w:sz="0" w:space="0" w:color="auto"/>
                    <w:right w:val="none" w:sz="0" w:space="0" w:color="auto"/>
                  </w:divBdr>
                </w:div>
                <w:div w:id="1109590869">
                  <w:marLeft w:val="480"/>
                  <w:marRight w:val="0"/>
                  <w:marTop w:val="0"/>
                  <w:marBottom w:val="0"/>
                  <w:divBdr>
                    <w:top w:val="none" w:sz="0" w:space="0" w:color="auto"/>
                    <w:left w:val="none" w:sz="0" w:space="0" w:color="auto"/>
                    <w:bottom w:val="none" w:sz="0" w:space="0" w:color="auto"/>
                    <w:right w:val="none" w:sz="0" w:space="0" w:color="auto"/>
                  </w:divBdr>
                </w:div>
                <w:div w:id="539636424">
                  <w:marLeft w:val="480"/>
                  <w:marRight w:val="0"/>
                  <w:marTop w:val="0"/>
                  <w:marBottom w:val="0"/>
                  <w:divBdr>
                    <w:top w:val="none" w:sz="0" w:space="0" w:color="auto"/>
                    <w:left w:val="none" w:sz="0" w:space="0" w:color="auto"/>
                    <w:bottom w:val="none" w:sz="0" w:space="0" w:color="auto"/>
                    <w:right w:val="none" w:sz="0" w:space="0" w:color="auto"/>
                  </w:divBdr>
                </w:div>
                <w:div w:id="1037317689">
                  <w:marLeft w:val="480"/>
                  <w:marRight w:val="0"/>
                  <w:marTop w:val="0"/>
                  <w:marBottom w:val="0"/>
                  <w:divBdr>
                    <w:top w:val="none" w:sz="0" w:space="0" w:color="auto"/>
                    <w:left w:val="none" w:sz="0" w:space="0" w:color="auto"/>
                    <w:bottom w:val="none" w:sz="0" w:space="0" w:color="auto"/>
                    <w:right w:val="none" w:sz="0" w:space="0" w:color="auto"/>
                  </w:divBdr>
                </w:div>
                <w:div w:id="720711850">
                  <w:marLeft w:val="480"/>
                  <w:marRight w:val="0"/>
                  <w:marTop w:val="0"/>
                  <w:marBottom w:val="0"/>
                  <w:divBdr>
                    <w:top w:val="none" w:sz="0" w:space="0" w:color="auto"/>
                    <w:left w:val="none" w:sz="0" w:space="0" w:color="auto"/>
                    <w:bottom w:val="none" w:sz="0" w:space="0" w:color="auto"/>
                    <w:right w:val="none" w:sz="0" w:space="0" w:color="auto"/>
                  </w:divBdr>
                </w:div>
                <w:div w:id="345593463">
                  <w:marLeft w:val="480"/>
                  <w:marRight w:val="0"/>
                  <w:marTop w:val="0"/>
                  <w:marBottom w:val="0"/>
                  <w:divBdr>
                    <w:top w:val="none" w:sz="0" w:space="0" w:color="auto"/>
                    <w:left w:val="none" w:sz="0" w:space="0" w:color="auto"/>
                    <w:bottom w:val="none" w:sz="0" w:space="0" w:color="auto"/>
                    <w:right w:val="none" w:sz="0" w:space="0" w:color="auto"/>
                  </w:divBdr>
                </w:div>
                <w:div w:id="778182518">
                  <w:marLeft w:val="480"/>
                  <w:marRight w:val="0"/>
                  <w:marTop w:val="0"/>
                  <w:marBottom w:val="0"/>
                  <w:divBdr>
                    <w:top w:val="none" w:sz="0" w:space="0" w:color="auto"/>
                    <w:left w:val="none" w:sz="0" w:space="0" w:color="auto"/>
                    <w:bottom w:val="none" w:sz="0" w:space="0" w:color="auto"/>
                    <w:right w:val="none" w:sz="0" w:space="0" w:color="auto"/>
                  </w:divBdr>
                </w:div>
                <w:div w:id="1286160984">
                  <w:marLeft w:val="480"/>
                  <w:marRight w:val="0"/>
                  <w:marTop w:val="0"/>
                  <w:marBottom w:val="0"/>
                  <w:divBdr>
                    <w:top w:val="none" w:sz="0" w:space="0" w:color="auto"/>
                    <w:left w:val="none" w:sz="0" w:space="0" w:color="auto"/>
                    <w:bottom w:val="none" w:sz="0" w:space="0" w:color="auto"/>
                    <w:right w:val="none" w:sz="0" w:space="0" w:color="auto"/>
                  </w:divBdr>
                </w:div>
                <w:div w:id="784425083">
                  <w:marLeft w:val="480"/>
                  <w:marRight w:val="0"/>
                  <w:marTop w:val="0"/>
                  <w:marBottom w:val="0"/>
                  <w:divBdr>
                    <w:top w:val="none" w:sz="0" w:space="0" w:color="auto"/>
                    <w:left w:val="none" w:sz="0" w:space="0" w:color="auto"/>
                    <w:bottom w:val="none" w:sz="0" w:space="0" w:color="auto"/>
                    <w:right w:val="none" w:sz="0" w:space="0" w:color="auto"/>
                  </w:divBdr>
                </w:div>
                <w:div w:id="1399749288">
                  <w:marLeft w:val="480"/>
                  <w:marRight w:val="0"/>
                  <w:marTop w:val="0"/>
                  <w:marBottom w:val="0"/>
                  <w:divBdr>
                    <w:top w:val="none" w:sz="0" w:space="0" w:color="auto"/>
                    <w:left w:val="none" w:sz="0" w:space="0" w:color="auto"/>
                    <w:bottom w:val="none" w:sz="0" w:space="0" w:color="auto"/>
                    <w:right w:val="none" w:sz="0" w:space="0" w:color="auto"/>
                  </w:divBdr>
                </w:div>
                <w:div w:id="177082855">
                  <w:marLeft w:val="480"/>
                  <w:marRight w:val="0"/>
                  <w:marTop w:val="0"/>
                  <w:marBottom w:val="0"/>
                  <w:divBdr>
                    <w:top w:val="none" w:sz="0" w:space="0" w:color="auto"/>
                    <w:left w:val="none" w:sz="0" w:space="0" w:color="auto"/>
                    <w:bottom w:val="none" w:sz="0" w:space="0" w:color="auto"/>
                    <w:right w:val="none" w:sz="0" w:space="0" w:color="auto"/>
                  </w:divBdr>
                </w:div>
              </w:divsChild>
            </w:div>
            <w:div w:id="824321175">
              <w:marLeft w:val="0"/>
              <w:marRight w:val="0"/>
              <w:marTop w:val="0"/>
              <w:marBottom w:val="0"/>
              <w:divBdr>
                <w:top w:val="none" w:sz="0" w:space="0" w:color="auto"/>
                <w:left w:val="none" w:sz="0" w:space="0" w:color="auto"/>
                <w:bottom w:val="none" w:sz="0" w:space="0" w:color="auto"/>
                <w:right w:val="none" w:sz="0" w:space="0" w:color="auto"/>
              </w:divBdr>
              <w:divsChild>
                <w:div w:id="672075910">
                  <w:marLeft w:val="480"/>
                  <w:marRight w:val="0"/>
                  <w:marTop w:val="0"/>
                  <w:marBottom w:val="0"/>
                  <w:divBdr>
                    <w:top w:val="none" w:sz="0" w:space="0" w:color="auto"/>
                    <w:left w:val="none" w:sz="0" w:space="0" w:color="auto"/>
                    <w:bottom w:val="none" w:sz="0" w:space="0" w:color="auto"/>
                    <w:right w:val="none" w:sz="0" w:space="0" w:color="auto"/>
                  </w:divBdr>
                </w:div>
                <w:div w:id="2075230194">
                  <w:marLeft w:val="480"/>
                  <w:marRight w:val="0"/>
                  <w:marTop w:val="0"/>
                  <w:marBottom w:val="0"/>
                  <w:divBdr>
                    <w:top w:val="none" w:sz="0" w:space="0" w:color="auto"/>
                    <w:left w:val="none" w:sz="0" w:space="0" w:color="auto"/>
                    <w:bottom w:val="none" w:sz="0" w:space="0" w:color="auto"/>
                    <w:right w:val="none" w:sz="0" w:space="0" w:color="auto"/>
                  </w:divBdr>
                </w:div>
                <w:div w:id="1604918678">
                  <w:marLeft w:val="480"/>
                  <w:marRight w:val="0"/>
                  <w:marTop w:val="0"/>
                  <w:marBottom w:val="0"/>
                  <w:divBdr>
                    <w:top w:val="none" w:sz="0" w:space="0" w:color="auto"/>
                    <w:left w:val="none" w:sz="0" w:space="0" w:color="auto"/>
                    <w:bottom w:val="none" w:sz="0" w:space="0" w:color="auto"/>
                    <w:right w:val="none" w:sz="0" w:space="0" w:color="auto"/>
                  </w:divBdr>
                </w:div>
                <w:div w:id="1616718727">
                  <w:marLeft w:val="480"/>
                  <w:marRight w:val="0"/>
                  <w:marTop w:val="0"/>
                  <w:marBottom w:val="0"/>
                  <w:divBdr>
                    <w:top w:val="none" w:sz="0" w:space="0" w:color="auto"/>
                    <w:left w:val="none" w:sz="0" w:space="0" w:color="auto"/>
                    <w:bottom w:val="none" w:sz="0" w:space="0" w:color="auto"/>
                    <w:right w:val="none" w:sz="0" w:space="0" w:color="auto"/>
                  </w:divBdr>
                </w:div>
                <w:div w:id="341443008">
                  <w:marLeft w:val="480"/>
                  <w:marRight w:val="0"/>
                  <w:marTop w:val="0"/>
                  <w:marBottom w:val="0"/>
                  <w:divBdr>
                    <w:top w:val="none" w:sz="0" w:space="0" w:color="auto"/>
                    <w:left w:val="none" w:sz="0" w:space="0" w:color="auto"/>
                    <w:bottom w:val="none" w:sz="0" w:space="0" w:color="auto"/>
                    <w:right w:val="none" w:sz="0" w:space="0" w:color="auto"/>
                  </w:divBdr>
                </w:div>
                <w:div w:id="306319972">
                  <w:marLeft w:val="480"/>
                  <w:marRight w:val="0"/>
                  <w:marTop w:val="0"/>
                  <w:marBottom w:val="0"/>
                  <w:divBdr>
                    <w:top w:val="none" w:sz="0" w:space="0" w:color="auto"/>
                    <w:left w:val="none" w:sz="0" w:space="0" w:color="auto"/>
                    <w:bottom w:val="none" w:sz="0" w:space="0" w:color="auto"/>
                    <w:right w:val="none" w:sz="0" w:space="0" w:color="auto"/>
                  </w:divBdr>
                </w:div>
                <w:div w:id="625625528">
                  <w:marLeft w:val="480"/>
                  <w:marRight w:val="0"/>
                  <w:marTop w:val="0"/>
                  <w:marBottom w:val="0"/>
                  <w:divBdr>
                    <w:top w:val="none" w:sz="0" w:space="0" w:color="auto"/>
                    <w:left w:val="none" w:sz="0" w:space="0" w:color="auto"/>
                    <w:bottom w:val="none" w:sz="0" w:space="0" w:color="auto"/>
                    <w:right w:val="none" w:sz="0" w:space="0" w:color="auto"/>
                  </w:divBdr>
                </w:div>
                <w:div w:id="468129925">
                  <w:marLeft w:val="480"/>
                  <w:marRight w:val="0"/>
                  <w:marTop w:val="0"/>
                  <w:marBottom w:val="0"/>
                  <w:divBdr>
                    <w:top w:val="none" w:sz="0" w:space="0" w:color="auto"/>
                    <w:left w:val="none" w:sz="0" w:space="0" w:color="auto"/>
                    <w:bottom w:val="none" w:sz="0" w:space="0" w:color="auto"/>
                    <w:right w:val="none" w:sz="0" w:space="0" w:color="auto"/>
                  </w:divBdr>
                </w:div>
                <w:div w:id="1638870931">
                  <w:marLeft w:val="480"/>
                  <w:marRight w:val="0"/>
                  <w:marTop w:val="0"/>
                  <w:marBottom w:val="0"/>
                  <w:divBdr>
                    <w:top w:val="none" w:sz="0" w:space="0" w:color="auto"/>
                    <w:left w:val="none" w:sz="0" w:space="0" w:color="auto"/>
                    <w:bottom w:val="none" w:sz="0" w:space="0" w:color="auto"/>
                    <w:right w:val="none" w:sz="0" w:space="0" w:color="auto"/>
                  </w:divBdr>
                </w:div>
                <w:div w:id="583806114">
                  <w:marLeft w:val="480"/>
                  <w:marRight w:val="0"/>
                  <w:marTop w:val="0"/>
                  <w:marBottom w:val="0"/>
                  <w:divBdr>
                    <w:top w:val="none" w:sz="0" w:space="0" w:color="auto"/>
                    <w:left w:val="none" w:sz="0" w:space="0" w:color="auto"/>
                    <w:bottom w:val="none" w:sz="0" w:space="0" w:color="auto"/>
                    <w:right w:val="none" w:sz="0" w:space="0" w:color="auto"/>
                  </w:divBdr>
                </w:div>
                <w:div w:id="1562058274">
                  <w:marLeft w:val="480"/>
                  <w:marRight w:val="0"/>
                  <w:marTop w:val="0"/>
                  <w:marBottom w:val="0"/>
                  <w:divBdr>
                    <w:top w:val="none" w:sz="0" w:space="0" w:color="auto"/>
                    <w:left w:val="none" w:sz="0" w:space="0" w:color="auto"/>
                    <w:bottom w:val="none" w:sz="0" w:space="0" w:color="auto"/>
                    <w:right w:val="none" w:sz="0" w:space="0" w:color="auto"/>
                  </w:divBdr>
                </w:div>
                <w:div w:id="1869490590">
                  <w:marLeft w:val="480"/>
                  <w:marRight w:val="0"/>
                  <w:marTop w:val="0"/>
                  <w:marBottom w:val="0"/>
                  <w:divBdr>
                    <w:top w:val="none" w:sz="0" w:space="0" w:color="auto"/>
                    <w:left w:val="none" w:sz="0" w:space="0" w:color="auto"/>
                    <w:bottom w:val="none" w:sz="0" w:space="0" w:color="auto"/>
                    <w:right w:val="none" w:sz="0" w:space="0" w:color="auto"/>
                  </w:divBdr>
                </w:div>
                <w:div w:id="1020623341">
                  <w:marLeft w:val="480"/>
                  <w:marRight w:val="0"/>
                  <w:marTop w:val="0"/>
                  <w:marBottom w:val="0"/>
                  <w:divBdr>
                    <w:top w:val="none" w:sz="0" w:space="0" w:color="auto"/>
                    <w:left w:val="none" w:sz="0" w:space="0" w:color="auto"/>
                    <w:bottom w:val="none" w:sz="0" w:space="0" w:color="auto"/>
                    <w:right w:val="none" w:sz="0" w:space="0" w:color="auto"/>
                  </w:divBdr>
                </w:div>
                <w:div w:id="747965416">
                  <w:marLeft w:val="480"/>
                  <w:marRight w:val="0"/>
                  <w:marTop w:val="0"/>
                  <w:marBottom w:val="0"/>
                  <w:divBdr>
                    <w:top w:val="none" w:sz="0" w:space="0" w:color="auto"/>
                    <w:left w:val="none" w:sz="0" w:space="0" w:color="auto"/>
                    <w:bottom w:val="none" w:sz="0" w:space="0" w:color="auto"/>
                    <w:right w:val="none" w:sz="0" w:space="0" w:color="auto"/>
                  </w:divBdr>
                </w:div>
                <w:div w:id="1446925883">
                  <w:marLeft w:val="480"/>
                  <w:marRight w:val="0"/>
                  <w:marTop w:val="0"/>
                  <w:marBottom w:val="0"/>
                  <w:divBdr>
                    <w:top w:val="none" w:sz="0" w:space="0" w:color="auto"/>
                    <w:left w:val="none" w:sz="0" w:space="0" w:color="auto"/>
                    <w:bottom w:val="none" w:sz="0" w:space="0" w:color="auto"/>
                    <w:right w:val="none" w:sz="0" w:space="0" w:color="auto"/>
                  </w:divBdr>
                </w:div>
                <w:div w:id="1421173132">
                  <w:marLeft w:val="480"/>
                  <w:marRight w:val="0"/>
                  <w:marTop w:val="0"/>
                  <w:marBottom w:val="0"/>
                  <w:divBdr>
                    <w:top w:val="none" w:sz="0" w:space="0" w:color="auto"/>
                    <w:left w:val="none" w:sz="0" w:space="0" w:color="auto"/>
                    <w:bottom w:val="none" w:sz="0" w:space="0" w:color="auto"/>
                    <w:right w:val="none" w:sz="0" w:space="0" w:color="auto"/>
                  </w:divBdr>
                </w:div>
              </w:divsChild>
            </w:div>
            <w:div w:id="360473933">
              <w:marLeft w:val="0"/>
              <w:marRight w:val="0"/>
              <w:marTop w:val="0"/>
              <w:marBottom w:val="0"/>
              <w:divBdr>
                <w:top w:val="none" w:sz="0" w:space="0" w:color="auto"/>
                <w:left w:val="none" w:sz="0" w:space="0" w:color="auto"/>
                <w:bottom w:val="none" w:sz="0" w:space="0" w:color="auto"/>
                <w:right w:val="none" w:sz="0" w:space="0" w:color="auto"/>
              </w:divBdr>
              <w:divsChild>
                <w:div w:id="1018384985">
                  <w:marLeft w:val="480"/>
                  <w:marRight w:val="0"/>
                  <w:marTop w:val="0"/>
                  <w:marBottom w:val="0"/>
                  <w:divBdr>
                    <w:top w:val="none" w:sz="0" w:space="0" w:color="auto"/>
                    <w:left w:val="none" w:sz="0" w:space="0" w:color="auto"/>
                    <w:bottom w:val="none" w:sz="0" w:space="0" w:color="auto"/>
                    <w:right w:val="none" w:sz="0" w:space="0" w:color="auto"/>
                  </w:divBdr>
                </w:div>
                <w:div w:id="2063363652">
                  <w:marLeft w:val="480"/>
                  <w:marRight w:val="0"/>
                  <w:marTop w:val="0"/>
                  <w:marBottom w:val="0"/>
                  <w:divBdr>
                    <w:top w:val="none" w:sz="0" w:space="0" w:color="auto"/>
                    <w:left w:val="none" w:sz="0" w:space="0" w:color="auto"/>
                    <w:bottom w:val="none" w:sz="0" w:space="0" w:color="auto"/>
                    <w:right w:val="none" w:sz="0" w:space="0" w:color="auto"/>
                  </w:divBdr>
                </w:div>
                <w:div w:id="1320770601">
                  <w:marLeft w:val="480"/>
                  <w:marRight w:val="0"/>
                  <w:marTop w:val="0"/>
                  <w:marBottom w:val="0"/>
                  <w:divBdr>
                    <w:top w:val="none" w:sz="0" w:space="0" w:color="auto"/>
                    <w:left w:val="none" w:sz="0" w:space="0" w:color="auto"/>
                    <w:bottom w:val="none" w:sz="0" w:space="0" w:color="auto"/>
                    <w:right w:val="none" w:sz="0" w:space="0" w:color="auto"/>
                  </w:divBdr>
                </w:div>
                <w:div w:id="1150057045">
                  <w:marLeft w:val="480"/>
                  <w:marRight w:val="0"/>
                  <w:marTop w:val="0"/>
                  <w:marBottom w:val="0"/>
                  <w:divBdr>
                    <w:top w:val="none" w:sz="0" w:space="0" w:color="auto"/>
                    <w:left w:val="none" w:sz="0" w:space="0" w:color="auto"/>
                    <w:bottom w:val="none" w:sz="0" w:space="0" w:color="auto"/>
                    <w:right w:val="none" w:sz="0" w:space="0" w:color="auto"/>
                  </w:divBdr>
                </w:div>
                <w:div w:id="854810060">
                  <w:marLeft w:val="480"/>
                  <w:marRight w:val="0"/>
                  <w:marTop w:val="0"/>
                  <w:marBottom w:val="0"/>
                  <w:divBdr>
                    <w:top w:val="none" w:sz="0" w:space="0" w:color="auto"/>
                    <w:left w:val="none" w:sz="0" w:space="0" w:color="auto"/>
                    <w:bottom w:val="none" w:sz="0" w:space="0" w:color="auto"/>
                    <w:right w:val="none" w:sz="0" w:space="0" w:color="auto"/>
                  </w:divBdr>
                </w:div>
                <w:div w:id="1357733035">
                  <w:marLeft w:val="480"/>
                  <w:marRight w:val="0"/>
                  <w:marTop w:val="0"/>
                  <w:marBottom w:val="0"/>
                  <w:divBdr>
                    <w:top w:val="none" w:sz="0" w:space="0" w:color="auto"/>
                    <w:left w:val="none" w:sz="0" w:space="0" w:color="auto"/>
                    <w:bottom w:val="none" w:sz="0" w:space="0" w:color="auto"/>
                    <w:right w:val="none" w:sz="0" w:space="0" w:color="auto"/>
                  </w:divBdr>
                </w:div>
                <w:div w:id="1800680784">
                  <w:marLeft w:val="480"/>
                  <w:marRight w:val="0"/>
                  <w:marTop w:val="0"/>
                  <w:marBottom w:val="0"/>
                  <w:divBdr>
                    <w:top w:val="none" w:sz="0" w:space="0" w:color="auto"/>
                    <w:left w:val="none" w:sz="0" w:space="0" w:color="auto"/>
                    <w:bottom w:val="none" w:sz="0" w:space="0" w:color="auto"/>
                    <w:right w:val="none" w:sz="0" w:space="0" w:color="auto"/>
                  </w:divBdr>
                </w:div>
                <w:div w:id="1682203574">
                  <w:marLeft w:val="480"/>
                  <w:marRight w:val="0"/>
                  <w:marTop w:val="0"/>
                  <w:marBottom w:val="0"/>
                  <w:divBdr>
                    <w:top w:val="none" w:sz="0" w:space="0" w:color="auto"/>
                    <w:left w:val="none" w:sz="0" w:space="0" w:color="auto"/>
                    <w:bottom w:val="none" w:sz="0" w:space="0" w:color="auto"/>
                    <w:right w:val="none" w:sz="0" w:space="0" w:color="auto"/>
                  </w:divBdr>
                </w:div>
                <w:div w:id="506822487">
                  <w:marLeft w:val="480"/>
                  <w:marRight w:val="0"/>
                  <w:marTop w:val="0"/>
                  <w:marBottom w:val="0"/>
                  <w:divBdr>
                    <w:top w:val="none" w:sz="0" w:space="0" w:color="auto"/>
                    <w:left w:val="none" w:sz="0" w:space="0" w:color="auto"/>
                    <w:bottom w:val="none" w:sz="0" w:space="0" w:color="auto"/>
                    <w:right w:val="none" w:sz="0" w:space="0" w:color="auto"/>
                  </w:divBdr>
                </w:div>
                <w:div w:id="1934822033">
                  <w:marLeft w:val="480"/>
                  <w:marRight w:val="0"/>
                  <w:marTop w:val="0"/>
                  <w:marBottom w:val="0"/>
                  <w:divBdr>
                    <w:top w:val="none" w:sz="0" w:space="0" w:color="auto"/>
                    <w:left w:val="none" w:sz="0" w:space="0" w:color="auto"/>
                    <w:bottom w:val="none" w:sz="0" w:space="0" w:color="auto"/>
                    <w:right w:val="none" w:sz="0" w:space="0" w:color="auto"/>
                  </w:divBdr>
                </w:div>
                <w:div w:id="1245577534">
                  <w:marLeft w:val="480"/>
                  <w:marRight w:val="0"/>
                  <w:marTop w:val="0"/>
                  <w:marBottom w:val="0"/>
                  <w:divBdr>
                    <w:top w:val="none" w:sz="0" w:space="0" w:color="auto"/>
                    <w:left w:val="none" w:sz="0" w:space="0" w:color="auto"/>
                    <w:bottom w:val="none" w:sz="0" w:space="0" w:color="auto"/>
                    <w:right w:val="none" w:sz="0" w:space="0" w:color="auto"/>
                  </w:divBdr>
                </w:div>
                <w:div w:id="814640008">
                  <w:marLeft w:val="480"/>
                  <w:marRight w:val="0"/>
                  <w:marTop w:val="0"/>
                  <w:marBottom w:val="0"/>
                  <w:divBdr>
                    <w:top w:val="none" w:sz="0" w:space="0" w:color="auto"/>
                    <w:left w:val="none" w:sz="0" w:space="0" w:color="auto"/>
                    <w:bottom w:val="none" w:sz="0" w:space="0" w:color="auto"/>
                    <w:right w:val="none" w:sz="0" w:space="0" w:color="auto"/>
                  </w:divBdr>
                </w:div>
                <w:div w:id="593317120">
                  <w:marLeft w:val="480"/>
                  <w:marRight w:val="0"/>
                  <w:marTop w:val="0"/>
                  <w:marBottom w:val="0"/>
                  <w:divBdr>
                    <w:top w:val="none" w:sz="0" w:space="0" w:color="auto"/>
                    <w:left w:val="none" w:sz="0" w:space="0" w:color="auto"/>
                    <w:bottom w:val="none" w:sz="0" w:space="0" w:color="auto"/>
                    <w:right w:val="none" w:sz="0" w:space="0" w:color="auto"/>
                  </w:divBdr>
                </w:div>
                <w:div w:id="1447314511">
                  <w:marLeft w:val="480"/>
                  <w:marRight w:val="0"/>
                  <w:marTop w:val="0"/>
                  <w:marBottom w:val="0"/>
                  <w:divBdr>
                    <w:top w:val="none" w:sz="0" w:space="0" w:color="auto"/>
                    <w:left w:val="none" w:sz="0" w:space="0" w:color="auto"/>
                    <w:bottom w:val="none" w:sz="0" w:space="0" w:color="auto"/>
                    <w:right w:val="none" w:sz="0" w:space="0" w:color="auto"/>
                  </w:divBdr>
                </w:div>
                <w:div w:id="1428037639">
                  <w:marLeft w:val="480"/>
                  <w:marRight w:val="0"/>
                  <w:marTop w:val="0"/>
                  <w:marBottom w:val="0"/>
                  <w:divBdr>
                    <w:top w:val="none" w:sz="0" w:space="0" w:color="auto"/>
                    <w:left w:val="none" w:sz="0" w:space="0" w:color="auto"/>
                    <w:bottom w:val="none" w:sz="0" w:space="0" w:color="auto"/>
                    <w:right w:val="none" w:sz="0" w:space="0" w:color="auto"/>
                  </w:divBdr>
                </w:div>
                <w:div w:id="769744056">
                  <w:marLeft w:val="480"/>
                  <w:marRight w:val="0"/>
                  <w:marTop w:val="0"/>
                  <w:marBottom w:val="0"/>
                  <w:divBdr>
                    <w:top w:val="none" w:sz="0" w:space="0" w:color="auto"/>
                    <w:left w:val="none" w:sz="0" w:space="0" w:color="auto"/>
                    <w:bottom w:val="none" w:sz="0" w:space="0" w:color="auto"/>
                    <w:right w:val="none" w:sz="0" w:space="0" w:color="auto"/>
                  </w:divBdr>
                </w:div>
              </w:divsChild>
            </w:div>
            <w:div w:id="1733582412">
              <w:marLeft w:val="0"/>
              <w:marRight w:val="0"/>
              <w:marTop w:val="0"/>
              <w:marBottom w:val="0"/>
              <w:divBdr>
                <w:top w:val="none" w:sz="0" w:space="0" w:color="auto"/>
                <w:left w:val="none" w:sz="0" w:space="0" w:color="auto"/>
                <w:bottom w:val="none" w:sz="0" w:space="0" w:color="auto"/>
                <w:right w:val="none" w:sz="0" w:space="0" w:color="auto"/>
              </w:divBdr>
              <w:divsChild>
                <w:div w:id="731151317">
                  <w:marLeft w:val="480"/>
                  <w:marRight w:val="0"/>
                  <w:marTop w:val="0"/>
                  <w:marBottom w:val="0"/>
                  <w:divBdr>
                    <w:top w:val="none" w:sz="0" w:space="0" w:color="auto"/>
                    <w:left w:val="none" w:sz="0" w:space="0" w:color="auto"/>
                    <w:bottom w:val="none" w:sz="0" w:space="0" w:color="auto"/>
                    <w:right w:val="none" w:sz="0" w:space="0" w:color="auto"/>
                  </w:divBdr>
                </w:div>
                <w:div w:id="1724450687">
                  <w:marLeft w:val="480"/>
                  <w:marRight w:val="0"/>
                  <w:marTop w:val="0"/>
                  <w:marBottom w:val="0"/>
                  <w:divBdr>
                    <w:top w:val="none" w:sz="0" w:space="0" w:color="auto"/>
                    <w:left w:val="none" w:sz="0" w:space="0" w:color="auto"/>
                    <w:bottom w:val="none" w:sz="0" w:space="0" w:color="auto"/>
                    <w:right w:val="none" w:sz="0" w:space="0" w:color="auto"/>
                  </w:divBdr>
                </w:div>
                <w:div w:id="563955093">
                  <w:marLeft w:val="480"/>
                  <w:marRight w:val="0"/>
                  <w:marTop w:val="0"/>
                  <w:marBottom w:val="0"/>
                  <w:divBdr>
                    <w:top w:val="none" w:sz="0" w:space="0" w:color="auto"/>
                    <w:left w:val="none" w:sz="0" w:space="0" w:color="auto"/>
                    <w:bottom w:val="none" w:sz="0" w:space="0" w:color="auto"/>
                    <w:right w:val="none" w:sz="0" w:space="0" w:color="auto"/>
                  </w:divBdr>
                </w:div>
                <w:div w:id="253168316">
                  <w:marLeft w:val="480"/>
                  <w:marRight w:val="0"/>
                  <w:marTop w:val="0"/>
                  <w:marBottom w:val="0"/>
                  <w:divBdr>
                    <w:top w:val="none" w:sz="0" w:space="0" w:color="auto"/>
                    <w:left w:val="none" w:sz="0" w:space="0" w:color="auto"/>
                    <w:bottom w:val="none" w:sz="0" w:space="0" w:color="auto"/>
                    <w:right w:val="none" w:sz="0" w:space="0" w:color="auto"/>
                  </w:divBdr>
                </w:div>
                <w:div w:id="1687831867">
                  <w:marLeft w:val="480"/>
                  <w:marRight w:val="0"/>
                  <w:marTop w:val="0"/>
                  <w:marBottom w:val="0"/>
                  <w:divBdr>
                    <w:top w:val="none" w:sz="0" w:space="0" w:color="auto"/>
                    <w:left w:val="none" w:sz="0" w:space="0" w:color="auto"/>
                    <w:bottom w:val="none" w:sz="0" w:space="0" w:color="auto"/>
                    <w:right w:val="none" w:sz="0" w:space="0" w:color="auto"/>
                  </w:divBdr>
                </w:div>
                <w:div w:id="905534261">
                  <w:marLeft w:val="480"/>
                  <w:marRight w:val="0"/>
                  <w:marTop w:val="0"/>
                  <w:marBottom w:val="0"/>
                  <w:divBdr>
                    <w:top w:val="none" w:sz="0" w:space="0" w:color="auto"/>
                    <w:left w:val="none" w:sz="0" w:space="0" w:color="auto"/>
                    <w:bottom w:val="none" w:sz="0" w:space="0" w:color="auto"/>
                    <w:right w:val="none" w:sz="0" w:space="0" w:color="auto"/>
                  </w:divBdr>
                </w:div>
                <w:div w:id="1977180462">
                  <w:marLeft w:val="480"/>
                  <w:marRight w:val="0"/>
                  <w:marTop w:val="0"/>
                  <w:marBottom w:val="0"/>
                  <w:divBdr>
                    <w:top w:val="none" w:sz="0" w:space="0" w:color="auto"/>
                    <w:left w:val="none" w:sz="0" w:space="0" w:color="auto"/>
                    <w:bottom w:val="none" w:sz="0" w:space="0" w:color="auto"/>
                    <w:right w:val="none" w:sz="0" w:space="0" w:color="auto"/>
                  </w:divBdr>
                </w:div>
                <w:div w:id="1513373912">
                  <w:marLeft w:val="480"/>
                  <w:marRight w:val="0"/>
                  <w:marTop w:val="0"/>
                  <w:marBottom w:val="0"/>
                  <w:divBdr>
                    <w:top w:val="none" w:sz="0" w:space="0" w:color="auto"/>
                    <w:left w:val="none" w:sz="0" w:space="0" w:color="auto"/>
                    <w:bottom w:val="none" w:sz="0" w:space="0" w:color="auto"/>
                    <w:right w:val="none" w:sz="0" w:space="0" w:color="auto"/>
                  </w:divBdr>
                </w:div>
                <w:div w:id="332607618">
                  <w:marLeft w:val="480"/>
                  <w:marRight w:val="0"/>
                  <w:marTop w:val="0"/>
                  <w:marBottom w:val="0"/>
                  <w:divBdr>
                    <w:top w:val="none" w:sz="0" w:space="0" w:color="auto"/>
                    <w:left w:val="none" w:sz="0" w:space="0" w:color="auto"/>
                    <w:bottom w:val="none" w:sz="0" w:space="0" w:color="auto"/>
                    <w:right w:val="none" w:sz="0" w:space="0" w:color="auto"/>
                  </w:divBdr>
                </w:div>
                <w:div w:id="739524361">
                  <w:marLeft w:val="480"/>
                  <w:marRight w:val="0"/>
                  <w:marTop w:val="0"/>
                  <w:marBottom w:val="0"/>
                  <w:divBdr>
                    <w:top w:val="none" w:sz="0" w:space="0" w:color="auto"/>
                    <w:left w:val="none" w:sz="0" w:space="0" w:color="auto"/>
                    <w:bottom w:val="none" w:sz="0" w:space="0" w:color="auto"/>
                    <w:right w:val="none" w:sz="0" w:space="0" w:color="auto"/>
                  </w:divBdr>
                </w:div>
                <w:div w:id="1989360897">
                  <w:marLeft w:val="480"/>
                  <w:marRight w:val="0"/>
                  <w:marTop w:val="0"/>
                  <w:marBottom w:val="0"/>
                  <w:divBdr>
                    <w:top w:val="none" w:sz="0" w:space="0" w:color="auto"/>
                    <w:left w:val="none" w:sz="0" w:space="0" w:color="auto"/>
                    <w:bottom w:val="none" w:sz="0" w:space="0" w:color="auto"/>
                    <w:right w:val="none" w:sz="0" w:space="0" w:color="auto"/>
                  </w:divBdr>
                </w:div>
                <w:div w:id="1117018128">
                  <w:marLeft w:val="480"/>
                  <w:marRight w:val="0"/>
                  <w:marTop w:val="0"/>
                  <w:marBottom w:val="0"/>
                  <w:divBdr>
                    <w:top w:val="none" w:sz="0" w:space="0" w:color="auto"/>
                    <w:left w:val="none" w:sz="0" w:space="0" w:color="auto"/>
                    <w:bottom w:val="none" w:sz="0" w:space="0" w:color="auto"/>
                    <w:right w:val="none" w:sz="0" w:space="0" w:color="auto"/>
                  </w:divBdr>
                </w:div>
                <w:div w:id="963971634">
                  <w:marLeft w:val="480"/>
                  <w:marRight w:val="0"/>
                  <w:marTop w:val="0"/>
                  <w:marBottom w:val="0"/>
                  <w:divBdr>
                    <w:top w:val="none" w:sz="0" w:space="0" w:color="auto"/>
                    <w:left w:val="none" w:sz="0" w:space="0" w:color="auto"/>
                    <w:bottom w:val="none" w:sz="0" w:space="0" w:color="auto"/>
                    <w:right w:val="none" w:sz="0" w:space="0" w:color="auto"/>
                  </w:divBdr>
                </w:div>
                <w:div w:id="644505637">
                  <w:marLeft w:val="480"/>
                  <w:marRight w:val="0"/>
                  <w:marTop w:val="0"/>
                  <w:marBottom w:val="0"/>
                  <w:divBdr>
                    <w:top w:val="none" w:sz="0" w:space="0" w:color="auto"/>
                    <w:left w:val="none" w:sz="0" w:space="0" w:color="auto"/>
                    <w:bottom w:val="none" w:sz="0" w:space="0" w:color="auto"/>
                    <w:right w:val="none" w:sz="0" w:space="0" w:color="auto"/>
                  </w:divBdr>
                </w:div>
                <w:div w:id="847595474">
                  <w:marLeft w:val="480"/>
                  <w:marRight w:val="0"/>
                  <w:marTop w:val="0"/>
                  <w:marBottom w:val="0"/>
                  <w:divBdr>
                    <w:top w:val="none" w:sz="0" w:space="0" w:color="auto"/>
                    <w:left w:val="none" w:sz="0" w:space="0" w:color="auto"/>
                    <w:bottom w:val="none" w:sz="0" w:space="0" w:color="auto"/>
                    <w:right w:val="none" w:sz="0" w:space="0" w:color="auto"/>
                  </w:divBdr>
                </w:div>
                <w:div w:id="714741770">
                  <w:marLeft w:val="480"/>
                  <w:marRight w:val="0"/>
                  <w:marTop w:val="0"/>
                  <w:marBottom w:val="0"/>
                  <w:divBdr>
                    <w:top w:val="none" w:sz="0" w:space="0" w:color="auto"/>
                    <w:left w:val="none" w:sz="0" w:space="0" w:color="auto"/>
                    <w:bottom w:val="none" w:sz="0" w:space="0" w:color="auto"/>
                    <w:right w:val="none" w:sz="0" w:space="0" w:color="auto"/>
                  </w:divBdr>
                </w:div>
                <w:div w:id="128203891">
                  <w:marLeft w:val="480"/>
                  <w:marRight w:val="0"/>
                  <w:marTop w:val="0"/>
                  <w:marBottom w:val="0"/>
                  <w:divBdr>
                    <w:top w:val="none" w:sz="0" w:space="0" w:color="auto"/>
                    <w:left w:val="none" w:sz="0" w:space="0" w:color="auto"/>
                    <w:bottom w:val="none" w:sz="0" w:space="0" w:color="auto"/>
                    <w:right w:val="none" w:sz="0" w:space="0" w:color="auto"/>
                  </w:divBdr>
                </w:div>
              </w:divsChild>
            </w:div>
            <w:div w:id="1877883828">
              <w:marLeft w:val="0"/>
              <w:marRight w:val="0"/>
              <w:marTop w:val="0"/>
              <w:marBottom w:val="0"/>
              <w:divBdr>
                <w:top w:val="none" w:sz="0" w:space="0" w:color="auto"/>
                <w:left w:val="none" w:sz="0" w:space="0" w:color="auto"/>
                <w:bottom w:val="none" w:sz="0" w:space="0" w:color="auto"/>
                <w:right w:val="none" w:sz="0" w:space="0" w:color="auto"/>
              </w:divBdr>
              <w:divsChild>
                <w:div w:id="570508317">
                  <w:marLeft w:val="480"/>
                  <w:marRight w:val="0"/>
                  <w:marTop w:val="0"/>
                  <w:marBottom w:val="0"/>
                  <w:divBdr>
                    <w:top w:val="none" w:sz="0" w:space="0" w:color="auto"/>
                    <w:left w:val="none" w:sz="0" w:space="0" w:color="auto"/>
                    <w:bottom w:val="none" w:sz="0" w:space="0" w:color="auto"/>
                    <w:right w:val="none" w:sz="0" w:space="0" w:color="auto"/>
                  </w:divBdr>
                </w:div>
                <w:div w:id="549847466">
                  <w:marLeft w:val="480"/>
                  <w:marRight w:val="0"/>
                  <w:marTop w:val="0"/>
                  <w:marBottom w:val="0"/>
                  <w:divBdr>
                    <w:top w:val="none" w:sz="0" w:space="0" w:color="auto"/>
                    <w:left w:val="none" w:sz="0" w:space="0" w:color="auto"/>
                    <w:bottom w:val="none" w:sz="0" w:space="0" w:color="auto"/>
                    <w:right w:val="none" w:sz="0" w:space="0" w:color="auto"/>
                  </w:divBdr>
                </w:div>
                <w:div w:id="908155731">
                  <w:marLeft w:val="480"/>
                  <w:marRight w:val="0"/>
                  <w:marTop w:val="0"/>
                  <w:marBottom w:val="0"/>
                  <w:divBdr>
                    <w:top w:val="none" w:sz="0" w:space="0" w:color="auto"/>
                    <w:left w:val="none" w:sz="0" w:space="0" w:color="auto"/>
                    <w:bottom w:val="none" w:sz="0" w:space="0" w:color="auto"/>
                    <w:right w:val="none" w:sz="0" w:space="0" w:color="auto"/>
                  </w:divBdr>
                </w:div>
                <w:div w:id="1083532564">
                  <w:marLeft w:val="480"/>
                  <w:marRight w:val="0"/>
                  <w:marTop w:val="0"/>
                  <w:marBottom w:val="0"/>
                  <w:divBdr>
                    <w:top w:val="none" w:sz="0" w:space="0" w:color="auto"/>
                    <w:left w:val="none" w:sz="0" w:space="0" w:color="auto"/>
                    <w:bottom w:val="none" w:sz="0" w:space="0" w:color="auto"/>
                    <w:right w:val="none" w:sz="0" w:space="0" w:color="auto"/>
                  </w:divBdr>
                </w:div>
                <w:div w:id="572935745">
                  <w:marLeft w:val="480"/>
                  <w:marRight w:val="0"/>
                  <w:marTop w:val="0"/>
                  <w:marBottom w:val="0"/>
                  <w:divBdr>
                    <w:top w:val="none" w:sz="0" w:space="0" w:color="auto"/>
                    <w:left w:val="none" w:sz="0" w:space="0" w:color="auto"/>
                    <w:bottom w:val="none" w:sz="0" w:space="0" w:color="auto"/>
                    <w:right w:val="none" w:sz="0" w:space="0" w:color="auto"/>
                  </w:divBdr>
                </w:div>
                <w:div w:id="1355887618">
                  <w:marLeft w:val="480"/>
                  <w:marRight w:val="0"/>
                  <w:marTop w:val="0"/>
                  <w:marBottom w:val="0"/>
                  <w:divBdr>
                    <w:top w:val="none" w:sz="0" w:space="0" w:color="auto"/>
                    <w:left w:val="none" w:sz="0" w:space="0" w:color="auto"/>
                    <w:bottom w:val="none" w:sz="0" w:space="0" w:color="auto"/>
                    <w:right w:val="none" w:sz="0" w:space="0" w:color="auto"/>
                  </w:divBdr>
                </w:div>
                <w:div w:id="1471556822">
                  <w:marLeft w:val="480"/>
                  <w:marRight w:val="0"/>
                  <w:marTop w:val="0"/>
                  <w:marBottom w:val="0"/>
                  <w:divBdr>
                    <w:top w:val="none" w:sz="0" w:space="0" w:color="auto"/>
                    <w:left w:val="none" w:sz="0" w:space="0" w:color="auto"/>
                    <w:bottom w:val="none" w:sz="0" w:space="0" w:color="auto"/>
                    <w:right w:val="none" w:sz="0" w:space="0" w:color="auto"/>
                  </w:divBdr>
                </w:div>
                <w:div w:id="2026395306">
                  <w:marLeft w:val="480"/>
                  <w:marRight w:val="0"/>
                  <w:marTop w:val="0"/>
                  <w:marBottom w:val="0"/>
                  <w:divBdr>
                    <w:top w:val="none" w:sz="0" w:space="0" w:color="auto"/>
                    <w:left w:val="none" w:sz="0" w:space="0" w:color="auto"/>
                    <w:bottom w:val="none" w:sz="0" w:space="0" w:color="auto"/>
                    <w:right w:val="none" w:sz="0" w:space="0" w:color="auto"/>
                  </w:divBdr>
                </w:div>
                <w:div w:id="244459849">
                  <w:marLeft w:val="480"/>
                  <w:marRight w:val="0"/>
                  <w:marTop w:val="0"/>
                  <w:marBottom w:val="0"/>
                  <w:divBdr>
                    <w:top w:val="none" w:sz="0" w:space="0" w:color="auto"/>
                    <w:left w:val="none" w:sz="0" w:space="0" w:color="auto"/>
                    <w:bottom w:val="none" w:sz="0" w:space="0" w:color="auto"/>
                    <w:right w:val="none" w:sz="0" w:space="0" w:color="auto"/>
                  </w:divBdr>
                </w:div>
                <w:div w:id="661550127">
                  <w:marLeft w:val="480"/>
                  <w:marRight w:val="0"/>
                  <w:marTop w:val="0"/>
                  <w:marBottom w:val="0"/>
                  <w:divBdr>
                    <w:top w:val="none" w:sz="0" w:space="0" w:color="auto"/>
                    <w:left w:val="none" w:sz="0" w:space="0" w:color="auto"/>
                    <w:bottom w:val="none" w:sz="0" w:space="0" w:color="auto"/>
                    <w:right w:val="none" w:sz="0" w:space="0" w:color="auto"/>
                  </w:divBdr>
                </w:div>
                <w:div w:id="1805194626">
                  <w:marLeft w:val="480"/>
                  <w:marRight w:val="0"/>
                  <w:marTop w:val="0"/>
                  <w:marBottom w:val="0"/>
                  <w:divBdr>
                    <w:top w:val="none" w:sz="0" w:space="0" w:color="auto"/>
                    <w:left w:val="none" w:sz="0" w:space="0" w:color="auto"/>
                    <w:bottom w:val="none" w:sz="0" w:space="0" w:color="auto"/>
                    <w:right w:val="none" w:sz="0" w:space="0" w:color="auto"/>
                  </w:divBdr>
                </w:div>
                <w:div w:id="1037775289">
                  <w:marLeft w:val="480"/>
                  <w:marRight w:val="0"/>
                  <w:marTop w:val="0"/>
                  <w:marBottom w:val="0"/>
                  <w:divBdr>
                    <w:top w:val="none" w:sz="0" w:space="0" w:color="auto"/>
                    <w:left w:val="none" w:sz="0" w:space="0" w:color="auto"/>
                    <w:bottom w:val="none" w:sz="0" w:space="0" w:color="auto"/>
                    <w:right w:val="none" w:sz="0" w:space="0" w:color="auto"/>
                  </w:divBdr>
                </w:div>
                <w:div w:id="1153837075">
                  <w:marLeft w:val="480"/>
                  <w:marRight w:val="0"/>
                  <w:marTop w:val="0"/>
                  <w:marBottom w:val="0"/>
                  <w:divBdr>
                    <w:top w:val="none" w:sz="0" w:space="0" w:color="auto"/>
                    <w:left w:val="none" w:sz="0" w:space="0" w:color="auto"/>
                    <w:bottom w:val="none" w:sz="0" w:space="0" w:color="auto"/>
                    <w:right w:val="none" w:sz="0" w:space="0" w:color="auto"/>
                  </w:divBdr>
                </w:div>
                <w:div w:id="74133218">
                  <w:marLeft w:val="480"/>
                  <w:marRight w:val="0"/>
                  <w:marTop w:val="0"/>
                  <w:marBottom w:val="0"/>
                  <w:divBdr>
                    <w:top w:val="none" w:sz="0" w:space="0" w:color="auto"/>
                    <w:left w:val="none" w:sz="0" w:space="0" w:color="auto"/>
                    <w:bottom w:val="none" w:sz="0" w:space="0" w:color="auto"/>
                    <w:right w:val="none" w:sz="0" w:space="0" w:color="auto"/>
                  </w:divBdr>
                </w:div>
                <w:div w:id="1961568608">
                  <w:marLeft w:val="480"/>
                  <w:marRight w:val="0"/>
                  <w:marTop w:val="0"/>
                  <w:marBottom w:val="0"/>
                  <w:divBdr>
                    <w:top w:val="none" w:sz="0" w:space="0" w:color="auto"/>
                    <w:left w:val="none" w:sz="0" w:space="0" w:color="auto"/>
                    <w:bottom w:val="none" w:sz="0" w:space="0" w:color="auto"/>
                    <w:right w:val="none" w:sz="0" w:space="0" w:color="auto"/>
                  </w:divBdr>
                </w:div>
                <w:div w:id="702903143">
                  <w:marLeft w:val="480"/>
                  <w:marRight w:val="0"/>
                  <w:marTop w:val="0"/>
                  <w:marBottom w:val="0"/>
                  <w:divBdr>
                    <w:top w:val="none" w:sz="0" w:space="0" w:color="auto"/>
                    <w:left w:val="none" w:sz="0" w:space="0" w:color="auto"/>
                    <w:bottom w:val="none" w:sz="0" w:space="0" w:color="auto"/>
                    <w:right w:val="none" w:sz="0" w:space="0" w:color="auto"/>
                  </w:divBdr>
                </w:div>
                <w:div w:id="135412437">
                  <w:marLeft w:val="480"/>
                  <w:marRight w:val="0"/>
                  <w:marTop w:val="0"/>
                  <w:marBottom w:val="0"/>
                  <w:divBdr>
                    <w:top w:val="none" w:sz="0" w:space="0" w:color="auto"/>
                    <w:left w:val="none" w:sz="0" w:space="0" w:color="auto"/>
                    <w:bottom w:val="none" w:sz="0" w:space="0" w:color="auto"/>
                    <w:right w:val="none" w:sz="0" w:space="0" w:color="auto"/>
                  </w:divBdr>
                </w:div>
              </w:divsChild>
            </w:div>
            <w:div w:id="1042749664">
              <w:marLeft w:val="0"/>
              <w:marRight w:val="0"/>
              <w:marTop w:val="0"/>
              <w:marBottom w:val="0"/>
              <w:divBdr>
                <w:top w:val="none" w:sz="0" w:space="0" w:color="auto"/>
                <w:left w:val="none" w:sz="0" w:space="0" w:color="auto"/>
                <w:bottom w:val="none" w:sz="0" w:space="0" w:color="auto"/>
                <w:right w:val="none" w:sz="0" w:space="0" w:color="auto"/>
              </w:divBdr>
              <w:divsChild>
                <w:div w:id="1852446737">
                  <w:marLeft w:val="480"/>
                  <w:marRight w:val="0"/>
                  <w:marTop w:val="0"/>
                  <w:marBottom w:val="0"/>
                  <w:divBdr>
                    <w:top w:val="none" w:sz="0" w:space="0" w:color="auto"/>
                    <w:left w:val="none" w:sz="0" w:space="0" w:color="auto"/>
                    <w:bottom w:val="none" w:sz="0" w:space="0" w:color="auto"/>
                    <w:right w:val="none" w:sz="0" w:space="0" w:color="auto"/>
                  </w:divBdr>
                </w:div>
                <w:div w:id="507328539">
                  <w:marLeft w:val="480"/>
                  <w:marRight w:val="0"/>
                  <w:marTop w:val="0"/>
                  <w:marBottom w:val="0"/>
                  <w:divBdr>
                    <w:top w:val="none" w:sz="0" w:space="0" w:color="auto"/>
                    <w:left w:val="none" w:sz="0" w:space="0" w:color="auto"/>
                    <w:bottom w:val="none" w:sz="0" w:space="0" w:color="auto"/>
                    <w:right w:val="none" w:sz="0" w:space="0" w:color="auto"/>
                  </w:divBdr>
                </w:div>
                <w:div w:id="1953127502">
                  <w:marLeft w:val="480"/>
                  <w:marRight w:val="0"/>
                  <w:marTop w:val="0"/>
                  <w:marBottom w:val="0"/>
                  <w:divBdr>
                    <w:top w:val="none" w:sz="0" w:space="0" w:color="auto"/>
                    <w:left w:val="none" w:sz="0" w:space="0" w:color="auto"/>
                    <w:bottom w:val="none" w:sz="0" w:space="0" w:color="auto"/>
                    <w:right w:val="none" w:sz="0" w:space="0" w:color="auto"/>
                  </w:divBdr>
                </w:div>
                <w:div w:id="54162285">
                  <w:marLeft w:val="480"/>
                  <w:marRight w:val="0"/>
                  <w:marTop w:val="0"/>
                  <w:marBottom w:val="0"/>
                  <w:divBdr>
                    <w:top w:val="none" w:sz="0" w:space="0" w:color="auto"/>
                    <w:left w:val="none" w:sz="0" w:space="0" w:color="auto"/>
                    <w:bottom w:val="none" w:sz="0" w:space="0" w:color="auto"/>
                    <w:right w:val="none" w:sz="0" w:space="0" w:color="auto"/>
                  </w:divBdr>
                </w:div>
                <w:div w:id="1686326208">
                  <w:marLeft w:val="480"/>
                  <w:marRight w:val="0"/>
                  <w:marTop w:val="0"/>
                  <w:marBottom w:val="0"/>
                  <w:divBdr>
                    <w:top w:val="none" w:sz="0" w:space="0" w:color="auto"/>
                    <w:left w:val="none" w:sz="0" w:space="0" w:color="auto"/>
                    <w:bottom w:val="none" w:sz="0" w:space="0" w:color="auto"/>
                    <w:right w:val="none" w:sz="0" w:space="0" w:color="auto"/>
                  </w:divBdr>
                </w:div>
                <w:div w:id="1080521959">
                  <w:marLeft w:val="480"/>
                  <w:marRight w:val="0"/>
                  <w:marTop w:val="0"/>
                  <w:marBottom w:val="0"/>
                  <w:divBdr>
                    <w:top w:val="none" w:sz="0" w:space="0" w:color="auto"/>
                    <w:left w:val="none" w:sz="0" w:space="0" w:color="auto"/>
                    <w:bottom w:val="none" w:sz="0" w:space="0" w:color="auto"/>
                    <w:right w:val="none" w:sz="0" w:space="0" w:color="auto"/>
                  </w:divBdr>
                </w:div>
                <w:div w:id="358512521">
                  <w:marLeft w:val="480"/>
                  <w:marRight w:val="0"/>
                  <w:marTop w:val="0"/>
                  <w:marBottom w:val="0"/>
                  <w:divBdr>
                    <w:top w:val="none" w:sz="0" w:space="0" w:color="auto"/>
                    <w:left w:val="none" w:sz="0" w:space="0" w:color="auto"/>
                    <w:bottom w:val="none" w:sz="0" w:space="0" w:color="auto"/>
                    <w:right w:val="none" w:sz="0" w:space="0" w:color="auto"/>
                  </w:divBdr>
                </w:div>
                <w:div w:id="396781333">
                  <w:marLeft w:val="480"/>
                  <w:marRight w:val="0"/>
                  <w:marTop w:val="0"/>
                  <w:marBottom w:val="0"/>
                  <w:divBdr>
                    <w:top w:val="none" w:sz="0" w:space="0" w:color="auto"/>
                    <w:left w:val="none" w:sz="0" w:space="0" w:color="auto"/>
                    <w:bottom w:val="none" w:sz="0" w:space="0" w:color="auto"/>
                    <w:right w:val="none" w:sz="0" w:space="0" w:color="auto"/>
                  </w:divBdr>
                </w:div>
                <w:div w:id="214894509">
                  <w:marLeft w:val="480"/>
                  <w:marRight w:val="0"/>
                  <w:marTop w:val="0"/>
                  <w:marBottom w:val="0"/>
                  <w:divBdr>
                    <w:top w:val="none" w:sz="0" w:space="0" w:color="auto"/>
                    <w:left w:val="none" w:sz="0" w:space="0" w:color="auto"/>
                    <w:bottom w:val="none" w:sz="0" w:space="0" w:color="auto"/>
                    <w:right w:val="none" w:sz="0" w:space="0" w:color="auto"/>
                  </w:divBdr>
                </w:div>
                <w:div w:id="1903639058">
                  <w:marLeft w:val="480"/>
                  <w:marRight w:val="0"/>
                  <w:marTop w:val="0"/>
                  <w:marBottom w:val="0"/>
                  <w:divBdr>
                    <w:top w:val="none" w:sz="0" w:space="0" w:color="auto"/>
                    <w:left w:val="none" w:sz="0" w:space="0" w:color="auto"/>
                    <w:bottom w:val="none" w:sz="0" w:space="0" w:color="auto"/>
                    <w:right w:val="none" w:sz="0" w:space="0" w:color="auto"/>
                  </w:divBdr>
                </w:div>
                <w:div w:id="135803454">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2004502343">
                  <w:marLeft w:val="480"/>
                  <w:marRight w:val="0"/>
                  <w:marTop w:val="0"/>
                  <w:marBottom w:val="0"/>
                  <w:divBdr>
                    <w:top w:val="none" w:sz="0" w:space="0" w:color="auto"/>
                    <w:left w:val="none" w:sz="0" w:space="0" w:color="auto"/>
                    <w:bottom w:val="none" w:sz="0" w:space="0" w:color="auto"/>
                    <w:right w:val="none" w:sz="0" w:space="0" w:color="auto"/>
                  </w:divBdr>
                </w:div>
                <w:div w:id="1654718660">
                  <w:marLeft w:val="480"/>
                  <w:marRight w:val="0"/>
                  <w:marTop w:val="0"/>
                  <w:marBottom w:val="0"/>
                  <w:divBdr>
                    <w:top w:val="none" w:sz="0" w:space="0" w:color="auto"/>
                    <w:left w:val="none" w:sz="0" w:space="0" w:color="auto"/>
                    <w:bottom w:val="none" w:sz="0" w:space="0" w:color="auto"/>
                    <w:right w:val="none" w:sz="0" w:space="0" w:color="auto"/>
                  </w:divBdr>
                </w:div>
                <w:div w:id="814881430">
                  <w:marLeft w:val="480"/>
                  <w:marRight w:val="0"/>
                  <w:marTop w:val="0"/>
                  <w:marBottom w:val="0"/>
                  <w:divBdr>
                    <w:top w:val="none" w:sz="0" w:space="0" w:color="auto"/>
                    <w:left w:val="none" w:sz="0" w:space="0" w:color="auto"/>
                    <w:bottom w:val="none" w:sz="0" w:space="0" w:color="auto"/>
                    <w:right w:val="none" w:sz="0" w:space="0" w:color="auto"/>
                  </w:divBdr>
                </w:div>
                <w:div w:id="1001079227">
                  <w:marLeft w:val="480"/>
                  <w:marRight w:val="0"/>
                  <w:marTop w:val="0"/>
                  <w:marBottom w:val="0"/>
                  <w:divBdr>
                    <w:top w:val="none" w:sz="0" w:space="0" w:color="auto"/>
                    <w:left w:val="none" w:sz="0" w:space="0" w:color="auto"/>
                    <w:bottom w:val="none" w:sz="0" w:space="0" w:color="auto"/>
                    <w:right w:val="none" w:sz="0" w:space="0" w:color="auto"/>
                  </w:divBdr>
                </w:div>
                <w:div w:id="1951467729">
                  <w:marLeft w:val="480"/>
                  <w:marRight w:val="0"/>
                  <w:marTop w:val="0"/>
                  <w:marBottom w:val="0"/>
                  <w:divBdr>
                    <w:top w:val="none" w:sz="0" w:space="0" w:color="auto"/>
                    <w:left w:val="none" w:sz="0" w:space="0" w:color="auto"/>
                    <w:bottom w:val="none" w:sz="0" w:space="0" w:color="auto"/>
                    <w:right w:val="none" w:sz="0" w:space="0" w:color="auto"/>
                  </w:divBdr>
                </w:div>
              </w:divsChild>
            </w:div>
            <w:div w:id="1960529731">
              <w:marLeft w:val="0"/>
              <w:marRight w:val="0"/>
              <w:marTop w:val="0"/>
              <w:marBottom w:val="0"/>
              <w:divBdr>
                <w:top w:val="none" w:sz="0" w:space="0" w:color="auto"/>
                <w:left w:val="none" w:sz="0" w:space="0" w:color="auto"/>
                <w:bottom w:val="none" w:sz="0" w:space="0" w:color="auto"/>
                <w:right w:val="none" w:sz="0" w:space="0" w:color="auto"/>
              </w:divBdr>
              <w:divsChild>
                <w:div w:id="1362707810">
                  <w:marLeft w:val="480"/>
                  <w:marRight w:val="0"/>
                  <w:marTop w:val="0"/>
                  <w:marBottom w:val="0"/>
                  <w:divBdr>
                    <w:top w:val="none" w:sz="0" w:space="0" w:color="auto"/>
                    <w:left w:val="none" w:sz="0" w:space="0" w:color="auto"/>
                    <w:bottom w:val="none" w:sz="0" w:space="0" w:color="auto"/>
                    <w:right w:val="none" w:sz="0" w:space="0" w:color="auto"/>
                  </w:divBdr>
                </w:div>
                <w:div w:id="142086656">
                  <w:marLeft w:val="480"/>
                  <w:marRight w:val="0"/>
                  <w:marTop w:val="0"/>
                  <w:marBottom w:val="0"/>
                  <w:divBdr>
                    <w:top w:val="none" w:sz="0" w:space="0" w:color="auto"/>
                    <w:left w:val="none" w:sz="0" w:space="0" w:color="auto"/>
                    <w:bottom w:val="none" w:sz="0" w:space="0" w:color="auto"/>
                    <w:right w:val="none" w:sz="0" w:space="0" w:color="auto"/>
                  </w:divBdr>
                </w:div>
                <w:div w:id="328288752">
                  <w:marLeft w:val="480"/>
                  <w:marRight w:val="0"/>
                  <w:marTop w:val="0"/>
                  <w:marBottom w:val="0"/>
                  <w:divBdr>
                    <w:top w:val="none" w:sz="0" w:space="0" w:color="auto"/>
                    <w:left w:val="none" w:sz="0" w:space="0" w:color="auto"/>
                    <w:bottom w:val="none" w:sz="0" w:space="0" w:color="auto"/>
                    <w:right w:val="none" w:sz="0" w:space="0" w:color="auto"/>
                  </w:divBdr>
                </w:div>
                <w:div w:id="54357943">
                  <w:marLeft w:val="480"/>
                  <w:marRight w:val="0"/>
                  <w:marTop w:val="0"/>
                  <w:marBottom w:val="0"/>
                  <w:divBdr>
                    <w:top w:val="none" w:sz="0" w:space="0" w:color="auto"/>
                    <w:left w:val="none" w:sz="0" w:space="0" w:color="auto"/>
                    <w:bottom w:val="none" w:sz="0" w:space="0" w:color="auto"/>
                    <w:right w:val="none" w:sz="0" w:space="0" w:color="auto"/>
                  </w:divBdr>
                </w:div>
                <w:div w:id="247203091">
                  <w:marLeft w:val="480"/>
                  <w:marRight w:val="0"/>
                  <w:marTop w:val="0"/>
                  <w:marBottom w:val="0"/>
                  <w:divBdr>
                    <w:top w:val="none" w:sz="0" w:space="0" w:color="auto"/>
                    <w:left w:val="none" w:sz="0" w:space="0" w:color="auto"/>
                    <w:bottom w:val="none" w:sz="0" w:space="0" w:color="auto"/>
                    <w:right w:val="none" w:sz="0" w:space="0" w:color="auto"/>
                  </w:divBdr>
                </w:div>
                <w:div w:id="191890820">
                  <w:marLeft w:val="480"/>
                  <w:marRight w:val="0"/>
                  <w:marTop w:val="0"/>
                  <w:marBottom w:val="0"/>
                  <w:divBdr>
                    <w:top w:val="none" w:sz="0" w:space="0" w:color="auto"/>
                    <w:left w:val="none" w:sz="0" w:space="0" w:color="auto"/>
                    <w:bottom w:val="none" w:sz="0" w:space="0" w:color="auto"/>
                    <w:right w:val="none" w:sz="0" w:space="0" w:color="auto"/>
                  </w:divBdr>
                </w:div>
                <w:div w:id="88627558">
                  <w:marLeft w:val="480"/>
                  <w:marRight w:val="0"/>
                  <w:marTop w:val="0"/>
                  <w:marBottom w:val="0"/>
                  <w:divBdr>
                    <w:top w:val="none" w:sz="0" w:space="0" w:color="auto"/>
                    <w:left w:val="none" w:sz="0" w:space="0" w:color="auto"/>
                    <w:bottom w:val="none" w:sz="0" w:space="0" w:color="auto"/>
                    <w:right w:val="none" w:sz="0" w:space="0" w:color="auto"/>
                  </w:divBdr>
                </w:div>
                <w:div w:id="1197349163">
                  <w:marLeft w:val="480"/>
                  <w:marRight w:val="0"/>
                  <w:marTop w:val="0"/>
                  <w:marBottom w:val="0"/>
                  <w:divBdr>
                    <w:top w:val="none" w:sz="0" w:space="0" w:color="auto"/>
                    <w:left w:val="none" w:sz="0" w:space="0" w:color="auto"/>
                    <w:bottom w:val="none" w:sz="0" w:space="0" w:color="auto"/>
                    <w:right w:val="none" w:sz="0" w:space="0" w:color="auto"/>
                  </w:divBdr>
                </w:div>
                <w:div w:id="1993244303">
                  <w:marLeft w:val="480"/>
                  <w:marRight w:val="0"/>
                  <w:marTop w:val="0"/>
                  <w:marBottom w:val="0"/>
                  <w:divBdr>
                    <w:top w:val="none" w:sz="0" w:space="0" w:color="auto"/>
                    <w:left w:val="none" w:sz="0" w:space="0" w:color="auto"/>
                    <w:bottom w:val="none" w:sz="0" w:space="0" w:color="auto"/>
                    <w:right w:val="none" w:sz="0" w:space="0" w:color="auto"/>
                  </w:divBdr>
                </w:div>
                <w:div w:id="975792103">
                  <w:marLeft w:val="480"/>
                  <w:marRight w:val="0"/>
                  <w:marTop w:val="0"/>
                  <w:marBottom w:val="0"/>
                  <w:divBdr>
                    <w:top w:val="none" w:sz="0" w:space="0" w:color="auto"/>
                    <w:left w:val="none" w:sz="0" w:space="0" w:color="auto"/>
                    <w:bottom w:val="none" w:sz="0" w:space="0" w:color="auto"/>
                    <w:right w:val="none" w:sz="0" w:space="0" w:color="auto"/>
                  </w:divBdr>
                </w:div>
                <w:div w:id="1869373534">
                  <w:marLeft w:val="480"/>
                  <w:marRight w:val="0"/>
                  <w:marTop w:val="0"/>
                  <w:marBottom w:val="0"/>
                  <w:divBdr>
                    <w:top w:val="none" w:sz="0" w:space="0" w:color="auto"/>
                    <w:left w:val="none" w:sz="0" w:space="0" w:color="auto"/>
                    <w:bottom w:val="none" w:sz="0" w:space="0" w:color="auto"/>
                    <w:right w:val="none" w:sz="0" w:space="0" w:color="auto"/>
                  </w:divBdr>
                </w:div>
                <w:div w:id="2078896962">
                  <w:marLeft w:val="480"/>
                  <w:marRight w:val="0"/>
                  <w:marTop w:val="0"/>
                  <w:marBottom w:val="0"/>
                  <w:divBdr>
                    <w:top w:val="none" w:sz="0" w:space="0" w:color="auto"/>
                    <w:left w:val="none" w:sz="0" w:space="0" w:color="auto"/>
                    <w:bottom w:val="none" w:sz="0" w:space="0" w:color="auto"/>
                    <w:right w:val="none" w:sz="0" w:space="0" w:color="auto"/>
                  </w:divBdr>
                </w:div>
                <w:div w:id="291598791">
                  <w:marLeft w:val="480"/>
                  <w:marRight w:val="0"/>
                  <w:marTop w:val="0"/>
                  <w:marBottom w:val="0"/>
                  <w:divBdr>
                    <w:top w:val="none" w:sz="0" w:space="0" w:color="auto"/>
                    <w:left w:val="none" w:sz="0" w:space="0" w:color="auto"/>
                    <w:bottom w:val="none" w:sz="0" w:space="0" w:color="auto"/>
                    <w:right w:val="none" w:sz="0" w:space="0" w:color="auto"/>
                  </w:divBdr>
                </w:div>
                <w:div w:id="1949123130">
                  <w:marLeft w:val="480"/>
                  <w:marRight w:val="0"/>
                  <w:marTop w:val="0"/>
                  <w:marBottom w:val="0"/>
                  <w:divBdr>
                    <w:top w:val="none" w:sz="0" w:space="0" w:color="auto"/>
                    <w:left w:val="none" w:sz="0" w:space="0" w:color="auto"/>
                    <w:bottom w:val="none" w:sz="0" w:space="0" w:color="auto"/>
                    <w:right w:val="none" w:sz="0" w:space="0" w:color="auto"/>
                  </w:divBdr>
                </w:div>
                <w:div w:id="640036275">
                  <w:marLeft w:val="480"/>
                  <w:marRight w:val="0"/>
                  <w:marTop w:val="0"/>
                  <w:marBottom w:val="0"/>
                  <w:divBdr>
                    <w:top w:val="none" w:sz="0" w:space="0" w:color="auto"/>
                    <w:left w:val="none" w:sz="0" w:space="0" w:color="auto"/>
                    <w:bottom w:val="none" w:sz="0" w:space="0" w:color="auto"/>
                    <w:right w:val="none" w:sz="0" w:space="0" w:color="auto"/>
                  </w:divBdr>
                </w:div>
                <w:div w:id="1071004208">
                  <w:marLeft w:val="480"/>
                  <w:marRight w:val="0"/>
                  <w:marTop w:val="0"/>
                  <w:marBottom w:val="0"/>
                  <w:divBdr>
                    <w:top w:val="none" w:sz="0" w:space="0" w:color="auto"/>
                    <w:left w:val="none" w:sz="0" w:space="0" w:color="auto"/>
                    <w:bottom w:val="none" w:sz="0" w:space="0" w:color="auto"/>
                    <w:right w:val="none" w:sz="0" w:space="0" w:color="auto"/>
                  </w:divBdr>
                </w:div>
                <w:div w:id="1221597847">
                  <w:marLeft w:val="480"/>
                  <w:marRight w:val="0"/>
                  <w:marTop w:val="0"/>
                  <w:marBottom w:val="0"/>
                  <w:divBdr>
                    <w:top w:val="none" w:sz="0" w:space="0" w:color="auto"/>
                    <w:left w:val="none" w:sz="0" w:space="0" w:color="auto"/>
                    <w:bottom w:val="none" w:sz="0" w:space="0" w:color="auto"/>
                    <w:right w:val="none" w:sz="0" w:space="0" w:color="auto"/>
                  </w:divBdr>
                </w:div>
              </w:divsChild>
            </w:div>
            <w:div w:id="869226737">
              <w:marLeft w:val="0"/>
              <w:marRight w:val="0"/>
              <w:marTop w:val="0"/>
              <w:marBottom w:val="0"/>
              <w:divBdr>
                <w:top w:val="none" w:sz="0" w:space="0" w:color="auto"/>
                <w:left w:val="none" w:sz="0" w:space="0" w:color="auto"/>
                <w:bottom w:val="none" w:sz="0" w:space="0" w:color="auto"/>
                <w:right w:val="none" w:sz="0" w:space="0" w:color="auto"/>
              </w:divBdr>
              <w:divsChild>
                <w:div w:id="1122382295">
                  <w:marLeft w:val="480"/>
                  <w:marRight w:val="0"/>
                  <w:marTop w:val="0"/>
                  <w:marBottom w:val="0"/>
                  <w:divBdr>
                    <w:top w:val="none" w:sz="0" w:space="0" w:color="auto"/>
                    <w:left w:val="none" w:sz="0" w:space="0" w:color="auto"/>
                    <w:bottom w:val="none" w:sz="0" w:space="0" w:color="auto"/>
                    <w:right w:val="none" w:sz="0" w:space="0" w:color="auto"/>
                  </w:divBdr>
                </w:div>
                <w:div w:id="2116825563">
                  <w:marLeft w:val="480"/>
                  <w:marRight w:val="0"/>
                  <w:marTop w:val="0"/>
                  <w:marBottom w:val="0"/>
                  <w:divBdr>
                    <w:top w:val="none" w:sz="0" w:space="0" w:color="auto"/>
                    <w:left w:val="none" w:sz="0" w:space="0" w:color="auto"/>
                    <w:bottom w:val="none" w:sz="0" w:space="0" w:color="auto"/>
                    <w:right w:val="none" w:sz="0" w:space="0" w:color="auto"/>
                  </w:divBdr>
                </w:div>
                <w:div w:id="1934195791">
                  <w:marLeft w:val="480"/>
                  <w:marRight w:val="0"/>
                  <w:marTop w:val="0"/>
                  <w:marBottom w:val="0"/>
                  <w:divBdr>
                    <w:top w:val="none" w:sz="0" w:space="0" w:color="auto"/>
                    <w:left w:val="none" w:sz="0" w:space="0" w:color="auto"/>
                    <w:bottom w:val="none" w:sz="0" w:space="0" w:color="auto"/>
                    <w:right w:val="none" w:sz="0" w:space="0" w:color="auto"/>
                  </w:divBdr>
                </w:div>
                <w:div w:id="1378310288">
                  <w:marLeft w:val="480"/>
                  <w:marRight w:val="0"/>
                  <w:marTop w:val="0"/>
                  <w:marBottom w:val="0"/>
                  <w:divBdr>
                    <w:top w:val="none" w:sz="0" w:space="0" w:color="auto"/>
                    <w:left w:val="none" w:sz="0" w:space="0" w:color="auto"/>
                    <w:bottom w:val="none" w:sz="0" w:space="0" w:color="auto"/>
                    <w:right w:val="none" w:sz="0" w:space="0" w:color="auto"/>
                  </w:divBdr>
                </w:div>
                <w:div w:id="926228954">
                  <w:marLeft w:val="480"/>
                  <w:marRight w:val="0"/>
                  <w:marTop w:val="0"/>
                  <w:marBottom w:val="0"/>
                  <w:divBdr>
                    <w:top w:val="none" w:sz="0" w:space="0" w:color="auto"/>
                    <w:left w:val="none" w:sz="0" w:space="0" w:color="auto"/>
                    <w:bottom w:val="none" w:sz="0" w:space="0" w:color="auto"/>
                    <w:right w:val="none" w:sz="0" w:space="0" w:color="auto"/>
                  </w:divBdr>
                </w:div>
                <w:div w:id="1899592164">
                  <w:marLeft w:val="480"/>
                  <w:marRight w:val="0"/>
                  <w:marTop w:val="0"/>
                  <w:marBottom w:val="0"/>
                  <w:divBdr>
                    <w:top w:val="none" w:sz="0" w:space="0" w:color="auto"/>
                    <w:left w:val="none" w:sz="0" w:space="0" w:color="auto"/>
                    <w:bottom w:val="none" w:sz="0" w:space="0" w:color="auto"/>
                    <w:right w:val="none" w:sz="0" w:space="0" w:color="auto"/>
                  </w:divBdr>
                </w:div>
                <w:div w:id="1062024928">
                  <w:marLeft w:val="480"/>
                  <w:marRight w:val="0"/>
                  <w:marTop w:val="0"/>
                  <w:marBottom w:val="0"/>
                  <w:divBdr>
                    <w:top w:val="none" w:sz="0" w:space="0" w:color="auto"/>
                    <w:left w:val="none" w:sz="0" w:space="0" w:color="auto"/>
                    <w:bottom w:val="none" w:sz="0" w:space="0" w:color="auto"/>
                    <w:right w:val="none" w:sz="0" w:space="0" w:color="auto"/>
                  </w:divBdr>
                </w:div>
                <w:div w:id="963340998">
                  <w:marLeft w:val="480"/>
                  <w:marRight w:val="0"/>
                  <w:marTop w:val="0"/>
                  <w:marBottom w:val="0"/>
                  <w:divBdr>
                    <w:top w:val="none" w:sz="0" w:space="0" w:color="auto"/>
                    <w:left w:val="none" w:sz="0" w:space="0" w:color="auto"/>
                    <w:bottom w:val="none" w:sz="0" w:space="0" w:color="auto"/>
                    <w:right w:val="none" w:sz="0" w:space="0" w:color="auto"/>
                  </w:divBdr>
                </w:div>
                <w:div w:id="213784135">
                  <w:marLeft w:val="480"/>
                  <w:marRight w:val="0"/>
                  <w:marTop w:val="0"/>
                  <w:marBottom w:val="0"/>
                  <w:divBdr>
                    <w:top w:val="none" w:sz="0" w:space="0" w:color="auto"/>
                    <w:left w:val="none" w:sz="0" w:space="0" w:color="auto"/>
                    <w:bottom w:val="none" w:sz="0" w:space="0" w:color="auto"/>
                    <w:right w:val="none" w:sz="0" w:space="0" w:color="auto"/>
                  </w:divBdr>
                </w:div>
                <w:div w:id="377049669">
                  <w:marLeft w:val="480"/>
                  <w:marRight w:val="0"/>
                  <w:marTop w:val="0"/>
                  <w:marBottom w:val="0"/>
                  <w:divBdr>
                    <w:top w:val="none" w:sz="0" w:space="0" w:color="auto"/>
                    <w:left w:val="none" w:sz="0" w:space="0" w:color="auto"/>
                    <w:bottom w:val="none" w:sz="0" w:space="0" w:color="auto"/>
                    <w:right w:val="none" w:sz="0" w:space="0" w:color="auto"/>
                  </w:divBdr>
                </w:div>
                <w:div w:id="1133524311">
                  <w:marLeft w:val="480"/>
                  <w:marRight w:val="0"/>
                  <w:marTop w:val="0"/>
                  <w:marBottom w:val="0"/>
                  <w:divBdr>
                    <w:top w:val="none" w:sz="0" w:space="0" w:color="auto"/>
                    <w:left w:val="none" w:sz="0" w:space="0" w:color="auto"/>
                    <w:bottom w:val="none" w:sz="0" w:space="0" w:color="auto"/>
                    <w:right w:val="none" w:sz="0" w:space="0" w:color="auto"/>
                  </w:divBdr>
                </w:div>
                <w:div w:id="1855801341">
                  <w:marLeft w:val="480"/>
                  <w:marRight w:val="0"/>
                  <w:marTop w:val="0"/>
                  <w:marBottom w:val="0"/>
                  <w:divBdr>
                    <w:top w:val="none" w:sz="0" w:space="0" w:color="auto"/>
                    <w:left w:val="none" w:sz="0" w:space="0" w:color="auto"/>
                    <w:bottom w:val="none" w:sz="0" w:space="0" w:color="auto"/>
                    <w:right w:val="none" w:sz="0" w:space="0" w:color="auto"/>
                  </w:divBdr>
                </w:div>
                <w:div w:id="1750734837">
                  <w:marLeft w:val="480"/>
                  <w:marRight w:val="0"/>
                  <w:marTop w:val="0"/>
                  <w:marBottom w:val="0"/>
                  <w:divBdr>
                    <w:top w:val="none" w:sz="0" w:space="0" w:color="auto"/>
                    <w:left w:val="none" w:sz="0" w:space="0" w:color="auto"/>
                    <w:bottom w:val="none" w:sz="0" w:space="0" w:color="auto"/>
                    <w:right w:val="none" w:sz="0" w:space="0" w:color="auto"/>
                  </w:divBdr>
                </w:div>
                <w:div w:id="1741513889">
                  <w:marLeft w:val="480"/>
                  <w:marRight w:val="0"/>
                  <w:marTop w:val="0"/>
                  <w:marBottom w:val="0"/>
                  <w:divBdr>
                    <w:top w:val="none" w:sz="0" w:space="0" w:color="auto"/>
                    <w:left w:val="none" w:sz="0" w:space="0" w:color="auto"/>
                    <w:bottom w:val="none" w:sz="0" w:space="0" w:color="auto"/>
                    <w:right w:val="none" w:sz="0" w:space="0" w:color="auto"/>
                  </w:divBdr>
                </w:div>
                <w:div w:id="2079670213">
                  <w:marLeft w:val="480"/>
                  <w:marRight w:val="0"/>
                  <w:marTop w:val="0"/>
                  <w:marBottom w:val="0"/>
                  <w:divBdr>
                    <w:top w:val="none" w:sz="0" w:space="0" w:color="auto"/>
                    <w:left w:val="none" w:sz="0" w:space="0" w:color="auto"/>
                    <w:bottom w:val="none" w:sz="0" w:space="0" w:color="auto"/>
                    <w:right w:val="none" w:sz="0" w:space="0" w:color="auto"/>
                  </w:divBdr>
                </w:div>
                <w:div w:id="786000631">
                  <w:marLeft w:val="480"/>
                  <w:marRight w:val="0"/>
                  <w:marTop w:val="0"/>
                  <w:marBottom w:val="0"/>
                  <w:divBdr>
                    <w:top w:val="none" w:sz="0" w:space="0" w:color="auto"/>
                    <w:left w:val="none" w:sz="0" w:space="0" w:color="auto"/>
                    <w:bottom w:val="none" w:sz="0" w:space="0" w:color="auto"/>
                    <w:right w:val="none" w:sz="0" w:space="0" w:color="auto"/>
                  </w:divBdr>
                </w:div>
                <w:div w:id="1458143183">
                  <w:marLeft w:val="480"/>
                  <w:marRight w:val="0"/>
                  <w:marTop w:val="0"/>
                  <w:marBottom w:val="0"/>
                  <w:divBdr>
                    <w:top w:val="none" w:sz="0" w:space="0" w:color="auto"/>
                    <w:left w:val="none" w:sz="0" w:space="0" w:color="auto"/>
                    <w:bottom w:val="none" w:sz="0" w:space="0" w:color="auto"/>
                    <w:right w:val="none" w:sz="0" w:space="0" w:color="auto"/>
                  </w:divBdr>
                </w:div>
                <w:div w:id="1461263364">
                  <w:marLeft w:val="480"/>
                  <w:marRight w:val="0"/>
                  <w:marTop w:val="0"/>
                  <w:marBottom w:val="0"/>
                  <w:divBdr>
                    <w:top w:val="none" w:sz="0" w:space="0" w:color="auto"/>
                    <w:left w:val="none" w:sz="0" w:space="0" w:color="auto"/>
                    <w:bottom w:val="none" w:sz="0" w:space="0" w:color="auto"/>
                    <w:right w:val="none" w:sz="0" w:space="0" w:color="auto"/>
                  </w:divBdr>
                </w:div>
              </w:divsChild>
            </w:div>
            <w:div w:id="1783915168">
              <w:marLeft w:val="0"/>
              <w:marRight w:val="0"/>
              <w:marTop w:val="0"/>
              <w:marBottom w:val="0"/>
              <w:divBdr>
                <w:top w:val="none" w:sz="0" w:space="0" w:color="auto"/>
                <w:left w:val="none" w:sz="0" w:space="0" w:color="auto"/>
                <w:bottom w:val="none" w:sz="0" w:space="0" w:color="auto"/>
                <w:right w:val="none" w:sz="0" w:space="0" w:color="auto"/>
              </w:divBdr>
              <w:divsChild>
                <w:div w:id="465048116">
                  <w:marLeft w:val="480"/>
                  <w:marRight w:val="0"/>
                  <w:marTop w:val="0"/>
                  <w:marBottom w:val="0"/>
                  <w:divBdr>
                    <w:top w:val="none" w:sz="0" w:space="0" w:color="auto"/>
                    <w:left w:val="none" w:sz="0" w:space="0" w:color="auto"/>
                    <w:bottom w:val="none" w:sz="0" w:space="0" w:color="auto"/>
                    <w:right w:val="none" w:sz="0" w:space="0" w:color="auto"/>
                  </w:divBdr>
                </w:div>
                <w:div w:id="1462846453">
                  <w:marLeft w:val="480"/>
                  <w:marRight w:val="0"/>
                  <w:marTop w:val="0"/>
                  <w:marBottom w:val="0"/>
                  <w:divBdr>
                    <w:top w:val="none" w:sz="0" w:space="0" w:color="auto"/>
                    <w:left w:val="none" w:sz="0" w:space="0" w:color="auto"/>
                    <w:bottom w:val="none" w:sz="0" w:space="0" w:color="auto"/>
                    <w:right w:val="none" w:sz="0" w:space="0" w:color="auto"/>
                  </w:divBdr>
                </w:div>
                <w:div w:id="1657102672">
                  <w:marLeft w:val="480"/>
                  <w:marRight w:val="0"/>
                  <w:marTop w:val="0"/>
                  <w:marBottom w:val="0"/>
                  <w:divBdr>
                    <w:top w:val="none" w:sz="0" w:space="0" w:color="auto"/>
                    <w:left w:val="none" w:sz="0" w:space="0" w:color="auto"/>
                    <w:bottom w:val="none" w:sz="0" w:space="0" w:color="auto"/>
                    <w:right w:val="none" w:sz="0" w:space="0" w:color="auto"/>
                  </w:divBdr>
                </w:div>
                <w:div w:id="1597329564">
                  <w:marLeft w:val="480"/>
                  <w:marRight w:val="0"/>
                  <w:marTop w:val="0"/>
                  <w:marBottom w:val="0"/>
                  <w:divBdr>
                    <w:top w:val="none" w:sz="0" w:space="0" w:color="auto"/>
                    <w:left w:val="none" w:sz="0" w:space="0" w:color="auto"/>
                    <w:bottom w:val="none" w:sz="0" w:space="0" w:color="auto"/>
                    <w:right w:val="none" w:sz="0" w:space="0" w:color="auto"/>
                  </w:divBdr>
                </w:div>
                <w:div w:id="2141144994">
                  <w:marLeft w:val="480"/>
                  <w:marRight w:val="0"/>
                  <w:marTop w:val="0"/>
                  <w:marBottom w:val="0"/>
                  <w:divBdr>
                    <w:top w:val="none" w:sz="0" w:space="0" w:color="auto"/>
                    <w:left w:val="none" w:sz="0" w:space="0" w:color="auto"/>
                    <w:bottom w:val="none" w:sz="0" w:space="0" w:color="auto"/>
                    <w:right w:val="none" w:sz="0" w:space="0" w:color="auto"/>
                  </w:divBdr>
                </w:div>
                <w:div w:id="739863098">
                  <w:marLeft w:val="480"/>
                  <w:marRight w:val="0"/>
                  <w:marTop w:val="0"/>
                  <w:marBottom w:val="0"/>
                  <w:divBdr>
                    <w:top w:val="none" w:sz="0" w:space="0" w:color="auto"/>
                    <w:left w:val="none" w:sz="0" w:space="0" w:color="auto"/>
                    <w:bottom w:val="none" w:sz="0" w:space="0" w:color="auto"/>
                    <w:right w:val="none" w:sz="0" w:space="0" w:color="auto"/>
                  </w:divBdr>
                </w:div>
                <w:div w:id="362363068">
                  <w:marLeft w:val="480"/>
                  <w:marRight w:val="0"/>
                  <w:marTop w:val="0"/>
                  <w:marBottom w:val="0"/>
                  <w:divBdr>
                    <w:top w:val="none" w:sz="0" w:space="0" w:color="auto"/>
                    <w:left w:val="none" w:sz="0" w:space="0" w:color="auto"/>
                    <w:bottom w:val="none" w:sz="0" w:space="0" w:color="auto"/>
                    <w:right w:val="none" w:sz="0" w:space="0" w:color="auto"/>
                  </w:divBdr>
                </w:div>
                <w:div w:id="1507480760">
                  <w:marLeft w:val="480"/>
                  <w:marRight w:val="0"/>
                  <w:marTop w:val="0"/>
                  <w:marBottom w:val="0"/>
                  <w:divBdr>
                    <w:top w:val="none" w:sz="0" w:space="0" w:color="auto"/>
                    <w:left w:val="none" w:sz="0" w:space="0" w:color="auto"/>
                    <w:bottom w:val="none" w:sz="0" w:space="0" w:color="auto"/>
                    <w:right w:val="none" w:sz="0" w:space="0" w:color="auto"/>
                  </w:divBdr>
                </w:div>
                <w:div w:id="1331717105">
                  <w:marLeft w:val="480"/>
                  <w:marRight w:val="0"/>
                  <w:marTop w:val="0"/>
                  <w:marBottom w:val="0"/>
                  <w:divBdr>
                    <w:top w:val="none" w:sz="0" w:space="0" w:color="auto"/>
                    <w:left w:val="none" w:sz="0" w:space="0" w:color="auto"/>
                    <w:bottom w:val="none" w:sz="0" w:space="0" w:color="auto"/>
                    <w:right w:val="none" w:sz="0" w:space="0" w:color="auto"/>
                  </w:divBdr>
                </w:div>
                <w:div w:id="1911646411">
                  <w:marLeft w:val="480"/>
                  <w:marRight w:val="0"/>
                  <w:marTop w:val="0"/>
                  <w:marBottom w:val="0"/>
                  <w:divBdr>
                    <w:top w:val="none" w:sz="0" w:space="0" w:color="auto"/>
                    <w:left w:val="none" w:sz="0" w:space="0" w:color="auto"/>
                    <w:bottom w:val="none" w:sz="0" w:space="0" w:color="auto"/>
                    <w:right w:val="none" w:sz="0" w:space="0" w:color="auto"/>
                  </w:divBdr>
                </w:div>
                <w:div w:id="220943144">
                  <w:marLeft w:val="480"/>
                  <w:marRight w:val="0"/>
                  <w:marTop w:val="0"/>
                  <w:marBottom w:val="0"/>
                  <w:divBdr>
                    <w:top w:val="none" w:sz="0" w:space="0" w:color="auto"/>
                    <w:left w:val="none" w:sz="0" w:space="0" w:color="auto"/>
                    <w:bottom w:val="none" w:sz="0" w:space="0" w:color="auto"/>
                    <w:right w:val="none" w:sz="0" w:space="0" w:color="auto"/>
                  </w:divBdr>
                </w:div>
                <w:div w:id="1366247441">
                  <w:marLeft w:val="480"/>
                  <w:marRight w:val="0"/>
                  <w:marTop w:val="0"/>
                  <w:marBottom w:val="0"/>
                  <w:divBdr>
                    <w:top w:val="none" w:sz="0" w:space="0" w:color="auto"/>
                    <w:left w:val="none" w:sz="0" w:space="0" w:color="auto"/>
                    <w:bottom w:val="none" w:sz="0" w:space="0" w:color="auto"/>
                    <w:right w:val="none" w:sz="0" w:space="0" w:color="auto"/>
                  </w:divBdr>
                </w:div>
                <w:div w:id="576521375">
                  <w:marLeft w:val="480"/>
                  <w:marRight w:val="0"/>
                  <w:marTop w:val="0"/>
                  <w:marBottom w:val="0"/>
                  <w:divBdr>
                    <w:top w:val="none" w:sz="0" w:space="0" w:color="auto"/>
                    <w:left w:val="none" w:sz="0" w:space="0" w:color="auto"/>
                    <w:bottom w:val="none" w:sz="0" w:space="0" w:color="auto"/>
                    <w:right w:val="none" w:sz="0" w:space="0" w:color="auto"/>
                  </w:divBdr>
                </w:div>
                <w:div w:id="1614439793">
                  <w:marLeft w:val="480"/>
                  <w:marRight w:val="0"/>
                  <w:marTop w:val="0"/>
                  <w:marBottom w:val="0"/>
                  <w:divBdr>
                    <w:top w:val="none" w:sz="0" w:space="0" w:color="auto"/>
                    <w:left w:val="none" w:sz="0" w:space="0" w:color="auto"/>
                    <w:bottom w:val="none" w:sz="0" w:space="0" w:color="auto"/>
                    <w:right w:val="none" w:sz="0" w:space="0" w:color="auto"/>
                  </w:divBdr>
                </w:div>
                <w:div w:id="1223518985">
                  <w:marLeft w:val="480"/>
                  <w:marRight w:val="0"/>
                  <w:marTop w:val="0"/>
                  <w:marBottom w:val="0"/>
                  <w:divBdr>
                    <w:top w:val="none" w:sz="0" w:space="0" w:color="auto"/>
                    <w:left w:val="none" w:sz="0" w:space="0" w:color="auto"/>
                    <w:bottom w:val="none" w:sz="0" w:space="0" w:color="auto"/>
                    <w:right w:val="none" w:sz="0" w:space="0" w:color="auto"/>
                  </w:divBdr>
                </w:div>
                <w:div w:id="646008097">
                  <w:marLeft w:val="480"/>
                  <w:marRight w:val="0"/>
                  <w:marTop w:val="0"/>
                  <w:marBottom w:val="0"/>
                  <w:divBdr>
                    <w:top w:val="none" w:sz="0" w:space="0" w:color="auto"/>
                    <w:left w:val="none" w:sz="0" w:space="0" w:color="auto"/>
                    <w:bottom w:val="none" w:sz="0" w:space="0" w:color="auto"/>
                    <w:right w:val="none" w:sz="0" w:space="0" w:color="auto"/>
                  </w:divBdr>
                </w:div>
                <w:div w:id="1334995921">
                  <w:marLeft w:val="480"/>
                  <w:marRight w:val="0"/>
                  <w:marTop w:val="0"/>
                  <w:marBottom w:val="0"/>
                  <w:divBdr>
                    <w:top w:val="none" w:sz="0" w:space="0" w:color="auto"/>
                    <w:left w:val="none" w:sz="0" w:space="0" w:color="auto"/>
                    <w:bottom w:val="none" w:sz="0" w:space="0" w:color="auto"/>
                    <w:right w:val="none" w:sz="0" w:space="0" w:color="auto"/>
                  </w:divBdr>
                </w:div>
                <w:div w:id="1568153424">
                  <w:marLeft w:val="480"/>
                  <w:marRight w:val="0"/>
                  <w:marTop w:val="0"/>
                  <w:marBottom w:val="0"/>
                  <w:divBdr>
                    <w:top w:val="none" w:sz="0" w:space="0" w:color="auto"/>
                    <w:left w:val="none" w:sz="0" w:space="0" w:color="auto"/>
                    <w:bottom w:val="none" w:sz="0" w:space="0" w:color="auto"/>
                    <w:right w:val="none" w:sz="0" w:space="0" w:color="auto"/>
                  </w:divBdr>
                </w:div>
              </w:divsChild>
            </w:div>
            <w:div w:id="619187387">
              <w:marLeft w:val="0"/>
              <w:marRight w:val="0"/>
              <w:marTop w:val="0"/>
              <w:marBottom w:val="0"/>
              <w:divBdr>
                <w:top w:val="none" w:sz="0" w:space="0" w:color="auto"/>
                <w:left w:val="none" w:sz="0" w:space="0" w:color="auto"/>
                <w:bottom w:val="none" w:sz="0" w:space="0" w:color="auto"/>
                <w:right w:val="none" w:sz="0" w:space="0" w:color="auto"/>
              </w:divBdr>
              <w:divsChild>
                <w:div w:id="1093359639">
                  <w:marLeft w:val="480"/>
                  <w:marRight w:val="0"/>
                  <w:marTop w:val="0"/>
                  <w:marBottom w:val="0"/>
                  <w:divBdr>
                    <w:top w:val="none" w:sz="0" w:space="0" w:color="auto"/>
                    <w:left w:val="none" w:sz="0" w:space="0" w:color="auto"/>
                    <w:bottom w:val="none" w:sz="0" w:space="0" w:color="auto"/>
                    <w:right w:val="none" w:sz="0" w:space="0" w:color="auto"/>
                  </w:divBdr>
                </w:div>
                <w:div w:id="1325625355">
                  <w:marLeft w:val="480"/>
                  <w:marRight w:val="0"/>
                  <w:marTop w:val="0"/>
                  <w:marBottom w:val="0"/>
                  <w:divBdr>
                    <w:top w:val="none" w:sz="0" w:space="0" w:color="auto"/>
                    <w:left w:val="none" w:sz="0" w:space="0" w:color="auto"/>
                    <w:bottom w:val="none" w:sz="0" w:space="0" w:color="auto"/>
                    <w:right w:val="none" w:sz="0" w:space="0" w:color="auto"/>
                  </w:divBdr>
                </w:div>
                <w:div w:id="129714514">
                  <w:marLeft w:val="480"/>
                  <w:marRight w:val="0"/>
                  <w:marTop w:val="0"/>
                  <w:marBottom w:val="0"/>
                  <w:divBdr>
                    <w:top w:val="none" w:sz="0" w:space="0" w:color="auto"/>
                    <w:left w:val="none" w:sz="0" w:space="0" w:color="auto"/>
                    <w:bottom w:val="none" w:sz="0" w:space="0" w:color="auto"/>
                    <w:right w:val="none" w:sz="0" w:space="0" w:color="auto"/>
                  </w:divBdr>
                </w:div>
                <w:div w:id="1899509765">
                  <w:marLeft w:val="480"/>
                  <w:marRight w:val="0"/>
                  <w:marTop w:val="0"/>
                  <w:marBottom w:val="0"/>
                  <w:divBdr>
                    <w:top w:val="none" w:sz="0" w:space="0" w:color="auto"/>
                    <w:left w:val="none" w:sz="0" w:space="0" w:color="auto"/>
                    <w:bottom w:val="none" w:sz="0" w:space="0" w:color="auto"/>
                    <w:right w:val="none" w:sz="0" w:space="0" w:color="auto"/>
                  </w:divBdr>
                </w:div>
                <w:div w:id="1799714231">
                  <w:marLeft w:val="480"/>
                  <w:marRight w:val="0"/>
                  <w:marTop w:val="0"/>
                  <w:marBottom w:val="0"/>
                  <w:divBdr>
                    <w:top w:val="none" w:sz="0" w:space="0" w:color="auto"/>
                    <w:left w:val="none" w:sz="0" w:space="0" w:color="auto"/>
                    <w:bottom w:val="none" w:sz="0" w:space="0" w:color="auto"/>
                    <w:right w:val="none" w:sz="0" w:space="0" w:color="auto"/>
                  </w:divBdr>
                </w:div>
                <w:div w:id="1715933657">
                  <w:marLeft w:val="480"/>
                  <w:marRight w:val="0"/>
                  <w:marTop w:val="0"/>
                  <w:marBottom w:val="0"/>
                  <w:divBdr>
                    <w:top w:val="none" w:sz="0" w:space="0" w:color="auto"/>
                    <w:left w:val="none" w:sz="0" w:space="0" w:color="auto"/>
                    <w:bottom w:val="none" w:sz="0" w:space="0" w:color="auto"/>
                    <w:right w:val="none" w:sz="0" w:space="0" w:color="auto"/>
                  </w:divBdr>
                </w:div>
                <w:div w:id="492724530">
                  <w:marLeft w:val="480"/>
                  <w:marRight w:val="0"/>
                  <w:marTop w:val="0"/>
                  <w:marBottom w:val="0"/>
                  <w:divBdr>
                    <w:top w:val="none" w:sz="0" w:space="0" w:color="auto"/>
                    <w:left w:val="none" w:sz="0" w:space="0" w:color="auto"/>
                    <w:bottom w:val="none" w:sz="0" w:space="0" w:color="auto"/>
                    <w:right w:val="none" w:sz="0" w:space="0" w:color="auto"/>
                  </w:divBdr>
                </w:div>
                <w:div w:id="2073504659">
                  <w:marLeft w:val="480"/>
                  <w:marRight w:val="0"/>
                  <w:marTop w:val="0"/>
                  <w:marBottom w:val="0"/>
                  <w:divBdr>
                    <w:top w:val="none" w:sz="0" w:space="0" w:color="auto"/>
                    <w:left w:val="none" w:sz="0" w:space="0" w:color="auto"/>
                    <w:bottom w:val="none" w:sz="0" w:space="0" w:color="auto"/>
                    <w:right w:val="none" w:sz="0" w:space="0" w:color="auto"/>
                  </w:divBdr>
                </w:div>
                <w:div w:id="892425712">
                  <w:marLeft w:val="480"/>
                  <w:marRight w:val="0"/>
                  <w:marTop w:val="0"/>
                  <w:marBottom w:val="0"/>
                  <w:divBdr>
                    <w:top w:val="none" w:sz="0" w:space="0" w:color="auto"/>
                    <w:left w:val="none" w:sz="0" w:space="0" w:color="auto"/>
                    <w:bottom w:val="none" w:sz="0" w:space="0" w:color="auto"/>
                    <w:right w:val="none" w:sz="0" w:space="0" w:color="auto"/>
                  </w:divBdr>
                </w:div>
                <w:div w:id="210920690">
                  <w:marLeft w:val="480"/>
                  <w:marRight w:val="0"/>
                  <w:marTop w:val="0"/>
                  <w:marBottom w:val="0"/>
                  <w:divBdr>
                    <w:top w:val="none" w:sz="0" w:space="0" w:color="auto"/>
                    <w:left w:val="none" w:sz="0" w:space="0" w:color="auto"/>
                    <w:bottom w:val="none" w:sz="0" w:space="0" w:color="auto"/>
                    <w:right w:val="none" w:sz="0" w:space="0" w:color="auto"/>
                  </w:divBdr>
                </w:div>
                <w:div w:id="321933567">
                  <w:marLeft w:val="480"/>
                  <w:marRight w:val="0"/>
                  <w:marTop w:val="0"/>
                  <w:marBottom w:val="0"/>
                  <w:divBdr>
                    <w:top w:val="none" w:sz="0" w:space="0" w:color="auto"/>
                    <w:left w:val="none" w:sz="0" w:space="0" w:color="auto"/>
                    <w:bottom w:val="none" w:sz="0" w:space="0" w:color="auto"/>
                    <w:right w:val="none" w:sz="0" w:space="0" w:color="auto"/>
                  </w:divBdr>
                </w:div>
                <w:div w:id="632633653">
                  <w:marLeft w:val="480"/>
                  <w:marRight w:val="0"/>
                  <w:marTop w:val="0"/>
                  <w:marBottom w:val="0"/>
                  <w:divBdr>
                    <w:top w:val="none" w:sz="0" w:space="0" w:color="auto"/>
                    <w:left w:val="none" w:sz="0" w:space="0" w:color="auto"/>
                    <w:bottom w:val="none" w:sz="0" w:space="0" w:color="auto"/>
                    <w:right w:val="none" w:sz="0" w:space="0" w:color="auto"/>
                  </w:divBdr>
                </w:div>
                <w:div w:id="1728068497">
                  <w:marLeft w:val="480"/>
                  <w:marRight w:val="0"/>
                  <w:marTop w:val="0"/>
                  <w:marBottom w:val="0"/>
                  <w:divBdr>
                    <w:top w:val="none" w:sz="0" w:space="0" w:color="auto"/>
                    <w:left w:val="none" w:sz="0" w:space="0" w:color="auto"/>
                    <w:bottom w:val="none" w:sz="0" w:space="0" w:color="auto"/>
                    <w:right w:val="none" w:sz="0" w:space="0" w:color="auto"/>
                  </w:divBdr>
                </w:div>
                <w:div w:id="2085760339">
                  <w:marLeft w:val="480"/>
                  <w:marRight w:val="0"/>
                  <w:marTop w:val="0"/>
                  <w:marBottom w:val="0"/>
                  <w:divBdr>
                    <w:top w:val="none" w:sz="0" w:space="0" w:color="auto"/>
                    <w:left w:val="none" w:sz="0" w:space="0" w:color="auto"/>
                    <w:bottom w:val="none" w:sz="0" w:space="0" w:color="auto"/>
                    <w:right w:val="none" w:sz="0" w:space="0" w:color="auto"/>
                  </w:divBdr>
                </w:div>
                <w:div w:id="309017507">
                  <w:marLeft w:val="480"/>
                  <w:marRight w:val="0"/>
                  <w:marTop w:val="0"/>
                  <w:marBottom w:val="0"/>
                  <w:divBdr>
                    <w:top w:val="none" w:sz="0" w:space="0" w:color="auto"/>
                    <w:left w:val="none" w:sz="0" w:space="0" w:color="auto"/>
                    <w:bottom w:val="none" w:sz="0" w:space="0" w:color="auto"/>
                    <w:right w:val="none" w:sz="0" w:space="0" w:color="auto"/>
                  </w:divBdr>
                </w:div>
                <w:div w:id="1090737442">
                  <w:marLeft w:val="480"/>
                  <w:marRight w:val="0"/>
                  <w:marTop w:val="0"/>
                  <w:marBottom w:val="0"/>
                  <w:divBdr>
                    <w:top w:val="none" w:sz="0" w:space="0" w:color="auto"/>
                    <w:left w:val="none" w:sz="0" w:space="0" w:color="auto"/>
                    <w:bottom w:val="none" w:sz="0" w:space="0" w:color="auto"/>
                    <w:right w:val="none" w:sz="0" w:space="0" w:color="auto"/>
                  </w:divBdr>
                </w:div>
                <w:div w:id="119496154">
                  <w:marLeft w:val="480"/>
                  <w:marRight w:val="0"/>
                  <w:marTop w:val="0"/>
                  <w:marBottom w:val="0"/>
                  <w:divBdr>
                    <w:top w:val="none" w:sz="0" w:space="0" w:color="auto"/>
                    <w:left w:val="none" w:sz="0" w:space="0" w:color="auto"/>
                    <w:bottom w:val="none" w:sz="0" w:space="0" w:color="auto"/>
                    <w:right w:val="none" w:sz="0" w:space="0" w:color="auto"/>
                  </w:divBdr>
                </w:div>
                <w:div w:id="38941570">
                  <w:marLeft w:val="480"/>
                  <w:marRight w:val="0"/>
                  <w:marTop w:val="0"/>
                  <w:marBottom w:val="0"/>
                  <w:divBdr>
                    <w:top w:val="none" w:sz="0" w:space="0" w:color="auto"/>
                    <w:left w:val="none" w:sz="0" w:space="0" w:color="auto"/>
                    <w:bottom w:val="none" w:sz="0" w:space="0" w:color="auto"/>
                    <w:right w:val="none" w:sz="0" w:space="0" w:color="auto"/>
                  </w:divBdr>
                </w:div>
              </w:divsChild>
            </w:div>
            <w:div w:id="728843949">
              <w:marLeft w:val="0"/>
              <w:marRight w:val="0"/>
              <w:marTop w:val="0"/>
              <w:marBottom w:val="0"/>
              <w:divBdr>
                <w:top w:val="none" w:sz="0" w:space="0" w:color="auto"/>
                <w:left w:val="none" w:sz="0" w:space="0" w:color="auto"/>
                <w:bottom w:val="none" w:sz="0" w:space="0" w:color="auto"/>
                <w:right w:val="none" w:sz="0" w:space="0" w:color="auto"/>
              </w:divBdr>
              <w:divsChild>
                <w:div w:id="2143501156">
                  <w:marLeft w:val="480"/>
                  <w:marRight w:val="0"/>
                  <w:marTop w:val="0"/>
                  <w:marBottom w:val="0"/>
                  <w:divBdr>
                    <w:top w:val="none" w:sz="0" w:space="0" w:color="auto"/>
                    <w:left w:val="none" w:sz="0" w:space="0" w:color="auto"/>
                    <w:bottom w:val="none" w:sz="0" w:space="0" w:color="auto"/>
                    <w:right w:val="none" w:sz="0" w:space="0" w:color="auto"/>
                  </w:divBdr>
                </w:div>
                <w:div w:id="238714659">
                  <w:marLeft w:val="480"/>
                  <w:marRight w:val="0"/>
                  <w:marTop w:val="0"/>
                  <w:marBottom w:val="0"/>
                  <w:divBdr>
                    <w:top w:val="none" w:sz="0" w:space="0" w:color="auto"/>
                    <w:left w:val="none" w:sz="0" w:space="0" w:color="auto"/>
                    <w:bottom w:val="none" w:sz="0" w:space="0" w:color="auto"/>
                    <w:right w:val="none" w:sz="0" w:space="0" w:color="auto"/>
                  </w:divBdr>
                </w:div>
                <w:div w:id="796290237">
                  <w:marLeft w:val="480"/>
                  <w:marRight w:val="0"/>
                  <w:marTop w:val="0"/>
                  <w:marBottom w:val="0"/>
                  <w:divBdr>
                    <w:top w:val="none" w:sz="0" w:space="0" w:color="auto"/>
                    <w:left w:val="none" w:sz="0" w:space="0" w:color="auto"/>
                    <w:bottom w:val="none" w:sz="0" w:space="0" w:color="auto"/>
                    <w:right w:val="none" w:sz="0" w:space="0" w:color="auto"/>
                  </w:divBdr>
                </w:div>
                <w:div w:id="1425489869">
                  <w:marLeft w:val="480"/>
                  <w:marRight w:val="0"/>
                  <w:marTop w:val="0"/>
                  <w:marBottom w:val="0"/>
                  <w:divBdr>
                    <w:top w:val="none" w:sz="0" w:space="0" w:color="auto"/>
                    <w:left w:val="none" w:sz="0" w:space="0" w:color="auto"/>
                    <w:bottom w:val="none" w:sz="0" w:space="0" w:color="auto"/>
                    <w:right w:val="none" w:sz="0" w:space="0" w:color="auto"/>
                  </w:divBdr>
                </w:div>
                <w:div w:id="2012877651">
                  <w:marLeft w:val="480"/>
                  <w:marRight w:val="0"/>
                  <w:marTop w:val="0"/>
                  <w:marBottom w:val="0"/>
                  <w:divBdr>
                    <w:top w:val="none" w:sz="0" w:space="0" w:color="auto"/>
                    <w:left w:val="none" w:sz="0" w:space="0" w:color="auto"/>
                    <w:bottom w:val="none" w:sz="0" w:space="0" w:color="auto"/>
                    <w:right w:val="none" w:sz="0" w:space="0" w:color="auto"/>
                  </w:divBdr>
                </w:div>
                <w:div w:id="429081036">
                  <w:marLeft w:val="480"/>
                  <w:marRight w:val="0"/>
                  <w:marTop w:val="0"/>
                  <w:marBottom w:val="0"/>
                  <w:divBdr>
                    <w:top w:val="none" w:sz="0" w:space="0" w:color="auto"/>
                    <w:left w:val="none" w:sz="0" w:space="0" w:color="auto"/>
                    <w:bottom w:val="none" w:sz="0" w:space="0" w:color="auto"/>
                    <w:right w:val="none" w:sz="0" w:space="0" w:color="auto"/>
                  </w:divBdr>
                </w:div>
                <w:div w:id="710688357">
                  <w:marLeft w:val="480"/>
                  <w:marRight w:val="0"/>
                  <w:marTop w:val="0"/>
                  <w:marBottom w:val="0"/>
                  <w:divBdr>
                    <w:top w:val="none" w:sz="0" w:space="0" w:color="auto"/>
                    <w:left w:val="none" w:sz="0" w:space="0" w:color="auto"/>
                    <w:bottom w:val="none" w:sz="0" w:space="0" w:color="auto"/>
                    <w:right w:val="none" w:sz="0" w:space="0" w:color="auto"/>
                  </w:divBdr>
                </w:div>
                <w:div w:id="1459496376">
                  <w:marLeft w:val="480"/>
                  <w:marRight w:val="0"/>
                  <w:marTop w:val="0"/>
                  <w:marBottom w:val="0"/>
                  <w:divBdr>
                    <w:top w:val="none" w:sz="0" w:space="0" w:color="auto"/>
                    <w:left w:val="none" w:sz="0" w:space="0" w:color="auto"/>
                    <w:bottom w:val="none" w:sz="0" w:space="0" w:color="auto"/>
                    <w:right w:val="none" w:sz="0" w:space="0" w:color="auto"/>
                  </w:divBdr>
                </w:div>
                <w:div w:id="1045367874">
                  <w:marLeft w:val="480"/>
                  <w:marRight w:val="0"/>
                  <w:marTop w:val="0"/>
                  <w:marBottom w:val="0"/>
                  <w:divBdr>
                    <w:top w:val="none" w:sz="0" w:space="0" w:color="auto"/>
                    <w:left w:val="none" w:sz="0" w:space="0" w:color="auto"/>
                    <w:bottom w:val="none" w:sz="0" w:space="0" w:color="auto"/>
                    <w:right w:val="none" w:sz="0" w:space="0" w:color="auto"/>
                  </w:divBdr>
                </w:div>
                <w:div w:id="1995722265">
                  <w:marLeft w:val="480"/>
                  <w:marRight w:val="0"/>
                  <w:marTop w:val="0"/>
                  <w:marBottom w:val="0"/>
                  <w:divBdr>
                    <w:top w:val="none" w:sz="0" w:space="0" w:color="auto"/>
                    <w:left w:val="none" w:sz="0" w:space="0" w:color="auto"/>
                    <w:bottom w:val="none" w:sz="0" w:space="0" w:color="auto"/>
                    <w:right w:val="none" w:sz="0" w:space="0" w:color="auto"/>
                  </w:divBdr>
                </w:div>
                <w:div w:id="1426266892">
                  <w:marLeft w:val="480"/>
                  <w:marRight w:val="0"/>
                  <w:marTop w:val="0"/>
                  <w:marBottom w:val="0"/>
                  <w:divBdr>
                    <w:top w:val="none" w:sz="0" w:space="0" w:color="auto"/>
                    <w:left w:val="none" w:sz="0" w:space="0" w:color="auto"/>
                    <w:bottom w:val="none" w:sz="0" w:space="0" w:color="auto"/>
                    <w:right w:val="none" w:sz="0" w:space="0" w:color="auto"/>
                  </w:divBdr>
                </w:div>
                <w:div w:id="232081945">
                  <w:marLeft w:val="480"/>
                  <w:marRight w:val="0"/>
                  <w:marTop w:val="0"/>
                  <w:marBottom w:val="0"/>
                  <w:divBdr>
                    <w:top w:val="none" w:sz="0" w:space="0" w:color="auto"/>
                    <w:left w:val="none" w:sz="0" w:space="0" w:color="auto"/>
                    <w:bottom w:val="none" w:sz="0" w:space="0" w:color="auto"/>
                    <w:right w:val="none" w:sz="0" w:space="0" w:color="auto"/>
                  </w:divBdr>
                </w:div>
                <w:div w:id="1714573438">
                  <w:marLeft w:val="480"/>
                  <w:marRight w:val="0"/>
                  <w:marTop w:val="0"/>
                  <w:marBottom w:val="0"/>
                  <w:divBdr>
                    <w:top w:val="none" w:sz="0" w:space="0" w:color="auto"/>
                    <w:left w:val="none" w:sz="0" w:space="0" w:color="auto"/>
                    <w:bottom w:val="none" w:sz="0" w:space="0" w:color="auto"/>
                    <w:right w:val="none" w:sz="0" w:space="0" w:color="auto"/>
                  </w:divBdr>
                </w:div>
                <w:div w:id="1297561626">
                  <w:marLeft w:val="480"/>
                  <w:marRight w:val="0"/>
                  <w:marTop w:val="0"/>
                  <w:marBottom w:val="0"/>
                  <w:divBdr>
                    <w:top w:val="none" w:sz="0" w:space="0" w:color="auto"/>
                    <w:left w:val="none" w:sz="0" w:space="0" w:color="auto"/>
                    <w:bottom w:val="none" w:sz="0" w:space="0" w:color="auto"/>
                    <w:right w:val="none" w:sz="0" w:space="0" w:color="auto"/>
                  </w:divBdr>
                </w:div>
                <w:div w:id="1694379022">
                  <w:marLeft w:val="480"/>
                  <w:marRight w:val="0"/>
                  <w:marTop w:val="0"/>
                  <w:marBottom w:val="0"/>
                  <w:divBdr>
                    <w:top w:val="none" w:sz="0" w:space="0" w:color="auto"/>
                    <w:left w:val="none" w:sz="0" w:space="0" w:color="auto"/>
                    <w:bottom w:val="none" w:sz="0" w:space="0" w:color="auto"/>
                    <w:right w:val="none" w:sz="0" w:space="0" w:color="auto"/>
                  </w:divBdr>
                </w:div>
                <w:div w:id="258488415">
                  <w:marLeft w:val="480"/>
                  <w:marRight w:val="0"/>
                  <w:marTop w:val="0"/>
                  <w:marBottom w:val="0"/>
                  <w:divBdr>
                    <w:top w:val="none" w:sz="0" w:space="0" w:color="auto"/>
                    <w:left w:val="none" w:sz="0" w:space="0" w:color="auto"/>
                    <w:bottom w:val="none" w:sz="0" w:space="0" w:color="auto"/>
                    <w:right w:val="none" w:sz="0" w:space="0" w:color="auto"/>
                  </w:divBdr>
                </w:div>
                <w:div w:id="1064838687">
                  <w:marLeft w:val="480"/>
                  <w:marRight w:val="0"/>
                  <w:marTop w:val="0"/>
                  <w:marBottom w:val="0"/>
                  <w:divBdr>
                    <w:top w:val="none" w:sz="0" w:space="0" w:color="auto"/>
                    <w:left w:val="none" w:sz="0" w:space="0" w:color="auto"/>
                    <w:bottom w:val="none" w:sz="0" w:space="0" w:color="auto"/>
                    <w:right w:val="none" w:sz="0" w:space="0" w:color="auto"/>
                  </w:divBdr>
                </w:div>
                <w:div w:id="1876456665">
                  <w:marLeft w:val="480"/>
                  <w:marRight w:val="0"/>
                  <w:marTop w:val="0"/>
                  <w:marBottom w:val="0"/>
                  <w:divBdr>
                    <w:top w:val="none" w:sz="0" w:space="0" w:color="auto"/>
                    <w:left w:val="none" w:sz="0" w:space="0" w:color="auto"/>
                    <w:bottom w:val="none" w:sz="0" w:space="0" w:color="auto"/>
                    <w:right w:val="none" w:sz="0" w:space="0" w:color="auto"/>
                  </w:divBdr>
                </w:div>
              </w:divsChild>
            </w:div>
            <w:div w:id="176503865">
              <w:marLeft w:val="0"/>
              <w:marRight w:val="0"/>
              <w:marTop w:val="0"/>
              <w:marBottom w:val="0"/>
              <w:divBdr>
                <w:top w:val="none" w:sz="0" w:space="0" w:color="auto"/>
                <w:left w:val="none" w:sz="0" w:space="0" w:color="auto"/>
                <w:bottom w:val="none" w:sz="0" w:space="0" w:color="auto"/>
                <w:right w:val="none" w:sz="0" w:space="0" w:color="auto"/>
              </w:divBdr>
              <w:divsChild>
                <w:div w:id="854617709">
                  <w:marLeft w:val="480"/>
                  <w:marRight w:val="0"/>
                  <w:marTop w:val="0"/>
                  <w:marBottom w:val="0"/>
                  <w:divBdr>
                    <w:top w:val="none" w:sz="0" w:space="0" w:color="auto"/>
                    <w:left w:val="none" w:sz="0" w:space="0" w:color="auto"/>
                    <w:bottom w:val="none" w:sz="0" w:space="0" w:color="auto"/>
                    <w:right w:val="none" w:sz="0" w:space="0" w:color="auto"/>
                  </w:divBdr>
                </w:div>
                <w:div w:id="1766926490">
                  <w:marLeft w:val="480"/>
                  <w:marRight w:val="0"/>
                  <w:marTop w:val="0"/>
                  <w:marBottom w:val="0"/>
                  <w:divBdr>
                    <w:top w:val="none" w:sz="0" w:space="0" w:color="auto"/>
                    <w:left w:val="none" w:sz="0" w:space="0" w:color="auto"/>
                    <w:bottom w:val="none" w:sz="0" w:space="0" w:color="auto"/>
                    <w:right w:val="none" w:sz="0" w:space="0" w:color="auto"/>
                  </w:divBdr>
                </w:div>
                <w:div w:id="338654201">
                  <w:marLeft w:val="480"/>
                  <w:marRight w:val="0"/>
                  <w:marTop w:val="0"/>
                  <w:marBottom w:val="0"/>
                  <w:divBdr>
                    <w:top w:val="none" w:sz="0" w:space="0" w:color="auto"/>
                    <w:left w:val="none" w:sz="0" w:space="0" w:color="auto"/>
                    <w:bottom w:val="none" w:sz="0" w:space="0" w:color="auto"/>
                    <w:right w:val="none" w:sz="0" w:space="0" w:color="auto"/>
                  </w:divBdr>
                </w:div>
                <w:div w:id="1243682795">
                  <w:marLeft w:val="480"/>
                  <w:marRight w:val="0"/>
                  <w:marTop w:val="0"/>
                  <w:marBottom w:val="0"/>
                  <w:divBdr>
                    <w:top w:val="none" w:sz="0" w:space="0" w:color="auto"/>
                    <w:left w:val="none" w:sz="0" w:space="0" w:color="auto"/>
                    <w:bottom w:val="none" w:sz="0" w:space="0" w:color="auto"/>
                    <w:right w:val="none" w:sz="0" w:space="0" w:color="auto"/>
                  </w:divBdr>
                </w:div>
                <w:div w:id="353698788">
                  <w:marLeft w:val="480"/>
                  <w:marRight w:val="0"/>
                  <w:marTop w:val="0"/>
                  <w:marBottom w:val="0"/>
                  <w:divBdr>
                    <w:top w:val="none" w:sz="0" w:space="0" w:color="auto"/>
                    <w:left w:val="none" w:sz="0" w:space="0" w:color="auto"/>
                    <w:bottom w:val="none" w:sz="0" w:space="0" w:color="auto"/>
                    <w:right w:val="none" w:sz="0" w:space="0" w:color="auto"/>
                  </w:divBdr>
                </w:div>
                <w:div w:id="714084461">
                  <w:marLeft w:val="480"/>
                  <w:marRight w:val="0"/>
                  <w:marTop w:val="0"/>
                  <w:marBottom w:val="0"/>
                  <w:divBdr>
                    <w:top w:val="none" w:sz="0" w:space="0" w:color="auto"/>
                    <w:left w:val="none" w:sz="0" w:space="0" w:color="auto"/>
                    <w:bottom w:val="none" w:sz="0" w:space="0" w:color="auto"/>
                    <w:right w:val="none" w:sz="0" w:space="0" w:color="auto"/>
                  </w:divBdr>
                </w:div>
                <w:div w:id="1766996027">
                  <w:marLeft w:val="480"/>
                  <w:marRight w:val="0"/>
                  <w:marTop w:val="0"/>
                  <w:marBottom w:val="0"/>
                  <w:divBdr>
                    <w:top w:val="none" w:sz="0" w:space="0" w:color="auto"/>
                    <w:left w:val="none" w:sz="0" w:space="0" w:color="auto"/>
                    <w:bottom w:val="none" w:sz="0" w:space="0" w:color="auto"/>
                    <w:right w:val="none" w:sz="0" w:space="0" w:color="auto"/>
                  </w:divBdr>
                </w:div>
                <w:div w:id="1425297312">
                  <w:marLeft w:val="480"/>
                  <w:marRight w:val="0"/>
                  <w:marTop w:val="0"/>
                  <w:marBottom w:val="0"/>
                  <w:divBdr>
                    <w:top w:val="none" w:sz="0" w:space="0" w:color="auto"/>
                    <w:left w:val="none" w:sz="0" w:space="0" w:color="auto"/>
                    <w:bottom w:val="none" w:sz="0" w:space="0" w:color="auto"/>
                    <w:right w:val="none" w:sz="0" w:space="0" w:color="auto"/>
                  </w:divBdr>
                </w:div>
                <w:div w:id="729959442">
                  <w:marLeft w:val="480"/>
                  <w:marRight w:val="0"/>
                  <w:marTop w:val="0"/>
                  <w:marBottom w:val="0"/>
                  <w:divBdr>
                    <w:top w:val="none" w:sz="0" w:space="0" w:color="auto"/>
                    <w:left w:val="none" w:sz="0" w:space="0" w:color="auto"/>
                    <w:bottom w:val="none" w:sz="0" w:space="0" w:color="auto"/>
                    <w:right w:val="none" w:sz="0" w:space="0" w:color="auto"/>
                  </w:divBdr>
                </w:div>
                <w:div w:id="393889797">
                  <w:marLeft w:val="480"/>
                  <w:marRight w:val="0"/>
                  <w:marTop w:val="0"/>
                  <w:marBottom w:val="0"/>
                  <w:divBdr>
                    <w:top w:val="none" w:sz="0" w:space="0" w:color="auto"/>
                    <w:left w:val="none" w:sz="0" w:space="0" w:color="auto"/>
                    <w:bottom w:val="none" w:sz="0" w:space="0" w:color="auto"/>
                    <w:right w:val="none" w:sz="0" w:space="0" w:color="auto"/>
                  </w:divBdr>
                </w:div>
                <w:div w:id="1062407522">
                  <w:marLeft w:val="480"/>
                  <w:marRight w:val="0"/>
                  <w:marTop w:val="0"/>
                  <w:marBottom w:val="0"/>
                  <w:divBdr>
                    <w:top w:val="none" w:sz="0" w:space="0" w:color="auto"/>
                    <w:left w:val="none" w:sz="0" w:space="0" w:color="auto"/>
                    <w:bottom w:val="none" w:sz="0" w:space="0" w:color="auto"/>
                    <w:right w:val="none" w:sz="0" w:space="0" w:color="auto"/>
                  </w:divBdr>
                </w:div>
                <w:div w:id="1727338495">
                  <w:marLeft w:val="480"/>
                  <w:marRight w:val="0"/>
                  <w:marTop w:val="0"/>
                  <w:marBottom w:val="0"/>
                  <w:divBdr>
                    <w:top w:val="none" w:sz="0" w:space="0" w:color="auto"/>
                    <w:left w:val="none" w:sz="0" w:space="0" w:color="auto"/>
                    <w:bottom w:val="none" w:sz="0" w:space="0" w:color="auto"/>
                    <w:right w:val="none" w:sz="0" w:space="0" w:color="auto"/>
                  </w:divBdr>
                </w:div>
                <w:div w:id="564990302">
                  <w:marLeft w:val="480"/>
                  <w:marRight w:val="0"/>
                  <w:marTop w:val="0"/>
                  <w:marBottom w:val="0"/>
                  <w:divBdr>
                    <w:top w:val="none" w:sz="0" w:space="0" w:color="auto"/>
                    <w:left w:val="none" w:sz="0" w:space="0" w:color="auto"/>
                    <w:bottom w:val="none" w:sz="0" w:space="0" w:color="auto"/>
                    <w:right w:val="none" w:sz="0" w:space="0" w:color="auto"/>
                  </w:divBdr>
                </w:div>
                <w:div w:id="34013853">
                  <w:marLeft w:val="480"/>
                  <w:marRight w:val="0"/>
                  <w:marTop w:val="0"/>
                  <w:marBottom w:val="0"/>
                  <w:divBdr>
                    <w:top w:val="none" w:sz="0" w:space="0" w:color="auto"/>
                    <w:left w:val="none" w:sz="0" w:space="0" w:color="auto"/>
                    <w:bottom w:val="none" w:sz="0" w:space="0" w:color="auto"/>
                    <w:right w:val="none" w:sz="0" w:space="0" w:color="auto"/>
                  </w:divBdr>
                </w:div>
                <w:div w:id="278144623">
                  <w:marLeft w:val="480"/>
                  <w:marRight w:val="0"/>
                  <w:marTop w:val="0"/>
                  <w:marBottom w:val="0"/>
                  <w:divBdr>
                    <w:top w:val="none" w:sz="0" w:space="0" w:color="auto"/>
                    <w:left w:val="none" w:sz="0" w:space="0" w:color="auto"/>
                    <w:bottom w:val="none" w:sz="0" w:space="0" w:color="auto"/>
                    <w:right w:val="none" w:sz="0" w:space="0" w:color="auto"/>
                  </w:divBdr>
                </w:div>
                <w:div w:id="31805234">
                  <w:marLeft w:val="480"/>
                  <w:marRight w:val="0"/>
                  <w:marTop w:val="0"/>
                  <w:marBottom w:val="0"/>
                  <w:divBdr>
                    <w:top w:val="none" w:sz="0" w:space="0" w:color="auto"/>
                    <w:left w:val="none" w:sz="0" w:space="0" w:color="auto"/>
                    <w:bottom w:val="none" w:sz="0" w:space="0" w:color="auto"/>
                    <w:right w:val="none" w:sz="0" w:space="0" w:color="auto"/>
                  </w:divBdr>
                </w:div>
                <w:div w:id="473455101">
                  <w:marLeft w:val="480"/>
                  <w:marRight w:val="0"/>
                  <w:marTop w:val="0"/>
                  <w:marBottom w:val="0"/>
                  <w:divBdr>
                    <w:top w:val="none" w:sz="0" w:space="0" w:color="auto"/>
                    <w:left w:val="none" w:sz="0" w:space="0" w:color="auto"/>
                    <w:bottom w:val="none" w:sz="0" w:space="0" w:color="auto"/>
                    <w:right w:val="none" w:sz="0" w:space="0" w:color="auto"/>
                  </w:divBdr>
                </w:div>
                <w:div w:id="1107046569">
                  <w:marLeft w:val="480"/>
                  <w:marRight w:val="0"/>
                  <w:marTop w:val="0"/>
                  <w:marBottom w:val="0"/>
                  <w:divBdr>
                    <w:top w:val="none" w:sz="0" w:space="0" w:color="auto"/>
                    <w:left w:val="none" w:sz="0" w:space="0" w:color="auto"/>
                    <w:bottom w:val="none" w:sz="0" w:space="0" w:color="auto"/>
                    <w:right w:val="none" w:sz="0" w:space="0" w:color="auto"/>
                  </w:divBdr>
                </w:div>
              </w:divsChild>
            </w:div>
            <w:div w:id="75131503">
              <w:marLeft w:val="0"/>
              <w:marRight w:val="0"/>
              <w:marTop w:val="0"/>
              <w:marBottom w:val="0"/>
              <w:divBdr>
                <w:top w:val="none" w:sz="0" w:space="0" w:color="auto"/>
                <w:left w:val="none" w:sz="0" w:space="0" w:color="auto"/>
                <w:bottom w:val="none" w:sz="0" w:space="0" w:color="auto"/>
                <w:right w:val="none" w:sz="0" w:space="0" w:color="auto"/>
              </w:divBdr>
              <w:divsChild>
                <w:div w:id="1001127983">
                  <w:marLeft w:val="480"/>
                  <w:marRight w:val="0"/>
                  <w:marTop w:val="0"/>
                  <w:marBottom w:val="0"/>
                  <w:divBdr>
                    <w:top w:val="none" w:sz="0" w:space="0" w:color="auto"/>
                    <w:left w:val="none" w:sz="0" w:space="0" w:color="auto"/>
                    <w:bottom w:val="none" w:sz="0" w:space="0" w:color="auto"/>
                    <w:right w:val="none" w:sz="0" w:space="0" w:color="auto"/>
                  </w:divBdr>
                </w:div>
                <w:div w:id="125049615">
                  <w:marLeft w:val="480"/>
                  <w:marRight w:val="0"/>
                  <w:marTop w:val="0"/>
                  <w:marBottom w:val="0"/>
                  <w:divBdr>
                    <w:top w:val="none" w:sz="0" w:space="0" w:color="auto"/>
                    <w:left w:val="none" w:sz="0" w:space="0" w:color="auto"/>
                    <w:bottom w:val="none" w:sz="0" w:space="0" w:color="auto"/>
                    <w:right w:val="none" w:sz="0" w:space="0" w:color="auto"/>
                  </w:divBdr>
                </w:div>
                <w:div w:id="240262915">
                  <w:marLeft w:val="480"/>
                  <w:marRight w:val="0"/>
                  <w:marTop w:val="0"/>
                  <w:marBottom w:val="0"/>
                  <w:divBdr>
                    <w:top w:val="none" w:sz="0" w:space="0" w:color="auto"/>
                    <w:left w:val="none" w:sz="0" w:space="0" w:color="auto"/>
                    <w:bottom w:val="none" w:sz="0" w:space="0" w:color="auto"/>
                    <w:right w:val="none" w:sz="0" w:space="0" w:color="auto"/>
                  </w:divBdr>
                </w:div>
                <w:div w:id="959805517">
                  <w:marLeft w:val="480"/>
                  <w:marRight w:val="0"/>
                  <w:marTop w:val="0"/>
                  <w:marBottom w:val="0"/>
                  <w:divBdr>
                    <w:top w:val="none" w:sz="0" w:space="0" w:color="auto"/>
                    <w:left w:val="none" w:sz="0" w:space="0" w:color="auto"/>
                    <w:bottom w:val="none" w:sz="0" w:space="0" w:color="auto"/>
                    <w:right w:val="none" w:sz="0" w:space="0" w:color="auto"/>
                  </w:divBdr>
                </w:div>
                <w:div w:id="1457676997">
                  <w:marLeft w:val="480"/>
                  <w:marRight w:val="0"/>
                  <w:marTop w:val="0"/>
                  <w:marBottom w:val="0"/>
                  <w:divBdr>
                    <w:top w:val="none" w:sz="0" w:space="0" w:color="auto"/>
                    <w:left w:val="none" w:sz="0" w:space="0" w:color="auto"/>
                    <w:bottom w:val="none" w:sz="0" w:space="0" w:color="auto"/>
                    <w:right w:val="none" w:sz="0" w:space="0" w:color="auto"/>
                  </w:divBdr>
                </w:div>
                <w:div w:id="1285389086">
                  <w:marLeft w:val="480"/>
                  <w:marRight w:val="0"/>
                  <w:marTop w:val="0"/>
                  <w:marBottom w:val="0"/>
                  <w:divBdr>
                    <w:top w:val="none" w:sz="0" w:space="0" w:color="auto"/>
                    <w:left w:val="none" w:sz="0" w:space="0" w:color="auto"/>
                    <w:bottom w:val="none" w:sz="0" w:space="0" w:color="auto"/>
                    <w:right w:val="none" w:sz="0" w:space="0" w:color="auto"/>
                  </w:divBdr>
                </w:div>
                <w:div w:id="1725719756">
                  <w:marLeft w:val="480"/>
                  <w:marRight w:val="0"/>
                  <w:marTop w:val="0"/>
                  <w:marBottom w:val="0"/>
                  <w:divBdr>
                    <w:top w:val="none" w:sz="0" w:space="0" w:color="auto"/>
                    <w:left w:val="none" w:sz="0" w:space="0" w:color="auto"/>
                    <w:bottom w:val="none" w:sz="0" w:space="0" w:color="auto"/>
                    <w:right w:val="none" w:sz="0" w:space="0" w:color="auto"/>
                  </w:divBdr>
                </w:div>
                <w:div w:id="1320378527">
                  <w:marLeft w:val="480"/>
                  <w:marRight w:val="0"/>
                  <w:marTop w:val="0"/>
                  <w:marBottom w:val="0"/>
                  <w:divBdr>
                    <w:top w:val="none" w:sz="0" w:space="0" w:color="auto"/>
                    <w:left w:val="none" w:sz="0" w:space="0" w:color="auto"/>
                    <w:bottom w:val="none" w:sz="0" w:space="0" w:color="auto"/>
                    <w:right w:val="none" w:sz="0" w:space="0" w:color="auto"/>
                  </w:divBdr>
                </w:div>
                <w:div w:id="602685020">
                  <w:marLeft w:val="480"/>
                  <w:marRight w:val="0"/>
                  <w:marTop w:val="0"/>
                  <w:marBottom w:val="0"/>
                  <w:divBdr>
                    <w:top w:val="none" w:sz="0" w:space="0" w:color="auto"/>
                    <w:left w:val="none" w:sz="0" w:space="0" w:color="auto"/>
                    <w:bottom w:val="none" w:sz="0" w:space="0" w:color="auto"/>
                    <w:right w:val="none" w:sz="0" w:space="0" w:color="auto"/>
                  </w:divBdr>
                </w:div>
                <w:div w:id="1911884536">
                  <w:marLeft w:val="480"/>
                  <w:marRight w:val="0"/>
                  <w:marTop w:val="0"/>
                  <w:marBottom w:val="0"/>
                  <w:divBdr>
                    <w:top w:val="none" w:sz="0" w:space="0" w:color="auto"/>
                    <w:left w:val="none" w:sz="0" w:space="0" w:color="auto"/>
                    <w:bottom w:val="none" w:sz="0" w:space="0" w:color="auto"/>
                    <w:right w:val="none" w:sz="0" w:space="0" w:color="auto"/>
                  </w:divBdr>
                </w:div>
                <w:div w:id="1410494628">
                  <w:marLeft w:val="480"/>
                  <w:marRight w:val="0"/>
                  <w:marTop w:val="0"/>
                  <w:marBottom w:val="0"/>
                  <w:divBdr>
                    <w:top w:val="none" w:sz="0" w:space="0" w:color="auto"/>
                    <w:left w:val="none" w:sz="0" w:space="0" w:color="auto"/>
                    <w:bottom w:val="none" w:sz="0" w:space="0" w:color="auto"/>
                    <w:right w:val="none" w:sz="0" w:space="0" w:color="auto"/>
                  </w:divBdr>
                </w:div>
                <w:div w:id="257182792">
                  <w:marLeft w:val="480"/>
                  <w:marRight w:val="0"/>
                  <w:marTop w:val="0"/>
                  <w:marBottom w:val="0"/>
                  <w:divBdr>
                    <w:top w:val="none" w:sz="0" w:space="0" w:color="auto"/>
                    <w:left w:val="none" w:sz="0" w:space="0" w:color="auto"/>
                    <w:bottom w:val="none" w:sz="0" w:space="0" w:color="auto"/>
                    <w:right w:val="none" w:sz="0" w:space="0" w:color="auto"/>
                  </w:divBdr>
                </w:div>
                <w:div w:id="104621492">
                  <w:marLeft w:val="480"/>
                  <w:marRight w:val="0"/>
                  <w:marTop w:val="0"/>
                  <w:marBottom w:val="0"/>
                  <w:divBdr>
                    <w:top w:val="none" w:sz="0" w:space="0" w:color="auto"/>
                    <w:left w:val="none" w:sz="0" w:space="0" w:color="auto"/>
                    <w:bottom w:val="none" w:sz="0" w:space="0" w:color="auto"/>
                    <w:right w:val="none" w:sz="0" w:space="0" w:color="auto"/>
                  </w:divBdr>
                </w:div>
                <w:div w:id="1685790132">
                  <w:marLeft w:val="480"/>
                  <w:marRight w:val="0"/>
                  <w:marTop w:val="0"/>
                  <w:marBottom w:val="0"/>
                  <w:divBdr>
                    <w:top w:val="none" w:sz="0" w:space="0" w:color="auto"/>
                    <w:left w:val="none" w:sz="0" w:space="0" w:color="auto"/>
                    <w:bottom w:val="none" w:sz="0" w:space="0" w:color="auto"/>
                    <w:right w:val="none" w:sz="0" w:space="0" w:color="auto"/>
                  </w:divBdr>
                </w:div>
                <w:div w:id="1543710849">
                  <w:marLeft w:val="480"/>
                  <w:marRight w:val="0"/>
                  <w:marTop w:val="0"/>
                  <w:marBottom w:val="0"/>
                  <w:divBdr>
                    <w:top w:val="none" w:sz="0" w:space="0" w:color="auto"/>
                    <w:left w:val="none" w:sz="0" w:space="0" w:color="auto"/>
                    <w:bottom w:val="none" w:sz="0" w:space="0" w:color="auto"/>
                    <w:right w:val="none" w:sz="0" w:space="0" w:color="auto"/>
                  </w:divBdr>
                </w:div>
                <w:div w:id="494807406">
                  <w:marLeft w:val="480"/>
                  <w:marRight w:val="0"/>
                  <w:marTop w:val="0"/>
                  <w:marBottom w:val="0"/>
                  <w:divBdr>
                    <w:top w:val="none" w:sz="0" w:space="0" w:color="auto"/>
                    <w:left w:val="none" w:sz="0" w:space="0" w:color="auto"/>
                    <w:bottom w:val="none" w:sz="0" w:space="0" w:color="auto"/>
                    <w:right w:val="none" w:sz="0" w:space="0" w:color="auto"/>
                  </w:divBdr>
                </w:div>
                <w:div w:id="1695032592">
                  <w:marLeft w:val="480"/>
                  <w:marRight w:val="0"/>
                  <w:marTop w:val="0"/>
                  <w:marBottom w:val="0"/>
                  <w:divBdr>
                    <w:top w:val="none" w:sz="0" w:space="0" w:color="auto"/>
                    <w:left w:val="none" w:sz="0" w:space="0" w:color="auto"/>
                    <w:bottom w:val="none" w:sz="0" w:space="0" w:color="auto"/>
                    <w:right w:val="none" w:sz="0" w:space="0" w:color="auto"/>
                  </w:divBdr>
                </w:div>
                <w:div w:id="1935438464">
                  <w:marLeft w:val="480"/>
                  <w:marRight w:val="0"/>
                  <w:marTop w:val="0"/>
                  <w:marBottom w:val="0"/>
                  <w:divBdr>
                    <w:top w:val="none" w:sz="0" w:space="0" w:color="auto"/>
                    <w:left w:val="none" w:sz="0" w:space="0" w:color="auto"/>
                    <w:bottom w:val="none" w:sz="0" w:space="0" w:color="auto"/>
                    <w:right w:val="none" w:sz="0" w:space="0" w:color="auto"/>
                  </w:divBdr>
                </w:div>
              </w:divsChild>
            </w:div>
            <w:div w:id="733509009">
              <w:marLeft w:val="0"/>
              <w:marRight w:val="0"/>
              <w:marTop w:val="0"/>
              <w:marBottom w:val="0"/>
              <w:divBdr>
                <w:top w:val="none" w:sz="0" w:space="0" w:color="auto"/>
                <w:left w:val="none" w:sz="0" w:space="0" w:color="auto"/>
                <w:bottom w:val="none" w:sz="0" w:space="0" w:color="auto"/>
                <w:right w:val="none" w:sz="0" w:space="0" w:color="auto"/>
              </w:divBdr>
              <w:divsChild>
                <w:div w:id="1988852682">
                  <w:marLeft w:val="480"/>
                  <w:marRight w:val="0"/>
                  <w:marTop w:val="0"/>
                  <w:marBottom w:val="0"/>
                  <w:divBdr>
                    <w:top w:val="none" w:sz="0" w:space="0" w:color="auto"/>
                    <w:left w:val="none" w:sz="0" w:space="0" w:color="auto"/>
                    <w:bottom w:val="none" w:sz="0" w:space="0" w:color="auto"/>
                    <w:right w:val="none" w:sz="0" w:space="0" w:color="auto"/>
                  </w:divBdr>
                </w:div>
                <w:div w:id="494108356">
                  <w:marLeft w:val="480"/>
                  <w:marRight w:val="0"/>
                  <w:marTop w:val="0"/>
                  <w:marBottom w:val="0"/>
                  <w:divBdr>
                    <w:top w:val="none" w:sz="0" w:space="0" w:color="auto"/>
                    <w:left w:val="none" w:sz="0" w:space="0" w:color="auto"/>
                    <w:bottom w:val="none" w:sz="0" w:space="0" w:color="auto"/>
                    <w:right w:val="none" w:sz="0" w:space="0" w:color="auto"/>
                  </w:divBdr>
                </w:div>
                <w:div w:id="1566062953">
                  <w:marLeft w:val="480"/>
                  <w:marRight w:val="0"/>
                  <w:marTop w:val="0"/>
                  <w:marBottom w:val="0"/>
                  <w:divBdr>
                    <w:top w:val="none" w:sz="0" w:space="0" w:color="auto"/>
                    <w:left w:val="none" w:sz="0" w:space="0" w:color="auto"/>
                    <w:bottom w:val="none" w:sz="0" w:space="0" w:color="auto"/>
                    <w:right w:val="none" w:sz="0" w:space="0" w:color="auto"/>
                  </w:divBdr>
                </w:div>
                <w:div w:id="1905748986">
                  <w:marLeft w:val="480"/>
                  <w:marRight w:val="0"/>
                  <w:marTop w:val="0"/>
                  <w:marBottom w:val="0"/>
                  <w:divBdr>
                    <w:top w:val="none" w:sz="0" w:space="0" w:color="auto"/>
                    <w:left w:val="none" w:sz="0" w:space="0" w:color="auto"/>
                    <w:bottom w:val="none" w:sz="0" w:space="0" w:color="auto"/>
                    <w:right w:val="none" w:sz="0" w:space="0" w:color="auto"/>
                  </w:divBdr>
                </w:div>
                <w:div w:id="1976593502">
                  <w:marLeft w:val="480"/>
                  <w:marRight w:val="0"/>
                  <w:marTop w:val="0"/>
                  <w:marBottom w:val="0"/>
                  <w:divBdr>
                    <w:top w:val="none" w:sz="0" w:space="0" w:color="auto"/>
                    <w:left w:val="none" w:sz="0" w:space="0" w:color="auto"/>
                    <w:bottom w:val="none" w:sz="0" w:space="0" w:color="auto"/>
                    <w:right w:val="none" w:sz="0" w:space="0" w:color="auto"/>
                  </w:divBdr>
                </w:div>
                <w:div w:id="1317611760">
                  <w:marLeft w:val="480"/>
                  <w:marRight w:val="0"/>
                  <w:marTop w:val="0"/>
                  <w:marBottom w:val="0"/>
                  <w:divBdr>
                    <w:top w:val="none" w:sz="0" w:space="0" w:color="auto"/>
                    <w:left w:val="none" w:sz="0" w:space="0" w:color="auto"/>
                    <w:bottom w:val="none" w:sz="0" w:space="0" w:color="auto"/>
                    <w:right w:val="none" w:sz="0" w:space="0" w:color="auto"/>
                  </w:divBdr>
                </w:div>
                <w:div w:id="780685447">
                  <w:marLeft w:val="480"/>
                  <w:marRight w:val="0"/>
                  <w:marTop w:val="0"/>
                  <w:marBottom w:val="0"/>
                  <w:divBdr>
                    <w:top w:val="none" w:sz="0" w:space="0" w:color="auto"/>
                    <w:left w:val="none" w:sz="0" w:space="0" w:color="auto"/>
                    <w:bottom w:val="none" w:sz="0" w:space="0" w:color="auto"/>
                    <w:right w:val="none" w:sz="0" w:space="0" w:color="auto"/>
                  </w:divBdr>
                </w:div>
                <w:div w:id="2012639867">
                  <w:marLeft w:val="480"/>
                  <w:marRight w:val="0"/>
                  <w:marTop w:val="0"/>
                  <w:marBottom w:val="0"/>
                  <w:divBdr>
                    <w:top w:val="none" w:sz="0" w:space="0" w:color="auto"/>
                    <w:left w:val="none" w:sz="0" w:space="0" w:color="auto"/>
                    <w:bottom w:val="none" w:sz="0" w:space="0" w:color="auto"/>
                    <w:right w:val="none" w:sz="0" w:space="0" w:color="auto"/>
                  </w:divBdr>
                </w:div>
                <w:div w:id="817380283">
                  <w:marLeft w:val="480"/>
                  <w:marRight w:val="0"/>
                  <w:marTop w:val="0"/>
                  <w:marBottom w:val="0"/>
                  <w:divBdr>
                    <w:top w:val="none" w:sz="0" w:space="0" w:color="auto"/>
                    <w:left w:val="none" w:sz="0" w:space="0" w:color="auto"/>
                    <w:bottom w:val="none" w:sz="0" w:space="0" w:color="auto"/>
                    <w:right w:val="none" w:sz="0" w:space="0" w:color="auto"/>
                  </w:divBdr>
                </w:div>
                <w:div w:id="1341197898">
                  <w:marLeft w:val="480"/>
                  <w:marRight w:val="0"/>
                  <w:marTop w:val="0"/>
                  <w:marBottom w:val="0"/>
                  <w:divBdr>
                    <w:top w:val="none" w:sz="0" w:space="0" w:color="auto"/>
                    <w:left w:val="none" w:sz="0" w:space="0" w:color="auto"/>
                    <w:bottom w:val="none" w:sz="0" w:space="0" w:color="auto"/>
                    <w:right w:val="none" w:sz="0" w:space="0" w:color="auto"/>
                  </w:divBdr>
                </w:div>
                <w:div w:id="1407532251">
                  <w:marLeft w:val="480"/>
                  <w:marRight w:val="0"/>
                  <w:marTop w:val="0"/>
                  <w:marBottom w:val="0"/>
                  <w:divBdr>
                    <w:top w:val="none" w:sz="0" w:space="0" w:color="auto"/>
                    <w:left w:val="none" w:sz="0" w:space="0" w:color="auto"/>
                    <w:bottom w:val="none" w:sz="0" w:space="0" w:color="auto"/>
                    <w:right w:val="none" w:sz="0" w:space="0" w:color="auto"/>
                  </w:divBdr>
                </w:div>
                <w:div w:id="2091150504">
                  <w:marLeft w:val="480"/>
                  <w:marRight w:val="0"/>
                  <w:marTop w:val="0"/>
                  <w:marBottom w:val="0"/>
                  <w:divBdr>
                    <w:top w:val="none" w:sz="0" w:space="0" w:color="auto"/>
                    <w:left w:val="none" w:sz="0" w:space="0" w:color="auto"/>
                    <w:bottom w:val="none" w:sz="0" w:space="0" w:color="auto"/>
                    <w:right w:val="none" w:sz="0" w:space="0" w:color="auto"/>
                  </w:divBdr>
                </w:div>
                <w:div w:id="357438600">
                  <w:marLeft w:val="480"/>
                  <w:marRight w:val="0"/>
                  <w:marTop w:val="0"/>
                  <w:marBottom w:val="0"/>
                  <w:divBdr>
                    <w:top w:val="none" w:sz="0" w:space="0" w:color="auto"/>
                    <w:left w:val="none" w:sz="0" w:space="0" w:color="auto"/>
                    <w:bottom w:val="none" w:sz="0" w:space="0" w:color="auto"/>
                    <w:right w:val="none" w:sz="0" w:space="0" w:color="auto"/>
                  </w:divBdr>
                </w:div>
                <w:div w:id="421493218">
                  <w:marLeft w:val="480"/>
                  <w:marRight w:val="0"/>
                  <w:marTop w:val="0"/>
                  <w:marBottom w:val="0"/>
                  <w:divBdr>
                    <w:top w:val="none" w:sz="0" w:space="0" w:color="auto"/>
                    <w:left w:val="none" w:sz="0" w:space="0" w:color="auto"/>
                    <w:bottom w:val="none" w:sz="0" w:space="0" w:color="auto"/>
                    <w:right w:val="none" w:sz="0" w:space="0" w:color="auto"/>
                  </w:divBdr>
                </w:div>
                <w:div w:id="1384519796">
                  <w:marLeft w:val="480"/>
                  <w:marRight w:val="0"/>
                  <w:marTop w:val="0"/>
                  <w:marBottom w:val="0"/>
                  <w:divBdr>
                    <w:top w:val="none" w:sz="0" w:space="0" w:color="auto"/>
                    <w:left w:val="none" w:sz="0" w:space="0" w:color="auto"/>
                    <w:bottom w:val="none" w:sz="0" w:space="0" w:color="auto"/>
                    <w:right w:val="none" w:sz="0" w:space="0" w:color="auto"/>
                  </w:divBdr>
                </w:div>
                <w:div w:id="715154555">
                  <w:marLeft w:val="480"/>
                  <w:marRight w:val="0"/>
                  <w:marTop w:val="0"/>
                  <w:marBottom w:val="0"/>
                  <w:divBdr>
                    <w:top w:val="none" w:sz="0" w:space="0" w:color="auto"/>
                    <w:left w:val="none" w:sz="0" w:space="0" w:color="auto"/>
                    <w:bottom w:val="none" w:sz="0" w:space="0" w:color="auto"/>
                    <w:right w:val="none" w:sz="0" w:space="0" w:color="auto"/>
                  </w:divBdr>
                </w:div>
                <w:div w:id="479811385">
                  <w:marLeft w:val="480"/>
                  <w:marRight w:val="0"/>
                  <w:marTop w:val="0"/>
                  <w:marBottom w:val="0"/>
                  <w:divBdr>
                    <w:top w:val="none" w:sz="0" w:space="0" w:color="auto"/>
                    <w:left w:val="none" w:sz="0" w:space="0" w:color="auto"/>
                    <w:bottom w:val="none" w:sz="0" w:space="0" w:color="auto"/>
                    <w:right w:val="none" w:sz="0" w:space="0" w:color="auto"/>
                  </w:divBdr>
                </w:div>
                <w:div w:id="539244872">
                  <w:marLeft w:val="480"/>
                  <w:marRight w:val="0"/>
                  <w:marTop w:val="0"/>
                  <w:marBottom w:val="0"/>
                  <w:divBdr>
                    <w:top w:val="none" w:sz="0" w:space="0" w:color="auto"/>
                    <w:left w:val="none" w:sz="0" w:space="0" w:color="auto"/>
                    <w:bottom w:val="none" w:sz="0" w:space="0" w:color="auto"/>
                    <w:right w:val="none" w:sz="0" w:space="0" w:color="auto"/>
                  </w:divBdr>
                </w:div>
              </w:divsChild>
            </w:div>
            <w:div w:id="395593139">
              <w:marLeft w:val="0"/>
              <w:marRight w:val="0"/>
              <w:marTop w:val="0"/>
              <w:marBottom w:val="0"/>
              <w:divBdr>
                <w:top w:val="none" w:sz="0" w:space="0" w:color="auto"/>
                <w:left w:val="none" w:sz="0" w:space="0" w:color="auto"/>
                <w:bottom w:val="none" w:sz="0" w:space="0" w:color="auto"/>
                <w:right w:val="none" w:sz="0" w:space="0" w:color="auto"/>
              </w:divBdr>
              <w:divsChild>
                <w:div w:id="492255078">
                  <w:marLeft w:val="480"/>
                  <w:marRight w:val="0"/>
                  <w:marTop w:val="0"/>
                  <w:marBottom w:val="0"/>
                  <w:divBdr>
                    <w:top w:val="none" w:sz="0" w:space="0" w:color="auto"/>
                    <w:left w:val="none" w:sz="0" w:space="0" w:color="auto"/>
                    <w:bottom w:val="none" w:sz="0" w:space="0" w:color="auto"/>
                    <w:right w:val="none" w:sz="0" w:space="0" w:color="auto"/>
                  </w:divBdr>
                </w:div>
                <w:div w:id="1426606503">
                  <w:marLeft w:val="480"/>
                  <w:marRight w:val="0"/>
                  <w:marTop w:val="0"/>
                  <w:marBottom w:val="0"/>
                  <w:divBdr>
                    <w:top w:val="none" w:sz="0" w:space="0" w:color="auto"/>
                    <w:left w:val="none" w:sz="0" w:space="0" w:color="auto"/>
                    <w:bottom w:val="none" w:sz="0" w:space="0" w:color="auto"/>
                    <w:right w:val="none" w:sz="0" w:space="0" w:color="auto"/>
                  </w:divBdr>
                </w:div>
                <w:div w:id="1720012602">
                  <w:marLeft w:val="480"/>
                  <w:marRight w:val="0"/>
                  <w:marTop w:val="0"/>
                  <w:marBottom w:val="0"/>
                  <w:divBdr>
                    <w:top w:val="none" w:sz="0" w:space="0" w:color="auto"/>
                    <w:left w:val="none" w:sz="0" w:space="0" w:color="auto"/>
                    <w:bottom w:val="none" w:sz="0" w:space="0" w:color="auto"/>
                    <w:right w:val="none" w:sz="0" w:space="0" w:color="auto"/>
                  </w:divBdr>
                </w:div>
                <w:div w:id="1441141434">
                  <w:marLeft w:val="480"/>
                  <w:marRight w:val="0"/>
                  <w:marTop w:val="0"/>
                  <w:marBottom w:val="0"/>
                  <w:divBdr>
                    <w:top w:val="none" w:sz="0" w:space="0" w:color="auto"/>
                    <w:left w:val="none" w:sz="0" w:space="0" w:color="auto"/>
                    <w:bottom w:val="none" w:sz="0" w:space="0" w:color="auto"/>
                    <w:right w:val="none" w:sz="0" w:space="0" w:color="auto"/>
                  </w:divBdr>
                </w:div>
                <w:div w:id="1355618637">
                  <w:marLeft w:val="480"/>
                  <w:marRight w:val="0"/>
                  <w:marTop w:val="0"/>
                  <w:marBottom w:val="0"/>
                  <w:divBdr>
                    <w:top w:val="none" w:sz="0" w:space="0" w:color="auto"/>
                    <w:left w:val="none" w:sz="0" w:space="0" w:color="auto"/>
                    <w:bottom w:val="none" w:sz="0" w:space="0" w:color="auto"/>
                    <w:right w:val="none" w:sz="0" w:space="0" w:color="auto"/>
                  </w:divBdr>
                </w:div>
                <w:div w:id="269437696">
                  <w:marLeft w:val="480"/>
                  <w:marRight w:val="0"/>
                  <w:marTop w:val="0"/>
                  <w:marBottom w:val="0"/>
                  <w:divBdr>
                    <w:top w:val="none" w:sz="0" w:space="0" w:color="auto"/>
                    <w:left w:val="none" w:sz="0" w:space="0" w:color="auto"/>
                    <w:bottom w:val="none" w:sz="0" w:space="0" w:color="auto"/>
                    <w:right w:val="none" w:sz="0" w:space="0" w:color="auto"/>
                  </w:divBdr>
                </w:div>
                <w:div w:id="1786073523">
                  <w:marLeft w:val="480"/>
                  <w:marRight w:val="0"/>
                  <w:marTop w:val="0"/>
                  <w:marBottom w:val="0"/>
                  <w:divBdr>
                    <w:top w:val="none" w:sz="0" w:space="0" w:color="auto"/>
                    <w:left w:val="none" w:sz="0" w:space="0" w:color="auto"/>
                    <w:bottom w:val="none" w:sz="0" w:space="0" w:color="auto"/>
                    <w:right w:val="none" w:sz="0" w:space="0" w:color="auto"/>
                  </w:divBdr>
                </w:div>
                <w:div w:id="1927036496">
                  <w:marLeft w:val="480"/>
                  <w:marRight w:val="0"/>
                  <w:marTop w:val="0"/>
                  <w:marBottom w:val="0"/>
                  <w:divBdr>
                    <w:top w:val="none" w:sz="0" w:space="0" w:color="auto"/>
                    <w:left w:val="none" w:sz="0" w:space="0" w:color="auto"/>
                    <w:bottom w:val="none" w:sz="0" w:space="0" w:color="auto"/>
                    <w:right w:val="none" w:sz="0" w:space="0" w:color="auto"/>
                  </w:divBdr>
                </w:div>
                <w:div w:id="108403587">
                  <w:marLeft w:val="480"/>
                  <w:marRight w:val="0"/>
                  <w:marTop w:val="0"/>
                  <w:marBottom w:val="0"/>
                  <w:divBdr>
                    <w:top w:val="none" w:sz="0" w:space="0" w:color="auto"/>
                    <w:left w:val="none" w:sz="0" w:space="0" w:color="auto"/>
                    <w:bottom w:val="none" w:sz="0" w:space="0" w:color="auto"/>
                    <w:right w:val="none" w:sz="0" w:space="0" w:color="auto"/>
                  </w:divBdr>
                </w:div>
                <w:div w:id="769163041">
                  <w:marLeft w:val="480"/>
                  <w:marRight w:val="0"/>
                  <w:marTop w:val="0"/>
                  <w:marBottom w:val="0"/>
                  <w:divBdr>
                    <w:top w:val="none" w:sz="0" w:space="0" w:color="auto"/>
                    <w:left w:val="none" w:sz="0" w:space="0" w:color="auto"/>
                    <w:bottom w:val="none" w:sz="0" w:space="0" w:color="auto"/>
                    <w:right w:val="none" w:sz="0" w:space="0" w:color="auto"/>
                  </w:divBdr>
                </w:div>
                <w:div w:id="101074316">
                  <w:marLeft w:val="480"/>
                  <w:marRight w:val="0"/>
                  <w:marTop w:val="0"/>
                  <w:marBottom w:val="0"/>
                  <w:divBdr>
                    <w:top w:val="none" w:sz="0" w:space="0" w:color="auto"/>
                    <w:left w:val="none" w:sz="0" w:space="0" w:color="auto"/>
                    <w:bottom w:val="none" w:sz="0" w:space="0" w:color="auto"/>
                    <w:right w:val="none" w:sz="0" w:space="0" w:color="auto"/>
                  </w:divBdr>
                </w:div>
                <w:div w:id="1831872558">
                  <w:marLeft w:val="480"/>
                  <w:marRight w:val="0"/>
                  <w:marTop w:val="0"/>
                  <w:marBottom w:val="0"/>
                  <w:divBdr>
                    <w:top w:val="none" w:sz="0" w:space="0" w:color="auto"/>
                    <w:left w:val="none" w:sz="0" w:space="0" w:color="auto"/>
                    <w:bottom w:val="none" w:sz="0" w:space="0" w:color="auto"/>
                    <w:right w:val="none" w:sz="0" w:space="0" w:color="auto"/>
                  </w:divBdr>
                </w:div>
                <w:div w:id="1496605574">
                  <w:marLeft w:val="480"/>
                  <w:marRight w:val="0"/>
                  <w:marTop w:val="0"/>
                  <w:marBottom w:val="0"/>
                  <w:divBdr>
                    <w:top w:val="none" w:sz="0" w:space="0" w:color="auto"/>
                    <w:left w:val="none" w:sz="0" w:space="0" w:color="auto"/>
                    <w:bottom w:val="none" w:sz="0" w:space="0" w:color="auto"/>
                    <w:right w:val="none" w:sz="0" w:space="0" w:color="auto"/>
                  </w:divBdr>
                </w:div>
                <w:div w:id="1729957397">
                  <w:marLeft w:val="480"/>
                  <w:marRight w:val="0"/>
                  <w:marTop w:val="0"/>
                  <w:marBottom w:val="0"/>
                  <w:divBdr>
                    <w:top w:val="none" w:sz="0" w:space="0" w:color="auto"/>
                    <w:left w:val="none" w:sz="0" w:space="0" w:color="auto"/>
                    <w:bottom w:val="none" w:sz="0" w:space="0" w:color="auto"/>
                    <w:right w:val="none" w:sz="0" w:space="0" w:color="auto"/>
                  </w:divBdr>
                </w:div>
                <w:div w:id="2118400221">
                  <w:marLeft w:val="480"/>
                  <w:marRight w:val="0"/>
                  <w:marTop w:val="0"/>
                  <w:marBottom w:val="0"/>
                  <w:divBdr>
                    <w:top w:val="none" w:sz="0" w:space="0" w:color="auto"/>
                    <w:left w:val="none" w:sz="0" w:space="0" w:color="auto"/>
                    <w:bottom w:val="none" w:sz="0" w:space="0" w:color="auto"/>
                    <w:right w:val="none" w:sz="0" w:space="0" w:color="auto"/>
                  </w:divBdr>
                </w:div>
                <w:div w:id="1157186054">
                  <w:marLeft w:val="480"/>
                  <w:marRight w:val="0"/>
                  <w:marTop w:val="0"/>
                  <w:marBottom w:val="0"/>
                  <w:divBdr>
                    <w:top w:val="none" w:sz="0" w:space="0" w:color="auto"/>
                    <w:left w:val="none" w:sz="0" w:space="0" w:color="auto"/>
                    <w:bottom w:val="none" w:sz="0" w:space="0" w:color="auto"/>
                    <w:right w:val="none" w:sz="0" w:space="0" w:color="auto"/>
                  </w:divBdr>
                </w:div>
                <w:div w:id="631865271">
                  <w:marLeft w:val="480"/>
                  <w:marRight w:val="0"/>
                  <w:marTop w:val="0"/>
                  <w:marBottom w:val="0"/>
                  <w:divBdr>
                    <w:top w:val="none" w:sz="0" w:space="0" w:color="auto"/>
                    <w:left w:val="none" w:sz="0" w:space="0" w:color="auto"/>
                    <w:bottom w:val="none" w:sz="0" w:space="0" w:color="auto"/>
                    <w:right w:val="none" w:sz="0" w:space="0" w:color="auto"/>
                  </w:divBdr>
                </w:div>
                <w:div w:id="707536029">
                  <w:marLeft w:val="480"/>
                  <w:marRight w:val="0"/>
                  <w:marTop w:val="0"/>
                  <w:marBottom w:val="0"/>
                  <w:divBdr>
                    <w:top w:val="none" w:sz="0" w:space="0" w:color="auto"/>
                    <w:left w:val="none" w:sz="0" w:space="0" w:color="auto"/>
                    <w:bottom w:val="none" w:sz="0" w:space="0" w:color="auto"/>
                    <w:right w:val="none" w:sz="0" w:space="0" w:color="auto"/>
                  </w:divBdr>
                </w:div>
                <w:div w:id="1193226167">
                  <w:marLeft w:val="480"/>
                  <w:marRight w:val="0"/>
                  <w:marTop w:val="0"/>
                  <w:marBottom w:val="0"/>
                  <w:divBdr>
                    <w:top w:val="none" w:sz="0" w:space="0" w:color="auto"/>
                    <w:left w:val="none" w:sz="0" w:space="0" w:color="auto"/>
                    <w:bottom w:val="none" w:sz="0" w:space="0" w:color="auto"/>
                    <w:right w:val="none" w:sz="0" w:space="0" w:color="auto"/>
                  </w:divBdr>
                </w:div>
              </w:divsChild>
            </w:div>
            <w:div w:id="817654805">
              <w:marLeft w:val="0"/>
              <w:marRight w:val="0"/>
              <w:marTop w:val="0"/>
              <w:marBottom w:val="0"/>
              <w:divBdr>
                <w:top w:val="none" w:sz="0" w:space="0" w:color="auto"/>
                <w:left w:val="none" w:sz="0" w:space="0" w:color="auto"/>
                <w:bottom w:val="none" w:sz="0" w:space="0" w:color="auto"/>
                <w:right w:val="none" w:sz="0" w:space="0" w:color="auto"/>
              </w:divBdr>
              <w:divsChild>
                <w:div w:id="633025111">
                  <w:marLeft w:val="480"/>
                  <w:marRight w:val="0"/>
                  <w:marTop w:val="0"/>
                  <w:marBottom w:val="0"/>
                  <w:divBdr>
                    <w:top w:val="none" w:sz="0" w:space="0" w:color="auto"/>
                    <w:left w:val="none" w:sz="0" w:space="0" w:color="auto"/>
                    <w:bottom w:val="none" w:sz="0" w:space="0" w:color="auto"/>
                    <w:right w:val="none" w:sz="0" w:space="0" w:color="auto"/>
                  </w:divBdr>
                </w:div>
                <w:div w:id="416905928">
                  <w:marLeft w:val="480"/>
                  <w:marRight w:val="0"/>
                  <w:marTop w:val="0"/>
                  <w:marBottom w:val="0"/>
                  <w:divBdr>
                    <w:top w:val="none" w:sz="0" w:space="0" w:color="auto"/>
                    <w:left w:val="none" w:sz="0" w:space="0" w:color="auto"/>
                    <w:bottom w:val="none" w:sz="0" w:space="0" w:color="auto"/>
                    <w:right w:val="none" w:sz="0" w:space="0" w:color="auto"/>
                  </w:divBdr>
                </w:div>
                <w:div w:id="169680738">
                  <w:marLeft w:val="480"/>
                  <w:marRight w:val="0"/>
                  <w:marTop w:val="0"/>
                  <w:marBottom w:val="0"/>
                  <w:divBdr>
                    <w:top w:val="none" w:sz="0" w:space="0" w:color="auto"/>
                    <w:left w:val="none" w:sz="0" w:space="0" w:color="auto"/>
                    <w:bottom w:val="none" w:sz="0" w:space="0" w:color="auto"/>
                    <w:right w:val="none" w:sz="0" w:space="0" w:color="auto"/>
                  </w:divBdr>
                </w:div>
                <w:div w:id="506481807">
                  <w:marLeft w:val="480"/>
                  <w:marRight w:val="0"/>
                  <w:marTop w:val="0"/>
                  <w:marBottom w:val="0"/>
                  <w:divBdr>
                    <w:top w:val="none" w:sz="0" w:space="0" w:color="auto"/>
                    <w:left w:val="none" w:sz="0" w:space="0" w:color="auto"/>
                    <w:bottom w:val="none" w:sz="0" w:space="0" w:color="auto"/>
                    <w:right w:val="none" w:sz="0" w:space="0" w:color="auto"/>
                  </w:divBdr>
                </w:div>
                <w:div w:id="478616151">
                  <w:marLeft w:val="480"/>
                  <w:marRight w:val="0"/>
                  <w:marTop w:val="0"/>
                  <w:marBottom w:val="0"/>
                  <w:divBdr>
                    <w:top w:val="none" w:sz="0" w:space="0" w:color="auto"/>
                    <w:left w:val="none" w:sz="0" w:space="0" w:color="auto"/>
                    <w:bottom w:val="none" w:sz="0" w:space="0" w:color="auto"/>
                    <w:right w:val="none" w:sz="0" w:space="0" w:color="auto"/>
                  </w:divBdr>
                </w:div>
                <w:div w:id="753010719">
                  <w:marLeft w:val="480"/>
                  <w:marRight w:val="0"/>
                  <w:marTop w:val="0"/>
                  <w:marBottom w:val="0"/>
                  <w:divBdr>
                    <w:top w:val="none" w:sz="0" w:space="0" w:color="auto"/>
                    <w:left w:val="none" w:sz="0" w:space="0" w:color="auto"/>
                    <w:bottom w:val="none" w:sz="0" w:space="0" w:color="auto"/>
                    <w:right w:val="none" w:sz="0" w:space="0" w:color="auto"/>
                  </w:divBdr>
                </w:div>
                <w:div w:id="245454772">
                  <w:marLeft w:val="480"/>
                  <w:marRight w:val="0"/>
                  <w:marTop w:val="0"/>
                  <w:marBottom w:val="0"/>
                  <w:divBdr>
                    <w:top w:val="none" w:sz="0" w:space="0" w:color="auto"/>
                    <w:left w:val="none" w:sz="0" w:space="0" w:color="auto"/>
                    <w:bottom w:val="none" w:sz="0" w:space="0" w:color="auto"/>
                    <w:right w:val="none" w:sz="0" w:space="0" w:color="auto"/>
                  </w:divBdr>
                </w:div>
                <w:div w:id="1021777761">
                  <w:marLeft w:val="480"/>
                  <w:marRight w:val="0"/>
                  <w:marTop w:val="0"/>
                  <w:marBottom w:val="0"/>
                  <w:divBdr>
                    <w:top w:val="none" w:sz="0" w:space="0" w:color="auto"/>
                    <w:left w:val="none" w:sz="0" w:space="0" w:color="auto"/>
                    <w:bottom w:val="none" w:sz="0" w:space="0" w:color="auto"/>
                    <w:right w:val="none" w:sz="0" w:space="0" w:color="auto"/>
                  </w:divBdr>
                </w:div>
                <w:div w:id="1855486643">
                  <w:marLeft w:val="480"/>
                  <w:marRight w:val="0"/>
                  <w:marTop w:val="0"/>
                  <w:marBottom w:val="0"/>
                  <w:divBdr>
                    <w:top w:val="none" w:sz="0" w:space="0" w:color="auto"/>
                    <w:left w:val="none" w:sz="0" w:space="0" w:color="auto"/>
                    <w:bottom w:val="none" w:sz="0" w:space="0" w:color="auto"/>
                    <w:right w:val="none" w:sz="0" w:space="0" w:color="auto"/>
                  </w:divBdr>
                </w:div>
                <w:div w:id="389810800">
                  <w:marLeft w:val="480"/>
                  <w:marRight w:val="0"/>
                  <w:marTop w:val="0"/>
                  <w:marBottom w:val="0"/>
                  <w:divBdr>
                    <w:top w:val="none" w:sz="0" w:space="0" w:color="auto"/>
                    <w:left w:val="none" w:sz="0" w:space="0" w:color="auto"/>
                    <w:bottom w:val="none" w:sz="0" w:space="0" w:color="auto"/>
                    <w:right w:val="none" w:sz="0" w:space="0" w:color="auto"/>
                  </w:divBdr>
                </w:div>
                <w:div w:id="669871566">
                  <w:marLeft w:val="480"/>
                  <w:marRight w:val="0"/>
                  <w:marTop w:val="0"/>
                  <w:marBottom w:val="0"/>
                  <w:divBdr>
                    <w:top w:val="none" w:sz="0" w:space="0" w:color="auto"/>
                    <w:left w:val="none" w:sz="0" w:space="0" w:color="auto"/>
                    <w:bottom w:val="none" w:sz="0" w:space="0" w:color="auto"/>
                    <w:right w:val="none" w:sz="0" w:space="0" w:color="auto"/>
                  </w:divBdr>
                </w:div>
                <w:div w:id="754328109">
                  <w:marLeft w:val="480"/>
                  <w:marRight w:val="0"/>
                  <w:marTop w:val="0"/>
                  <w:marBottom w:val="0"/>
                  <w:divBdr>
                    <w:top w:val="none" w:sz="0" w:space="0" w:color="auto"/>
                    <w:left w:val="none" w:sz="0" w:space="0" w:color="auto"/>
                    <w:bottom w:val="none" w:sz="0" w:space="0" w:color="auto"/>
                    <w:right w:val="none" w:sz="0" w:space="0" w:color="auto"/>
                  </w:divBdr>
                </w:div>
                <w:div w:id="1009526666">
                  <w:marLeft w:val="480"/>
                  <w:marRight w:val="0"/>
                  <w:marTop w:val="0"/>
                  <w:marBottom w:val="0"/>
                  <w:divBdr>
                    <w:top w:val="none" w:sz="0" w:space="0" w:color="auto"/>
                    <w:left w:val="none" w:sz="0" w:space="0" w:color="auto"/>
                    <w:bottom w:val="none" w:sz="0" w:space="0" w:color="auto"/>
                    <w:right w:val="none" w:sz="0" w:space="0" w:color="auto"/>
                  </w:divBdr>
                </w:div>
                <w:div w:id="1995840277">
                  <w:marLeft w:val="480"/>
                  <w:marRight w:val="0"/>
                  <w:marTop w:val="0"/>
                  <w:marBottom w:val="0"/>
                  <w:divBdr>
                    <w:top w:val="none" w:sz="0" w:space="0" w:color="auto"/>
                    <w:left w:val="none" w:sz="0" w:space="0" w:color="auto"/>
                    <w:bottom w:val="none" w:sz="0" w:space="0" w:color="auto"/>
                    <w:right w:val="none" w:sz="0" w:space="0" w:color="auto"/>
                  </w:divBdr>
                </w:div>
                <w:div w:id="1466510736">
                  <w:marLeft w:val="480"/>
                  <w:marRight w:val="0"/>
                  <w:marTop w:val="0"/>
                  <w:marBottom w:val="0"/>
                  <w:divBdr>
                    <w:top w:val="none" w:sz="0" w:space="0" w:color="auto"/>
                    <w:left w:val="none" w:sz="0" w:space="0" w:color="auto"/>
                    <w:bottom w:val="none" w:sz="0" w:space="0" w:color="auto"/>
                    <w:right w:val="none" w:sz="0" w:space="0" w:color="auto"/>
                  </w:divBdr>
                </w:div>
                <w:div w:id="486559961">
                  <w:marLeft w:val="480"/>
                  <w:marRight w:val="0"/>
                  <w:marTop w:val="0"/>
                  <w:marBottom w:val="0"/>
                  <w:divBdr>
                    <w:top w:val="none" w:sz="0" w:space="0" w:color="auto"/>
                    <w:left w:val="none" w:sz="0" w:space="0" w:color="auto"/>
                    <w:bottom w:val="none" w:sz="0" w:space="0" w:color="auto"/>
                    <w:right w:val="none" w:sz="0" w:space="0" w:color="auto"/>
                  </w:divBdr>
                </w:div>
                <w:div w:id="1962689767">
                  <w:marLeft w:val="480"/>
                  <w:marRight w:val="0"/>
                  <w:marTop w:val="0"/>
                  <w:marBottom w:val="0"/>
                  <w:divBdr>
                    <w:top w:val="none" w:sz="0" w:space="0" w:color="auto"/>
                    <w:left w:val="none" w:sz="0" w:space="0" w:color="auto"/>
                    <w:bottom w:val="none" w:sz="0" w:space="0" w:color="auto"/>
                    <w:right w:val="none" w:sz="0" w:space="0" w:color="auto"/>
                  </w:divBdr>
                </w:div>
                <w:div w:id="2112235880">
                  <w:marLeft w:val="480"/>
                  <w:marRight w:val="0"/>
                  <w:marTop w:val="0"/>
                  <w:marBottom w:val="0"/>
                  <w:divBdr>
                    <w:top w:val="none" w:sz="0" w:space="0" w:color="auto"/>
                    <w:left w:val="none" w:sz="0" w:space="0" w:color="auto"/>
                    <w:bottom w:val="none" w:sz="0" w:space="0" w:color="auto"/>
                    <w:right w:val="none" w:sz="0" w:space="0" w:color="auto"/>
                  </w:divBdr>
                </w:div>
                <w:div w:id="1112211746">
                  <w:marLeft w:val="480"/>
                  <w:marRight w:val="0"/>
                  <w:marTop w:val="0"/>
                  <w:marBottom w:val="0"/>
                  <w:divBdr>
                    <w:top w:val="none" w:sz="0" w:space="0" w:color="auto"/>
                    <w:left w:val="none" w:sz="0" w:space="0" w:color="auto"/>
                    <w:bottom w:val="none" w:sz="0" w:space="0" w:color="auto"/>
                    <w:right w:val="none" w:sz="0" w:space="0" w:color="auto"/>
                  </w:divBdr>
                </w:div>
              </w:divsChild>
            </w:div>
            <w:div w:id="425731664">
              <w:marLeft w:val="0"/>
              <w:marRight w:val="0"/>
              <w:marTop w:val="0"/>
              <w:marBottom w:val="0"/>
              <w:divBdr>
                <w:top w:val="none" w:sz="0" w:space="0" w:color="auto"/>
                <w:left w:val="none" w:sz="0" w:space="0" w:color="auto"/>
                <w:bottom w:val="none" w:sz="0" w:space="0" w:color="auto"/>
                <w:right w:val="none" w:sz="0" w:space="0" w:color="auto"/>
              </w:divBdr>
              <w:divsChild>
                <w:div w:id="204756702">
                  <w:marLeft w:val="480"/>
                  <w:marRight w:val="0"/>
                  <w:marTop w:val="0"/>
                  <w:marBottom w:val="0"/>
                  <w:divBdr>
                    <w:top w:val="none" w:sz="0" w:space="0" w:color="auto"/>
                    <w:left w:val="none" w:sz="0" w:space="0" w:color="auto"/>
                    <w:bottom w:val="none" w:sz="0" w:space="0" w:color="auto"/>
                    <w:right w:val="none" w:sz="0" w:space="0" w:color="auto"/>
                  </w:divBdr>
                </w:div>
                <w:div w:id="706415037">
                  <w:marLeft w:val="480"/>
                  <w:marRight w:val="0"/>
                  <w:marTop w:val="0"/>
                  <w:marBottom w:val="0"/>
                  <w:divBdr>
                    <w:top w:val="none" w:sz="0" w:space="0" w:color="auto"/>
                    <w:left w:val="none" w:sz="0" w:space="0" w:color="auto"/>
                    <w:bottom w:val="none" w:sz="0" w:space="0" w:color="auto"/>
                    <w:right w:val="none" w:sz="0" w:space="0" w:color="auto"/>
                  </w:divBdr>
                </w:div>
                <w:div w:id="953899933">
                  <w:marLeft w:val="480"/>
                  <w:marRight w:val="0"/>
                  <w:marTop w:val="0"/>
                  <w:marBottom w:val="0"/>
                  <w:divBdr>
                    <w:top w:val="none" w:sz="0" w:space="0" w:color="auto"/>
                    <w:left w:val="none" w:sz="0" w:space="0" w:color="auto"/>
                    <w:bottom w:val="none" w:sz="0" w:space="0" w:color="auto"/>
                    <w:right w:val="none" w:sz="0" w:space="0" w:color="auto"/>
                  </w:divBdr>
                </w:div>
                <w:div w:id="1353192615">
                  <w:marLeft w:val="480"/>
                  <w:marRight w:val="0"/>
                  <w:marTop w:val="0"/>
                  <w:marBottom w:val="0"/>
                  <w:divBdr>
                    <w:top w:val="none" w:sz="0" w:space="0" w:color="auto"/>
                    <w:left w:val="none" w:sz="0" w:space="0" w:color="auto"/>
                    <w:bottom w:val="none" w:sz="0" w:space="0" w:color="auto"/>
                    <w:right w:val="none" w:sz="0" w:space="0" w:color="auto"/>
                  </w:divBdr>
                </w:div>
                <w:div w:id="2015372395">
                  <w:marLeft w:val="480"/>
                  <w:marRight w:val="0"/>
                  <w:marTop w:val="0"/>
                  <w:marBottom w:val="0"/>
                  <w:divBdr>
                    <w:top w:val="none" w:sz="0" w:space="0" w:color="auto"/>
                    <w:left w:val="none" w:sz="0" w:space="0" w:color="auto"/>
                    <w:bottom w:val="none" w:sz="0" w:space="0" w:color="auto"/>
                    <w:right w:val="none" w:sz="0" w:space="0" w:color="auto"/>
                  </w:divBdr>
                </w:div>
                <w:div w:id="1579091264">
                  <w:marLeft w:val="480"/>
                  <w:marRight w:val="0"/>
                  <w:marTop w:val="0"/>
                  <w:marBottom w:val="0"/>
                  <w:divBdr>
                    <w:top w:val="none" w:sz="0" w:space="0" w:color="auto"/>
                    <w:left w:val="none" w:sz="0" w:space="0" w:color="auto"/>
                    <w:bottom w:val="none" w:sz="0" w:space="0" w:color="auto"/>
                    <w:right w:val="none" w:sz="0" w:space="0" w:color="auto"/>
                  </w:divBdr>
                </w:div>
                <w:div w:id="1015961640">
                  <w:marLeft w:val="480"/>
                  <w:marRight w:val="0"/>
                  <w:marTop w:val="0"/>
                  <w:marBottom w:val="0"/>
                  <w:divBdr>
                    <w:top w:val="none" w:sz="0" w:space="0" w:color="auto"/>
                    <w:left w:val="none" w:sz="0" w:space="0" w:color="auto"/>
                    <w:bottom w:val="none" w:sz="0" w:space="0" w:color="auto"/>
                    <w:right w:val="none" w:sz="0" w:space="0" w:color="auto"/>
                  </w:divBdr>
                </w:div>
                <w:div w:id="1916821791">
                  <w:marLeft w:val="480"/>
                  <w:marRight w:val="0"/>
                  <w:marTop w:val="0"/>
                  <w:marBottom w:val="0"/>
                  <w:divBdr>
                    <w:top w:val="none" w:sz="0" w:space="0" w:color="auto"/>
                    <w:left w:val="none" w:sz="0" w:space="0" w:color="auto"/>
                    <w:bottom w:val="none" w:sz="0" w:space="0" w:color="auto"/>
                    <w:right w:val="none" w:sz="0" w:space="0" w:color="auto"/>
                  </w:divBdr>
                </w:div>
                <w:div w:id="1289697931">
                  <w:marLeft w:val="480"/>
                  <w:marRight w:val="0"/>
                  <w:marTop w:val="0"/>
                  <w:marBottom w:val="0"/>
                  <w:divBdr>
                    <w:top w:val="none" w:sz="0" w:space="0" w:color="auto"/>
                    <w:left w:val="none" w:sz="0" w:space="0" w:color="auto"/>
                    <w:bottom w:val="none" w:sz="0" w:space="0" w:color="auto"/>
                    <w:right w:val="none" w:sz="0" w:space="0" w:color="auto"/>
                  </w:divBdr>
                </w:div>
                <w:div w:id="1390415774">
                  <w:marLeft w:val="480"/>
                  <w:marRight w:val="0"/>
                  <w:marTop w:val="0"/>
                  <w:marBottom w:val="0"/>
                  <w:divBdr>
                    <w:top w:val="none" w:sz="0" w:space="0" w:color="auto"/>
                    <w:left w:val="none" w:sz="0" w:space="0" w:color="auto"/>
                    <w:bottom w:val="none" w:sz="0" w:space="0" w:color="auto"/>
                    <w:right w:val="none" w:sz="0" w:space="0" w:color="auto"/>
                  </w:divBdr>
                </w:div>
                <w:div w:id="501705049">
                  <w:marLeft w:val="480"/>
                  <w:marRight w:val="0"/>
                  <w:marTop w:val="0"/>
                  <w:marBottom w:val="0"/>
                  <w:divBdr>
                    <w:top w:val="none" w:sz="0" w:space="0" w:color="auto"/>
                    <w:left w:val="none" w:sz="0" w:space="0" w:color="auto"/>
                    <w:bottom w:val="none" w:sz="0" w:space="0" w:color="auto"/>
                    <w:right w:val="none" w:sz="0" w:space="0" w:color="auto"/>
                  </w:divBdr>
                </w:div>
                <w:div w:id="1807500969">
                  <w:marLeft w:val="480"/>
                  <w:marRight w:val="0"/>
                  <w:marTop w:val="0"/>
                  <w:marBottom w:val="0"/>
                  <w:divBdr>
                    <w:top w:val="none" w:sz="0" w:space="0" w:color="auto"/>
                    <w:left w:val="none" w:sz="0" w:space="0" w:color="auto"/>
                    <w:bottom w:val="none" w:sz="0" w:space="0" w:color="auto"/>
                    <w:right w:val="none" w:sz="0" w:space="0" w:color="auto"/>
                  </w:divBdr>
                </w:div>
                <w:div w:id="873542951">
                  <w:marLeft w:val="480"/>
                  <w:marRight w:val="0"/>
                  <w:marTop w:val="0"/>
                  <w:marBottom w:val="0"/>
                  <w:divBdr>
                    <w:top w:val="none" w:sz="0" w:space="0" w:color="auto"/>
                    <w:left w:val="none" w:sz="0" w:space="0" w:color="auto"/>
                    <w:bottom w:val="none" w:sz="0" w:space="0" w:color="auto"/>
                    <w:right w:val="none" w:sz="0" w:space="0" w:color="auto"/>
                  </w:divBdr>
                </w:div>
                <w:div w:id="1726221361">
                  <w:marLeft w:val="480"/>
                  <w:marRight w:val="0"/>
                  <w:marTop w:val="0"/>
                  <w:marBottom w:val="0"/>
                  <w:divBdr>
                    <w:top w:val="none" w:sz="0" w:space="0" w:color="auto"/>
                    <w:left w:val="none" w:sz="0" w:space="0" w:color="auto"/>
                    <w:bottom w:val="none" w:sz="0" w:space="0" w:color="auto"/>
                    <w:right w:val="none" w:sz="0" w:space="0" w:color="auto"/>
                  </w:divBdr>
                </w:div>
                <w:div w:id="496850037">
                  <w:marLeft w:val="480"/>
                  <w:marRight w:val="0"/>
                  <w:marTop w:val="0"/>
                  <w:marBottom w:val="0"/>
                  <w:divBdr>
                    <w:top w:val="none" w:sz="0" w:space="0" w:color="auto"/>
                    <w:left w:val="none" w:sz="0" w:space="0" w:color="auto"/>
                    <w:bottom w:val="none" w:sz="0" w:space="0" w:color="auto"/>
                    <w:right w:val="none" w:sz="0" w:space="0" w:color="auto"/>
                  </w:divBdr>
                </w:div>
                <w:div w:id="2110656345">
                  <w:marLeft w:val="480"/>
                  <w:marRight w:val="0"/>
                  <w:marTop w:val="0"/>
                  <w:marBottom w:val="0"/>
                  <w:divBdr>
                    <w:top w:val="none" w:sz="0" w:space="0" w:color="auto"/>
                    <w:left w:val="none" w:sz="0" w:space="0" w:color="auto"/>
                    <w:bottom w:val="none" w:sz="0" w:space="0" w:color="auto"/>
                    <w:right w:val="none" w:sz="0" w:space="0" w:color="auto"/>
                  </w:divBdr>
                </w:div>
                <w:div w:id="633758137">
                  <w:marLeft w:val="480"/>
                  <w:marRight w:val="0"/>
                  <w:marTop w:val="0"/>
                  <w:marBottom w:val="0"/>
                  <w:divBdr>
                    <w:top w:val="none" w:sz="0" w:space="0" w:color="auto"/>
                    <w:left w:val="none" w:sz="0" w:space="0" w:color="auto"/>
                    <w:bottom w:val="none" w:sz="0" w:space="0" w:color="auto"/>
                    <w:right w:val="none" w:sz="0" w:space="0" w:color="auto"/>
                  </w:divBdr>
                </w:div>
                <w:div w:id="931938845">
                  <w:marLeft w:val="480"/>
                  <w:marRight w:val="0"/>
                  <w:marTop w:val="0"/>
                  <w:marBottom w:val="0"/>
                  <w:divBdr>
                    <w:top w:val="none" w:sz="0" w:space="0" w:color="auto"/>
                    <w:left w:val="none" w:sz="0" w:space="0" w:color="auto"/>
                    <w:bottom w:val="none" w:sz="0" w:space="0" w:color="auto"/>
                    <w:right w:val="none" w:sz="0" w:space="0" w:color="auto"/>
                  </w:divBdr>
                </w:div>
                <w:div w:id="551045324">
                  <w:marLeft w:val="480"/>
                  <w:marRight w:val="0"/>
                  <w:marTop w:val="0"/>
                  <w:marBottom w:val="0"/>
                  <w:divBdr>
                    <w:top w:val="none" w:sz="0" w:space="0" w:color="auto"/>
                    <w:left w:val="none" w:sz="0" w:space="0" w:color="auto"/>
                    <w:bottom w:val="none" w:sz="0" w:space="0" w:color="auto"/>
                    <w:right w:val="none" w:sz="0" w:space="0" w:color="auto"/>
                  </w:divBdr>
                </w:div>
              </w:divsChild>
            </w:div>
            <w:div w:id="1393384722">
              <w:marLeft w:val="0"/>
              <w:marRight w:val="0"/>
              <w:marTop w:val="0"/>
              <w:marBottom w:val="0"/>
              <w:divBdr>
                <w:top w:val="none" w:sz="0" w:space="0" w:color="auto"/>
                <w:left w:val="none" w:sz="0" w:space="0" w:color="auto"/>
                <w:bottom w:val="none" w:sz="0" w:space="0" w:color="auto"/>
                <w:right w:val="none" w:sz="0" w:space="0" w:color="auto"/>
              </w:divBdr>
              <w:divsChild>
                <w:div w:id="654141894">
                  <w:marLeft w:val="480"/>
                  <w:marRight w:val="0"/>
                  <w:marTop w:val="0"/>
                  <w:marBottom w:val="0"/>
                  <w:divBdr>
                    <w:top w:val="none" w:sz="0" w:space="0" w:color="auto"/>
                    <w:left w:val="none" w:sz="0" w:space="0" w:color="auto"/>
                    <w:bottom w:val="none" w:sz="0" w:space="0" w:color="auto"/>
                    <w:right w:val="none" w:sz="0" w:space="0" w:color="auto"/>
                  </w:divBdr>
                </w:div>
                <w:div w:id="626131381">
                  <w:marLeft w:val="480"/>
                  <w:marRight w:val="0"/>
                  <w:marTop w:val="0"/>
                  <w:marBottom w:val="0"/>
                  <w:divBdr>
                    <w:top w:val="none" w:sz="0" w:space="0" w:color="auto"/>
                    <w:left w:val="none" w:sz="0" w:space="0" w:color="auto"/>
                    <w:bottom w:val="none" w:sz="0" w:space="0" w:color="auto"/>
                    <w:right w:val="none" w:sz="0" w:space="0" w:color="auto"/>
                  </w:divBdr>
                </w:div>
                <w:div w:id="137847372">
                  <w:marLeft w:val="480"/>
                  <w:marRight w:val="0"/>
                  <w:marTop w:val="0"/>
                  <w:marBottom w:val="0"/>
                  <w:divBdr>
                    <w:top w:val="none" w:sz="0" w:space="0" w:color="auto"/>
                    <w:left w:val="none" w:sz="0" w:space="0" w:color="auto"/>
                    <w:bottom w:val="none" w:sz="0" w:space="0" w:color="auto"/>
                    <w:right w:val="none" w:sz="0" w:space="0" w:color="auto"/>
                  </w:divBdr>
                </w:div>
                <w:div w:id="939290760">
                  <w:marLeft w:val="480"/>
                  <w:marRight w:val="0"/>
                  <w:marTop w:val="0"/>
                  <w:marBottom w:val="0"/>
                  <w:divBdr>
                    <w:top w:val="none" w:sz="0" w:space="0" w:color="auto"/>
                    <w:left w:val="none" w:sz="0" w:space="0" w:color="auto"/>
                    <w:bottom w:val="none" w:sz="0" w:space="0" w:color="auto"/>
                    <w:right w:val="none" w:sz="0" w:space="0" w:color="auto"/>
                  </w:divBdr>
                </w:div>
                <w:div w:id="112408773">
                  <w:marLeft w:val="480"/>
                  <w:marRight w:val="0"/>
                  <w:marTop w:val="0"/>
                  <w:marBottom w:val="0"/>
                  <w:divBdr>
                    <w:top w:val="none" w:sz="0" w:space="0" w:color="auto"/>
                    <w:left w:val="none" w:sz="0" w:space="0" w:color="auto"/>
                    <w:bottom w:val="none" w:sz="0" w:space="0" w:color="auto"/>
                    <w:right w:val="none" w:sz="0" w:space="0" w:color="auto"/>
                  </w:divBdr>
                </w:div>
                <w:div w:id="401567958">
                  <w:marLeft w:val="480"/>
                  <w:marRight w:val="0"/>
                  <w:marTop w:val="0"/>
                  <w:marBottom w:val="0"/>
                  <w:divBdr>
                    <w:top w:val="none" w:sz="0" w:space="0" w:color="auto"/>
                    <w:left w:val="none" w:sz="0" w:space="0" w:color="auto"/>
                    <w:bottom w:val="none" w:sz="0" w:space="0" w:color="auto"/>
                    <w:right w:val="none" w:sz="0" w:space="0" w:color="auto"/>
                  </w:divBdr>
                </w:div>
                <w:div w:id="2083091821">
                  <w:marLeft w:val="480"/>
                  <w:marRight w:val="0"/>
                  <w:marTop w:val="0"/>
                  <w:marBottom w:val="0"/>
                  <w:divBdr>
                    <w:top w:val="none" w:sz="0" w:space="0" w:color="auto"/>
                    <w:left w:val="none" w:sz="0" w:space="0" w:color="auto"/>
                    <w:bottom w:val="none" w:sz="0" w:space="0" w:color="auto"/>
                    <w:right w:val="none" w:sz="0" w:space="0" w:color="auto"/>
                  </w:divBdr>
                </w:div>
                <w:div w:id="1352100821">
                  <w:marLeft w:val="480"/>
                  <w:marRight w:val="0"/>
                  <w:marTop w:val="0"/>
                  <w:marBottom w:val="0"/>
                  <w:divBdr>
                    <w:top w:val="none" w:sz="0" w:space="0" w:color="auto"/>
                    <w:left w:val="none" w:sz="0" w:space="0" w:color="auto"/>
                    <w:bottom w:val="none" w:sz="0" w:space="0" w:color="auto"/>
                    <w:right w:val="none" w:sz="0" w:space="0" w:color="auto"/>
                  </w:divBdr>
                </w:div>
                <w:div w:id="2072345439">
                  <w:marLeft w:val="480"/>
                  <w:marRight w:val="0"/>
                  <w:marTop w:val="0"/>
                  <w:marBottom w:val="0"/>
                  <w:divBdr>
                    <w:top w:val="none" w:sz="0" w:space="0" w:color="auto"/>
                    <w:left w:val="none" w:sz="0" w:space="0" w:color="auto"/>
                    <w:bottom w:val="none" w:sz="0" w:space="0" w:color="auto"/>
                    <w:right w:val="none" w:sz="0" w:space="0" w:color="auto"/>
                  </w:divBdr>
                </w:div>
                <w:div w:id="1481456324">
                  <w:marLeft w:val="480"/>
                  <w:marRight w:val="0"/>
                  <w:marTop w:val="0"/>
                  <w:marBottom w:val="0"/>
                  <w:divBdr>
                    <w:top w:val="none" w:sz="0" w:space="0" w:color="auto"/>
                    <w:left w:val="none" w:sz="0" w:space="0" w:color="auto"/>
                    <w:bottom w:val="none" w:sz="0" w:space="0" w:color="auto"/>
                    <w:right w:val="none" w:sz="0" w:space="0" w:color="auto"/>
                  </w:divBdr>
                </w:div>
                <w:div w:id="1187058933">
                  <w:marLeft w:val="480"/>
                  <w:marRight w:val="0"/>
                  <w:marTop w:val="0"/>
                  <w:marBottom w:val="0"/>
                  <w:divBdr>
                    <w:top w:val="none" w:sz="0" w:space="0" w:color="auto"/>
                    <w:left w:val="none" w:sz="0" w:space="0" w:color="auto"/>
                    <w:bottom w:val="none" w:sz="0" w:space="0" w:color="auto"/>
                    <w:right w:val="none" w:sz="0" w:space="0" w:color="auto"/>
                  </w:divBdr>
                </w:div>
                <w:div w:id="1722820662">
                  <w:marLeft w:val="480"/>
                  <w:marRight w:val="0"/>
                  <w:marTop w:val="0"/>
                  <w:marBottom w:val="0"/>
                  <w:divBdr>
                    <w:top w:val="none" w:sz="0" w:space="0" w:color="auto"/>
                    <w:left w:val="none" w:sz="0" w:space="0" w:color="auto"/>
                    <w:bottom w:val="none" w:sz="0" w:space="0" w:color="auto"/>
                    <w:right w:val="none" w:sz="0" w:space="0" w:color="auto"/>
                  </w:divBdr>
                </w:div>
                <w:div w:id="128324487">
                  <w:marLeft w:val="480"/>
                  <w:marRight w:val="0"/>
                  <w:marTop w:val="0"/>
                  <w:marBottom w:val="0"/>
                  <w:divBdr>
                    <w:top w:val="none" w:sz="0" w:space="0" w:color="auto"/>
                    <w:left w:val="none" w:sz="0" w:space="0" w:color="auto"/>
                    <w:bottom w:val="none" w:sz="0" w:space="0" w:color="auto"/>
                    <w:right w:val="none" w:sz="0" w:space="0" w:color="auto"/>
                  </w:divBdr>
                </w:div>
                <w:div w:id="148905903">
                  <w:marLeft w:val="480"/>
                  <w:marRight w:val="0"/>
                  <w:marTop w:val="0"/>
                  <w:marBottom w:val="0"/>
                  <w:divBdr>
                    <w:top w:val="none" w:sz="0" w:space="0" w:color="auto"/>
                    <w:left w:val="none" w:sz="0" w:space="0" w:color="auto"/>
                    <w:bottom w:val="none" w:sz="0" w:space="0" w:color="auto"/>
                    <w:right w:val="none" w:sz="0" w:space="0" w:color="auto"/>
                  </w:divBdr>
                </w:div>
                <w:div w:id="760219699">
                  <w:marLeft w:val="480"/>
                  <w:marRight w:val="0"/>
                  <w:marTop w:val="0"/>
                  <w:marBottom w:val="0"/>
                  <w:divBdr>
                    <w:top w:val="none" w:sz="0" w:space="0" w:color="auto"/>
                    <w:left w:val="none" w:sz="0" w:space="0" w:color="auto"/>
                    <w:bottom w:val="none" w:sz="0" w:space="0" w:color="auto"/>
                    <w:right w:val="none" w:sz="0" w:space="0" w:color="auto"/>
                  </w:divBdr>
                </w:div>
                <w:div w:id="532813018">
                  <w:marLeft w:val="480"/>
                  <w:marRight w:val="0"/>
                  <w:marTop w:val="0"/>
                  <w:marBottom w:val="0"/>
                  <w:divBdr>
                    <w:top w:val="none" w:sz="0" w:space="0" w:color="auto"/>
                    <w:left w:val="none" w:sz="0" w:space="0" w:color="auto"/>
                    <w:bottom w:val="none" w:sz="0" w:space="0" w:color="auto"/>
                    <w:right w:val="none" w:sz="0" w:space="0" w:color="auto"/>
                  </w:divBdr>
                </w:div>
                <w:div w:id="1905944442">
                  <w:marLeft w:val="480"/>
                  <w:marRight w:val="0"/>
                  <w:marTop w:val="0"/>
                  <w:marBottom w:val="0"/>
                  <w:divBdr>
                    <w:top w:val="none" w:sz="0" w:space="0" w:color="auto"/>
                    <w:left w:val="none" w:sz="0" w:space="0" w:color="auto"/>
                    <w:bottom w:val="none" w:sz="0" w:space="0" w:color="auto"/>
                    <w:right w:val="none" w:sz="0" w:space="0" w:color="auto"/>
                  </w:divBdr>
                </w:div>
                <w:div w:id="1958833838">
                  <w:marLeft w:val="480"/>
                  <w:marRight w:val="0"/>
                  <w:marTop w:val="0"/>
                  <w:marBottom w:val="0"/>
                  <w:divBdr>
                    <w:top w:val="none" w:sz="0" w:space="0" w:color="auto"/>
                    <w:left w:val="none" w:sz="0" w:space="0" w:color="auto"/>
                    <w:bottom w:val="none" w:sz="0" w:space="0" w:color="auto"/>
                    <w:right w:val="none" w:sz="0" w:space="0" w:color="auto"/>
                  </w:divBdr>
                </w:div>
                <w:div w:id="27881467">
                  <w:marLeft w:val="480"/>
                  <w:marRight w:val="0"/>
                  <w:marTop w:val="0"/>
                  <w:marBottom w:val="0"/>
                  <w:divBdr>
                    <w:top w:val="none" w:sz="0" w:space="0" w:color="auto"/>
                    <w:left w:val="none" w:sz="0" w:space="0" w:color="auto"/>
                    <w:bottom w:val="none" w:sz="0" w:space="0" w:color="auto"/>
                    <w:right w:val="none" w:sz="0" w:space="0" w:color="auto"/>
                  </w:divBdr>
                </w:div>
              </w:divsChild>
            </w:div>
            <w:div w:id="350105410">
              <w:marLeft w:val="0"/>
              <w:marRight w:val="0"/>
              <w:marTop w:val="0"/>
              <w:marBottom w:val="0"/>
              <w:divBdr>
                <w:top w:val="none" w:sz="0" w:space="0" w:color="auto"/>
                <w:left w:val="none" w:sz="0" w:space="0" w:color="auto"/>
                <w:bottom w:val="none" w:sz="0" w:space="0" w:color="auto"/>
                <w:right w:val="none" w:sz="0" w:space="0" w:color="auto"/>
              </w:divBdr>
              <w:divsChild>
                <w:div w:id="1637955896">
                  <w:marLeft w:val="480"/>
                  <w:marRight w:val="0"/>
                  <w:marTop w:val="0"/>
                  <w:marBottom w:val="0"/>
                  <w:divBdr>
                    <w:top w:val="none" w:sz="0" w:space="0" w:color="auto"/>
                    <w:left w:val="none" w:sz="0" w:space="0" w:color="auto"/>
                    <w:bottom w:val="none" w:sz="0" w:space="0" w:color="auto"/>
                    <w:right w:val="none" w:sz="0" w:space="0" w:color="auto"/>
                  </w:divBdr>
                </w:div>
                <w:div w:id="790367194">
                  <w:marLeft w:val="480"/>
                  <w:marRight w:val="0"/>
                  <w:marTop w:val="0"/>
                  <w:marBottom w:val="0"/>
                  <w:divBdr>
                    <w:top w:val="none" w:sz="0" w:space="0" w:color="auto"/>
                    <w:left w:val="none" w:sz="0" w:space="0" w:color="auto"/>
                    <w:bottom w:val="none" w:sz="0" w:space="0" w:color="auto"/>
                    <w:right w:val="none" w:sz="0" w:space="0" w:color="auto"/>
                  </w:divBdr>
                </w:div>
                <w:div w:id="2142528750">
                  <w:marLeft w:val="480"/>
                  <w:marRight w:val="0"/>
                  <w:marTop w:val="0"/>
                  <w:marBottom w:val="0"/>
                  <w:divBdr>
                    <w:top w:val="none" w:sz="0" w:space="0" w:color="auto"/>
                    <w:left w:val="none" w:sz="0" w:space="0" w:color="auto"/>
                    <w:bottom w:val="none" w:sz="0" w:space="0" w:color="auto"/>
                    <w:right w:val="none" w:sz="0" w:space="0" w:color="auto"/>
                  </w:divBdr>
                </w:div>
                <w:div w:id="567957079">
                  <w:marLeft w:val="480"/>
                  <w:marRight w:val="0"/>
                  <w:marTop w:val="0"/>
                  <w:marBottom w:val="0"/>
                  <w:divBdr>
                    <w:top w:val="none" w:sz="0" w:space="0" w:color="auto"/>
                    <w:left w:val="none" w:sz="0" w:space="0" w:color="auto"/>
                    <w:bottom w:val="none" w:sz="0" w:space="0" w:color="auto"/>
                    <w:right w:val="none" w:sz="0" w:space="0" w:color="auto"/>
                  </w:divBdr>
                </w:div>
                <w:div w:id="251860296">
                  <w:marLeft w:val="480"/>
                  <w:marRight w:val="0"/>
                  <w:marTop w:val="0"/>
                  <w:marBottom w:val="0"/>
                  <w:divBdr>
                    <w:top w:val="none" w:sz="0" w:space="0" w:color="auto"/>
                    <w:left w:val="none" w:sz="0" w:space="0" w:color="auto"/>
                    <w:bottom w:val="none" w:sz="0" w:space="0" w:color="auto"/>
                    <w:right w:val="none" w:sz="0" w:space="0" w:color="auto"/>
                  </w:divBdr>
                </w:div>
                <w:div w:id="1851065490">
                  <w:marLeft w:val="480"/>
                  <w:marRight w:val="0"/>
                  <w:marTop w:val="0"/>
                  <w:marBottom w:val="0"/>
                  <w:divBdr>
                    <w:top w:val="none" w:sz="0" w:space="0" w:color="auto"/>
                    <w:left w:val="none" w:sz="0" w:space="0" w:color="auto"/>
                    <w:bottom w:val="none" w:sz="0" w:space="0" w:color="auto"/>
                    <w:right w:val="none" w:sz="0" w:space="0" w:color="auto"/>
                  </w:divBdr>
                </w:div>
                <w:div w:id="286859503">
                  <w:marLeft w:val="480"/>
                  <w:marRight w:val="0"/>
                  <w:marTop w:val="0"/>
                  <w:marBottom w:val="0"/>
                  <w:divBdr>
                    <w:top w:val="none" w:sz="0" w:space="0" w:color="auto"/>
                    <w:left w:val="none" w:sz="0" w:space="0" w:color="auto"/>
                    <w:bottom w:val="none" w:sz="0" w:space="0" w:color="auto"/>
                    <w:right w:val="none" w:sz="0" w:space="0" w:color="auto"/>
                  </w:divBdr>
                </w:div>
                <w:div w:id="476727696">
                  <w:marLeft w:val="480"/>
                  <w:marRight w:val="0"/>
                  <w:marTop w:val="0"/>
                  <w:marBottom w:val="0"/>
                  <w:divBdr>
                    <w:top w:val="none" w:sz="0" w:space="0" w:color="auto"/>
                    <w:left w:val="none" w:sz="0" w:space="0" w:color="auto"/>
                    <w:bottom w:val="none" w:sz="0" w:space="0" w:color="auto"/>
                    <w:right w:val="none" w:sz="0" w:space="0" w:color="auto"/>
                  </w:divBdr>
                </w:div>
                <w:div w:id="1751342307">
                  <w:marLeft w:val="480"/>
                  <w:marRight w:val="0"/>
                  <w:marTop w:val="0"/>
                  <w:marBottom w:val="0"/>
                  <w:divBdr>
                    <w:top w:val="none" w:sz="0" w:space="0" w:color="auto"/>
                    <w:left w:val="none" w:sz="0" w:space="0" w:color="auto"/>
                    <w:bottom w:val="none" w:sz="0" w:space="0" w:color="auto"/>
                    <w:right w:val="none" w:sz="0" w:space="0" w:color="auto"/>
                  </w:divBdr>
                </w:div>
                <w:div w:id="1338507482">
                  <w:marLeft w:val="480"/>
                  <w:marRight w:val="0"/>
                  <w:marTop w:val="0"/>
                  <w:marBottom w:val="0"/>
                  <w:divBdr>
                    <w:top w:val="none" w:sz="0" w:space="0" w:color="auto"/>
                    <w:left w:val="none" w:sz="0" w:space="0" w:color="auto"/>
                    <w:bottom w:val="none" w:sz="0" w:space="0" w:color="auto"/>
                    <w:right w:val="none" w:sz="0" w:space="0" w:color="auto"/>
                  </w:divBdr>
                </w:div>
                <w:div w:id="416756151">
                  <w:marLeft w:val="480"/>
                  <w:marRight w:val="0"/>
                  <w:marTop w:val="0"/>
                  <w:marBottom w:val="0"/>
                  <w:divBdr>
                    <w:top w:val="none" w:sz="0" w:space="0" w:color="auto"/>
                    <w:left w:val="none" w:sz="0" w:space="0" w:color="auto"/>
                    <w:bottom w:val="none" w:sz="0" w:space="0" w:color="auto"/>
                    <w:right w:val="none" w:sz="0" w:space="0" w:color="auto"/>
                  </w:divBdr>
                </w:div>
                <w:div w:id="1236936320">
                  <w:marLeft w:val="480"/>
                  <w:marRight w:val="0"/>
                  <w:marTop w:val="0"/>
                  <w:marBottom w:val="0"/>
                  <w:divBdr>
                    <w:top w:val="none" w:sz="0" w:space="0" w:color="auto"/>
                    <w:left w:val="none" w:sz="0" w:space="0" w:color="auto"/>
                    <w:bottom w:val="none" w:sz="0" w:space="0" w:color="auto"/>
                    <w:right w:val="none" w:sz="0" w:space="0" w:color="auto"/>
                  </w:divBdr>
                </w:div>
                <w:div w:id="1516923050">
                  <w:marLeft w:val="480"/>
                  <w:marRight w:val="0"/>
                  <w:marTop w:val="0"/>
                  <w:marBottom w:val="0"/>
                  <w:divBdr>
                    <w:top w:val="none" w:sz="0" w:space="0" w:color="auto"/>
                    <w:left w:val="none" w:sz="0" w:space="0" w:color="auto"/>
                    <w:bottom w:val="none" w:sz="0" w:space="0" w:color="auto"/>
                    <w:right w:val="none" w:sz="0" w:space="0" w:color="auto"/>
                  </w:divBdr>
                </w:div>
                <w:div w:id="704407051">
                  <w:marLeft w:val="480"/>
                  <w:marRight w:val="0"/>
                  <w:marTop w:val="0"/>
                  <w:marBottom w:val="0"/>
                  <w:divBdr>
                    <w:top w:val="none" w:sz="0" w:space="0" w:color="auto"/>
                    <w:left w:val="none" w:sz="0" w:space="0" w:color="auto"/>
                    <w:bottom w:val="none" w:sz="0" w:space="0" w:color="auto"/>
                    <w:right w:val="none" w:sz="0" w:space="0" w:color="auto"/>
                  </w:divBdr>
                </w:div>
                <w:div w:id="292173679">
                  <w:marLeft w:val="480"/>
                  <w:marRight w:val="0"/>
                  <w:marTop w:val="0"/>
                  <w:marBottom w:val="0"/>
                  <w:divBdr>
                    <w:top w:val="none" w:sz="0" w:space="0" w:color="auto"/>
                    <w:left w:val="none" w:sz="0" w:space="0" w:color="auto"/>
                    <w:bottom w:val="none" w:sz="0" w:space="0" w:color="auto"/>
                    <w:right w:val="none" w:sz="0" w:space="0" w:color="auto"/>
                  </w:divBdr>
                </w:div>
                <w:div w:id="134377563">
                  <w:marLeft w:val="480"/>
                  <w:marRight w:val="0"/>
                  <w:marTop w:val="0"/>
                  <w:marBottom w:val="0"/>
                  <w:divBdr>
                    <w:top w:val="none" w:sz="0" w:space="0" w:color="auto"/>
                    <w:left w:val="none" w:sz="0" w:space="0" w:color="auto"/>
                    <w:bottom w:val="none" w:sz="0" w:space="0" w:color="auto"/>
                    <w:right w:val="none" w:sz="0" w:space="0" w:color="auto"/>
                  </w:divBdr>
                </w:div>
                <w:div w:id="1653483163">
                  <w:marLeft w:val="480"/>
                  <w:marRight w:val="0"/>
                  <w:marTop w:val="0"/>
                  <w:marBottom w:val="0"/>
                  <w:divBdr>
                    <w:top w:val="none" w:sz="0" w:space="0" w:color="auto"/>
                    <w:left w:val="none" w:sz="0" w:space="0" w:color="auto"/>
                    <w:bottom w:val="none" w:sz="0" w:space="0" w:color="auto"/>
                    <w:right w:val="none" w:sz="0" w:space="0" w:color="auto"/>
                  </w:divBdr>
                </w:div>
                <w:div w:id="1799642890">
                  <w:marLeft w:val="480"/>
                  <w:marRight w:val="0"/>
                  <w:marTop w:val="0"/>
                  <w:marBottom w:val="0"/>
                  <w:divBdr>
                    <w:top w:val="none" w:sz="0" w:space="0" w:color="auto"/>
                    <w:left w:val="none" w:sz="0" w:space="0" w:color="auto"/>
                    <w:bottom w:val="none" w:sz="0" w:space="0" w:color="auto"/>
                    <w:right w:val="none" w:sz="0" w:space="0" w:color="auto"/>
                  </w:divBdr>
                </w:div>
                <w:div w:id="1705400023">
                  <w:marLeft w:val="480"/>
                  <w:marRight w:val="0"/>
                  <w:marTop w:val="0"/>
                  <w:marBottom w:val="0"/>
                  <w:divBdr>
                    <w:top w:val="none" w:sz="0" w:space="0" w:color="auto"/>
                    <w:left w:val="none" w:sz="0" w:space="0" w:color="auto"/>
                    <w:bottom w:val="none" w:sz="0" w:space="0" w:color="auto"/>
                    <w:right w:val="none" w:sz="0" w:space="0" w:color="auto"/>
                  </w:divBdr>
                </w:div>
              </w:divsChild>
            </w:div>
            <w:div w:id="164560982">
              <w:marLeft w:val="0"/>
              <w:marRight w:val="0"/>
              <w:marTop w:val="0"/>
              <w:marBottom w:val="0"/>
              <w:divBdr>
                <w:top w:val="none" w:sz="0" w:space="0" w:color="auto"/>
                <w:left w:val="none" w:sz="0" w:space="0" w:color="auto"/>
                <w:bottom w:val="none" w:sz="0" w:space="0" w:color="auto"/>
                <w:right w:val="none" w:sz="0" w:space="0" w:color="auto"/>
              </w:divBdr>
              <w:divsChild>
                <w:div w:id="1682969752">
                  <w:marLeft w:val="480"/>
                  <w:marRight w:val="0"/>
                  <w:marTop w:val="0"/>
                  <w:marBottom w:val="0"/>
                  <w:divBdr>
                    <w:top w:val="none" w:sz="0" w:space="0" w:color="auto"/>
                    <w:left w:val="none" w:sz="0" w:space="0" w:color="auto"/>
                    <w:bottom w:val="none" w:sz="0" w:space="0" w:color="auto"/>
                    <w:right w:val="none" w:sz="0" w:space="0" w:color="auto"/>
                  </w:divBdr>
                </w:div>
                <w:div w:id="1549411602">
                  <w:marLeft w:val="480"/>
                  <w:marRight w:val="0"/>
                  <w:marTop w:val="0"/>
                  <w:marBottom w:val="0"/>
                  <w:divBdr>
                    <w:top w:val="none" w:sz="0" w:space="0" w:color="auto"/>
                    <w:left w:val="none" w:sz="0" w:space="0" w:color="auto"/>
                    <w:bottom w:val="none" w:sz="0" w:space="0" w:color="auto"/>
                    <w:right w:val="none" w:sz="0" w:space="0" w:color="auto"/>
                  </w:divBdr>
                </w:div>
                <w:div w:id="1536232963">
                  <w:marLeft w:val="480"/>
                  <w:marRight w:val="0"/>
                  <w:marTop w:val="0"/>
                  <w:marBottom w:val="0"/>
                  <w:divBdr>
                    <w:top w:val="none" w:sz="0" w:space="0" w:color="auto"/>
                    <w:left w:val="none" w:sz="0" w:space="0" w:color="auto"/>
                    <w:bottom w:val="none" w:sz="0" w:space="0" w:color="auto"/>
                    <w:right w:val="none" w:sz="0" w:space="0" w:color="auto"/>
                  </w:divBdr>
                </w:div>
                <w:div w:id="621888250">
                  <w:marLeft w:val="480"/>
                  <w:marRight w:val="0"/>
                  <w:marTop w:val="0"/>
                  <w:marBottom w:val="0"/>
                  <w:divBdr>
                    <w:top w:val="none" w:sz="0" w:space="0" w:color="auto"/>
                    <w:left w:val="none" w:sz="0" w:space="0" w:color="auto"/>
                    <w:bottom w:val="none" w:sz="0" w:space="0" w:color="auto"/>
                    <w:right w:val="none" w:sz="0" w:space="0" w:color="auto"/>
                  </w:divBdr>
                </w:div>
                <w:div w:id="1798136553">
                  <w:marLeft w:val="480"/>
                  <w:marRight w:val="0"/>
                  <w:marTop w:val="0"/>
                  <w:marBottom w:val="0"/>
                  <w:divBdr>
                    <w:top w:val="none" w:sz="0" w:space="0" w:color="auto"/>
                    <w:left w:val="none" w:sz="0" w:space="0" w:color="auto"/>
                    <w:bottom w:val="none" w:sz="0" w:space="0" w:color="auto"/>
                    <w:right w:val="none" w:sz="0" w:space="0" w:color="auto"/>
                  </w:divBdr>
                </w:div>
                <w:div w:id="369383703">
                  <w:marLeft w:val="480"/>
                  <w:marRight w:val="0"/>
                  <w:marTop w:val="0"/>
                  <w:marBottom w:val="0"/>
                  <w:divBdr>
                    <w:top w:val="none" w:sz="0" w:space="0" w:color="auto"/>
                    <w:left w:val="none" w:sz="0" w:space="0" w:color="auto"/>
                    <w:bottom w:val="none" w:sz="0" w:space="0" w:color="auto"/>
                    <w:right w:val="none" w:sz="0" w:space="0" w:color="auto"/>
                  </w:divBdr>
                </w:div>
                <w:div w:id="251400586">
                  <w:marLeft w:val="480"/>
                  <w:marRight w:val="0"/>
                  <w:marTop w:val="0"/>
                  <w:marBottom w:val="0"/>
                  <w:divBdr>
                    <w:top w:val="none" w:sz="0" w:space="0" w:color="auto"/>
                    <w:left w:val="none" w:sz="0" w:space="0" w:color="auto"/>
                    <w:bottom w:val="none" w:sz="0" w:space="0" w:color="auto"/>
                    <w:right w:val="none" w:sz="0" w:space="0" w:color="auto"/>
                  </w:divBdr>
                </w:div>
                <w:div w:id="1107651651">
                  <w:marLeft w:val="480"/>
                  <w:marRight w:val="0"/>
                  <w:marTop w:val="0"/>
                  <w:marBottom w:val="0"/>
                  <w:divBdr>
                    <w:top w:val="none" w:sz="0" w:space="0" w:color="auto"/>
                    <w:left w:val="none" w:sz="0" w:space="0" w:color="auto"/>
                    <w:bottom w:val="none" w:sz="0" w:space="0" w:color="auto"/>
                    <w:right w:val="none" w:sz="0" w:space="0" w:color="auto"/>
                  </w:divBdr>
                </w:div>
                <w:div w:id="1402947620">
                  <w:marLeft w:val="480"/>
                  <w:marRight w:val="0"/>
                  <w:marTop w:val="0"/>
                  <w:marBottom w:val="0"/>
                  <w:divBdr>
                    <w:top w:val="none" w:sz="0" w:space="0" w:color="auto"/>
                    <w:left w:val="none" w:sz="0" w:space="0" w:color="auto"/>
                    <w:bottom w:val="none" w:sz="0" w:space="0" w:color="auto"/>
                    <w:right w:val="none" w:sz="0" w:space="0" w:color="auto"/>
                  </w:divBdr>
                </w:div>
                <w:div w:id="763113193">
                  <w:marLeft w:val="480"/>
                  <w:marRight w:val="0"/>
                  <w:marTop w:val="0"/>
                  <w:marBottom w:val="0"/>
                  <w:divBdr>
                    <w:top w:val="none" w:sz="0" w:space="0" w:color="auto"/>
                    <w:left w:val="none" w:sz="0" w:space="0" w:color="auto"/>
                    <w:bottom w:val="none" w:sz="0" w:space="0" w:color="auto"/>
                    <w:right w:val="none" w:sz="0" w:space="0" w:color="auto"/>
                  </w:divBdr>
                </w:div>
                <w:div w:id="1590970357">
                  <w:marLeft w:val="480"/>
                  <w:marRight w:val="0"/>
                  <w:marTop w:val="0"/>
                  <w:marBottom w:val="0"/>
                  <w:divBdr>
                    <w:top w:val="none" w:sz="0" w:space="0" w:color="auto"/>
                    <w:left w:val="none" w:sz="0" w:space="0" w:color="auto"/>
                    <w:bottom w:val="none" w:sz="0" w:space="0" w:color="auto"/>
                    <w:right w:val="none" w:sz="0" w:space="0" w:color="auto"/>
                  </w:divBdr>
                </w:div>
                <w:div w:id="1236742000">
                  <w:marLeft w:val="480"/>
                  <w:marRight w:val="0"/>
                  <w:marTop w:val="0"/>
                  <w:marBottom w:val="0"/>
                  <w:divBdr>
                    <w:top w:val="none" w:sz="0" w:space="0" w:color="auto"/>
                    <w:left w:val="none" w:sz="0" w:space="0" w:color="auto"/>
                    <w:bottom w:val="none" w:sz="0" w:space="0" w:color="auto"/>
                    <w:right w:val="none" w:sz="0" w:space="0" w:color="auto"/>
                  </w:divBdr>
                </w:div>
                <w:div w:id="1764060328">
                  <w:marLeft w:val="480"/>
                  <w:marRight w:val="0"/>
                  <w:marTop w:val="0"/>
                  <w:marBottom w:val="0"/>
                  <w:divBdr>
                    <w:top w:val="none" w:sz="0" w:space="0" w:color="auto"/>
                    <w:left w:val="none" w:sz="0" w:space="0" w:color="auto"/>
                    <w:bottom w:val="none" w:sz="0" w:space="0" w:color="auto"/>
                    <w:right w:val="none" w:sz="0" w:space="0" w:color="auto"/>
                  </w:divBdr>
                </w:div>
                <w:div w:id="790782681">
                  <w:marLeft w:val="480"/>
                  <w:marRight w:val="0"/>
                  <w:marTop w:val="0"/>
                  <w:marBottom w:val="0"/>
                  <w:divBdr>
                    <w:top w:val="none" w:sz="0" w:space="0" w:color="auto"/>
                    <w:left w:val="none" w:sz="0" w:space="0" w:color="auto"/>
                    <w:bottom w:val="none" w:sz="0" w:space="0" w:color="auto"/>
                    <w:right w:val="none" w:sz="0" w:space="0" w:color="auto"/>
                  </w:divBdr>
                </w:div>
                <w:div w:id="141964888">
                  <w:marLeft w:val="480"/>
                  <w:marRight w:val="0"/>
                  <w:marTop w:val="0"/>
                  <w:marBottom w:val="0"/>
                  <w:divBdr>
                    <w:top w:val="none" w:sz="0" w:space="0" w:color="auto"/>
                    <w:left w:val="none" w:sz="0" w:space="0" w:color="auto"/>
                    <w:bottom w:val="none" w:sz="0" w:space="0" w:color="auto"/>
                    <w:right w:val="none" w:sz="0" w:space="0" w:color="auto"/>
                  </w:divBdr>
                </w:div>
                <w:div w:id="461197976">
                  <w:marLeft w:val="480"/>
                  <w:marRight w:val="0"/>
                  <w:marTop w:val="0"/>
                  <w:marBottom w:val="0"/>
                  <w:divBdr>
                    <w:top w:val="none" w:sz="0" w:space="0" w:color="auto"/>
                    <w:left w:val="none" w:sz="0" w:space="0" w:color="auto"/>
                    <w:bottom w:val="none" w:sz="0" w:space="0" w:color="auto"/>
                    <w:right w:val="none" w:sz="0" w:space="0" w:color="auto"/>
                  </w:divBdr>
                </w:div>
                <w:div w:id="481390467">
                  <w:marLeft w:val="480"/>
                  <w:marRight w:val="0"/>
                  <w:marTop w:val="0"/>
                  <w:marBottom w:val="0"/>
                  <w:divBdr>
                    <w:top w:val="none" w:sz="0" w:space="0" w:color="auto"/>
                    <w:left w:val="none" w:sz="0" w:space="0" w:color="auto"/>
                    <w:bottom w:val="none" w:sz="0" w:space="0" w:color="auto"/>
                    <w:right w:val="none" w:sz="0" w:space="0" w:color="auto"/>
                  </w:divBdr>
                </w:div>
                <w:div w:id="2071346946">
                  <w:marLeft w:val="480"/>
                  <w:marRight w:val="0"/>
                  <w:marTop w:val="0"/>
                  <w:marBottom w:val="0"/>
                  <w:divBdr>
                    <w:top w:val="none" w:sz="0" w:space="0" w:color="auto"/>
                    <w:left w:val="none" w:sz="0" w:space="0" w:color="auto"/>
                    <w:bottom w:val="none" w:sz="0" w:space="0" w:color="auto"/>
                    <w:right w:val="none" w:sz="0" w:space="0" w:color="auto"/>
                  </w:divBdr>
                </w:div>
                <w:div w:id="2070883786">
                  <w:marLeft w:val="480"/>
                  <w:marRight w:val="0"/>
                  <w:marTop w:val="0"/>
                  <w:marBottom w:val="0"/>
                  <w:divBdr>
                    <w:top w:val="none" w:sz="0" w:space="0" w:color="auto"/>
                    <w:left w:val="none" w:sz="0" w:space="0" w:color="auto"/>
                    <w:bottom w:val="none" w:sz="0" w:space="0" w:color="auto"/>
                    <w:right w:val="none" w:sz="0" w:space="0" w:color="auto"/>
                  </w:divBdr>
                </w:div>
              </w:divsChild>
            </w:div>
            <w:div w:id="2063406780">
              <w:marLeft w:val="0"/>
              <w:marRight w:val="0"/>
              <w:marTop w:val="0"/>
              <w:marBottom w:val="0"/>
              <w:divBdr>
                <w:top w:val="none" w:sz="0" w:space="0" w:color="auto"/>
                <w:left w:val="none" w:sz="0" w:space="0" w:color="auto"/>
                <w:bottom w:val="none" w:sz="0" w:space="0" w:color="auto"/>
                <w:right w:val="none" w:sz="0" w:space="0" w:color="auto"/>
              </w:divBdr>
              <w:divsChild>
                <w:div w:id="1204367275">
                  <w:marLeft w:val="480"/>
                  <w:marRight w:val="0"/>
                  <w:marTop w:val="0"/>
                  <w:marBottom w:val="0"/>
                  <w:divBdr>
                    <w:top w:val="none" w:sz="0" w:space="0" w:color="auto"/>
                    <w:left w:val="none" w:sz="0" w:space="0" w:color="auto"/>
                    <w:bottom w:val="none" w:sz="0" w:space="0" w:color="auto"/>
                    <w:right w:val="none" w:sz="0" w:space="0" w:color="auto"/>
                  </w:divBdr>
                </w:div>
                <w:div w:id="759374752">
                  <w:marLeft w:val="480"/>
                  <w:marRight w:val="0"/>
                  <w:marTop w:val="0"/>
                  <w:marBottom w:val="0"/>
                  <w:divBdr>
                    <w:top w:val="none" w:sz="0" w:space="0" w:color="auto"/>
                    <w:left w:val="none" w:sz="0" w:space="0" w:color="auto"/>
                    <w:bottom w:val="none" w:sz="0" w:space="0" w:color="auto"/>
                    <w:right w:val="none" w:sz="0" w:space="0" w:color="auto"/>
                  </w:divBdr>
                </w:div>
                <w:div w:id="1575311153">
                  <w:marLeft w:val="480"/>
                  <w:marRight w:val="0"/>
                  <w:marTop w:val="0"/>
                  <w:marBottom w:val="0"/>
                  <w:divBdr>
                    <w:top w:val="none" w:sz="0" w:space="0" w:color="auto"/>
                    <w:left w:val="none" w:sz="0" w:space="0" w:color="auto"/>
                    <w:bottom w:val="none" w:sz="0" w:space="0" w:color="auto"/>
                    <w:right w:val="none" w:sz="0" w:space="0" w:color="auto"/>
                  </w:divBdr>
                </w:div>
                <w:div w:id="1234436516">
                  <w:marLeft w:val="480"/>
                  <w:marRight w:val="0"/>
                  <w:marTop w:val="0"/>
                  <w:marBottom w:val="0"/>
                  <w:divBdr>
                    <w:top w:val="none" w:sz="0" w:space="0" w:color="auto"/>
                    <w:left w:val="none" w:sz="0" w:space="0" w:color="auto"/>
                    <w:bottom w:val="none" w:sz="0" w:space="0" w:color="auto"/>
                    <w:right w:val="none" w:sz="0" w:space="0" w:color="auto"/>
                  </w:divBdr>
                </w:div>
                <w:div w:id="452142139">
                  <w:marLeft w:val="480"/>
                  <w:marRight w:val="0"/>
                  <w:marTop w:val="0"/>
                  <w:marBottom w:val="0"/>
                  <w:divBdr>
                    <w:top w:val="none" w:sz="0" w:space="0" w:color="auto"/>
                    <w:left w:val="none" w:sz="0" w:space="0" w:color="auto"/>
                    <w:bottom w:val="none" w:sz="0" w:space="0" w:color="auto"/>
                    <w:right w:val="none" w:sz="0" w:space="0" w:color="auto"/>
                  </w:divBdr>
                </w:div>
                <w:div w:id="2031488719">
                  <w:marLeft w:val="480"/>
                  <w:marRight w:val="0"/>
                  <w:marTop w:val="0"/>
                  <w:marBottom w:val="0"/>
                  <w:divBdr>
                    <w:top w:val="none" w:sz="0" w:space="0" w:color="auto"/>
                    <w:left w:val="none" w:sz="0" w:space="0" w:color="auto"/>
                    <w:bottom w:val="none" w:sz="0" w:space="0" w:color="auto"/>
                    <w:right w:val="none" w:sz="0" w:space="0" w:color="auto"/>
                  </w:divBdr>
                </w:div>
                <w:div w:id="1399355973">
                  <w:marLeft w:val="480"/>
                  <w:marRight w:val="0"/>
                  <w:marTop w:val="0"/>
                  <w:marBottom w:val="0"/>
                  <w:divBdr>
                    <w:top w:val="none" w:sz="0" w:space="0" w:color="auto"/>
                    <w:left w:val="none" w:sz="0" w:space="0" w:color="auto"/>
                    <w:bottom w:val="none" w:sz="0" w:space="0" w:color="auto"/>
                    <w:right w:val="none" w:sz="0" w:space="0" w:color="auto"/>
                  </w:divBdr>
                </w:div>
                <w:div w:id="465320216">
                  <w:marLeft w:val="480"/>
                  <w:marRight w:val="0"/>
                  <w:marTop w:val="0"/>
                  <w:marBottom w:val="0"/>
                  <w:divBdr>
                    <w:top w:val="none" w:sz="0" w:space="0" w:color="auto"/>
                    <w:left w:val="none" w:sz="0" w:space="0" w:color="auto"/>
                    <w:bottom w:val="none" w:sz="0" w:space="0" w:color="auto"/>
                    <w:right w:val="none" w:sz="0" w:space="0" w:color="auto"/>
                  </w:divBdr>
                </w:div>
                <w:div w:id="1604680364">
                  <w:marLeft w:val="480"/>
                  <w:marRight w:val="0"/>
                  <w:marTop w:val="0"/>
                  <w:marBottom w:val="0"/>
                  <w:divBdr>
                    <w:top w:val="none" w:sz="0" w:space="0" w:color="auto"/>
                    <w:left w:val="none" w:sz="0" w:space="0" w:color="auto"/>
                    <w:bottom w:val="none" w:sz="0" w:space="0" w:color="auto"/>
                    <w:right w:val="none" w:sz="0" w:space="0" w:color="auto"/>
                  </w:divBdr>
                </w:div>
                <w:div w:id="1509632090">
                  <w:marLeft w:val="480"/>
                  <w:marRight w:val="0"/>
                  <w:marTop w:val="0"/>
                  <w:marBottom w:val="0"/>
                  <w:divBdr>
                    <w:top w:val="none" w:sz="0" w:space="0" w:color="auto"/>
                    <w:left w:val="none" w:sz="0" w:space="0" w:color="auto"/>
                    <w:bottom w:val="none" w:sz="0" w:space="0" w:color="auto"/>
                    <w:right w:val="none" w:sz="0" w:space="0" w:color="auto"/>
                  </w:divBdr>
                </w:div>
                <w:div w:id="1366713006">
                  <w:marLeft w:val="480"/>
                  <w:marRight w:val="0"/>
                  <w:marTop w:val="0"/>
                  <w:marBottom w:val="0"/>
                  <w:divBdr>
                    <w:top w:val="none" w:sz="0" w:space="0" w:color="auto"/>
                    <w:left w:val="none" w:sz="0" w:space="0" w:color="auto"/>
                    <w:bottom w:val="none" w:sz="0" w:space="0" w:color="auto"/>
                    <w:right w:val="none" w:sz="0" w:space="0" w:color="auto"/>
                  </w:divBdr>
                </w:div>
                <w:div w:id="261887795">
                  <w:marLeft w:val="480"/>
                  <w:marRight w:val="0"/>
                  <w:marTop w:val="0"/>
                  <w:marBottom w:val="0"/>
                  <w:divBdr>
                    <w:top w:val="none" w:sz="0" w:space="0" w:color="auto"/>
                    <w:left w:val="none" w:sz="0" w:space="0" w:color="auto"/>
                    <w:bottom w:val="none" w:sz="0" w:space="0" w:color="auto"/>
                    <w:right w:val="none" w:sz="0" w:space="0" w:color="auto"/>
                  </w:divBdr>
                </w:div>
                <w:div w:id="1063597027">
                  <w:marLeft w:val="480"/>
                  <w:marRight w:val="0"/>
                  <w:marTop w:val="0"/>
                  <w:marBottom w:val="0"/>
                  <w:divBdr>
                    <w:top w:val="none" w:sz="0" w:space="0" w:color="auto"/>
                    <w:left w:val="none" w:sz="0" w:space="0" w:color="auto"/>
                    <w:bottom w:val="none" w:sz="0" w:space="0" w:color="auto"/>
                    <w:right w:val="none" w:sz="0" w:space="0" w:color="auto"/>
                  </w:divBdr>
                </w:div>
                <w:div w:id="1220702176">
                  <w:marLeft w:val="480"/>
                  <w:marRight w:val="0"/>
                  <w:marTop w:val="0"/>
                  <w:marBottom w:val="0"/>
                  <w:divBdr>
                    <w:top w:val="none" w:sz="0" w:space="0" w:color="auto"/>
                    <w:left w:val="none" w:sz="0" w:space="0" w:color="auto"/>
                    <w:bottom w:val="none" w:sz="0" w:space="0" w:color="auto"/>
                    <w:right w:val="none" w:sz="0" w:space="0" w:color="auto"/>
                  </w:divBdr>
                </w:div>
                <w:div w:id="1553730366">
                  <w:marLeft w:val="480"/>
                  <w:marRight w:val="0"/>
                  <w:marTop w:val="0"/>
                  <w:marBottom w:val="0"/>
                  <w:divBdr>
                    <w:top w:val="none" w:sz="0" w:space="0" w:color="auto"/>
                    <w:left w:val="none" w:sz="0" w:space="0" w:color="auto"/>
                    <w:bottom w:val="none" w:sz="0" w:space="0" w:color="auto"/>
                    <w:right w:val="none" w:sz="0" w:space="0" w:color="auto"/>
                  </w:divBdr>
                </w:div>
                <w:div w:id="400566862">
                  <w:marLeft w:val="480"/>
                  <w:marRight w:val="0"/>
                  <w:marTop w:val="0"/>
                  <w:marBottom w:val="0"/>
                  <w:divBdr>
                    <w:top w:val="none" w:sz="0" w:space="0" w:color="auto"/>
                    <w:left w:val="none" w:sz="0" w:space="0" w:color="auto"/>
                    <w:bottom w:val="none" w:sz="0" w:space="0" w:color="auto"/>
                    <w:right w:val="none" w:sz="0" w:space="0" w:color="auto"/>
                  </w:divBdr>
                </w:div>
                <w:div w:id="420032478">
                  <w:marLeft w:val="480"/>
                  <w:marRight w:val="0"/>
                  <w:marTop w:val="0"/>
                  <w:marBottom w:val="0"/>
                  <w:divBdr>
                    <w:top w:val="none" w:sz="0" w:space="0" w:color="auto"/>
                    <w:left w:val="none" w:sz="0" w:space="0" w:color="auto"/>
                    <w:bottom w:val="none" w:sz="0" w:space="0" w:color="auto"/>
                    <w:right w:val="none" w:sz="0" w:space="0" w:color="auto"/>
                  </w:divBdr>
                </w:div>
                <w:div w:id="205988315">
                  <w:marLeft w:val="480"/>
                  <w:marRight w:val="0"/>
                  <w:marTop w:val="0"/>
                  <w:marBottom w:val="0"/>
                  <w:divBdr>
                    <w:top w:val="none" w:sz="0" w:space="0" w:color="auto"/>
                    <w:left w:val="none" w:sz="0" w:space="0" w:color="auto"/>
                    <w:bottom w:val="none" w:sz="0" w:space="0" w:color="auto"/>
                    <w:right w:val="none" w:sz="0" w:space="0" w:color="auto"/>
                  </w:divBdr>
                </w:div>
                <w:div w:id="1506089248">
                  <w:marLeft w:val="480"/>
                  <w:marRight w:val="0"/>
                  <w:marTop w:val="0"/>
                  <w:marBottom w:val="0"/>
                  <w:divBdr>
                    <w:top w:val="none" w:sz="0" w:space="0" w:color="auto"/>
                    <w:left w:val="none" w:sz="0" w:space="0" w:color="auto"/>
                    <w:bottom w:val="none" w:sz="0" w:space="0" w:color="auto"/>
                    <w:right w:val="none" w:sz="0" w:space="0" w:color="auto"/>
                  </w:divBdr>
                </w:div>
              </w:divsChild>
            </w:div>
            <w:div w:id="2114007995">
              <w:marLeft w:val="0"/>
              <w:marRight w:val="0"/>
              <w:marTop w:val="0"/>
              <w:marBottom w:val="0"/>
              <w:divBdr>
                <w:top w:val="none" w:sz="0" w:space="0" w:color="auto"/>
                <w:left w:val="none" w:sz="0" w:space="0" w:color="auto"/>
                <w:bottom w:val="none" w:sz="0" w:space="0" w:color="auto"/>
                <w:right w:val="none" w:sz="0" w:space="0" w:color="auto"/>
              </w:divBdr>
              <w:divsChild>
                <w:div w:id="211693199">
                  <w:marLeft w:val="480"/>
                  <w:marRight w:val="0"/>
                  <w:marTop w:val="0"/>
                  <w:marBottom w:val="0"/>
                  <w:divBdr>
                    <w:top w:val="none" w:sz="0" w:space="0" w:color="auto"/>
                    <w:left w:val="none" w:sz="0" w:space="0" w:color="auto"/>
                    <w:bottom w:val="none" w:sz="0" w:space="0" w:color="auto"/>
                    <w:right w:val="none" w:sz="0" w:space="0" w:color="auto"/>
                  </w:divBdr>
                </w:div>
                <w:div w:id="540826758">
                  <w:marLeft w:val="480"/>
                  <w:marRight w:val="0"/>
                  <w:marTop w:val="0"/>
                  <w:marBottom w:val="0"/>
                  <w:divBdr>
                    <w:top w:val="none" w:sz="0" w:space="0" w:color="auto"/>
                    <w:left w:val="none" w:sz="0" w:space="0" w:color="auto"/>
                    <w:bottom w:val="none" w:sz="0" w:space="0" w:color="auto"/>
                    <w:right w:val="none" w:sz="0" w:space="0" w:color="auto"/>
                  </w:divBdr>
                </w:div>
                <w:div w:id="1952273656">
                  <w:marLeft w:val="480"/>
                  <w:marRight w:val="0"/>
                  <w:marTop w:val="0"/>
                  <w:marBottom w:val="0"/>
                  <w:divBdr>
                    <w:top w:val="none" w:sz="0" w:space="0" w:color="auto"/>
                    <w:left w:val="none" w:sz="0" w:space="0" w:color="auto"/>
                    <w:bottom w:val="none" w:sz="0" w:space="0" w:color="auto"/>
                    <w:right w:val="none" w:sz="0" w:space="0" w:color="auto"/>
                  </w:divBdr>
                </w:div>
                <w:div w:id="596981216">
                  <w:marLeft w:val="480"/>
                  <w:marRight w:val="0"/>
                  <w:marTop w:val="0"/>
                  <w:marBottom w:val="0"/>
                  <w:divBdr>
                    <w:top w:val="none" w:sz="0" w:space="0" w:color="auto"/>
                    <w:left w:val="none" w:sz="0" w:space="0" w:color="auto"/>
                    <w:bottom w:val="none" w:sz="0" w:space="0" w:color="auto"/>
                    <w:right w:val="none" w:sz="0" w:space="0" w:color="auto"/>
                  </w:divBdr>
                </w:div>
                <w:div w:id="2079745663">
                  <w:marLeft w:val="480"/>
                  <w:marRight w:val="0"/>
                  <w:marTop w:val="0"/>
                  <w:marBottom w:val="0"/>
                  <w:divBdr>
                    <w:top w:val="none" w:sz="0" w:space="0" w:color="auto"/>
                    <w:left w:val="none" w:sz="0" w:space="0" w:color="auto"/>
                    <w:bottom w:val="none" w:sz="0" w:space="0" w:color="auto"/>
                    <w:right w:val="none" w:sz="0" w:space="0" w:color="auto"/>
                  </w:divBdr>
                </w:div>
                <w:div w:id="597834231">
                  <w:marLeft w:val="480"/>
                  <w:marRight w:val="0"/>
                  <w:marTop w:val="0"/>
                  <w:marBottom w:val="0"/>
                  <w:divBdr>
                    <w:top w:val="none" w:sz="0" w:space="0" w:color="auto"/>
                    <w:left w:val="none" w:sz="0" w:space="0" w:color="auto"/>
                    <w:bottom w:val="none" w:sz="0" w:space="0" w:color="auto"/>
                    <w:right w:val="none" w:sz="0" w:space="0" w:color="auto"/>
                  </w:divBdr>
                </w:div>
                <w:div w:id="570039265">
                  <w:marLeft w:val="480"/>
                  <w:marRight w:val="0"/>
                  <w:marTop w:val="0"/>
                  <w:marBottom w:val="0"/>
                  <w:divBdr>
                    <w:top w:val="none" w:sz="0" w:space="0" w:color="auto"/>
                    <w:left w:val="none" w:sz="0" w:space="0" w:color="auto"/>
                    <w:bottom w:val="none" w:sz="0" w:space="0" w:color="auto"/>
                    <w:right w:val="none" w:sz="0" w:space="0" w:color="auto"/>
                  </w:divBdr>
                </w:div>
                <w:div w:id="1341346432">
                  <w:marLeft w:val="480"/>
                  <w:marRight w:val="0"/>
                  <w:marTop w:val="0"/>
                  <w:marBottom w:val="0"/>
                  <w:divBdr>
                    <w:top w:val="none" w:sz="0" w:space="0" w:color="auto"/>
                    <w:left w:val="none" w:sz="0" w:space="0" w:color="auto"/>
                    <w:bottom w:val="none" w:sz="0" w:space="0" w:color="auto"/>
                    <w:right w:val="none" w:sz="0" w:space="0" w:color="auto"/>
                  </w:divBdr>
                </w:div>
                <w:div w:id="1562866155">
                  <w:marLeft w:val="480"/>
                  <w:marRight w:val="0"/>
                  <w:marTop w:val="0"/>
                  <w:marBottom w:val="0"/>
                  <w:divBdr>
                    <w:top w:val="none" w:sz="0" w:space="0" w:color="auto"/>
                    <w:left w:val="none" w:sz="0" w:space="0" w:color="auto"/>
                    <w:bottom w:val="none" w:sz="0" w:space="0" w:color="auto"/>
                    <w:right w:val="none" w:sz="0" w:space="0" w:color="auto"/>
                  </w:divBdr>
                </w:div>
                <w:div w:id="1716195343">
                  <w:marLeft w:val="480"/>
                  <w:marRight w:val="0"/>
                  <w:marTop w:val="0"/>
                  <w:marBottom w:val="0"/>
                  <w:divBdr>
                    <w:top w:val="none" w:sz="0" w:space="0" w:color="auto"/>
                    <w:left w:val="none" w:sz="0" w:space="0" w:color="auto"/>
                    <w:bottom w:val="none" w:sz="0" w:space="0" w:color="auto"/>
                    <w:right w:val="none" w:sz="0" w:space="0" w:color="auto"/>
                  </w:divBdr>
                </w:div>
                <w:div w:id="1718552806">
                  <w:marLeft w:val="480"/>
                  <w:marRight w:val="0"/>
                  <w:marTop w:val="0"/>
                  <w:marBottom w:val="0"/>
                  <w:divBdr>
                    <w:top w:val="none" w:sz="0" w:space="0" w:color="auto"/>
                    <w:left w:val="none" w:sz="0" w:space="0" w:color="auto"/>
                    <w:bottom w:val="none" w:sz="0" w:space="0" w:color="auto"/>
                    <w:right w:val="none" w:sz="0" w:space="0" w:color="auto"/>
                  </w:divBdr>
                </w:div>
                <w:div w:id="1586525868">
                  <w:marLeft w:val="480"/>
                  <w:marRight w:val="0"/>
                  <w:marTop w:val="0"/>
                  <w:marBottom w:val="0"/>
                  <w:divBdr>
                    <w:top w:val="none" w:sz="0" w:space="0" w:color="auto"/>
                    <w:left w:val="none" w:sz="0" w:space="0" w:color="auto"/>
                    <w:bottom w:val="none" w:sz="0" w:space="0" w:color="auto"/>
                    <w:right w:val="none" w:sz="0" w:space="0" w:color="auto"/>
                  </w:divBdr>
                </w:div>
                <w:div w:id="60100220">
                  <w:marLeft w:val="480"/>
                  <w:marRight w:val="0"/>
                  <w:marTop w:val="0"/>
                  <w:marBottom w:val="0"/>
                  <w:divBdr>
                    <w:top w:val="none" w:sz="0" w:space="0" w:color="auto"/>
                    <w:left w:val="none" w:sz="0" w:space="0" w:color="auto"/>
                    <w:bottom w:val="none" w:sz="0" w:space="0" w:color="auto"/>
                    <w:right w:val="none" w:sz="0" w:space="0" w:color="auto"/>
                  </w:divBdr>
                </w:div>
                <w:div w:id="773129898">
                  <w:marLeft w:val="480"/>
                  <w:marRight w:val="0"/>
                  <w:marTop w:val="0"/>
                  <w:marBottom w:val="0"/>
                  <w:divBdr>
                    <w:top w:val="none" w:sz="0" w:space="0" w:color="auto"/>
                    <w:left w:val="none" w:sz="0" w:space="0" w:color="auto"/>
                    <w:bottom w:val="none" w:sz="0" w:space="0" w:color="auto"/>
                    <w:right w:val="none" w:sz="0" w:space="0" w:color="auto"/>
                  </w:divBdr>
                </w:div>
                <w:div w:id="1972589757">
                  <w:marLeft w:val="480"/>
                  <w:marRight w:val="0"/>
                  <w:marTop w:val="0"/>
                  <w:marBottom w:val="0"/>
                  <w:divBdr>
                    <w:top w:val="none" w:sz="0" w:space="0" w:color="auto"/>
                    <w:left w:val="none" w:sz="0" w:space="0" w:color="auto"/>
                    <w:bottom w:val="none" w:sz="0" w:space="0" w:color="auto"/>
                    <w:right w:val="none" w:sz="0" w:space="0" w:color="auto"/>
                  </w:divBdr>
                </w:div>
                <w:div w:id="415130822">
                  <w:marLeft w:val="480"/>
                  <w:marRight w:val="0"/>
                  <w:marTop w:val="0"/>
                  <w:marBottom w:val="0"/>
                  <w:divBdr>
                    <w:top w:val="none" w:sz="0" w:space="0" w:color="auto"/>
                    <w:left w:val="none" w:sz="0" w:space="0" w:color="auto"/>
                    <w:bottom w:val="none" w:sz="0" w:space="0" w:color="auto"/>
                    <w:right w:val="none" w:sz="0" w:space="0" w:color="auto"/>
                  </w:divBdr>
                </w:div>
                <w:div w:id="821851144">
                  <w:marLeft w:val="480"/>
                  <w:marRight w:val="0"/>
                  <w:marTop w:val="0"/>
                  <w:marBottom w:val="0"/>
                  <w:divBdr>
                    <w:top w:val="none" w:sz="0" w:space="0" w:color="auto"/>
                    <w:left w:val="none" w:sz="0" w:space="0" w:color="auto"/>
                    <w:bottom w:val="none" w:sz="0" w:space="0" w:color="auto"/>
                    <w:right w:val="none" w:sz="0" w:space="0" w:color="auto"/>
                  </w:divBdr>
                </w:div>
                <w:div w:id="160120151">
                  <w:marLeft w:val="480"/>
                  <w:marRight w:val="0"/>
                  <w:marTop w:val="0"/>
                  <w:marBottom w:val="0"/>
                  <w:divBdr>
                    <w:top w:val="none" w:sz="0" w:space="0" w:color="auto"/>
                    <w:left w:val="none" w:sz="0" w:space="0" w:color="auto"/>
                    <w:bottom w:val="none" w:sz="0" w:space="0" w:color="auto"/>
                    <w:right w:val="none" w:sz="0" w:space="0" w:color="auto"/>
                  </w:divBdr>
                </w:div>
                <w:div w:id="634944672">
                  <w:marLeft w:val="480"/>
                  <w:marRight w:val="0"/>
                  <w:marTop w:val="0"/>
                  <w:marBottom w:val="0"/>
                  <w:divBdr>
                    <w:top w:val="none" w:sz="0" w:space="0" w:color="auto"/>
                    <w:left w:val="none" w:sz="0" w:space="0" w:color="auto"/>
                    <w:bottom w:val="none" w:sz="0" w:space="0" w:color="auto"/>
                    <w:right w:val="none" w:sz="0" w:space="0" w:color="auto"/>
                  </w:divBdr>
                </w:div>
              </w:divsChild>
            </w:div>
            <w:div w:id="144056286">
              <w:marLeft w:val="0"/>
              <w:marRight w:val="0"/>
              <w:marTop w:val="0"/>
              <w:marBottom w:val="0"/>
              <w:divBdr>
                <w:top w:val="none" w:sz="0" w:space="0" w:color="auto"/>
                <w:left w:val="none" w:sz="0" w:space="0" w:color="auto"/>
                <w:bottom w:val="none" w:sz="0" w:space="0" w:color="auto"/>
                <w:right w:val="none" w:sz="0" w:space="0" w:color="auto"/>
              </w:divBdr>
              <w:divsChild>
                <w:div w:id="663901270">
                  <w:marLeft w:val="480"/>
                  <w:marRight w:val="0"/>
                  <w:marTop w:val="0"/>
                  <w:marBottom w:val="0"/>
                  <w:divBdr>
                    <w:top w:val="none" w:sz="0" w:space="0" w:color="auto"/>
                    <w:left w:val="none" w:sz="0" w:space="0" w:color="auto"/>
                    <w:bottom w:val="none" w:sz="0" w:space="0" w:color="auto"/>
                    <w:right w:val="none" w:sz="0" w:space="0" w:color="auto"/>
                  </w:divBdr>
                </w:div>
                <w:div w:id="1202471717">
                  <w:marLeft w:val="480"/>
                  <w:marRight w:val="0"/>
                  <w:marTop w:val="0"/>
                  <w:marBottom w:val="0"/>
                  <w:divBdr>
                    <w:top w:val="none" w:sz="0" w:space="0" w:color="auto"/>
                    <w:left w:val="none" w:sz="0" w:space="0" w:color="auto"/>
                    <w:bottom w:val="none" w:sz="0" w:space="0" w:color="auto"/>
                    <w:right w:val="none" w:sz="0" w:space="0" w:color="auto"/>
                  </w:divBdr>
                </w:div>
                <w:div w:id="532691077">
                  <w:marLeft w:val="480"/>
                  <w:marRight w:val="0"/>
                  <w:marTop w:val="0"/>
                  <w:marBottom w:val="0"/>
                  <w:divBdr>
                    <w:top w:val="none" w:sz="0" w:space="0" w:color="auto"/>
                    <w:left w:val="none" w:sz="0" w:space="0" w:color="auto"/>
                    <w:bottom w:val="none" w:sz="0" w:space="0" w:color="auto"/>
                    <w:right w:val="none" w:sz="0" w:space="0" w:color="auto"/>
                  </w:divBdr>
                </w:div>
                <w:div w:id="1122923827">
                  <w:marLeft w:val="480"/>
                  <w:marRight w:val="0"/>
                  <w:marTop w:val="0"/>
                  <w:marBottom w:val="0"/>
                  <w:divBdr>
                    <w:top w:val="none" w:sz="0" w:space="0" w:color="auto"/>
                    <w:left w:val="none" w:sz="0" w:space="0" w:color="auto"/>
                    <w:bottom w:val="none" w:sz="0" w:space="0" w:color="auto"/>
                    <w:right w:val="none" w:sz="0" w:space="0" w:color="auto"/>
                  </w:divBdr>
                </w:div>
                <w:div w:id="1726753369">
                  <w:marLeft w:val="480"/>
                  <w:marRight w:val="0"/>
                  <w:marTop w:val="0"/>
                  <w:marBottom w:val="0"/>
                  <w:divBdr>
                    <w:top w:val="none" w:sz="0" w:space="0" w:color="auto"/>
                    <w:left w:val="none" w:sz="0" w:space="0" w:color="auto"/>
                    <w:bottom w:val="none" w:sz="0" w:space="0" w:color="auto"/>
                    <w:right w:val="none" w:sz="0" w:space="0" w:color="auto"/>
                  </w:divBdr>
                </w:div>
                <w:div w:id="577634402">
                  <w:marLeft w:val="480"/>
                  <w:marRight w:val="0"/>
                  <w:marTop w:val="0"/>
                  <w:marBottom w:val="0"/>
                  <w:divBdr>
                    <w:top w:val="none" w:sz="0" w:space="0" w:color="auto"/>
                    <w:left w:val="none" w:sz="0" w:space="0" w:color="auto"/>
                    <w:bottom w:val="none" w:sz="0" w:space="0" w:color="auto"/>
                    <w:right w:val="none" w:sz="0" w:space="0" w:color="auto"/>
                  </w:divBdr>
                </w:div>
                <w:div w:id="1674530245">
                  <w:marLeft w:val="480"/>
                  <w:marRight w:val="0"/>
                  <w:marTop w:val="0"/>
                  <w:marBottom w:val="0"/>
                  <w:divBdr>
                    <w:top w:val="none" w:sz="0" w:space="0" w:color="auto"/>
                    <w:left w:val="none" w:sz="0" w:space="0" w:color="auto"/>
                    <w:bottom w:val="none" w:sz="0" w:space="0" w:color="auto"/>
                    <w:right w:val="none" w:sz="0" w:space="0" w:color="auto"/>
                  </w:divBdr>
                </w:div>
                <w:div w:id="576522287">
                  <w:marLeft w:val="480"/>
                  <w:marRight w:val="0"/>
                  <w:marTop w:val="0"/>
                  <w:marBottom w:val="0"/>
                  <w:divBdr>
                    <w:top w:val="none" w:sz="0" w:space="0" w:color="auto"/>
                    <w:left w:val="none" w:sz="0" w:space="0" w:color="auto"/>
                    <w:bottom w:val="none" w:sz="0" w:space="0" w:color="auto"/>
                    <w:right w:val="none" w:sz="0" w:space="0" w:color="auto"/>
                  </w:divBdr>
                </w:div>
                <w:div w:id="446241136">
                  <w:marLeft w:val="480"/>
                  <w:marRight w:val="0"/>
                  <w:marTop w:val="0"/>
                  <w:marBottom w:val="0"/>
                  <w:divBdr>
                    <w:top w:val="none" w:sz="0" w:space="0" w:color="auto"/>
                    <w:left w:val="none" w:sz="0" w:space="0" w:color="auto"/>
                    <w:bottom w:val="none" w:sz="0" w:space="0" w:color="auto"/>
                    <w:right w:val="none" w:sz="0" w:space="0" w:color="auto"/>
                  </w:divBdr>
                </w:div>
                <w:div w:id="1719351627">
                  <w:marLeft w:val="480"/>
                  <w:marRight w:val="0"/>
                  <w:marTop w:val="0"/>
                  <w:marBottom w:val="0"/>
                  <w:divBdr>
                    <w:top w:val="none" w:sz="0" w:space="0" w:color="auto"/>
                    <w:left w:val="none" w:sz="0" w:space="0" w:color="auto"/>
                    <w:bottom w:val="none" w:sz="0" w:space="0" w:color="auto"/>
                    <w:right w:val="none" w:sz="0" w:space="0" w:color="auto"/>
                  </w:divBdr>
                </w:div>
                <w:div w:id="1963344049">
                  <w:marLeft w:val="480"/>
                  <w:marRight w:val="0"/>
                  <w:marTop w:val="0"/>
                  <w:marBottom w:val="0"/>
                  <w:divBdr>
                    <w:top w:val="none" w:sz="0" w:space="0" w:color="auto"/>
                    <w:left w:val="none" w:sz="0" w:space="0" w:color="auto"/>
                    <w:bottom w:val="none" w:sz="0" w:space="0" w:color="auto"/>
                    <w:right w:val="none" w:sz="0" w:space="0" w:color="auto"/>
                  </w:divBdr>
                </w:div>
                <w:div w:id="1982030220">
                  <w:marLeft w:val="480"/>
                  <w:marRight w:val="0"/>
                  <w:marTop w:val="0"/>
                  <w:marBottom w:val="0"/>
                  <w:divBdr>
                    <w:top w:val="none" w:sz="0" w:space="0" w:color="auto"/>
                    <w:left w:val="none" w:sz="0" w:space="0" w:color="auto"/>
                    <w:bottom w:val="none" w:sz="0" w:space="0" w:color="auto"/>
                    <w:right w:val="none" w:sz="0" w:space="0" w:color="auto"/>
                  </w:divBdr>
                </w:div>
                <w:div w:id="1422070578">
                  <w:marLeft w:val="480"/>
                  <w:marRight w:val="0"/>
                  <w:marTop w:val="0"/>
                  <w:marBottom w:val="0"/>
                  <w:divBdr>
                    <w:top w:val="none" w:sz="0" w:space="0" w:color="auto"/>
                    <w:left w:val="none" w:sz="0" w:space="0" w:color="auto"/>
                    <w:bottom w:val="none" w:sz="0" w:space="0" w:color="auto"/>
                    <w:right w:val="none" w:sz="0" w:space="0" w:color="auto"/>
                  </w:divBdr>
                </w:div>
                <w:div w:id="344864486">
                  <w:marLeft w:val="480"/>
                  <w:marRight w:val="0"/>
                  <w:marTop w:val="0"/>
                  <w:marBottom w:val="0"/>
                  <w:divBdr>
                    <w:top w:val="none" w:sz="0" w:space="0" w:color="auto"/>
                    <w:left w:val="none" w:sz="0" w:space="0" w:color="auto"/>
                    <w:bottom w:val="none" w:sz="0" w:space="0" w:color="auto"/>
                    <w:right w:val="none" w:sz="0" w:space="0" w:color="auto"/>
                  </w:divBdr>
                </w:div>
                <w:div w:id="1851024989">
                  <w:marLeft w:val="480"/>
                  <w:marRight w:val="0"/>
                  <w:marTop w:val="0"/>
                  <w:marBottom w:val="0"/>
                  <w:divBdr>
                    <w:top w:val="none" w:sz="0" w:space="0" w:color="auto"/>
                    <w:left w:val="none" w:sz="0" w:space="0" w:color="auto"/>
                    <w:bottom w:val="none" w:sz="0" w:space="0" w:color="auto"/>
                    <w:right w:val="none" w:sz="0" w:space="0" w:color="auto"/>
                  </w:divBdr>
                </w:div>
                <w:div w:id="905796830">
                  <w:marLeft w:val="480"/>
                  <w:marRight w:val="0"/>
                  <w:marTop w:val="0"/>
                  <w:marBottom w:val="0"/>
                  <w:divBdr>
                    <w:top w:val="none" w:sz="0" w:space="0" w:color="auto"/>
                    <w:left w:val="none" w:sz="0" w:space="0" w:color="auto"/>
                    <w:bottom w:val="none" w:sz="0" w:space="0" w:color="auto"/>
                    <w:right w:val="none" w:sz="0" w:space="0" w:color="auto"/>
                  </w:divBdr>
                </w:div>
                <w:div w:id="1591936342">
                  <w:marLeft w:val="480"/>
                  <w:marRight w:val="0"/>
                  <w:marTop w:val="0"/>
                  <w:marBottom w:val="0"/>
                  <w:divBdr>
                    <w:top w:val="none" w:sz="0" w:space="0" w:color="auto"/>
                    <w:left w:val="none" w:sz="0" w:space="0" w:color="auto"/>
                    <w:bottom w:val="none" w:sz="0" w:space="0" w:color="auto"/>
                    <w:right w:val="none" w:sz="0" w:space="0" w:color="auto"/>
                  </w:divBdr>
                </w:div>
                <w:div w:id="1698507418">
                  <w:marLeft w:val="480"/>
                  <w:marRight w:val="0"/>
                  <w:marTop w:val="0"/>
                  <w:marBottom w:val="0"/>
                  <w:divBdr>
                    <w:top w:val="none" w:sz="0" w:space="0" w:color="auto"/>
                    <w:left w:val="none" w:sz="0" w:space="0" w:color="auto"/>
                    <w:bottom w:val="none" w:sz="0" w:space="0" w:color="auto"/>
                    <w:right w:val="none" w:sz="0" w:space="0" w:color="auto"/>
                  </w:divBdr>
                </w:div>
                <w:div w:id="1815176854">
                  <w:marLeft w:val="480"/>
                  <w:marRight w:val="0"/>
                  <w:marTop w:val="0"/>
                  <w:marBottom w:val="0"/>
                  <w:divBdr>
                    <w:top w:val="none" w:sz="0" w:space="0" w:color="auto"/>
                    <w:left w:val="none" w:sz="0" w:space="0" w:color="auto"/>
                    <w:bottom w:val="none" w:sz="0" w:space="0" w:color="auto"/>
                    <w:right w:val="none" w:sz="0" w:space="0" w:color="auto"/>
                  </w:divBdr>
                </w:div>
              </w:divsChild>
            </w:div>
            <w:div w:id="444620126">
              <w:marLeft w:val="0"/>
              <w:marRight w:val="0"/>
              <w:marTop w:val="0"/>
              <w:marBottom w:val="0"/>
              <w:divBdr>
                <w:top w:val="none" w:sz="0" w:space="0" w:color="auto"/>
                <w:left w:val="none" w:sz="0" w:space="0" w:color="auto"/>
                <w:bottom w:val="none" w:sz="0" w:space="0" w:color="auto"/>
                <w:right w:val="none" w:sz="0" w:space="0" w:color="auto"/>
              </w:divBdr>
              <w:divsChild>
                <w:div w:id="81493967">
                  <w:marLeft w:val="480"/>
                  <w:marRight w:val="0"/>
                  <w:marTop w:val="0"/>
                  <w:marBottom w:val="0"/>
                  <w:divBdr>
                    <w:top w:val="none" w:sz="0" w:space="0" w:color="auto"/>
                    <w:left w:val="none" w:sz="0" w:space="0" w:color="auto"/>
                    <w:bottom w:val="none" w:sz="0" w:space="0" w:color="auto"/>
                    <w:right w:val="none" w:sz="0" w:space="0" w:color="auto"/>
                  </w:divBdr>
                </w:div>
                <w:div w:id="815607113">
                  <w:marLeft w:val="480"/>
                  <w:marRight w:val="0"/>
                  <w:marTop w:val="0"/>
                  <w:marBottom w:val="0"/>
                  <w:divBdr>
                    <w:top w:val="none" w:sz="0" w:space="0" w:color="auto"/>
                    <w:left w:val="none" w:sz="0" w:space="0" w:color="auto"/>
                    <w:bottom w:val="none" w:sz="0" w:space="0" w:color="auto"/>
                    <w:right w:val="none" w:sz="0" w:space="0" w:color="auto"/>
                  </w:divBdr>
                </w:div>
                <w:div w:id="2119593122">
                  <w:marLeft w:val="480"/>
                  <w:marRight w:val="0"/>
                  <w:marTop w:val="0"/>
                  <w:marBottom w:val="0"/>
                  <w:divBdr>
                    <w:top w:val="none" w:sz="0" w:space="0" w:color="auto"/>
                    <w:left w:val="none" w:sz="0" w:space="0" w:color="auto"/>
                    <w:bottom w:val="none" w:sz="0" w:space="0" w:color="auto"/>
                    <w:right w:val="none" w:sz="0" w:space="0" w:color="auto"/>
                  </w:divBdr>
                </w:div>
                <w:div w:id="212617495">
                  <w:marLeft w:val="480"/>
                  <w:marRight w:val="0"/>
                  <w:marTop w:val="0"/>
                  <w:marBottom w:val="0"/>
                  <w:divBdr>
                    <w:top w:val="none" w:sz="0" w:space="0" w:color="auto"/>
                    <w:left w:val="none" w:sz="0" w:space="0" w:color="auto"/>
                    <w:bottom w:val="none" w:sz="0" w:space="0" w:color="auto"/>
                    <w:right w:val="none" w:sz="0" w:space="0" w:color="auto"/>
                  </w:divBdr>
                </w:div>
                <w:div w:id="1986277635">
                  <w:marLeft w:val="480"/>
                  <w:marRight w:val="0"/>
                  <w:marTop w:val="0"/>
                  <w:marBottom w:val="0"/>
                  <w:divBdr>
                    <w:top w:val="none" w:sz="0" w:space="0" w:color="auto"/>
                    <w:left w:val="none" w:sz="0" w:space="0" w:color="auto"/>
                    <w:bottom w:val="none" w:sz="0" w:space="0" w:color="auto"/>
                    <w:right w:val="none" w:sz="0" w:space="0" w:color="auto"/>
                  </w:divBdr>
                </w:div>
                <w:div w:id="548996691">
                  <w:marLeft w:val="480"/>
                  <w:marRight w:val="0"/>
                  <w:marTop w:val="0"/>
                  <w:marBottom w:val="0"/>
                  <w:divBdr>
                    <w:top w:val="none" w:sz="0" w:space="0" w:color="auto"/>
                    <w:left w:val="none" w:sz="0" w:space="0" w:color="auto"/>
                    <w:bottom w:val="none" w:sz="0" w:space="0" w:color="auto"/>
                    <w:right w:val="none" w:sz="0" w:space="0" w:color="auto"/>
                  </w:divBdr>
                </w:div>
                <w:div w:id="727729883">
                  <w:marLeft w:val="480"/>
                  <w:marRight w:val="0"/>
                  <w:marTop w:val="0"/>
                  <w:marBottom w:val="0"/>
                  <w:divBdr>
                    <w:top w:val="none" w:sz="0" w:space="0" w:color="auto"/>
                    <w:left w:val="none" w:sz="0" w:space="0" w:color="auto"/>
                    <w:bottom w:val="none" w:sz="0" w:space="0" w:color="auto"/>
                    <w:right w:val="none" w:sz="0" w:space="0" w:color="auto"/>
                  </w:divBdr>
                </w:div>
                <w:div w:id="1445077682">
                  <w:marLeft w:val="480"/>
                  <w:marRight w:val="0"/>
                  <w:marTop w:val="0"/>
                  <w:marBottom w:val="0"/>
                  <w:divBdr>
                    <w:top w:val="none" w:sz="0" w:space="0" w:color="auto"/>
                    <w:left w:val="none" w:sz="0" w:space="0" w:color="auto"/>
                    <w:bottom w:val="none" w:sz="0" w:space="0" w:color="auto"/>
                    <w:right w:val="none" w:sz="0" w:space="0" w:color="auto"/>
                  </w:divBdr>
                </w:div>
                <w:div w:id="968585995">
                  <w:marLeft w:val="480"/>
                  <w:marRight w:val="0"/>
                  <w:marTop w:val="0"/>
                  <w:marBottom w:val="0"/>
                  <w:divBdr>
                    <w:top w:val="none" w:sz="0" w:space="0" w:color="auto"/>
                    <w:left w:val="none" w:sz="0" w:space="0" w:color="auto"/>
                    <w:bottom w:val="none" w:sz="0" w:space="0" w:color="auto"/>
                    <w:right w:val="none" w:sz="0" w:space="0" w:color="auto"/>
                  </w:divBdr>
                </w:div>
                <w:div w:id="1316300921">
                  <w:marLeft w:val="480"/>
                  <w:marRight w:val="0"/>
                  <w:marTop w:val="0"/>
                  <w:marBottom w:val="0"/>
                  <w:divBdr>
                    <w:top w:val="none" w:sz="0" w:space="0" w:color="auto"/>
                    <w:left w:val="none" w:sz="0" w:space="0" w:color="auto"/>
                    <w:bottom w:val="none" w:sz="0" w:space="0" w:color="auto"/>
                    <w:right w:val="none" w:sz="0" w:space="0" w:color="auto"/>
                  </w:divBdr>
                </w:div>
                <w:div w:id="1125929834">
                  <w:marLeft w:val="480"/>
                  <w:marRight w:val="0"/>
                  <w:marTop w:val="0"/>
                  <w:marBottom w:val="0"/>
                  <w:divBdr>
                    <w:top w:val="none" w:sz="0" w:space="0" w:color="auto"/>
                    <w:left w:val="none" w:sz="0" w:space="0" w:color="auto"/>
                    <w:bottom w:val="none" w:sz="0" w:space="0" w:color="auto"/>
                    <w:right w:val="none" w:sz="0" w:space="0" w:color="auto"/>
                  </w:divBdr>
                </w:div>
                <w:div w:id="2041779320">
                  <w:marLeft w:val="480"/>
                  <w:marRight w:val="0"/>
                  <w:marTop w:val="0"/>
                  <w:marBottom w:val="0"/>
                  <w:divBdr>
                    <w:top w:val="none" w:sz="0" w:space="0" w:color="auto"/>
                    <w:left w:val="none" w:sz="0" w:space="0" w:color="auto"/>
                    <w:bottom w:val="none" w:sz="0" w:space="0" w:color="auto"/>
                    <w:right w:val="none" w:sz="0" w:space="0" w:color="auto"/>
                  </w:divBdr>
                </w:div>
                <w:div w:id="641079389">
                  <w:marLeft w:val="480"/>
                  <w:marRight w:val="0"/>
                  <w:marTop w:val="0"/>
                  <w:marBottom w:val="0"/>
                  <w:divBdr>
                    <w:top w:val="none" w:sz="0" w:space="0" w:color="auto"/>
                    <w:left w:val="none" w:sz="0" w:space="0" w:color="auto"/>
                    <w:bottom w:val="none" w:sz="0" w:space="0" w:color="auto"/>
                    <w:right w:val="none" w:sz="0" w:space="0" w:color="auto"/>
                  </w:divBdr>
                </w:div>
                <w:div w:id="832182145">
                  <w:marLeft w:val="480"/>
                  <w:marRight w:val="0"/>
                  <w:marTop w:val="0"/>
                  <w:marBottom w:val="0"/>
                  <w:divBdr>
                    <w:top w:val="none" w:sz="0" w:space="0" w:color="auto"/>
                    <w:left w:val="none" w:sz="0" w:space="0" w:color="auto"/>
                    <w:bottom w:val="none" w:sz="0" w:space="0" w:color="auto"/>
                    <w:right w:val="none" w:sz="0" w:space="0" w:color="auto"/>
                  </w:divBdr>
                </w:div>
                <w:div w:id="1612980317">
                  <w:marLeft w:val="480"/>
                  <w:marRight w:val="0"/>
                  <w:marTop w:val="0"/>
                  <w:marBottom w:val="0"/>
                  <w:divBdr>
                    <w:top w:val="none" w:sz="0" w:space="0" w:color="auto"/>
                    <w:left w:val="none" w:sz="0" w:space="0" w:color="auto"/>
                    <w:bottom w:val="none" w:sz="0" w:space="0" w:color="auto"/>
                    <w:right w:val="none" w:sz="0" w:space="0" w:color="auto"/>
                  </w:divBdr>
                </w:div>
                <w:div w:id="1623269202">
                  <w:marLeft w:val="480"/>
                  <w:marRight w:val="0"/>
                  <w:marTop w:val="0"/>
                  <w:marBottom w:val="0"/>
                  <w:divBdr>
                    <w:top w:val="none" w:sz="0" w:space="0" w:color="auto"/>
                    <w:left w:val="none" w:sz="0" w:space="0" w:color="auto"/>
                    <w:bottom w:val="none" w:sz="0" w:space="0" w:color="auto"/>
                    <w:right w:val="none" w:sz="0" w:space="0" w:color="auto"/>
                  </w:divBdr>
                </w:div>
                <w:div w:id="1498113678">
                  <w:marLeft w:val="480"/>
                  <w:marRight w:val="0"/>
                  <w:marTop w:val="0"/>
                  <w:marBottom w:val="0"/>
                  <w:divBdr>
                    <w:top w:val="none" w:sz="0" w:space="0" w:color="auto"/>
                    <w:left w:val="none" w:sz="0" w:space="0" w:color="auto"/>
                    <w:bottom w:val="none" w:sz="0" w:space="0" w:color="auto"/>
                    <w:right w:val="none" w:sz="0" w:space="0" w:color="auto"/>
                  </w:divBdr>
                </w:div>
                <w:div w:id="1953706053">
                  <w:marLeft w:val="480"/>
                  <w:marRight w:val="0"/>
                  <w:marTop w:val="0"/>
                  <w:marBottom w:val="0"/>
                  <w:divBdr>
                    <w:top w:val="none" w:sz="0" w:space="0" w:color="auto"/>
                    <w:left w:val="none" w:sz="0" w:space="0" w:color="auto"/>
                    <w:bottom w:val="none" w:sz="0" w:space="0" w:color="auto"/>
                    <w:right w:val="none" w:sz="0" w:space="0" w:color="auto"/>
                  </w:divBdr>
                </w:div>
                <w:div w:id="303774011">
                  <w:marLeft w:val="480"/>
                  <w:marRight w:val="0"/>
                  <w:marTop w:val="0"/>
                  <w:marBottom w:val="0"/>
                  <w:divBdr>
                    <w:top w:val="none" w:sz="0" w:space="0" w:color="auto"/>
                    <w:left w:val="none" w:sz="0" w:space="0" w:color="auto"/>
                    <w:bottom w:val="none" w:sz="0" w:space="0" w:color="auto"/>
                    <w:right w:val="none" w:sz="0" w:space="0" w:color="auto"/>
                  </w:divBdr>
                </w:div>
                <w:div w:id="1678538016">
                  <w:marLeft w:val="480"/>
                  <w:marRight w:val="0"/>
                  <w:marTop w:val="0"/>
                  <w:marBottom w:val="0"/>
                  <w:divBdr>
                    <w:top w:val="none" w:sz="0" w:space="0" w:color="auto"/>
                    <w:left w:val="none" w:sz="0" w:space="0" w:color="auto"/>
                    <w:bottom w:val="none" w:sz="0" w:space="0" w:color="auto"/>
                    <w:right w:val="none" w:sz="0" w:space="0" w:color="auto"/>
                  </w:divBdr>
                </w:div>
              </w:divsChild>
            </w:div>
            <w:div w:id="1924144287">
              <w:marLeft w:val="0"/>
              <w:marRight w:val="0"/>
              <w:marTop w:val="0"/>
              <w:marBottom w:val="0"/>
              <w:divBdr>
                <w:top w:val="none" w:sz="0" w:space="0" w:color="auto"/>
                <w:left w:val="none" w:sz="0" w:space="0" w:color="auto"/>
                <w:bottom w:val="none" w:sz="0" w:space="0" w:color="auto"/>
                <w:right w:val="none" w:sz="0" w:space="0" w:color="auto"/>
              </w:divBdr>
              <w:divsChild>
                <w:div w:id="1914663226">
                  <w:marLeft w:val="480"/>
                  <w:marRight w:val="0"/>
                  <w:marTop w:val="0"/>
                  <w:marBottom w:val="0"/>
                  <w:divBdr>
                    <w:top w:val="none" w:sz="0" w:space="0" w:color="auto"/>
                    <w:left w:val="none" w:sz="0" w:space="0" w:color="auto"/>
                    <w:bottom w:val="none" w:sz="0" w:space="0" w:color="auto"/>
                    <w:right w:val="none" w:sz="0" w:space="0" w:color="auto"/>
                  </w:divBdr>
                </w:div>
                <w:div w:id="992215564">
                  <w:marLeft w:val="480"/>
                  <w:marRight w:val="0"/>
                  <w:marTop w:val="0"/>
                  <w:marBottom w:val="0"/>
                  <w:divBdr>
                    <w:top w:val="none" w:sz="0" w:space="0" w:color="auto"/>
                    <w:left w:val="none" w:sz="0" w:space="0" w:color="auto"/>
                    <w:bottom w:val="none" w:sz="0" w:space="0" w:color="auto"/>
                    <w:right w:val="none" w:sz="0" w:space="0" w:color="auto"/>
                  </w:divBdr>
                </w:div>
                <w:div w:id="1080248273">
                  <w:marLeft w:val="480"/>
                  <w:marRight w:val="0"/>
                  <w:marTop w:val="0"/>
                  <w:marBottom w:val="0"/>
                  <w:divBdr>
                    <w:top w:val="none" w:sz="0" w:space="0" w:color="auto"/>
                    <w:left w:val="none" w:sz="0" w:space="0" w:color="auto"/>
                    <w:bottom w:val="none" w:sz="0" w:space="0" w:color="auto"/>
                    <w:right w:val="none" w:sz="0" w:space="0" w:color="auto"/>
                  </w:divBdr>
                </w:div>
                <w:div w:id="41485620">
                  <w:marLeft w:val="480"/>
                  <w:marRight w:val="0"/>
                  <w:marTop w:val="0"/>
                  <w:marBottom w:val="0"/>
                  <w:divBdr>
                    <w:top w:val="none" w:sz="0" w:space="0" w:color="auto"/>
                    <w:left w:val="none" w:sz="0" w:space="0" w:color="auto"/>
                    <w:bottom w:val="none" w:sz="0" w:space="0" w:color="auto"/>
                    <w:right w:val="none" w:sz="0" w:space="0" w:color="auto"/>
                  </w:divBdr>
                </w:div>
                <w:div w:id="856237525">
                  <w:marLeft w:val="480"/>
                  <w:marRight w:val="0"/>
                  <w:marTop w:val="0"/>
                  <w:marBottom w:val="0"/>
                  <w:divBdr>
                    <w:top w:val="none" w:sz="0" w:space="0" w:color="auto"/>
                    <w:left w:val="none" w:sz="0" w:space="0" w:color="auto"/>
                    <w:bottom w:val="none" w:sz="0" w:space="0" w:color="auto"/>
                    <w:right w:val="none" w:sz="0" w:space="0" w:color="auto"/>
                  </w:divBdr>
                </w:div>
                <w:div w:id="678848942">
                  <w:marLeft w:val="480"/>
                  <w:marRight w:val="0"/>
                  <w:marTop w:val="0"/>
                  <w:marBottom w:val="0"/>
                  <w:divBdr>
                    <w:top w:val="none" w:sz="0" w:space="0" w:color="auto"/>
                    <w:left w:val="none" w:sz="0" w:space="0" w:color="auto"/>
                    <w:bottom w:val="none" w:sz="0" w:space="0" w:color="auto"/>
                    <w:right w:val="none" w:sz="0" w:space="0" w:color="auto"/>
                  </w:divBdr>
                </w:div>
                <w:div w:id="346182191">
                  <w:marLeft w:val="480"/>
                  <w:marRight w:val="0"/>
                  <w:marTop w:val="0"/>
                  <w:marBottom w:val="0"/>
                  <w:divBdr>
                    <w:top w:val="none" w:sz="0" w:space="0" w:color="auto"/>
                    <w:left w:val="none" w:sz="0" w:space="0" w:color="auto"/>
                    <w:bottom w:val="none" w:sz="0" w:space="0" w:color="auto"/>
                    <w:right w:val="none" w:sz="0" w:space="0" w:color="auto"/>
                  </w:divBdr>
                </w:div>
                <w:div w:id="2106800201">
                  <w:marLeft w:val="480"/>
                  <w:marRight w:val="0"/>
                  <w:marTop w:val="0"/>
                  <w:marBottom w:val="0"/>
                  <w:divBdr>
                    <w:top w:val="none" w:sz="0" w:space="0" w:color="auto"/>
                    <w:left w:val="none" w:sz="0" w:space="0" w:color="auto"/>
                    <w:bottom w:val="none" w:sz="0" w:space="0" w:color="auto"/>
                    <w:right w:val="none" w:sz="0" w:space="0" w:color="auto"/>
                  </w:divBdr>
                </w:div>
                <w:div w:id="19822789">
                  <w:marLeft w:val="480"/>
                  <w:marRight w:val="0"/>
                  <w:marTop w:val="0"/>
                  <w:marBottom w:val="0"/>
                  <w:divBdr>
                    <w:top w:val="none" w:sz="0" w:space="0" w:color="auto"/>
                    <w:left w:val="none" w:sz="0" w:space="0" w:color="auto"/>
                    <w:bottom w:val="none" w:sz="0" w:space="0" w:color="auto"/>
                    <w:right w:val="none" w:sz="0" w:space="0" w:color="auto"/>
                  </w:divBdr>
                </w:div>
                <w:div w:id="612907013">
                  <w:marLeft w:val="480"/>
                  <w:marRight w:val="0"/>
                  <w:marTop w:val="0"/>
                  <w:marBottom w:val="0"/>
                  <w:divBdr>
                    <w:top w:val="none" w:sz="0" w:space="0" w:color="auto"/>
                    <w:left w:val="none" w:sz="0" w:space="0" w:color="auto"/>
                    <w:bottom w:val="none" w:sz="0" w:space="0" w:color="auto"/>
                    <w:right w:val="none" w:sz="0" w:space="0" w:color="auto"/>
                  </w:divBdr>
                </w:div>
                <w:div w:id="1870988526">
                  <w:marLeft w:val="480"/>
                  <w:marRight w:val="0"/>
                  <w:marTop w:val="0"/>
                  <w:marBottom w:val="0"/>
                  <w:divBdr>
                    <w:top w:val="none" w:sz="0" w:space="0" w:color="auto"/>
                    <w:left w:val="none" w:sz="0" w:space="0" w:color="auto"/>
                    <w:bottom w:val="none" w:sz="0" w:space="0" w:color="auto"/>
                    <w:right w:val="none" w:sz="0" w:space="0" w:color="auto"/>
                  </w:divBdr>
                </w:div>
                <w:div w:id="585462418">
                  <w:marLeft w:val="480"/>
                  <w:marRight w:val="0"/>
                  <w:marTop w:val="0"/>
                  <w:marBottom w:val="0"/>
                  <w:divBdr>
                    <w:top w:val="none" w:sz="0" w:space="0" w:color="auto"/>
                    <w:left w:val="none" w:sz="0" w:space="0" w:color="auto"/>
                    <w:bottom w:val="none" w:sz="0" w:space="0" w:color="auto"/>
                    <w:right w:val="none" w:sz="0" w:space="0" w:color="auto"/>
                  </w:divBdr>
                </w:div>
                <w:div w:id="190655359">
                  <w:marLeft w:val="480"/>
                  <w:marRight w:val="0"/>
                  <w:marTop w:val="0"/>
                  <w:marBottom w:val="0"/>
                  <w:divBdr>
                    <w:top w:val="none" w:sz="0" w:space="0" w:color="auto"/>
                    <w:left w:val="none" w:sz="0" w:space="0" w:color="auto"/>
                    <w:bottom w:val="none" w:sz="0" w:space="0" w:color="auto"/>
                    <w:right w:val="none" w:sz="0" w:space="0" w:color="auto"/>
                  </w:divBdr>
                </w:div>
                <w:div w:id="333608840">
                  <w:marLeft w:val="480"/>
                  <w:marRight w:val="0"/>
                  <w:marTop w:val="0"/>
                  <w:marBottom w:val="0"/>
                  <w:divBdr>
                    <w:top w:val="none" w:sz="0" w:space="0" w:color="auto"/>
                    <w:left w:val="none" w:sz="0" w:space="0" w:color="auto"/>
                    <w:bottom w:val="none" w:sz="0" w:space="0" w:color="auto"/>
                    <w:right w:val="none" w:sz="0" w:space="0" w:color="auto"/>
                  </w:divBdr>
                </w:div>
                <w:div w:id="2138913451">
                  <w:marLeft w:val="480"/>
                  <w:marRight w:val="0"/>
                  <w:marTop w:val="0"/>
                  <w:marBottom w:val="0"/>
                  <w:divBdr>
                    <w:top w:val="none" w:sz="0" w:space="0" w:color="auto"/>
                    <w:left w:val="none" w:sz="0" w:space="0" w:color="auto"/>
                    <w:bottom w:val="none" w:sz="0" w:space="0" w:color="auto"/>
                    <w:right w:val="none" w:sz="0" w:space="0" w:color="auto"/>
                  </w:divBdr>
                </w:div>
                <w:div w:id="1400639839">
                  <w:marLeft w:val="480"/>
                  <w:marRight w:val="0"/>
                  <w:marTop w:val="0"/>
                  <w:marBottom w:val="0"/>
                  <w:divBdr>
                    <w:top w:val="none" w:sz="0" w:space="0" w:color="auto"/>
                    <w:left w:val="none" w:sz="0" w:space="0" w:color="auto"/>
                    <w:bottom w:val="none" w:sz="0" w:space="0" w:color="auto"/>
                    <w:right w:val="none" w:sz="0" w:space="0" w:color="auto"/>
                  </w:divBdr>
                </w:div>
                <w:div w:id="802969147">
                  <w:marLeft w:val="480"/>
                  <w:marRight w:val="0"/>
                  <w:marTop w:val="0"/>
                  <w:marBottom w:val="0"/>
                  <w:divBdr>
                    <w:top w:val="none" w:sz="0" w:space="0" w:color="auto"/>
                    <w:left w:val="none" w:sz="0" w:space="0" w:color="auto"/>
                    <w:bottom w:val="none" w:sz="0" w:space="0" w:color="auto"/>
                    <w:right w:val="none" w:sz="0" w:space="0" w:color="auto"/>
                  </w:divBdr>
                </w:div>
                <w:div w:id="977808846">
                  <w:marLeft w:val="480"/>
                  <w:marRight w:val="0"/>
                  <w:marTop w:val="0"/>
                  <w:marBottom w:val="0"/>
                  <w:divBdr>
                    <w:top w:val="none" w:sz="0" w:space="0" w:color="auto"/>
                    <w:left w:val="none" w:sz="0" w:space="0" w:color="auto"/>
                    <w:bottom w:val="none" w:sz="0" w:space="0" w:color="auto"/>
                    <w:right w:val="none" w:sz="0" w:space="0" w:color="auto"/>
                  </w:divBdr>
                </w:div>
                <w:div w:id="1846439417">
                  <w:marLeft w:val="480"/>
                  <w:marRight w:val="0"/>
                  <w:marTop w:val="0"/>
                  <w:marBottom w:val="0"/>
                  <w:divBdr>
                    <w:top w:val="none" w:sz="0" w:space="0" w:color="auto"/>
                    <w:left w:val="none" w:sz="0" w:space="0" w:color="auto"/>
                    <w:bottom w:val="none" w:sz="0" w:space="0" w:color="auto"/>
                    <w:right w:val="none" w:sz="0" w:space="0" w:color="auto"/>
                  </w:divBdr>
                </w:div>
                <w:div w:id="560486974">
                  <w:marLeft w:val="480"/>
                  <w:marRight w:val="0"/>
                  <w:marTop w:val="0"/>
                  <w:marBottom w:val="0"/>
                  <w:divBdr>
                    <w:top w:val="none" w:sz="0" w:space="0" w:color="auto"/>
                    <w:left w:val="none" w:sz="0" w:space="0" w:color="auto"/>
                    <w:bottom w:val="none" w:sz="0" w:space="0" w:color="auto"/>
                    <w:right w:val="none" w:sz="0" w:space="0" w:color="auto"/>
                  </w:divBdr>
                </w:div>
              </w:divsChild>
            </w:div>
            <w:div w:id="315108434">
              <w:marLeft w:val="0"/>
              <w:marRight w:val="0"/>
              <w:marTop w:val="0"/>
              <w:marBottom w:val="0"/>
              <w:divBdr>
                <w:top w:val="none" w:sz="0" w:space="0" w:color="auto"/>
                <w:left w:val="none" w:sz="0" w:space="0" w:color="auto"/>
                <w:bottom w:val="none" w:sz="0" w:space="0" w:color="auto"/>
                <w:right w:val="none" w:sz="0" w:space="0" w:color="auto"/>
              </w:divBdr>
              <w:divsChild>
                <w:div w:id="1838154693">
                  <w:marLeft w:val="480"/>
                  <w:marRight w:val="0"/>
                  <w:marTop w:val="0"/>
                  <w:marBottom w:val="0"/>
                  <w:divBdr>
                    <w:top w:val="none" w:sz="0" w:space="0" w:color="auto"/>
                    <w:left w:val="none" w:sz="0" w:space="0" w:color="auto"/>
                    <w:bottom w:val="none" w:sz="0" w:space="0" w:color="auto"/>
                    <w:right w:val="none" w:sz="0" w:space="0" w:color="auto"/>
                  </w:divBdr>
                </w:div>
                <w:div w:id="1197698421">
                  <w:marLeft w:val="480"/>
                  <w:marRight w:val="0"/>
                  <w:marTop w:val="0"/>
                  <w:marBottom w:val="0"/>
                  <w:divBdr>
                    <w:top w:val="none" w:sz="0" w:space="0" w:color="auto"/>
                    <w:left w:val="none" w:sz="0" w:space="0" w:color="auto"/>
                    <w:bottom w:val="none" w:sz="0" w:space="0" w:color="auto"/>
                    <w:right w:val="none" w:sz="0" w:space="0" w:color="auto"/>
                  </w:divBdr>
                </w:div>
                <w:div w:id="1748306318">
                  <w:marLeft w:val="480"/>
                  <w:marRight w:val="0"/>
                  <w:marTop w:val="0"/>
                  <w:marBottom w:val="0"/>
                  <w:divBdr>
                    <w:top w:val="none" w:sz="0" w:space="0" w:color="auto"/>
                    <w:left w:val="none" w:sz="0" w:space="0" w:color="auto"/>
                    <w:bottom w:val="none" w:sz="0" w:space="0" w:color="auto"/>
                    <w:right w:val="none" w:sz="0" w:space="0" w:color="auto"/>
                  </w:divBdr>
                </w:div>
                <w:div w:id="83109062">
                  <w:marLeft w:val="480"/>
                  <w:marRight w:val="0"/>
                  <w:marTop w:val="0"/>
                  <w:marBottom w:val="0"/>
                  <w:divBdr>
                    <w:top w:val="none" w:sz="0" w:space="0" w:color="auto"/>
                    <w:left w:val="none" w:sz="0" w:space="0" w:color="auto"/>
                    <w:bottom w:val="none" w:sz="0" w:space="0" w:color="auto"/>
                    <w:right w:val="none" w:sz="0" w:space="0" w:color="auto"/>
                  </w:divBdr>
                </w:div>
                <w:div w:id="1918125439">
                  <w:marLeft w:val="480"/>
                  <w:marRight w:val="0"/>
                  <w:marTop w:val="0"/>
                  <w:marBottom w:val="0"/>
                  <w:divBdr>
                    <w:top w:val="none" w:sz="0" w:space="0" w:color="auto"/>
                    <w:left w:val="none" w:sz="0" w:space="0" w:color="auto"/>
                    <w:bottom w:val="none" w:sz="0" w:space="0" w:color="auto"/>
                    <w:right w:val="none" w:sz="0" w:space="0" w:color="auto"/>
                  </w:divBdr>
                </w:div>
                <w:div w:id="292906749">
                  <w:marLeft w:val="480"/>
                  <w:marRight w:val="0"/>
                  <w:marTop w:val="0"/>
                  <w:marBottom w:val="0"/>
                  <w:divBdr>
                    <w:top w:val="none" w:sz="0" w:space="0" w:color="auto"/>
                    <w:left w:val="none" w:sz="0" w:space="0" w:color="auto"/>
                    <w:bottom w:val="none" w:sz="0" w:space="0" w:color="auto"/>
                    <w:right w:val="none" w:sz="0" w:space="0" w:color="auto"/>
                  </w:divBdr>
                </w:div>
                <w:div w:id="441535058">
                  <w:marLeft w:val="480"/>
                  <w:marRight w:val="0"/>
                  <w:marTop w:val="0"/>
                  <w:marBottom w:val="0"/>
                  <w:divBdr>
                    <w:top w:val="none" w:sz="0" w:space="0" w:color="auto"/>
                    <w:left w:val="none" w:sz="0" w:space="0" w:color="auto"/>
                    <w:bottom w:val="none" w:sz="0" w:space="0" w:color="auto"/>
                    <w:right w:val="none" w:sz="0" w:space="0" w:color="auto"/>
                  </w:divBdr>
                </w:div>
                <w:div w:id="1774549560">
                  <w:marLeft w:val="480"/>
                  <w:marRight w:val="0"/>
                  <w:marTop w:val="0"/>
                  <w:marBottom w:val="0"/>
                  <w:divBdr>
                    <w:top w:val="none" w:sz="0" w:space="0" w:color="auto"/>
                    <w:left w:val="none" w:sz="0" w:space="0" w:color="auto"/>
                    <w:bottom w:val="none" w:sz="0" w:space="0" w:color="auto"/>
                    <w:right w:val="none" w:sz="0" w:space="0" w:color="auto"/>
                  </w:divBdr>
                </w:div>
                <w:div w:id="794755087">
                  <w:marLeft w:val="480"/>
                  <w:marRight w:val="0"/>
                  <w:marTop w:val="0"/>
                  <w:marBottom w:val="0"/>
                  <w:divBdr>
                    <w:top w:val="none" w:sz="0" w:space="0" w:color="auto"/>
                    <w:left w:val="none" w:sz="0" w:space="0" w:color="auto"/>
                    <w:bottom w:val="none" w:sz="0" w:space="0" w:color="auto"/>
                    <w:right w:val="none" w:sz="0" w:space="0" w:color="auto"/>
                  </w:divBdr>
                </w:div>
                <w:div w:id="1691640551">
                  <w:marLeft w:val="480"/>
                  <w:marRight w:val="0"/>
                  <w:marTop w:val="0"/>
                  <w:marBottom w:val="0"/>
                  <w:divBdr>
                    <w:top w:val="none" w:sz="0" w:space="0" w:color="auto"/>
                    <w:left w:val="none" w:sz="0" w:space="0" w:color="auto"/>
                    <w:bottom w:val="none" w:sz="0" w:space="0" w:color="auto"/>
                    <w:right w:val="none" w:sz="0" w:space="0" w:color="auto"/>
                  </w:divBdr>
                </w:div>
                <w:div w:id="114176510">
                  <w:marLeft w:val="480"/>
                  <w:marRight w:val="0"/>
                  <w:marTop w:val="0"/>
                  <w:marBottom w:val="0"/>
                  <w:divBdr>
                    <w:top w:val="none" w:sz="0" w:space="0" w:color="auto"/>
                    <w:left w:val="none" w:sz="0" w:space="0" w:color="auto"/>
                    <w:bottom w:val="none" w:sz="0" w:space="0" w:color="auto"/>
                    <w:right w:val="none" w:sz="0" w:space="0" w:color="auto"/>
                  </w:divBdr>
                </w:div>
                <w:div w:id="45692217">
                  <w:marLeft w:val="480"/>
                  <w:marRight w:val="0"/>
                  <w:marTop w:val="0"/>
                  <w:marBottom w:val="0"/>
                  <w:divBdr>
                    <w:top w:val="none" w:sz="0" w:space="0" w:color="auto"/>
                    <w:left w:val="none" w:sz="0" w:space="0" w:color="auto"/>
                    <w:bottom w:val="none" w:sz="0" w:space="0" w:color="auto"/>
                    <w:right w:val="none" w:sz="0" w:space="0" w:color="auto"/>
                  </w:divBdr>
                </w:div>
                <w:div w:id="654606311">
                  <w:marLeft w:val="480"/>
                  <w:marRight w:val="0"/>
                  <w:marTop w:val="0"/>
                  <w:marBottom w:val="0"/>
                  <w:divBdr>
                    <w:top w:val="none" w:sz="0" w:space="0" w:color="auto"/>
                    <w:left w:val="none" w:sz="0" w:space="0" w:color="auto"/>
                    <w:bottom w:val="none" w:sz="0" w:space="0" w:color="auto"/>
                    <w:right w:val="none" w:sz="0" w:space="0" w:color="auto"/>
                  </w:divBdr>
                </w:div>
                <w:div w:id="1217089222">
                  <w:marLeft w:val="480"/>
                  <w:marRight w:val="0"/>
                  <w:marTop w:val="0"/>
                  <w:marBottom w:val="0"/>
                  <w:divBdr>
                    <w:top w:val="none" w:sz="0" w:space="0" w:color="auto"/>
                    <w:left w:val="none" w:sz="0" w:space="0" w:color="auto"/>
                    <w:bottom w:val="none" w:sz="0" w:space="0" w:color="auto"/>
                    <w:right w:val="none" w:sz="0" w:space="0" w:color="auto"/>
                  </w:divBdr>
                </w:div>
                <w:div w:id="1134054825">
                  <w:marLeft w:val="480"/>
                  <w:marRight w:val="0"/>
                  <w:marTop w:val="0"/>
                  <w:marBottom w:val="0"/>
                  <w:divBdr>
                    <w:top w:val="none" w:sz="0" w:space="0" w:color="auto"/>
                    <w:left w:val="none" w:sz="0" w:space="0" w:color="auto"/>
                    <w:bottom w:val="none" w:sz="0" w:space="0" w:color="auto"/>
                    <w:right w:val="none" w:sz="0" w:space="0" w:color="auto"/>
                  </w:divBdr>
                </w:div>
                <w:div w:id="939721485">
                  <w:marLeft w:val="480"/>
                  <w:marRight w:val="0"/>
                  <w:marTop w:val="0"/>
                  <w:marBottom w:val="0"/>
                  <w:divBdr>
                    <w:top w:val="none" w:sz="0" w:space="0" w:color="auto"/>
                    <w:left w:val="none" w:sz="0" w:space="0" w:color="auto"/>
                    <w:bottom w:val="none" w:sz="0" w:space="0" w:color="auto"/>
                    <w:right w:val="none" w:sz="0" w:space="0" w:color="auto"/>
                  </w:divBdr>
                </w:div>
                <w:div w:id="1872379259">
                  <w:marLeft w:val="480"/>
                  <w:marRight w:val="0"/>
                  <w:marTop w:val="0"/>
                  <w:marBottom w:val="0"/>
                  <w:divBdr>
                    <w:top w:val="none" w:sz="0" w:space="0" w:color="auto"/>
                    <w:left w:val="none" w:sz="0" w:space="0" w:color="auto"/>
                    <w:bottom w:val="none" w:sz="0" w:space="0" w:color="auto"/>
                    <w:right w:val="none" w:sz="0" w:space="0" w:color="auto"/>
                  </w:divBdr>
                </w:div>
                <w:div w:id="1354915862">
                  <w:marLeft w:val="480"/>
                  <w:marRight w:val="0"/>
                  <w:marTop w:val="0"/>
                  <w:marBottom w:val="0"/>
                  <w:divBdr>
                    <w:top w:val="none" w:sz="0" w:space="0" w:color="auto"/>
                    <w:left w:val="none" w:sz="0" w:space="0" w:color="auto"/>
                    <w:bottom w:val="none" w:sz="0" w:space="0" w:color="auto"/>
                    <w:right w:val="none" w:sz="0" w:space="0" w:color="auto"/>
                  </w:divBdr>
                </w:div>
                <w:div w:id="781002302">
                  <w:marLeft w:val="480"/>
                  <w:marRight w:val="0"/>
                  <w:marTop w:val="0"/>
                  <w:marBottom w:val="0"/>
                  <w:divBdr>
                    <w:top w:val="none" w:sz="0" w:space="0" w:color="auto"/>
                    <w:left w:val="none" w:sz="0" w:space="0" w:color="auto"/>
                    <w:bottom w:val="none" w:sz="0" w:space="0" w:color="auto"/>
                    <w:right w:val="none" w:sz="0" w:space="0" w:color="auto"/>
                  </w:divBdr>
                </w:div>
                <w:div w:id="1711344803">
                  <w:marLeft w:val="480"/>
                  <w:marRight w:val="0"/>
                  <w:marTop w:val="0"/>
                  <w:marBottom w:val="0"/>
                  <w:divBdr>
                    <w:top w:val="none" w:sz="0" w:space="0" w:color="auto"/>
                    <w:left w:val="none" w:sz="0" w:space="0" w:color="auto"/>
                    <w:bottom w:val="none" w:sz="0" w:space="0" w:color="auto"/>
                    <w:right w:val="none" w:sz="0" w:space="0" w:color="auto"/>
                  </w:divBdr>
                </w:div>
              </w:divsChild>
            </w:div>
            <w:div w:id="1101412801">
              <w:marLeft w:val="0"/>
              <w:marRight w:val="0"/>
              <w:marTop w:val="0"/>
              <w:marBottom w:val="0"/>
              <w:divBdr>
                <w:top w:val="none" w:sz="0" w:space="0" w:color="auto"/>
                <w:left w:val="none" w:sz="0" w:space="0" w:color="auto"/>
                <w:bottom w:val="none" w:sz="0" w:space="0" w:color="auto"/>
                <w:right w:val="none" w:sz="0" w:space="0" w:color="auto"/>
              </w:divBdr>
              <w:divsChild>
                <w:div w:id="1002197586">
                  <w:marLeft w:val="480"/>
                  <w:marRight w:val="0"/>
                  <w:marTop w:val="0"/>
                  <w:marBottom w:val="0"/>
                  <w:divBdr>
                    <w:top w:val="none" w:sz="0" w:space="0" w:color="auto"/>
                    <w:left w:val="none" w:sz="0" w:space="0" w:color="auto"/>
                    <w:bottom w:val="none" w:sz="0" w:space="0" w:color="auto"/>
                    <w:right w:val="none" w:sz="0" w:space="0" w:color="auto"/>
                  </w:divBdr>
                </w:div>
                <w:div w:id="1315527163">
                  <w:marLeft w:val="480"/>
                  <w:marRight w:val="0"/>
                  <w:marTop w:val="0"/>
                  <w:marBottom w:val="0"/>
                  <w:divBdr>
                    <w:top w:val="none" w:sz="0" w:space="0" w:color="auto"/>
                    <w:left w:val="none" w:sz="0" w:space="0" w:color="auto"/>
                    <w:bottom w:val="none" w:sz="0" w:space="0" w:color="auto"/>
                    <w:right w:val="none" w:sz="0" w:space="0" w:color="auto"/>
                  </w:divBdr>
                </w:div>
                <w:div w:id="1223061947">
                  <w:marLeft w:val="480"/>
                  <w:marRight w:val="0"/>
                  <w:marTop w:val="0"/>
                  <w:marBottom w:val="0"/>
                  <w:divBdr>
                    <w:top w:val="none" w:sz="0" w:space="0" w:color="auto"/>
                    <w:left w:val="none" w:sz="0" w:space="0" w:color="auto"/>
                    <w:bottom w:val="none" w:sz="0" w:space="0" w:color="auto"/>
                    <w:right w:val="none" w:sz="0" w:space="0" w:color="auto"/>
                  </w:divBdr>
                </w:div>
                <w:div w:id="413555221">
                  <w:marLeft w:val="480"/>
                  <w:marRight w:val="0"/>
                  <w:marTop w:val="0"/>
                  <w:marBottom w:val="0"/>
                  <w:divBdr>
                    <w:top w:val="none" w:sz="0" w:space="0" w:color="auto"/>
                    <w:left w:val="none" w:sz="0" w:space="0" w:color="auto"/>
                    <w:bottom w:val="none" w:sz="0" w:space="0" w:color="auto"/>
                    <w:right w:val="none" w:sz="0" w:space="0" w:color="auto"/>
                  </w:divBdr>
                </w:div>
                <w:div w:id="776946409">
                  <w:marLeft w:val="480"/>
                  <w:marRight w:val="0"/>
                  <w:marTop w:val="0"/>
                  <w:marBottom w:val="0"/>
                  <w:divBdr>
                    <w:top w:val="none" w:sz="0" w:space="0" w:color="auto"/>
                    <w:left w:val="none" w:sz="0" w:space="0" w:color="auto"/>
                    <w:bottom w:val="none" w:sz="0" w:space="0" w:color="auto"/>
                    <w:right w:val="none" w:sz="0" w:space="0" w:color="auto"/>
                  </w:divBdr>
                </w:div>
                <w:div w:id="694617684">
                  <w:marLeft w:val="480"/>
                  <w:marRight w:val="0"/>
                  <w:marTop w:val="0"/>
                  <w:marBottom w:val="0"/>
                  <w:divBdr>
                    <w:top w:val="none" w:sz="0" w:space="0" w:color="auto"/>
                    <w:left w:val="none" w:sz="0" w:space="0" w:color="auto"/>
                    <w:bottom w:val="none" w:sz="0" w:space="0" w:color="auto"/>
                    <w:right w:val="none" w:sz="0" w:space="0" w:color="auto"/>
                  </w:divBdr>
                </w:div>
                <w:div w:id="247084945">
                  <w:marLeft w:val="480"/>
                  <w:marRight w:val="0"/>
                  <w:marTop w:val="0"/>
                  <w:marBottom w:val="0"/>
                  <w:divBdr>
                    <w:top w:val="none" w:sz="0" w:space="0" w:color="auto"/>
                    <w:left w:val="none" w:sz="0" w:space="0" w:color="auto"/>
                    <w:bottom w:val="none" w:sz="0" w:space="0" w:color="auto"/>
                    <w:right w:val="none" w:sz="0" w:space="0" w:color="auto"/>
                  </w:divBdr>
                </w:div>
                <w:div w:id="945427052">
                  <w:marLeft w:val="480"/>
                  <w:marRight w:val="0"/>
                  <w:marTop w:val="0"/>
                  <w:marBottom w:val="0"/>
                  <w:divBdr>
                    <w:top w:val="none" w:sz="0" w:space="0" w:color="auto"/>
                    <w:left w:val="none" w:sz="0" w:space="0" w:color="auto"/>
                    <w:bottom w:val="none" w:sz="0" w:space="0" w:color="auto"/>
                    <w:right w:val="none" w:sz="0" w:space="0" w:color="auto"/>
                  </w:divBdr>
                </w:div>
                <w:div w:id="1120807823">
                  <w:marLeft w:val="480"/>
                  <w:marRight w:val="0"/>
                  <w:marTop w:val="0"/>
                  <w:marBottom w:val="0"/>
                  <w:divBdr>
                    <w:top w:val="none" w:sz="0" w:space="0" w:color="auto"/>
                    <w:left w:val="none" w:sz="0" w:space="0" w:color="auto"/>
                    <w:bottom w:val="none" w:sz="0" w:space="0" w:color="auto"/>
                    <w:right w:val="none" w:sz="0" w:space="0" w:color="auto"/>
                  </w:divBdr>
                </w:div>
                <w:div w:id="1877696597">
                  <w:marLeft w:val="480"/>
                  <w:marRight w:val="0"/>
                  <w:marTop w:val="0"/>
                  <w:marBottom w:val="0"/>
                  <w:divBdr>
                    <w:top w:val="none" w:sz="0" w:space="0" w:color="auto"/>
                    <w:left w:val="none" w:sz="0" w:space="0" w:color="auto"/>
                    <w:bottom w:val="none" w:sz="0" w:space="0" w:color="auto"/>
                    <w:right w:val="none" w:sz="0" w:space="0" w:color="auto"/>
                  </w:divBdr>
                </w:div>
                <w:div w:id="66809124">
                  <w:marLeft w:val="480"/>
                  <w:marRight w:val="0"/>
                  <w:marTop w:val="0"/>
                  <w:marBottom w:val="0"/>
                  <w:divBdr>
                    <w:top w:val="none" w:sz="0" w:space="0" w:color="auto"/>
                    <w:left w:val="none" w:sz="0" w:space="0" w:color="auto"/>
                    <w:bottom w:val="none" w:sz="0" w:space="0" w:color="auto"/>
                    <w:right w:val="none" w:sz="0" w:space="0" w:color="auto"/>
                  </w:divBdr>
                </w:div>
                <w:div w:id="1972711808">
                  <w:marLeft w:val="480"/>
                  <w:marRight w:val="0"/>
                  <w:marTop w:val="0"/>
                  <w:marBottom w:val="0"/>
                  <w:divBdr>
                    <w:top w:val="none" w:sz="0" w:space="0" w:color="auto"/>
                    <w:left w:val="none" w:sz="0" w:space="0" w:color="auto"/>
                    <w:bottom w:val="none" w:sz="0" w:space="0" w:color="auto"/>
                    <w:right w:val="none" w:sz="0" w:space="0" w:color="auto"/>
                  </w:divBdr>
                </w:div>
                <w:div w:id="205800070">
                  <w:marLeft w:val="480"/>
                  <w:marRight w:val="0"/>
                  <w:marTop w:val="0"/>
                  <w:marBottom w:val="0"/>
                  <w:divBdr>
                    <w:top w:val="none" w:sz="0" w:space="0" w:color="auto"/>
                    <w:left w:val="none" w:sz="0" w:space="0" w:color="auto"/>
                    <w:bottom w:val="none" w:sz="0" w:space="0" w:color="auto"/>
                    <w:right w:val="none" w:sz="0" w:space="0" w:color="auto"/>
                  </w:divBdr>
                </w:div>
                <w:div w:id="452945510">
                  <w:marLeft w:val="480"/>
                  <w:marRight w:val="0"/>
                  <w:marTop w:val="0"/>
                  <w:marBottom w:val="0"/>
                  <w:divBdr>
                    <w:top w:val="none" w:sz="0" w:space="0" w:color="auto"/>
                    <w:left w:val="none" w:sz="0" w:space="0" w:color="auto"/>
                    <w:bottom w:val="none" w:sz="0" w:space="0" w:color="auto"/>
                    <w:right w:val="none" w:sz="0" w:space="0" w:color="auto"/>
                  </w:divBdr>
                </w:div>
                <w:div w:id="1985550546">
                  <w:marLeft w:val="480"/>
                  <w:marRight w:val="0"/>
                  <w:marTop w:val="0"/>
                  <w:marBottom w:val="0"/>
                  <w:divBdr>
                    <w:top w:val="none" w:sz="0" w:space="0" w:color="auto"/>
                    <w:left w:val="none" w:sz="0" w:space="0" w:color="auto"/>
                    <w:bottom w:val="none" w:sz="0" w:space="0" w:color="auto"/>
                    <w:right w:val="none" w:sz="0" w:space="0" w:color="auto"/>
                  </w:divBdr>
                </w:div>
                <w:div w:id="731536389">
                  <w:marLeft w:val="480"/>
                  <w:marRight w:val="0"/>
                  <w:marTop w:val="0"/>
                  <w:marBottom w:val="0"/>
                  <w:divBdr>
                    <w:top w:val="none" w:sz="0" w:space="0" w:color="auto"/>
                    <w:left w:val="none" w:sz="0" w:space="0" w:color="auto"/>
                    <w:bottom w:val="none" w:sz="0" w:space="0" w:color="auto"/>
                    <w:right w:val="none" w:sz="0" w:space="0" w:color="auto"/>
                  </w:divBdr>
                </w:div>
                <w:div w:id="58749519">
                  <w:marLeft w:val="480"/>
                  <w:marRight w:val="0"/>
                  <w:marTop w:val="0"/>
                  <w:marBottom w:val="0"/>
                  <w:divBdr>
                    <w:top w:val="none" w:sz="0" w:space="0" w:color="auto"/>
                    <w:left w:val="none" w:sz="0" w:space="0" w:color="auto"/>
                    <w:bottom w:val="none" w:sz="0" w:space="0" w:color="auto"/>
                    <w:right w:val="none" w:sz="0" w:space="0" w:color="auto"/>
                  </w:divBdr>
                </w:div>
                <w:div w:id="1163467559">
                  <w:marLeft w:val="480"/>
                  <w:marRight w:val="0"/>
                  <w:marTop w:val="0"/>
                  <w:marBottom w:val="0"/>
                  <w:divBdr>
                    <w:top w:val="none" w:sz="0" w:space="0" w:color="auto"/>
                    <w:left w:val="none" w:sz="0" w:space="0" w:color="auto"/>
                    <w:bottom w:val="none" w:sz="0" w:space="0" w:color="auto"/>
                    <w:right w:val="none" w:sz="0" w:space="0" w:color="auto"/>
                  </w:divBdr>
                </w:div>
                <w:div w:id="1887140240">
                  <w:marLeft w:val="480"/>
                  <w:marRight w:val="0"/>
                  <w:marTop w:val="0"/>
                  <w:marBottom w:val="0"/>
                  <w:divBdr>
                    <w:top w:val="none" w:sz="0" w:space="0" w:color="auto"/>
                    <w:left w:val="none" w:sz="0" w:space="0" w:color="auto"/>
                    <w:bottom w:val="none" w:sz="0" w:space="0" w:color="auto"/>
                    <w:right w:val="none" w:sz="0" w:space="0" w:color="auto"/>
                  </w:divBdr>
                </w:div>
                <w:div w:id="1021980360">
                  <w:marLeft w:val="480"/>
                  <w:marRight w:val="0"/>
                  <w:marTop w:val="0"/>
                  <w:marBottom w:val="0"/>
                  <w:divBdr>
                    <w:top w:val="none" w:sz="0" w:space="0" w:color="auto"/>
                    <w:left w:val="none" w:sz="0" w:space="0" w:color="auto"/>
                    <w:bottom w:val="none" w:sz="0" w:space="0" w:color="auto"/>
                    <w:right w:val="none" w:sz="0" w:space="0" w:color="auto"/>
                  </w:divBdr>
                </w:div>
              </w:divsChild>
            </w:div>
            <w:div w:id="1680346812">
              <w:marLeft w:val="0"/>
              <w:marRight w:val="0"/>
              <w:marTop w:val="0"/>
              <w:marBottom w:val="0"/>
              <w:divBdr>
                <w:top w:val="none" w:sz="0" w:space="0" w:color="auto"/>
                <w:left w:val="none" w:sz="0" w:space="0" w:color="auto"/>
                <w:bottom w:val="none" w:sz="0" w:space="0" w:color="auto"/>
                <w:right w:val="none" w:sz="0" w:space="0" w:color="auto"/>
              </w:divBdr>
              <w:divsChild>
                <w:div w:id="792869625">
                  <w:marLeft w:val="480"/>
                  <w:marRight w:val="0"/>
                  <w:marTop w:val="0"/>
                  <w:marBottom w:val="0"/>
                  <w:divBdr>
                    <w:top w:val="none" w:sz="0" w:space="0" w:color="auto"/>
                    <w:left w:val="none" w:sz="0" w:space="0" w:color="auto"/>
                    <w:bottom w:val="none" w:sz="0" w:space="0" w:color="auto"/>
                    <w:right w:val="none" w:sz="0" w:space="0" w:color="auto"/>
                  </w:divBdr>
                </w:div>
                <w:div w:id="1920018039">
                  <w:marLeft w:val="480"/>
                  <w:marRight w:val="0"/>
                  <w:marTop w:val="0"/>
                  <w:marBottom w:val="0"/>
                  <w:divBdr>
                    <w:top w:val="none" w:sz="0" w:space="0" w:color="auto"/>
                    <w:left w:val="none" w:sz="0" w:space="0" w:color="auto"/>
                    <w:bottom w:val="none" w:sz="0" w:space="0" w:color="auto"/>
                    <w:right w:val="none" w:sz="0" w:space="0" w:color="auto"/>
                  </w:divBdr>
                </w:div>
                <w:div w:id="1041635465">
                  <w:marLeft w:val="480"/>
                  <w:marRight w:val="0"/>
                  <w:marTop w:val="0"/>
                  <w:marBottom w:val="0"/>
                  <w:divBdr>
                    <w:top w:val="none" w:sz="0" w:space="0" w:color="auto"/>
                    <w:left w:val="none" w:sz="0" w:space="0" w:color="auto"/>
                    <w:bottom w:val="none" w:sz="0" w:space="0" w:color="auto"/>
                    <w:right w:val="none" w:sz="0" w:space="0" w:color="auto"/>
                  </w:divBdr>
                </w:div>
                <w:div w:id="1929384278">
                  <w:marLeft w:val="480"/>
                  <w:marRight w:val="0"/>
                  <w:marTop w:val="0"/>
                  <w:marBottom w:val="0"/>
                  <w:divBdr>
                    <w:top w:val="none" w:sz="0" w:space="0" w:color="auto"/>
                    <w:left w:val="none" w:sz="0" w:space="0" w:color="auto"/>
                    <w:bottom w:val="none" w:sz="0" w:space="0" w:color="auto"/>
                    <w:right w:val="none" w:sz="0" w:space="0" w:color="auto"/>
                  </w:divBdr>
                </w:div>
                <w:div w:id="1066688628">
                  <w:marLeft w:val="480"/>
                  <w:marRight w:val="0"/>
                  <w:marTop w:val="0"/>
                  <w:marBottom w:val="0"/>
                  <w:divBdr>
                    <w:top w:val="none" w:sz="0" w:space="0" w:color="auto"/>
                    <w:left w:val="none" w:sz="0" w:space="0" w:color="auto"/>
                    <w:bottom w:val="none" w:sz="0" w:space="0" w:color="auto"/>
                    <w:right w:val="none" w:sz="0" w:space="0" w:color="auto"/>
                  </w:divBdr>
                </w:div>
                <w:div w:id="564342083">
                  <w:marLeft w:val="480"/>
                  <w:marRight w:val="0"/>
                  <w:marTop w:val="0"/>
                  <w:marBottom w:val="0"/>
                  <w:divBdr>
                    <w:top w:val="none" w:sz="0" w:space="0" w:color="auto"/>
                    <w:left w:val="none" w:sz="0" w:space="0" w:color="auto"/>
                    <w:bottom w:val="none" w:sz="0" w:space="0" w:color="auto"/>
                    <w:right w:val="none" w:sz="0" w:space="0" w:color="auto"/>
                  </w:divBdr>
                </w:div>
                <w:div w:id="2095590240">
                  <w:marLeft w:val="480"/>
                  <w:marRight w:val="0"/>
                  <w:marTop w:val="0"/>
                  <w:marBottom w:val="0"/>
                  <w:divBdr>
                    <w:top w:val="none" w:sz="0" w:space="0" w:color="auto"/>
                    <w:left w:val="none" w:sz="0" w:space="0" w:color="auto"/>
                    <w:bottom w:val="none" w:sz="0" w:space="0" w:color="auto"/>
                    <w:right w:val="none" w:sz="0" w:space="0" w:color="auto"/>
                  </w:divBdr>
                </w:div>
                <w:div w:id="128128710">
                  <w:marLeft w:val="480"/>
                  <w:marRight w:val="0"/>
                  <w:marTop w:val="0"/>
                  <w:marBottom w:val="0"/>
                  <w:divBdr>
                    <w:top w:val="none" w:sz="0" w:space="0" w:color="auto"/>
                    <w:left w:val="none" w:sz="0" w:space="0" w:color="auto"/>
                    <w:bottom w:val="none" w:sz="0" w:space="0" w:color="auto"/>
                    <w:right w:val="none" w:sz="0" w:space="0" w:color="auto"/>
                  </w:divBdr>
                </w:div>
                <w:div w:id="1997102891">
                  <w:marLeft w:val="480"/>
                  <w:marRight w:val="0"/>
                  <w:marTop w:val="0"/>
                  <w:marBottom w:val="0"/>
                  <w:divBdr>
                    <w:top w:val="none" w:sz="0" w:space="0" w:color="auto"/>
                    <w:left w:val="none" w:sz="0" w:space="0" w:color="auto"/>
                    <w:bottom w:val="none" w:sz="0" w:space="0" w:color="auto"/>
                    <w:right w:val="none" w:sz="0" w:space="0" w:color="auto"/>
                  </w:divBdr>
                </w:div>
                <w:div w:id="1594362666">
                  <w:marLeft w:val="480"/>
                  <w:marRight w:val="0"/>
                  <w:marTop w:val="0"/>
                  <w:marBottom w:val="0"/>
                  <w:divBdr>
                    <w:top w:val="none" w:sz="0" w:space="0" w:color="auto"/>
                    <w:left w:val="none" w:sz="0" w:space="0" w:color="auto"/>
                    <w:bottom w:val="none" w:sz="0" w:space="0" w:color="auto"/>
                    <w:right w:val="none" w:sz="0" w:space="0" w:color="auto"/>
                  </w:divBdr>
                </w:div>
                <w:div w:id="894000345">
                  <w:marLeft w:val="480"/>
                  <w:marRight w:val="0"/>
                  <w:marTop w:val="0"/>
                  <w:marBottom w:val="0"/>
                  <w:divBdr>
                    <w:top w:val="none" w:sz="0" w:space="0" w:color="auto"/>
                    <w:left w:val="none" w:sz="0" w:space="0" w:color="auto"/>
                    <w:bottom w:val="none" w:sz="0" w:space="0" w:color="auto"/>
                    <w:right w:val="none" w:sz="0" w:space="0" w:color="auto"/>
                  </w:divBdr>
                </w:div>
                <w:div w:id="1231381311">
                  <w:marLeft w:val="480"/>
                  <w:marRight w:val="0"/>
                  <w:marTop w:val="0"/>
                  <w:marBottom w:val="0"/>
                  <w:divBdr>
                    <w:top w:val="none" w:sz="0" w:space="0" w:color="auto"/>
                    <w:left w:val="none" w:sz="0" w:space="0" w:color="auto"/>
                    <w:bottom w:val="none" w:sz="0" w:space="0" w:color="auto"/>
                    <w:right w:val="none" w:sz="0" w:space="0" w:color="auto"/>
                  </w:divBdr>
                </w:div>
                <w:div w:id="1578174978">
                  <w:marLeft w:val="480"/>
                  <w:marRight w:val="0"/>
                  <w:marTop w:val="0"/>
                  <w:marBottom w:val="0"/>
                  <w:divBdr>
                    <w:top w:val="none" w:sz="0" w:space="0" w:color="auto"/>
                    <w:left w:val="none" w:sz="0" w:space="0" w:color="auto"/>
                    <w:bottom w:val="none" w:sz="0" w:space="0" w:color="auto"/>
                    <w:right w:val="none" w:sz="0" w:space="0" w:color="auto"/>
                  </w:divBdr>
                </w:div>
                <w:div w:id="1374185300">
                  <w:marLeft w:val="480"/>
                  <w:marRight w:val="0"/>
                  <w:marTop w:val="0"/>
                  <w:marBottom w:val="0"/>
                  <w:divBdr>
                    <w:top w:val="none" w:sz="0" w:space="0" w:color="auto"/>
                    <w:left w:val="none" w:sz="0" w:space="0" w:color="auto"/>
                    <w:bottom w:val="none" w:sz="0" w:space="0" w:color="auto"/>
                    <w:right w:val="none" w:sz="0" w:space="0" w:color="auto"/>
                  </w:divBdr>
                </w:div>
                <w:div w:id="229078328">
                  <w:marLeft w:val="480"/>
                  <w:marRight w:val="0"/>
                  <w:marTop w:val="0"/>
                  <w:marBottom w:val="0"/>
                  <w:divBdr>
                    <w:top w:val="none" w:sz="0" w:space="0" w:color="auto"/>
                    <w:left w:val="none" w:sz="0" w:space="0" w:color="auto"/>
                    <w:bottom w:val="none" w:sz="0" w:space="0" w:color="auto"/>
                    <w:right w:val="none" w:sz="0" w:space="0" w:color="auto"/>
                  </w:divBdr>
                </w:div>
                <w:div w:id="1015380612">
                  <w:marLeft w:val="480"/>
                  <w:marRight w:val="0"/>
                  <w:marTop w:val="0"/>
                  <w:marBottom w:val="0"/>
                  <w:divBdr>
                    <w:top w:val="none" w:sz="0" w:space="0" w:color="auto"/>
                    <w:left w:val="none" w:sz="0" w:space="0" w:color="auto"/>
                    <w:bottom w:val="none" w:sz="0" w:space="0" w:color="auto"/>
                    <w:right w:val="none" w:sz="0" w:space="0" w:color="auto"/>
                  </w:divBdr>
                </w:div>
                <w:div w:id="270940664">
                  <w:marLeft w:val="480"/>
                  <w:marRight w:val="0"/>
                  <w:marTop w:val="0"/>
                  <w:marBottom w:val="0"/>
                  <w:divBdr>
                    <w:top w:val="none" w:sz="0" w:space="0" w:color="auto"/>
                    <w:left w:val="none" w:sz="0" w:space="0" w:color="auto"/>
                    <w:bottom w:val="none" w:sz="0" w:space="0" w:color="auto"/>
                    <w:right w:val="none" w:sz="0" w:space="0" w:color="auto"/>
                  </w:divBdr>
                </w:div>
                <w:div w:id="1376464834">
                  <w:marLeft w:val="480"/>
                  <w:marRight w:val="0"/>
                  <w:marTop w:val="0"/>
                  <w:marBottom w:val="0"/>
                  <w:divBdr>
                    <w:top w:val="none" w:sz="0" w:space="0" w:color="auto"/>
                    <w:left w:val="none" w:sz="0" w:space="0" w:color="auto"/>
                    <w:bottom w:val="none" w:sz="0" w:space="0" w:color="auto"/>
                    <w:right w:val="none" w:sz="0" w:space="0" w:color="auto"/>
                  </w:divBdr>
                </w:div>
                <w:div w:id="1101608586">
                  <w:marLeft w:val="480"/>
                  <w:marRight w:val="0"/>
                  <w:marTop w:val="0"/>
                  <w:marBottom w:val="0"/>
                  <w:divBdr>
                    <w:top w:val="none" w:sz="0" w:space="0" w:color="auto"/>
                    <w:left w:val="none" w:sz="0" w:space="0" w:color="auto"/>
                    <w:bottom w:val="none" w:sz="0" w:space="0" w:color="auto"/>
                    <w:right w:val="none" w:sz="0" w:space="0" w:color="auto"/>
                  </w:divBdr>
                </w:div>
                <w:div w:id="1558198233">
                  <w:marLeft w:val="480"/>
                  <w:marRight w:val="0"/>
                  <w:marTop w:val="0"/>
                  <w:marBottom w:val="0"/>
                  <w:divBdr>
                    <w:top w:val="none" w:sz="0" w:space="0" w:color="auto"/>
                    <w:left w:val="none" w:sz="0" w:space="0" w:color="auto"/>
                    <w:bottom w:val="none" w:sz="0" w:space="0" w:color="auto"/>
                    <w:right w:val="none" w:sz="0" w:space="0" w:color="auto"/>
                  </w:divBdr>
                </w:div>
              </w:divsChild>
            </w:div>
            <w:div w:id="1194923783">
              <w:marLeft w:val="0"/>
              <w:marRight w:val="0"/>
              <w:marTop w:val="0"/>
              <w:marBottom w:val="0"/>
              <w:divBdr>
                <w:top w:val="none" w:sz="0" w:space="0" w:color="auto"/>
                <w:left w:val="none" w:sz="0" w:space="0" w:color="auto"/>
                <w:bottom w:val="none" w:sz="0" w:space="0" w:color="auto"/>
                <w:right w:val="none" w:sz="0" w:space="0" w:color="auto"/>
              </w:divBdr>
              <w:divsChild>
                <w:div w:id="1785230471">
                  <w:marLeft w:val="480"/>
                  <w:marRight w:val="0"/>
                  <w:marTop w:val="0"/>
                  <w:marBottom w:val="0"/>
                  <w:divBdr>
                    <w:top w:val="none" w:sz="0" w:space="0" w:color="auto"/>
                    <w:left w:val="none" w:sz="0" w:space="0" w:color="auto"/>
                    <w:bottom w:val="none" w:sz="0" w:space="0" w:color="auto"/>
                    <w:right w:val="none" w:sz="0" w:space="0" w:color="auto"/>
                  </w:divBdr>
                </w:div>
                <w:div w:id="1040547406">
                  <w:marLeft w:val="480"/>
                  <w:marRight w:val="0"/>
                  <w:marTop w:val="0"/>
                  <w:marBottom w:val="0"/>
                  <w:divBdr>
                    <w:top w:val="none" w:sz="0" w:space="0" w:color="auto"/>
                    <w:left w:val="none" w:sz="0" w:space="0" w:color="auto"/>
                    <w:bottom w:val="none" w:sz="0" w:space="0" w:color="auto"/>
                    <w:right w:val="none" w:sz="0" w:space="0" w:color="auto"/>
                  </w:divBdr>
                </w:div>
                <w:div w:id="1548027349">
                  <w:marLeft w:val="480"/>
                  <w:marRight w:val="0"/>
                  <w:marTop w:val="0"/>
                  <w:marBottom w:val="0"/>
                  <w:divBdr>
                    <w:top w:val="none" w:sz="0" w:space="0" w:color="auto"/>
                    <w:left w:val="none" w:sz="0" w:space="0" w:color="auto"/>
                    <w:bottom w:val="none" w:sz="0" w:space="0" w:color="auto"/>
                    <w:right w:val="none" w:sz="0" w:space="0" w:color="auto"/>
                  </w:divBdr>
                </w:div>
                <w:div w:id="1567565591">
                  <w:marLeft w:val="480"/>
                  <w:marRight w:val="0"/>
                  <w:marTop w:val="0"/>
                  <w:marBottom w:val="0"/>
                  <w:divBdr>
                    <w:top w:val="none" w:sz="0" w:space="0" w:color="auto"/>
                    <w:left w:val="none" w:sz="0" w:space="0" w:color="auto"/>
                    <w:bottom w:val="none" w:sz="0" w:space="0" w:color="auto"/>
                    <w:right w:val="none" w:sz="0" w:space="0" w:color="auto"/>
                  </w:divBdr>
                </w:div>
                <w:div w:id="1520777117">
                  <w:marLeft w:val="480"/>
                  <w:marRight w:val="0"/>
                  <w:marTop w:val="0"/>
                  <w:marBottom w:val="0"/>
                  <w:divBdr>
                    <w:top w:val="none" w:sz="0" w:space="0" w:color="auto"/>
                    <w:left w:val="none" w:sz="0" w:space="0" w:color="auto"/>
                    <w:bottom w:val="none" w:sz="0" w:space="0" w:color="auto"/>
                    <w:right w:val="none" w:sz="0" w:space="0" w:color="auto"/>
                  </w:divBdr>
                </w:div>
                <w:div w:id="1807043621">
                  <w:marLeft w:val="480"/>
                  <w:marRight w:val="0"/>
                  <w:marTop w:val="0"/>
                  <w:marBottom w:val="0"/>
                  <w:divBdr>
                    <w:top w:val="none" w:sz="0" w:space="0" w:color="auto"/>
                    <w:left w:val="none" w:sz="0" w:space="0" w:color="auto"/>
                    <w:bottom w:val="none" w:sz="0" w:space="0" w:color="auto"/>
                    <w:right w:val="none" w:sz="0" w:space="0" w:color="auto"/>
                  </w:divBdr>
                </w:div>
                <w:div w:id="408701039">
                  <w:marLeft w:val="480"/>
                  <w:marRight w:val="0"/>
                  <w:marTop w:val="0"/>
                  <w:marBottom w:val="0"/>
                  <w:divBdr>
                    <w:top w:val="none" w:sz="0" w:space="0" w:color="auto"/>
                    <w:left w:val="none" w:sz="0" w:space="0" w:color="auto"/>
                    <w:bottom w:val="none" w:sz="0" w:space="0" w:color="auto"/>
                    <w:right w:val="none" w:sz="0" w:space="0" w:color="auto"/>
                  </w:divBdr>
                </w:div>
                <w:div w:id="881407289">
                  <w:marLeft w:val="480"/>
                  <w:marRight w:val="0"/>
                  <w:marTop w:val="0"/>
                  <w:marBottom w:val="0"/>
                  <w:divBdr>
                    <w:top w:val="none" w:sz="0" w:space="0" w:color="auto"/>
                    <w:left w:val="none" w:sz="0" w:space="0" w:color="auto"/>
                    <w:bottom w:val="none" w:sz="0" w:space="0" w:color="auto"/>
                    <w:right w:val="none" w:sz="0" w:space="0" w:color="auto"/>
                  </w:divBdr>
                </w:div>
                <w:div w:id="204953094">
                  <w:marLeft w:val="480"/>
                  <w:marRight w:val="0"/>
                  <w:marTop w:val="0"/>
                  <w:marBottom w:val="0"/>
                  <w:divBdr>
                    <w:top w:val="none" w:sz="0" w:space="0" w:color="auto"/>
                    <w:left w:val="none" w:sz="0" w:space="0" w:color="auto"/>
                    <w:bottom w:val="none" w:sz="0" w:space="0" w:color="auto"/>
                    <w:right w:val="none" w:sz="0" w:space="0" w:color="auto"/>
                  </w:divBdr>
                </w:div>
                <w:div w:id="1628587309">
                  <w:marLeft w:val="480"/>
                  <w:marRight w:val="0"/>
                  <w:marTop w:val="0"/>
                  <w:marBottom w:val="0"/>
                  <w:divBdr>
                    <w:top w:val="none" w:sz="0" w:space="0" w:color="auto"/>
                    <w:left w:val="none" w:sz="0" w:space="0" w:color="auto"/>
                    <w:bottom w:val="none" w:sz="0" w:space="0" w:color="auto"/>
                    <w:right w:val="none" w:sz="0" w:space="0" w:color="auto"/>
                  </w:divBdr>
                </w:div>
                <w:div w:id="694501169">
                  <w:marLeft w:val="480"/>
                  <w:marRight w:val="0"/>
                  <w:marTop w:val="0"/>
                  <w:marBottom w:val="0"/>
                  <w:divBdr>
                    <w:top w:val="none" w:sz="0" w:space="0" w:color="auto"/>
                    <w:left w:val="none" w:sz="0" w:space="0" w:color="auto"/>
                    <w:bottom w:val="none" w:sz="0" w:space="0" w:color="auto"/>
                    <w:right w:val="none" w:sz="0" w:space="0" w:color="auto"/>
                  </w:divBdr>
                </w:div>
                <w:div w:id="374819551">
                  <w:marLeft w:val="480"/>
                  <w:marRight w:val="0"/>
                  <w:marTop w:val="0"/>
                  <w:marBottom w:val="0"/>
                  <w:divBdr>
                    <w:top w:val="none" w:sz="0" w:space="0" w:color="auto"/>
                    <w:left w:val="none" w:sz="0" w:space="0" w:color="auto"/>
                    <w:bottom w:val="none" w:sz="0" w:space="0" w:color="auto"/>
                    <w:right w:val="none" w:sz="0" w:space="0" w:color="auto"/>
                  </w:divBdr>
                </w:div>
                <w:div w:id="830607557">
                  <w:marLeft w:val="480"/>
                  <w:marRight w:val="0"/>
                  <w:marTop w:val="0"/>
                  <w:marBottom w:val="0"/>
                  <w:divBdr>
                    <w:top w:val="none" w:sz="0" w:space="0" w:color="auto"/>
                    <w:left w:val="none" w:sz="0" w:space="0" w:color="auto"/>
                    <w:bottom w:val="none" w:sz="0" w:space="0" w:color="auto"/>
                    <w:right w:val="none" w:sz="0" w:space="0" w:color="auto"/>
                  </w:divBdr>
                </w:div>
                <w:div w:id="325209194">
                  <w:marLeft w:val="480"/>
                  <w:marRight w:val="0"/>
                  <w:marTop w:val="0"/>
                  <w:marBottom w:val="0"/>
                  <w:divBdr>
                    <w:top w:val="none" w:sz="0" w:space="0" w:color="auto"/>
                    <w:left w:val="none" w:sz="0" w:space="0" w:color="auto"/>
                    <w:bottom w:val="none" w:sz="0" w:space="0" w:color="auto"/>
                    <w:right w:val="none" w:sz="0" w:space="0" w:color="auto"/>
                  </w:divBdr>
                </w:div>
                <w:div w:id="273363815">
                  <w:marLeft w:val="480"/>
                  <w:marRight w:val="0"/>
                  <w:marTop w:val="0"/>
                  <w:marBottom w:val="0"/>
                  <w:divBdr>
                    <w:top w:val="none" w:sz="0" w:space="0" w:color="auto"/>
                    <w:left w:val="none" w:sz="0" w:space="0" w:color="auto"/>
                    <w:bottom w:val="none" w:sz="0" w:space="0" w:color="auto"/>
                    <w:right w:val="none" w:sz="0" w:space="0" w:color="auto"/>
                  </w:divBdr>
                </w:div>
                <w:div w:id="700086153">
                  <w:marLeft w:val="480"/>
                  <w:marRight w:val="0"/>
                  <w:marTop w:val="0"/>
                  <w:marBottom w:val="0"/>
                  <w:divBdr>
                    <w:top w:val="none" w:sz="0" w:space="0" w:color="auto"/>
                    <w:left w:val="none" w:sz="0" w:space="0" w:color="auto"/>
                    <w:bottom w:val="none" w:sz="0" w:space="0" w:color="auto"/>
                    <w:right w:val="none" w:sz="0" w:space="0" w:color="auto"/>
                  </w:divBdr>
                </w:div>
                <w:div w:id="1378701510">
                  <w:marLeft w:val="480"/>
                  <w:marRight w:val="0"/>
                  <w:marTop w:val="0"/>
                  <w:marBottom w:val="0"/>
                  <w:divBdr>
                    <w:top w:val="none" w:sz="0" w:space="0" w:color="auto"/>
                    <w:left w:val="none" w:sz="0" w:space="0" w:color="auto"/>
                    <w:bottom w:val="none" w:sz="0" w:space="0" w:color="auto"/>
                    <w:right w:val="none" w:sz="0" w:space="0" w:color="auto"/>
                  </w:divBdr>
                </w:div>
                <w:div w:id="491020094">
                  <w:marLeft w:val="480"/>
                  <w:marRight w:val="0"/>
                  <w:marTop w:val="0"/>
                  <w:marBottom w:val="0"/>
                  <w:divBdr>
                    <w:top w:val="none" w:sz="0" w:space="0" w:color="auto"/>
                    <w:left w:val="none" w:sz="0" w:space="0" w:color="auto"/>
                    <w:bottom w:val="none" w:sz="0" w:space="0" w:color="auto"/>
                    <w:right w:val="none" w:sz="0" w:space="0" w:color="auto"/>
                  </w:divBdr>
                </w:div>
                <w:div w:id="1691637745">
                  <w:marLeft w:val="480"/>
                  <w:marRight w:val="0"/>
                  <w:marTop w:val="0"/>
                  <w:marBottom w:val="0"/>
                  <w:divBdr>
                    <w:top w:val="none" w:sz="0" w:space="0" w:color="auto"/>
                    <w:left w:val="none" w:sz="0" w:space="0" w:color="auto"/>
                    <w:bottom w:val="none" w:sz="0" w:space="0" w:color="auto"/>
                    <w:right w:val="none" w:sz="0" w:space="0" w:color="auto"/>
                  </w:divBdr>
                </w:div>
                <w:div w:id="1383210222">
                  <w:marLeft w:val="480"/>
                  <w:marRight w:val="0"/>
                  <w:marTop w:val="0"/>
                  <w:marBottom w:val="0"/>
                  <w:divBdr>
                    <w:top w:val="none" w:sz="0" w:space="0" w:color="auto"/>
                    <w:left w:val="none" w:sz="0" w:space="0" w:color="auto"/>
                    <w:bottom w:val="none" w:sz="0" w:space="0" w:color="auto"/>
                    <w:right w:val="none" w:sz="0" w:space="0" w:color="auto"/>
                  </w:divBdr>
                </w:div>
                <w:div w:id="498738959">
                  <w:marLeft w:val="480"/>
                  <w:marRight w:val="0"/>
                  <w:marTop w:val="0"/>
                  <w:marBottom w:val="0"/>
                  <w:divBdr>
                    <w:top w:val="none" w:sz="0" w:space="0" w:color="auto"/>
                    <w:left w:val="none" w:sz="0" w:space="0" w:color="auto"/>
                    <w:bottom w:val="none" w:sz="0" w:space="0" w:color="auto"/>
                    <w:right w:val="none" w:sz="0" w:space="0" w:color="auto"/>
                  </w:divBdr>
                </w:div>
              </w:divsChild>
            </w:div>
            <w:div w:id="817265405">
              <w:marLeft w:val="0"/>
              <w:marRight w:val="0"/>
              <w:marTop w:val="0"/>
              <w:marBottom w:val="0"/>
              <w:divBdr>
                <w:top w:val="none" w:sz="0" w:space="0" w:color="auto"/>
                <w:left w:val="none" w:sz="0" w:space="0" w:color="auto"/>
                <w:bottom w:val="none" w:sz="0" w:space="0" w:color="auto"/>
                <w:right w:val="none" w:sz="0" w:space="0" w:color="auto"/>
              </w:divBdr>
              <w:divsChild>
                <w:div w:id="840462454">
                  <w:marLeft w:val="480"/>
                  <w:marRight w:val="0"/>
                  <w:marTop w:val="0"/>
                  <w:marBottom w:val="0"/>
                  <w:divBdr>
                    <w:top w:val="none" w:sz="0" w:space="0" w:color="auto"/>
                    <w:left w:val="none" w:sz="0" w:space="0" w:color="auto"/>
                    <w:bottom w:val="none" w:sz="0" w:space="0" w:color="auto"/>
                    <w:right w:val="none" w:sz="0" w:space="0" w:color="auto"/>
                  </w:divBdr>
                </w:div>
                <w:div w:id="2046558578">
                  <w:marLeft w:val="480"/>
                  <w:marRight w:val="0"/>
                  <w:marTop w:val="0"/>
                  <w:marBottom w:val="0"/>
                  <w:divBdr>
                    <w:top w:val="none" w:sz="0" w:space="0" w:color="auto"/>
                    <w:left w:val="none" w:sz="0" w:space="0" w:color="auto"/>
                    <w:bottom w:val="none" w:sz="0" w:space="0" w:color="auto"/>
                    <w:right w:val="none" w:sz="0" w:space="0" w:color="auto"/>
                  </w:divBdr>
                </w:div>
                <w:div w:id="975142738">
                  <w:marLeft w:val="480"/>
                  <w:marRight w:val="0"/>
                  <w:marTop w:val="0"/>
                  <w:marBottom w:val="0"/>
                  <w:divBdr>
                    <w:top w:val="none" w:sz="0" w:space="0" w:color="auto"/>
                    <w:left w:val="none" w:sz="0" w:space="0" w:color="auto"/>
                    <w:bottom w:val="none" w:sz="0" w:space="0" w:color="auto"/>
                    <w:right w:val="none" w:sz="0" w:space="0" w:color="auto"/>
                  </w:divBdr>
                </w:div>
                <w:div w:id="748893385">
                  <w:marLeft w:val="480"/>
                  <w:marRight w:val="0"/>
                  <w:marTop w:val="0"/>
                  <w:marBottom w:val="0"/>
                  <w:divBdr>
                    <w:top w:val="none" w:sz="0" w:space="0" w:color="auto"/>
                    <w:left w:val="none" w:sz="0" w:space="0" w:color="auto"/>
                    <w:bottom w:val="none" w:sz="0" w:space="0" w:color="auto"/>
                    <w:right w:val="none" w:sz="0" w:space="0" w:color="auto"/>
                  </w:divBdr>
                </w:div>
                <w:div w:id="1035035312">
                  <w:marLeft w:val="480"/>
                  <w:marRight w:val="0"/>
                  <w:marTop w:val="0"/>
                  <w:marBottom w:val="0"/>
                  <w:divBdr>
                    <w:top w:val="none" w:sz="0" w:space="0" w:color="auto"/>
                    <w:left w:val="none" w:sz="0" w:space="0" w:color="auto"/>
                    <w:bottom w:val="none" w:sz="0" w:space="0" w:color="auto"/>
                    <w:right w:val="none" w:sz="0" w:space="0" w:color="auto"/>
                  </w:divBdr>
                </w:div>
                <w:div w:id="1159224331">
                  <w:marLeft w:val="480"/>
                  <w:marRight w:val="0"/>
                  <w:marTop w:val="0"/>
                  <w:marBottom w:val="0"/>
                  <w:divBdr>
                    <w:top w:val="none" w:sz="0" w:space="0" w:color="auto"/>
                    <w:left w:val="none" w:sz="0" w:space="0" w:color="auto"/>
                    <w:bottom w:val="none" w:sz="0" w:space="0" w:color="auto"/>
                    <w:right w:val="none" w:sz="0" w:space="0" w:color="auto"/>
                  </w:divBdr>
                </w:div>
                <w:div w:id="998459868">
                  <w:marLeft w:val="480"/>
                  <w:marRight w:val="0"/>
                  <w:marTop w:val="0"/>
                  <w:marBottom w:val="0"/>
                  <w:divBdr>
                    <w:top w:val="none" w:sz="0" w:space="0" w:color="auto"/>
                    <w:left w:val="none" w:sz="0" w:space="0" w:color="auto"/>
                    <w:bottom w:val="none" w:sz="0" w:space="0" w:color="auto"/>
                    <w:right w:val="none" w:sz="0" w:space="0" w:color="auto"/>
                  </w:divBdr>
                </w:div>
                <w:div w:id="1760983295">
                  <w:marLeft w:val="480"/>
                  <w:marRight w:val="0"/>
                  <w:marTop w:val="0"/>
                  <w:marBottom w:val="0"/>
                  <w:divBdr>
                    <w:top w:val="none" w:sz="0" w:space="0" w:color="auto"/>
                    <w:left w:val="none" w:sz="0" w:space="0" w:color="auto"/>
                    <w:bottom w:val="none" w:sz="0" w:space="0" w:color="auto"/>
                    <w:right w:val="none" w:sz="0" w:space="0" w:color="auto"/>
                  </w:divBdr>
                </w:div>
                <w:div w:id="1750495992">
                  <w:marLeft w:val="480"/>
                  <w:marRight w:val="0"/>
                  <w:marTop w:val="0"/>
                  <w:marBottom w:val="0"/>
                  <w:divBdr>
                    <w:top w:val="none" w:sz="0" w:space="0" w:color="auto"/>
                    <w:left w:val="none" w:sz="0" w:space="0" w:color="auto"/>
                    <w:bottom w:val="none" w:sz="0" w:space="0" w:color="auto"/>
                    <w:right w:val="none" w:sz="0" w:space="0" w:color="auto"/>
                  </w:divBdr>
                </w:div>
                <w:div w:id="1965113892">
                  <w:marLeft w:val="480"/>
                  <w:marRight w:val="0"/>
                  <w:marTop w:val="0"/>
                  <w:marBottom w:val="0"/>
                  <w:divBdr>
                    <w:top w:val="none" w:sz="0" w:space="0" w:color="auto"/>
                    <w:left w:val="none" w:sz="0" w:space="0" w:color="auto"/>
                    <w:bottom w:val="none" w:sz="0" w:space="0" w:color="auto"/>
                    <w:right w:val="none" w:sz="0" w:space="0" w:color="auto"/>
                  </w:divBdr>
                </w:div>
                <w:div w:id="360087027">
                  <w:marLeft w:val="480"/>
                  <w:marRight w:val="0"/>
                  <w:marTop w:val="0"/>
                  <w:marBottom w:val="0"/>
                  <w:divBdr>
                    <w:top w:val="none" w:sz="0" w:space="0" w:color="auto"/>
                    <w:left w:val="none" w:sz="0" w:space="0" w:color="auto"/>
                    <w:bottom w:val="none" w:sz="0" w:space="0" w:color="auto"/>
                    <w:right w:val="none" w:sz="0" w:space="0" w:color="auto"/>
                  </w:divBdr>
                </w:div>
                <w:div w:id="1419138016">
                  <w:marLeft w:val="480"/>
                  <w:marRight w:val="0"/>
                  <w:marTop w:val="0"/>
                  <w:marBottom w:val="0"/>
                  <w:divBdr>
                    <w:top w:val="none" w:sz="0" w:space="0" w:color="auto"/>
                    <w:left w:val="none" w:sz="0" w:space="0" w:color="auto"/>
                    <w:bottom w:val="none" w:sz="0" w:space="0" w:color="auto"/>
                    <w:right w:val="none" w:sz="0" w:space="0" w:color="auto"/>
                  </w:divBdr>
                </w:div>
                <w:div w:id="208999058">
                  <w:marLeft w:val="480"/>
                  <w:marRight w:val="0"/>
                  <w:marTop w:val="0"/>
                  <w:marBottom w:val="0"/>
                  <w:divBdr>
                    <w:top w:val="none" w:sz="0" w:space="0" w:color="auto"/>
                    <w:left w:val="none" w:sz="0" w:space="0" w:color="auto"/>
                    <w:bottom w:val="none" w:sz="0" w:space="0" w:color="auto"/>
                    <w:right w:val="none" w:sz="0" w:space="0" w:color="auto"/>
                  </w:divBdr>
                </w:div>
                <w:div w:id="1843465930">
                  <w:marLeft w:val="480"/>
                  <w:marRight w:val="0"/>
                  <w:marTop w:val="0"/>
                  <w:marBottom w:val="0"/>
                  <w:divBdr>
                    <w:top w:val="none" w:sz="0" w:space="0" w:color="auto"/>
                    <w:left w:val="none" w:sz="0" w:space="0" w:color="auto"/>
                    <w:bottom w:val="none" w:sz="0" w:space="0" w:color="auto"/>
                    <w:right w:val="none" w:sz="0" w:space="0" w:color="auto"/>
                  </w:divBdr>
                </w:div>
                <w:div w:id="686101990">
                  <w:marLeft w:val="480"/>
                  <w:marRight w:val="0"/>
                  <w:marTop w:val="0"/>
                  <w:marBottom w:val="0"/>
                  <w:divBdr>
                    <w:top w:val="none" w:sz="0" w:space="0" w:color="auto"/>
                    <w:left w:val="none" w:sz="0" w:space="0" w:color="auto"/>
                    <w:bottom w:val="none" w:sz="0" w:space="0" w:color="auto"/>
                    <w:right w:val="none" w:sz="0" w:space="0" w:color="auto"/>
                  </w:divBdr>
                </w:div>
                <w:div w:id="845364626">
                  <w:marLeft w:val="480"/>
                  <w:marRight w:val="0"/>
                  <w:marTop w:val="0"/>
                  <w:marBottom w:val="0"/>
                  <w:divBdr>
                    <w:top w:val="none" w:sz="0" w:space="0" w:color="auto"/>
                    <w:left w:val="none" w:sz="0" w:space="0" w:color="auto"/>
                    <w:bottom w:val="none" w:sz="0" w:space="0" w:color="auto"/>
                    <w:right w:val="none" w:sz="0" w:space="0" w:color="auto"/>
                  </w:divBdr>
                </w:div>
                <w:div w:id="2022971985">
                  <w:marLeft w:val="480"/>
                  <w:marRight w:val="0"/>
                  <w:marTop w:val="0"/>
                  <w:marBottom w:val="0"/>
                  <w:divBdr>
                    <w:top w:val="none" w:sz="0" w:space="0" w:color="auto"/>
                    <w:left w:val="none" w:sz="0" w:space="0" w:color="auto"/>
                    <w:bottom w:val="none" w:sz="0" w:space="0" w:color="auto"/>
                    <w:right w:val="none" w:sz="0" w:space="0" w:color="auto"/>
                  </w:divBdr>
                </w:div>
                <w:div w:id="1574699538">
                  <w:marLeft w:val="480"/>
                  <w:marRight w:val="0"/>
                  <w:marTop w:val="0"/>
                  <w:marBottom w:val="0"/>
                  <w:divBdr>
                    <w:top w:val="none" w:sz="0" w:space="0" w:color="auto"/>
                    <w:left w:val="none" w:sz="0" w:space="0" w:color="auto"/>
                    <w:bottom w:val="none" w:sz="0" w:space="0" w:color="auto"/>
                    <w:right w:val="none" w:sz="0" w:space="0" w:color="auto"/>
                  </w:divBdr>
                </w:div>
                <w:div w:id="1972593346">
                  <w:marLeft w:val="480"/>
                  <w:marRight w:val="0"/>
                  <w:marTop w:val="0"/>
                  <w:marBottom w:val="0"/>
                  <w:divBdr>
                    <w:top w:val="none" w:sz="0" w:space="0" w:color="auto"/>
                    <w:left w:val="none" w:sz="0" w:space="0" w:color="auto"/>
                    <w:bottom w:val="none" w:sz="0" w:space="0" w:color="auto"/>
                    <w:right w:val="none" w:sz="0" w:space="0" w:color="auto"/>
                  </w:divBdr>
                </w:div>
                <w:div w:id="510730058">
                  <w:marLeft w:val="480"/>
                  <w:marRight w:val="0"/>
                  <w:marTop w:val="0"/>
                  <w:marBottom w:val="0"/>
                  <w:divBdr>
                    <w:top w:val="none" w:sz="0" w:space="0" w:color="auto"/>
                    <w:left w:val="none" w:sz="0" w:space="0" w:color="auto"/>
                    <w:bottom w:val="none" w:sz="0" w:space="0" w:color="auto"/>
                    <w:right w:val="none" w:sz="0" w:space="0" w:color="auto"/>
                  </w:divBdr>
                </w:div>
                <w:div w:id="1220945189">
                  <w:marLeft w:val="480"/>
                  <w:marRight w:val="0"/>
                  <w:marTop w:val="0"/>
                  <w:marBottom w:val="0"/>
                  <w:divBdr>
                    <w:top w:val="none" w:sz="0" w:space="0" w:color="auto"/>
                    <w:left w:val="none" w:sz="0" w:space="0" w:color="auto"/>
                    <w:bottom w:val="none" w:sz="0" w:space="0" w:color="auto"/>
                    <w:right w:val="none" w:sz="0" w:space="0" w:color="auto"/>
                  </w:divBdr>
                </w:div>
              </w:divsChild>
            </w:div>
            <w:div w:id="185795870">
              <w:marLeft w:val="0"/>
              <w:marRight w:val="0"/>
              <w:marTop w:val="0"/>
              <w:marBottom w:val="0"/>
              <w:divBdr>
                <w:top w:val="none" w:sz="0" w:space="0" w:color="auto"/>
                <w:left w:val="none" w:sz="0" w:space="0" w:color="auto"/>
                <w:bottom w:val="none" w:sz="0" w:space="0" w:color="auto"/>
                <w:right w:val="none" w:sz="0" w:space="0" w:color="auto"/>
              </w:divBdr>
              <w:divsChild>
                <w:div w:id="623075801">
                  <w:marLeft w:val="480"/>
                  <w:marRight w:val="0"/>
                  <w:marTop w:val="0"/>
                  <w:marBottom w:val="0"/>
                  <w:divBdr>
                    <w:top w:val="none" w:sz="0" w:space="0" w:color="auto"/>
                    <w:left w:val="none" w:sz="0" w:space="0" w:color="auto"/>
                    <w:bottom w:val="none" w:sz="0" w:space="0" w:color="auto"/>
                    <w:right w:val="none" w:sz="0" w:space="0" w:color="auto"/>
                  </w:divBdr>
                </w:div>
                <w:div w:id="205459122">
                  <w:marLeft w:val="480"/>
                  <w:marRight w:val="0"/>
                  <w:marTop w:val="0"/>
                  <w:marBottom w:val="0"/>
                  <w:divBdr>
                    <w:top w:val="none" w:sz="0" w:space="0" w:color="auto"/>
                    <w:left w:val="none" w:sz="0" w:space="0" w:color="auto"/>
                    <w:bottom w:val="none" w:sz="0" w:space="0" w:color="auto"/>
                    <w:right w:val="none" w:sz="0" w:space="0" w:color="auto"/>
                  </w:divBdr>
                </w:div>
                <w:div w:id="1963416517">
                  <w:marLeft w:val="480"/>
                  <w:marRight w:val="0"/>
                  <w:marTop w:val="0"/>
                  <w:marBottom w:val="0"/>
                  <w:divBdr>
                    <w:top w:val="none" w:sz="0" w:space="0" w:color="auto"/>
                    <w:left w:val="none" w:sz="0" w:space="0" w:color="auto"/>
                    <w:bottom w:val="none" w:sz="0" w:space="0" w:color="auto"/>
                    <w:right w:val="none" w:sz="0" w:space="0" w:color="auto"/>
                  </w:divBdr>
                </w:div>
                <w:div w:id="1884361975">
                  <w:marLeft w:val="480"/>
                  <w:marRight w:val="0"/>
                  <w:marTop w:val="0"/>
                  <w:marBottom w:val="0"/>
                  <w:divBdr>
                    <w:top w:val="none" w:sz="0" w:space="0" w:color="auto"/>
                    <w:left w:val="none" w:sz="0" w:space="0" w:color="auto"/>
                    <w:bottom w:val="none" w:sz="0" w:space="0" w:color="auto"/>
                    <w:right w:val="none" w:sz="0" w:space="0" w:color="auto"/>
                  </w:divBdr>
                </w:div>
                <w:div w:id="445931663">
                  <w:marLeft w:val="480"/>
                  <w:marRight w:val="0"/>
                  <w:marTop w:val="0"/>
                  <w:marBottom w:val="0"/>
                  <w:divBdr>
                    <w:top w:val="none" w:sz="0" w:space="0" w:color="auto"/>
                    <w:left w:val="none" w:sz="0" w:space="0" w:color="auto"/>
                    <w:bottom w:val="none" w:sz="0" w:space="0" w:color="auto"/>
                    <w:right w:val="none" w:sz="0" w:space="0" w:color="auto"/>
                  </w:divBdr>
                </w:div>
                <w:div w:id="890727290">
                  <w:marLeft w:val="480"/>
                  <w:marRight w:val="0"/>
                  <w:marTop w:val="0"/>
                  <w:marBottom w:val="0"/>
                  <w:divBdr>
                    <w:top w:val="none" w:sz="0" w:space="0" w:color="auto"/>
                    <w:left w:val="none" w:sz="0" w:space="0" w:color="auto"/>
                    <w:bottom w:val="none" w:sz="0" w:space="0" w:color="auto"/>
                    <w:right w:val="none" w:sz="0" w:space="0" w:color="auto"/>
                  </w:divBdr>
                </w:div>
                <w:div w:id="1040086985">
                  <w:marLeft w:val="480"/>
                  <w:marRight w:val="0"/>
                  <w:marTop w:val="0"/>
                  <w:marBottom w:val="0"/>
                  <w:divBdr>
                    <w:top w:val="none" w:sz="0" w:space="0" w:color="auto"/>
                    <w:left w:val="none" w:sz="0" w:space="0" w:color="auto"/>
                    <w:bottom w:val="none" w:sz="0" w:space="0" w:color="auto"/>
                    <w:right w:val="none" w:sz="0" w:space="0" w:color="auto"/>
                  </w:divBdr>
                </w:div>
                <w:div w:id="1123502005">
                  <w:marLeft w:val="480"/>
                  <w:marRight w:val="0"/>
                  <w:marTop w:val="0"/>
                  <w:marBottom w:val="0"/>
                  <w:divBdr>
                    <w:top w:val="none" w:sz="0" w:space="0" w:color="auto"/>
                    <w:left w:val="none" w:sz="0" w:space="0" w:color="auto"/>
                    <w:bottom w:val="none" w:sz="0" w:space="0" w:color="auto"/>
                    <w:right w:val="none" w:sz="0" w:space="0" w:color="auto"/>
                  </w:divBdr>
                </w:div>
                <w:div w:id="437717660">
                  <w:marLeft w:val="480"/>
                  <w:marRight w:val="0"/>
                  <w:marTop w:val="0"/>
                  <w:marBottom w:val="0"/>
                  <w:divBdr>
                    <w:top w:val="none" w:sz="0" w:space="0" w:color="auto"/>
                    <w:left w:val="none" w:sz="0" w:space="0" w:color="auto"/>
                    <w:bottom w:val="none" w:sz="0" w:space="0" w:color="auto"/>
                    <w:right w:val="none" w:sz="0" w:space="0" w:color="auto"/>
                  </w:divBdr>
                </w:div>
                <w:div w:id="73164637">
                  <w:marLeft w:val="480"/>
                  <w:marRight w:val="0"/>
                  <w:marTop w:val="0"/>
                  <w:marBottom w:val="0"/>
                  <w:divBdr>
                    <w:top w:val="none" w:sz="0" w:space="0" w:color="auto"/>
                    <w:left w:val="none" w:sz="0" w:space="0" w:color="auto"/>
                    <w:bottom w:val="none" w:sz="0" w:space="0" w:color="auto"/>
                    <w:right w:val="none" w:sz="0" w:space="0" w:color="auto"/>
                  </w:divBdr>
                </w:div>
                <w:div w:id="2010861321">
                  <w:marLeft w:val="480"/>
                  <w:marRight w:val="0"/>
                  <w:marTop w:val="0"/>
                  <w:marBottom w:val="0"/>
                  <w:divBdr>
                    <w:top w:val="none" w:sz="0" w:space="0" w:color="auto"/>
                    <w:left w:val="none" w:sz="0" w:space="0" w:color="auto"/>
                    <w:bottom w:val="none" w:sz="0" w:space="0" w:color="auto"/>
                    <w:right w:val="none" w:sz="0" w:space="0" w:color="auto"/>
                  </w:divBdr>
                </w:div>
                <w:div w:id="751317470">
                  <w:marLeft w:val="480"/>
                  <w:marRight w:val="0"/>
                  <w:marTop w:val="0"/>
                  <w:marBottom w:val="0"/>
                  <w:divBdr>
                    <w:top w:val="none" w:sz="0" w:space="0" w:color="auto"/>
                    <w:left w:val="none" w:sz="0" w:space="0" w:color="auto"/>
                    <w:bottom w:val="none" w:sz="0" w:space="0" w:color="auto"/>
                    <w:right w:val="none" w:sz="0" w:space="0" w:color="auto"/>
                  </w:divBdr>
                </w:div>
                <w:div w:id="804002756">
                  <w:marLeft w:val="480"/>
                  <w:marRight w:val="0"/>
                  <w:marTop w:val="0"/>
                  <w:marBottom w:val="0"/>
                  <w:divBdr>
                    <w:top w:val="none" w:sz="0" w:space="0" w:color="auto"/>
                    <w:left w:val="none" w:sz="0" w:space="0" w:color="auto"/>
                    <w:bottom w:val="none" w:sz="0" w:space="0" w:color="auto"/>
                    <w:right w:val="none" w:sz="0" w:space="0" w:color="auto"/>
                  </w:divBdr>
                </w:div>
                <w:div w:id="1227108325">
                  <w:marLeft w:val="480"/>
                  <w:marRight w:val="0"/>
                  <w:marTop w:val="0"/>
                  <w:marBottom w:val="0"/>
                  <w:divBdr>
                    <w:top w:val="none" w:sz="0" w:space="0" w:color="auto"/>
                    <w:left w:val="none" w:sz="0" w:space="0" w:color="auto"/>
                    <w:bottom w:val="none" w:sz="0" w:space="0" w:color="auto"/>
                    <w:right w:val="none" w:sz="0" w:space="0" w:color="auto"/>
                  </w:divBdr>
                </w:div>
                <w:div w:id="1474714165">
                  <w:marLeft w:val="480"/>
                  <w:marRight w:val="0"/>
                  <w:marTop w:val="0"/>
                  <w:marBottom w:val="0"/>
                  <w:divBdr>
                    <w:top w:val="none" w:sz="0" w:space="0" w:color="auto"/>
                    <w:left w:val="none" w:sz="0" w:space="0" w:color="auto"/>
                    <w:bottom w:val="none" w:sz="0" w:space="0" w:color="auto"/>
                    <w:right w:val="none" w:sz="0" w:space="0" w:color="auto"/>
                  </w:divBdr>
                </w:div>
                <w:div w:id="932784159">
                  <w:marLeft w:val="480"/>
                  <w:marRight w:val="0"/>
                  <w:marTop w:val="0"/>
                  <w:marBottom w:val="0"/>
                  <w:divBdr>
                    <w:top w:val="none" w:sz="0" w:space="0" w:color="auto"/>
                    <w:left w:val="none" w:sz="0" w:space="0" w:color="auto"/>
                    <w:bottom w:val="none" w:sz="0" w:space="0" w:color="auto"/>
                    <w:right w:val="none" w:sz="0" w:space="0" w:color="auto"/>
                  </w:divBdr>
                </w:div>
                <w:div w:id="750392694">
                  <w:marLeft w:val="480"/>
                  <w:marRight w:val="0"/>
                  <w:marTop w:val="0"/>
                  <w:marBottom w:val="0"/>
                  <w:divBdr>
                    <w:top w:val="none" w:sz="0" w:space="0" w:color="auto"/>
                    <w:left w:val="none" w:sz="0" w:space="0" w:color="auto"/>
                    <w:bottom w:val="none" w:sz="0" w:space="0" w:color="auto"/>
                    <w:right w:val="none" w:sz="0" w:space="0" w:color="auto"/>
                  </w:divBdr>
                </w:div>
                <w:div w:id="140582972">
                  <w:marLeft w:val="480"/>
                  <w:marRight w:val="0"/>
                  <w:marTop w:val="0"/>
                  <w:marBottom w:val="0"/>
                  <w:divBdr>
                    <w:top w:val="none" w:sz="0" w:space="0" w:color="auto"/>
                    <w:left w:val="none" w:sz="0" w:space="0" w:color="auto"/>
                    <w:bottom w:val="none" w:sz="0" w:space="0" w:color="auto"/>
                    <w:right w:val="none" w:sz="0" w:space="0" w:color="auto"/>
                  </w:divBdr>
                </w:div>
                <w:div w:id="640427897">
                  <w:marLeft w:val="480"/>
                  <w:marRight w:val="0"/>
                  <w:marTop w:val="0"/>
                  <w:marBottom w:val="0"/>
                  <w:divBdr>
                    <w:top w:val="none" w:sz="0" w:space="0" w:color="auto"/>
                    <w:left w:val="none" w:sz="0" w:space="0" w:color="auto"/>
                    <w:bottom w:val="none" w:sz="0" w:space="0" w:color="auto"/>
                    <w:right w:val="none" w:sz="0" w:space="0" w:color="auto"/>
                  </w:divBdr>
                </w:div>
                <w:div w:id="1442453012">
                  <w:marLeft w:val="480"/>
                  <w:marRight w:val="0"/>
                  <w:marTop w:val="0"/>
                  <w:marBottom w:val="0"/>
                  <w:divBdr>
                    <w:top w:val="none" w:sz="0" w:space="0" w:color="auto"/>
                    <w:left w:val="none" w:sz="0" w:space="0" w:color="auto"/>
                    <w:bottom w:val="none" w:sz="0" w:space="0" w:color="auto"/>
                    <w:right w:val="none" w:sz="0" w:space="0" w:color="auto"/>
                  </w:divBdr>
                </w:div>
                <w:div w:id="1904366368">
                  <w:marLeft w:val="480"/>
                  <w:marRight w:val="0"/>
                  <w:marTop w:val="0"/>
                  <w:marBottom w:val="0"/>
                  <w:divBdr>
                    <w:top w:val="none" w:sz="0" w:space="0" w:color="auto"/>
                    <w:left w:val="none" w:sz="0" w:space="0" w:color="auto"/>
                    <w:bottom w:val="none" w:sz="0" w:space="0" w:color="auto"/>
                    <w:right w:val="none" w:sz="0" w:space="0" w:color="auto"/>
                  </w:divBdr>
                </w:div>
              </w:divsChild>
            </w:div>
            <w:div w:id="521087739">
              <w:marLeft w:val="0"/>
              <w:marRight w:val="0"/>
              <w:marTop w:val="0"/>
              <w:marBottom w:val="0"/>
              <w:divBdr>
                <w:top w:val="none" w:sz="0" w:space="0" w:color="auto"/>
                <w:left w:val="none" w:sz="0" w:space="0" w:color="auto"/>
                <w:bottom w:val="none" w:sz="0" w:space="0" w:color="auto"/>
                <w:right w:val="none" w:sz="0" w:space="0" w:color="auto"/>
              </w:divBdr>
              <w:divsChild>
                <w:div w:id="838034826">
                  <w:marLeft w:val="480"/>
                  <w:marRight w:val="0"/>
                  <w:marTop w:val="0"/>
                  <w:marBottom w:val="0"/>
                  <w:divBdr>
                    <w:top w:val="none" w:sz="0" w:space="0" w:color="auto"/>
                    <w:left w:val="none" w:sz="0" w:space="0" w:color="auto"/>
                    <w:bottom w:val="none" w:sz="0" w:space="0" w:color="auto"/>
                    <w:right w:val="none" w:sz="0" w:space="0" w:color="auto"/>
                  </w:divBdr>
                </w:div>
                <w:div w:id="1760714288">
                  <w:marLeft w:val="480"/>
                  <w:marRight w:val="0"/>
                  <w:marTop w:val="0"/>
                  <w:marBottom w:val="0"/>
                  <w:divBdr>
                    <w:top w:val="none" w:sz="0" w:space="0" w:color="auto"/>
                    <w:left w:val="none" w:sz="0" w:space="0" w:color="auto"/>
                    <w:bottom w:val="none" w:sz="0" w:space="0" w:color="auto"/>
                    <w:right w:val="none" w:sz="0" w:space="0" w:color="auto"/>
                  </w:divBdr>
                </w:div>
                <w:div w:id="1249192918">
                  <w:marLeft w:val="480"/>
                  <w:marRight w:val="0"/>
                  <w:marTop w:val="0"/>
                  <w:marBottom w:val="0"/>
                  <w:divBdr>
                    <w:top w:val="none" w:sz="0" w:space="0" w:color="auto"/>
                    <w:left w:val="none" w:sz="0" w:space="0" w:color="auto"/>
                    <w:bottom w:val="none" w:sz="0" w:space="0" w:color="auto"/>
                    <w:right w:val="none" w:sz="0" w:space="0" w:color="auto"/>
                  </w:divBdr>
                </w:div>
                <w:div w:id="481383981">
                  <w:marLeft w:val="480"/>
                  <w:marRight w:val="0"/>
                  <w:marTop w:val="0"/>
                  <w:marBottom w:val="0"/>
                  <w:divBdr>
                    <w:top w:val="none" w:sz="0" w:space="0" w:color="auto"/>
                    <w:left w:val="none" w:sz="0" w:space="0" w:color="auto"/>
                    <w:bottom w:val="none" w:sz="0" w:space="0" w:color="auto"/>
                    <w:right w:val="none" w:sz="0" w:space="0" w:color="auto"/>
                  </w:divBdr>
                </w:div>
                <w:div w:id="1465924589">
                  <w:marLeft w:val="480"/>
                  <w:marRight w:val="0"/>
                  <w:marTop w:val="0"/>
                  <w:marBottom w:val="0"/>
                  <w:divBdr>
                    <w:top w:val="none" w:sz="0" w:space="0" w:color="auto"/>
                    <w:left w:val="none" w:sz="0" w:space="0" w:color="auto"/>
                    <w:bottom w:val="none" w:sz="0" w:space="0" w:color="auto"/>
                    <w:right w:val="none" w:sz="0" w:space="0" w:color="auto"/>
                  </w:divBdr>
                </w:div>
                <w:div w:id="224031416">
                  <w:marLeft w:val="480"/>
                  <w:marRight w:val="0"/>
                  <w:marTop w:val="0"/>
                  <w:marBottom w:val="0"/>
                  <w:divBdr>
                    <w:top w:val="none" w:sz="0" w:space="0" w:color="auto"/>
                    <w:left w:val="none" w:sz="0" w:space="0" w:color="auto"/>
                    <w:bottom w:val="none" w:sz="0" w:space="0" w:color="auto"/>
                    <w:right w:val="none" w:sz="0" w:space="0" w:color="auto"/>
                  </w:divBdr>
                </w:div>
                <w:div w:id="300770457">
                  <w:marLeft w:val="480"/>
                  <w:marRight w:val="0"/>
                  <w:marTop w:val="0"/>
                  <w:marBottom w:val="0"/>
                  <w:divBdr>
                    <w:top w:val="none" w:sz="0" w:space="0" w:color="auto"/>
                    <w:left w:val="none" w:sz="0" w:space="0" w:color="auto"/>
                    <w:bottom w:val="none" w:sz="0" w:space="0" w:color="auto"/>
                    <w:right w:val="none" w:sz="0" w:space="0" w:color="auto"/>
                  </w:divBdr>
                </w:div>
                <w:div w:id="1242375755">
                  <w:marLeft w:val="480"/>
                  <w:marRight w:val="0"/>
                  <w:marTop w:val="0"/>
                  <w:marBottom w:val="0"/>
                  <w:divBdr>
                    <w:top w:val="none" w:sz="0" w:space="0" w:color="auto"/>
                    <w:left w:val="none" w:sz="0" w:space="0" w:color="auto"/>
                    <w:bottom w:val="none" w:sz="0" w:space="0" w:color="auto"/>
                    <w:right w:val="none" w:sz="0" w:space="0" w:color="auto"/>
                  </w:divBdr>
                </w:div>
                <w:div w:id="385498336">
                  <w:marLeft w:val="480"/>
                  <w:marRight w:val="0"/>
                  <w:marTop w:val="0"/>
                  <w:marBottom w:val="0"/>
                  <w:divBdr>
                    <w:top w:val="none" w:sz="0" w:space="0" w:color="auto"/>
                    <w:left w:val="none" w:sz="0" w:space="0" w:color="auto"/>
                    <w:bottom w:val="none" w:sz="0" w:space="0" w:color="auto"/>
                    <w:right w:val="none" w:sz="0" w:space="0" w:color="auto"/>
                  </w:divBdr>
                </w:div>
                <w:div w:id="1610239753">
                  <w:marLeft w:val="480"/>
                  <w:marRight w:val="0"/>
                  <w:marTop w:val="0"/>
                  <w:marBottom w:val="0"/>
                  <w:divBdr>
                    <w:top w:val="none" w:sz="0" w:space="0" w:color="auto"/>
                    <w:left w:val="none" w:sz="0" w:space="0" w:color="auto"/>
                    <w:bottom w:val="none" w:sz="0" w:space="0" w:color="auto"/>
                    <w:right w:val="none" w:sz="0" w:space="0" w:color="auto"/>
                  </w:divBdr>
                </w:div>
                <w:div w:id="252904439">
                  <w:marLeft w:val="480"/>
                  <w:marRight w:val="0"/>
                  <w:marTop w:val="0"/>
                  <w:marBottom w:val="0"/>
                  <w:divBdr>
                    <w:top w:val="none" w:sz="0" w:space="0" w:color="auto"/>
                    <w:left w:val="none" w:sz="0" w:space="0" w:color="auto"/>
                    <w:bottom w:val="none" w:sz="0" w:space="0" w:color="auto"/>
                    <w:right w:val="none" w:sz="0" w:space="0" w:color="auto"/>
                  </w:divBdr>
                </w:div>
                <w:div w:id="1988438354">
                  <w:marLeft w:val="480"/>
                  <w:marRight w:val="0"/>
                  <w:marTop w:val="0"/>
                  <w:marBottom w:val="0"/>
                  <w:divBdr>
                    <w:top w:val="none" w:sz="0" w:space="0" w:color="auto"/>
                    <w:left w:val="none" w:sz="0" w:space="0" w:color="auto"/>
                    <w:bottom w:val="none" w:sz="0" w:space="0" w:color="auto"/>
                    <w:right w:val="none" w:sz="0" w:space="0" w:color="auto"/>
                  </w:divBdr>
                </w:div>
                <w:div w:id="938635684">
                  <w:marLeft w:val="480"/>
                  <w:marRight w:val="0"/>
                  <w:marTop w:val="0"/>
                  <w:marBottom w:val="0"/>
                  <w:divBdr>
                    <w:top w:val="none" w:sz="0" w:space="0" w:color="auto"/>
                    <w:left w:val="none" w:sz="0" w:space="0" w:color="auto"/>
                    <w:bottom w:val="none" w:sz="0" w:space="0" w:color="auto"/>
                    <w:right w:val="none" w:sz="0" w:space="0" w:color="auto"/>
                  </w:divBdr>
                </w:div>
                <w:div w:id="1314718192">
                  <w:marLeft w:val="480"/>
                  <w:marRight w:val="0"/>
                  <w:marTop w:val="0"/>
                  <w:marBottom w:val="0"/>
                  <w:divBdr>
                    <w:top w:val="none" w:sz="0" w:space="0" w:color="auto"/>
                    <w:left w:val="none" w:sz="0" w:space="0" w:color="auto"/>
                    <w:bottom w:val="none" w:sz="0" w:space="0" w:color="auto"/>
                    <w:right w:val="none" w:sz="0" w:space="0" w:color="auto"/>
                  </w:divBdr>
                </w:div>
                <w:div w:id="1145467594">
                  <w:marLeft w:val="480"/>
                  <w:marRight w:val="0"/>
                  <w:marTop w:val="0"/>
                  <w:marBottom w:val="0"/>
                  <w:divBdr>
                    <w:top w:val="none" w:sz="0" w:space="0" w:color="auto"/>
                    <w:left w:val="none" w:sz="0" w:space="0" w:color="auto"/>
                    <w:bottom w:val="none" w:sz="0" w:space="0" w:color="auto"/>
                    <w:right w:val="none" w:sz="0" w:space="0" w:color="auto"/>
                  </w:divBdr>
                </w:div>
                <w:div w:id="865869183">
                  <w:marLeft w:val="480"/>
                  <w:marRight w:val="0"/>
                  <w:marTop w:val="0"/>
                  <w:marBottom w:val="0"/>
                  <w:divBdr>
                    <w:top w:val="none" w:sz="0" w:space="0" w:color="auto"/>
                    <w:left w:val="none" w:sz="0" w:space="0" w:color="auto"/>
                    <w:bottom w:val="none" w:sz="0" w:space="0" w:color="auto"/>
                    <w:right w:val="none" w:sz="0" w:space="0" w:color="auto"/>
                  </w:divBdr>
                </w:div>
                <w:div w:id="1915508554">
                  <w:marLeft w:val="480"/>
                  <w:marRight w:val="0"/>
                  <w:marTop w:val="0"/>
                  <w:marBottom w:val="0"/>
                  <w:divBdr>
                    <w:top w:val="none" w:sz="0" w:space="0" w:color="auto"/>
                    <w:left w:val="none" w:sz="0" w:space="0" w:color="auto"/>
                    <w:bottom w:val="none" w:sz="0" w:space="0" w:color="auto"/>
                    <w:right w:val="none" w:sz="0" w:space="0" w:color="auto"/>
                  </w:divBdr>
                </w:div>
                <w:div w:id="2001999537">
                  <w:marLeft w:val="480"/>
                  <w:marRight w:val="0"/>
                  <w:marTop w:val="0"/>
                  <w:marBottom w:val="0"/>
                  <w:divBdr>
                    <w:top w:val="none" w:sz="0" w:space="0" w:color="auto"/>
                    <w:left w:val="none" w:sz="0" w:space="0" w:color="auto"/>
                    <w:bottom w:val="none" w:sz="0" w:space="0" w:color="auto"/>
                    <w:right w:val="none" w:sz="0" w:space="0" w:color="auto"/>
                  </w:divBdr>
                </w:div>
                <w:div w:id="906260966">
                  <w:marLeft w:val="480"/>
                  <w:marRight w:val="0"/>
                  <w:marTop w:val="0"/>
                  <w:marBottom w:val="0"/>
                  <w:divBdr>
                    <w:top w:val="none" w:sz="0" w:space="0" w:color="auto"/>
                    <w:left w:val="none" w:sz="0" w:space="0" w:color="auto"/>
                    <w:bottom w:val="none" w:sz="0" w:space="0" w:color="auto"/>
                    <w:right w:val="none" w:sz="0" w:space="0" w:color="auto"/>
                  </w:divBdr>
                </w:div>
                <w:div w:id="1219393679">
                  <w:marLeft w:val="480"/>
                  <w:marRight w:val="0"/>
                  <w:marTop w:val="0"/>
                  <w:marBottom w:val="0"/>
                  <w:divBdr>
                    <w:top w:val="none" w:sz="0" w:space="0" w:color="auto"/>
                    <w:left w:val="none" w:sz="0" w:space="0" w:color="auto"/>
                    <w:bottom w:val="none" w:sz="0" w:space="0" w:color="auto"/>
                    <w:right w:val="none" w:sz="0" w:space="0" w:color="auto"/>
                  </w:divBdr>
                </w:div>
                <w:div w:id="884679546">
                  <w:marLeft w:val="480"/>
                  <w:marRight w:val="0"/>
                  <w:marTop w:val="0"/>
                  <w:marBottom w:val="0"/>
                  <w:divBdr>
                    <w:top w:val="none" w:sz="0" w:space="0" w:color="auto"/>
                    <w:left w:val="none" w:sz="0" w:space="0" w:color="auto"/>
                    <w:bottom w:val="none" w:sz="0" w:space="0" w:color="auto"/>
                    <w:right w:val="none" w:sz="0" w:space="0" w:color="auto"/>
                  </w:divBdr>
                </w:div>
                <w:div w:id="2065904754">
                  <w:marLeft w:val="480"/>
                  <w:marRight w:val="0"/>
                  <w:marTop w:val="0"/>
                  <w:marBottom w:val="0"/>
                  <w:divBdr>
                    <w:top w:val="none" w:sz="0" w:space="0" w:color="auto"/>
                    <w:left w:val="none" w:sz="0" w:space="0" w:color="auto"/>
                    <w:bottom w:val="none" w:sz="0" w:space="0" w:color="auto"/>
                    <w:right w:val="none" w:sz="0" w:space="0" w:color="auto"/>
                  </w:divBdr>
                </w:div>
                <w:div w:id="1841192038">
                  <w:marLeft w:val="480"/>
                  <w:marRight w:val="0"/>
                  <w:marTop w:val="0"/>
                  <w:marBottom w:val="0"/>
                  <w:divBdr>
                    <w:top w:val="none" w:sz="0" w:space="0" w:color="auto"/>
                    <w:left w:val="none" w:sz="0" w:space="0" w:color="auto"/>
                    <w:bottom w:val="none" w:sz="0" w:space="0" w:color="auto"/>
                    <w:right w:val="none" w:sz="0" w:space="0" w:color="auto"/>
                  </w:divBdr>
                </w:div>
                <w:div w:id="1360743817">
                  <w:marLeft w:val="480"/>
                  <w:marRight w:val="0"/>
                  <w:marTop w:val="0"/>
                  <w:marBottom w:val="0"/>
                  <w:divBdr>
                    <w:top w:val="none" w:sz="0" w:space="0" w:color="auto"/>
                    <w:left w:val="none" w:sz="0" w:space="0" w:color="auto"/>
                    <w:bottom w:val="none" w:sz="0" w:space="0" w:color="auto"/>
                    <w:right w:val="none" w:sz="0" w:space="0" w:color="auto"/>
                  </w:divBdr>
                </w:div>
              </w:divsChild>
            </w:div>
            <w:div w:id="320500706">
              <w:marLeft w:val="0"/>
              <w:marRight w:val="0"/>
              <w:marTop w:val="0"/>
              <w:marBottom w:val="0"/>
              <w:divBdr>
                <w:top w:val="none" w:sz="0" w:space="0" w:color="auto"/>
                <w:left w:val="none" w:sz="0" w:space="0" w:color="auto"/>
                <w:bottom w:val="none" w:sz="0" w:space="0" w:color="auto"/>
                <w:right w:val="none" w:sz="0" w:space="0" w:color="auto"/>
              </w:divBdr>
              <w:divsChild>
                <w:div w:id="1540557111">
                  <w:marLeft w:val="480"/>
                  <w:marRight w:val="0"/>
                  <w:marTop w:val="0"/>
                  <w:marBottom w:val="0"/>
                  <w:divBdr>
                    <w:top w:val="none" w:sz="0" w:space="0" w:color="auto"/>
                    <w:left w:val="none" w:sz="0" w:space="0" w:color="auto"/>
                    <w:bottom w:val="none" w:sz="0" w:space="0" w:color="auto"/>
                    <w:right w:val="none" w:sz="0" w:space="0" w:color="auto"/>
                  </w:divBdr>
                </w:div>
                <w:div w:id="1080249131">
                  <w:marLeft w:val="480"/>
                  <w:marRight w:val="0"/>
                  <w:marTop w:val="0"/>
                  <w:marBottom w:val="0"/>
                  <w:divBdr>
                    <w:top w:val="none" w:sz="0" w:space="0" w:color="auto"/>
                    <w:left w:val="none" w:sz="0" w:space="0" w:color="auto"/>
                    <w:bottom w:val="none" w:sz="0" w:space="0" w:color="auto"/>
                    <w:right w:val="none" w:sz="0" w:space="0" w:color="auto"/>
                  </w:divBdr>
                </w:div>
                <w:div w:id="1700230173">
                  <w:marLeft w:val="480"/>
                  <w:marRight w:val="0"/>
                  <w:marTop w:val="0"/>
                  <w:marBottom w:val="0"/>
                  <w:divBdr>
                    <w:top w:val="none" w:sz="0" w:space="0" w:color="auto"/>
                    <w:left w:val="none" w:sz="0" w:space="0" w:color="auto"/>
                    <w:bottom w:val="none" w:sz="0" w:space="0" w:color="auto"/>
                    <w:right w:val="none" w:sz="0" w:space="0" w:color="auto"/>
                  </w:divBdr>
                </w:div>
                <w:div w:id="1053964203">
                  <w:marLeft w:val="480"/>
                  <w:marRight w:val="0"/>
                  <w:marTop w:val="0"/>
                  <w:marBottom w:val="0"/>
                  <w:divBdr>
                    <w:top w:val="none" w:sz="0" w:space="0" w:color="auto"/>
                    <w:left w:val="none" w:sz="0" w:space="0" w:color="auto"/>
                    <w:bottom w:val="none" w:sz="0" w:space="0" w:color="auto"/>
                    <w:right w:val="none" w:sz="0" w:space="0" w:color="auto"/>
                  </w:divBdr>
                </w:div>
                <w:div w:id="1320498853">
                  <w:marLeft w:val="480"/>
                  <w:marRight w:val="0"/>
                  <w:marTop w:val="0"/>
                  <w:marBottom w:val="0"/>
                  <w:divBdr>
                    <w:top w:val="none" w:sz="0" w:space="0" w:color="auto"/>
                    <w:left w:val="none" w:sz="0" w:space="0" w:color="auto"/>
                    <w:bottom w:val="none" w:sz="0" w:space="0" w:color="auto"/>
                    <w:right w:val="none" w:sz="0" w:space="0" w:color="auto"/>
                  </w:divBdr>
                </w:div>
                <w:div w:id="323779939">
                  <w:marLeft w:val="480"/>
                  <w:marRight w:val="0"/>
                  <w:marTop w:val="0"/>
                  <w:marBottom w:val="0"/>
                  <w:divBdr>
                    <w:top w:val="none" w:sz="0" w:space="0" w:color="auto"/>
                    <w:left w:val="none" w:sz="0" w:space="0" w:color="auto"/>
                    <w:bottom w:val="none" w:sz="0" w:space="0" w:color="auto"/>
                    <w:right w:val="none" w:sz="0" w:space="0" w:color="auto"/>
                  </w:divBdr>
                </w:div>
                <w:div w:id="1812942023">
                  <w:marLeft w:val="480"/>
                  <w:marRight w:val="0"/>
                  <w:marTop w:val="0"/>
                  <w:marBottom w:val="0"/>
                  <w:divBdr>
                    <w:top w:val="none" w:sz="0" w:space="0" w:color="auto"/>
                    <w:left w:val="none" w:sz="0" w:space="0" w:color="auto"/>
                    <w:bottom w:val="none" w:sz="0" w:space="0" w:color="auto"/>
                    <w:right w:val="none" w:sz="0" w:space="0" w:color="auto"/>
                  </w:divBdr>
                </w:div>
                <w:div w:id="1040008117">
                  <w:marLeft w:val="480"/>
                  <w:marRight w:val="0"/>
                  <w:marTop w:val="0"/>
                  <w:marBottom w:val="0"/>
                  <w:divBdr>
                    <w:top w:val="none" w:sz="0" w:space="0" w:color="auto"/>
                    <w:left w:val="none" w:sz="0" w:space="0" w:color="auto"/>
                    <w:bottom w:val="none" w:sz="0" w:space="0" w:color="auto"/>
                    <w:right w:val="none" w:sz="0" w:space="0" w:color="auto"/>
                  </w:divBdr>
                </w:div>
                <w:div w:id="205145271">
                  <w:marLeft w:val="480"/>
                  <w:marRight w:val="0"/>
                  <w:marTop w:val="0"/>
                  <w:marBottom w:val="0"/>
                  <w:divBdr>
                    <w:top w:val="none" w:sz="0" w:space="0" w:color="auto"/>
                    <w:left w:val="none" w:sz="0" w:space="0" w:color="auto"/>
                    <w:bottom w:val="none" w:sz="0" w:space="0" w:color="auto"/>
                    <w:right w:val="none" w:sz="0" w:space="0" w:color="auto"/>
                  </w:divBdr>
                </w:div>
                <w:div w:id="2074353386">
                  <w:marLeft w:val="480"/>
                  <w:marRight w:val="0"/>
                  <w:marTop w:val="0"/>
                  <w:marBottom w:val="0"/>
                  <w:divBdr>
                    <w:top w:val="none" w:sz="0" w:space="0" w:color="auto"/>
                    <w:left w:val="none" w:sz="0" w:space="0" w:color="auto"/>
                    <w:bottom w:val="none" w:sz="0" w:space="0" w:color="auto"/>
                    <w:right w:val="none" w:sz="0" w:space="0" w:color="auto"/>
                  </w:divBdr>
                </w:div>
                <w:div w:id="1301035268">
                  <w:marLeft w:val="480"/>
                  <w:marRight w:val="0"/>
                  <w:marTop w:val="0"/>
                  <w:marBottom w:val="0"/>
                  <w:divBdr>
                    <w:top w:val="none" w:sz="0" w:space="0" w:color="auto"/>
                    <w:left w:val="none" w:sz="0" w:space="0" w:color="auto"/>
                    <w:bottom w:val="none" w:sz="0" w:space="0" w:color="auto"/>
                    <w:right w:val="none" w:sz="0" w:space="0" w:color="auto"/>
                  </w:divBdr>
                </w:div>
                <w:div w:id="379089677">
                  <w:marLeft w:val="480"/>
                  <w:marRight w:val="0"/>
                  <w:marTop w:val="0"/>
                  <w:marBottom w:val="0"/>
                  <w:divBdr>
                    <w:top w:val="none" w:sz="0" w:space="0" w:color="auto"/>
                    <w:left w:val="none" w:sz="0" w:space="0" w:color="auto"/>
                    <w:bottom w:val="none" w:sz="0" w:space="0" w:color="auto"/>
                    <w:right w:val="none" w:sz="0" w:space="0" w:color="auto"/>
                  </w:divBdr>
                </w:div>
                <w:div w:id="1370111587">
                  <w:marLeft w:val="480"/>
                  <w:marRight w:val="0"/>
                  <w:marTop w:val="0"/>
                  <w:marBottom w:val="0"/>
                  <w:divBdr>
                    <w:top w:val="none" w:sz="0" w:space="0" w:color="auto"/>
                    <w:left w:val="none" w:sz="0" w:space="0" w:color="auto"/>
                    <w:bottom w:val="none" w:sz="0" w:space="0" w:color="auto"/>
                    <w:right w:val="none" w:sz="0" w:space="0" w:color="auto"/>
                  </w:divBdr>
                </w:div>
                <w:div w:id="345980291">
                  <w:marLeft w:val="480"/>
                  <w:marRight w:val="0"/>
                  <w:marTop w:val="0"/>
                  <w:marBottom w:val="0"/>
                  <w:divBdr>
                    <w:top w:val="none" w:sz="0" w:space="0" w:color="auto"/>
                    <w:left w:val="none" w:sz="0" w:space="0" w:color="auto"/>
                    <w:bottom w:val="none" w:sz="0" w:space="0" w:color="auto"/>
                    <w:right w:val="none" w:sz="0" w:space="0" w:color="auto"/>
                  </w:divBdr>
                </w:div>
                <w:div w:id="286400229">
                  <w:marLeft w:val="480"/>
                  <w:marRight w:val="0"/>
                  <w:marTop w:val="0"/>
                  <w:marBottom w:val="0"/>
                  <w:divBdr>
                    <w:top w:val="none" w:sz="0" w:space="0" w:color="auto"/>
                    <w:left w:val="none" w:sz="0" w:space="0" w:color="auto"/>
                    <w:bottom w:val="none" w:sz="0" w:space="0" w:color="auto"/>
                    <w:right w:val="none" w:sz="0" w:space="0" w:color="auto"/>
                  </w:divBdr>
                </w:div>
                <w:div w:id="1467627880">
                  <w:marLeft w:val="480"/>
                  <w:marRight w:val="0"/>
                  <w:marTop w:val="0"/>
                  <w:marBottom w:val="0"/>
                  <w:divBdr>
                    <w:top w:val="none" w:sz="0" w:space="0" w:color="auto"/>
                    <w:left w:val="none" w:sz="0" w:space="0" w:color="auto"/>
                    <w:bottom w:val="none" w:sz="0" w:space="0" w:color="auto"/>
                    <w:right w:val="none" w:sz="0" w:space="0" w:color="auto"/>
                  </w:divBdr>
                </w:div>
                <w:div w:id="225797193">
                  <w:marLeft w:val="480"/>
                  <w:marRight w:val="0"/>
                  <w:marTop w:val="0"/>
                  <w:marBottom w:val="0"/>
                  <w:divBdr>
                    <w:top w:val="none" w:sz="0" w:space="0" w:color="auto"/>
                    <w:left w:val="none" w:sz="0" w:space="0" w:color="auto"/>
                    <w:bottom w:val="none" w:sz="0" w:space="0" w:color="auto"/>
                    <w:right w:val="none" w:sz="0" w:space="0" w:color="auto"/>
                  </w:divBdr>
                </w:div>
                <w:div w:id="1808669950">
                  <w:marLeft w:val="480"/>
                  <w:marRight w:val="0"/>
                  <w:marTop w:val="0"/>
                  <w:marBottom w:val="0"/>
                  <w:divBdr>
                    <w:top w:val="none" w:sz="0" w:space="0" w:color="auto"/>
                    <w:left w:val="none" w:sz="0" w:space="0" w:color="auto"/>
                    <w:bottom w:val="none" w:sz="0" w:space="0" w:color="auto"/>
                    <w:right w:val="none" w:sz="0" w:space="0" w:color="auto"/>
                  </w:divBdr>
                </w:div>
                <w:div w:id="328601441">
                  <w:marLeft w:val="480"/>
                  <w:marRight w:val="0"/>
                  <w:marTop w:val="0"/>
                  <w:marBottom w:val="0"/>
                  <w:divBdr>
                    <w:top w:val="none" w:sz="0" w:space="0" w:color="auto"/>
                    <w:left w:val="none" w:sz="0" w:space="0" w:color="auto"/>
                    <w:bottom w:val="none" w:sz="0" w:space="0" w:color="auto"/>
                    <w:right w:val="none" w:sz="0" w:space="0" w:color="auto"/>
                  </w:divBdr>
                </w:div>
                <w:div w:id="615529026">
                  <w:marLeft w:val="480"/>
                  <w:marRight w:val="0"/>
                  <w:marTop w:val="0"/>
                  <w:marBottom w:val="0"/>
                  <w:divBdr>
                    <w:top w:val="none" w:sz="0" w:space="0" w:color="auto"/>
                    <w:left w:val="none" w:sz="0" w:space="0" w:color="auto"/>
                    <w:bottom w:val="none" w:sz="0" w:space="0" w:color="auto"/>
                    <w:right w:val="none" w:sz="0" w:space="0" w:color="auto"/>
                  </w:divBdr>
                </w:div>
                <w:div w:id="264651909">
                  <w:marLeft w:val="480"/>
                  <w:marRight w:val="0"/>
                  <w:marTop w:val="0"/>
                  <w:marBottom w:val="0"/>
                  <w:divBdr>
                    <w:top w:val="none" w:sz="0" w:space="0" w:color="auto"/>
                    <w:left w:val="none" w:sz="0" w:space="0" w:color="auto"/>
                    <w:bottom w:val="none" w:sz="0" w:space="0" w:color="auto"/>
                    <w:right w:val="none" w:sz="0" w:space="0" w:color="auto"/>
                  </w:divBdr>
                </w:div>
                <w:div w:id="1258101938">
                  <w:marLeft w:val="480"/>
                  <w:marRight w:val="0"/>
                  <w:marTop w:val="0"/>
                  <w:marBottom w:val="0"/>
                  <w:divBdr>
                    <w:top w:val="none" w:sz="0" w:space="0" w:color="auto"/>
                    <w:left w:val="none" w:sz="0" w:space="0" w:color="auto"/>
                    <w:bottom w:val="none" w:sz="0" w:space="0" w:color="auto"/>
                    <w:right w:val="none" w:sz="0" w:space="0" w:color="auto"/>
                  </w:divBdr>
                </w:div>
                <w:div w:id="1385831610">
                  <w:marLeft w:val="480"/>
                  <w:marRight w:val="0"/>
                  <w:marTop w:val="0"/>
                  <w:marBottom w:val="0"/>
                  <w:divBdr>
                    <w:top w:val="none" w:sz="0" w:space="0" w:color="auto"/>
                    <w:left w:val="none" w:sz="0" w:space="0" w:color="auto"/>
                    <w:bottom w:val="none" w:sz="0" w:space="0" w:color="auto"/>
                    <w:right w:val="none" w:sz="0" w:space="0" w:color="auto"/>
                  </w:divBdr>
                </w:div>
                <w:div w:id="102727642">
                  <w:marLeft w:val="480"/>
                  <w:marRight w:val="0"/>
                  <w:marTop w:val="0"/>
                  <w:marBottom w:val="0"/>
                  <w:divBdr>
                    <w:top w:val="none" w:sz="0" w:space="0" w:color="auto"/>
                    <w:left w:val="none" w:sz="0" w:space="0" w:color="auto"/>
                    <w:bottom w:val="none" w:sz="0" w:space="0" w:color="auto"/>
                    <w:right w:val="none" w:sz="0" w:space="0" w:color="auto"/>
                  </w:divBdr>
                </w:div>
              </w:divsChild>
            </w:div>
            <w:div w:id="290282123">
              <w:marLeft w:val="0"/>
              <w:marRight w:val="0"/>
              <w:marTop w:val="0"/>
              <w:marBottom w:val="0"/>
              <w:divBdr>
                <w:top w:val="none" w:sz="0" w:space="0" w:color="auto"/>
                <w:left w:val="none" w:sz="0" w:space="0" w:color="auto"/>
                <w:bottom w:val="none" w:sz="0" w:space="0" w:color="auto"/>
                <w:right w:val="none" w:sz="0" w:space="0" w:color="auto"/>
              </w:divBdr>
              <w:divsChild>
                <w:div w:id="924612649">
                  <w:marLeft w:val="480"/>
                  <w:marRight w:val="0"/>
                  <w:marTop w:val="0"/>
                  <w:marBottom w:val="0"/>
                  <w:divBdr>
                    <w:top w:val="none" w:sz="0" w:space="0" w:color="auto"/>
                    <w:left w:val="none" w:sz="0" w:space="0" w:color="auto"/>
                    <w:bottom w:val="none" w:sz="0" w:space="0" w:color="auto"/>
                    <w:right w:val="none" w:sz="0" w:space="0" w:color="auto"/>
                  </w:divBdr>
                </w:div>
                <w:div w:id="1814910667">
                  <w:marLeft w:val="480"/>
                  <w:marRight w:val="0"/>
                  <w:marTop w:val="0"/>
                  <w:marBottom w:val="0"/>
                  <w:divBdr>
                    <w:top w:val="none" w:sz="0" w:space="0" w:color="auto"/>
                    <w:left w:val="none" w:sz="0" w:space="0" w:color="auto"/>
                    <w:bottom w:val="none" w:sz="0" w:space="0" w:color="auto"/>
                    <w:right w:val="none" w:sz="0" w:space="0" w:color="auto"/>
                  </w:divBdr>
                </w:div>
                <w:div w:id="1735732670">
                  <w:marLeft w:val="480"/>
                  <w:marRight w:val="0"/>
                  <w:marTop w:val="0"/>
                  <w:marBottom w:val="0"/>
                  <w:divBdr>
                    <w:top w:val="none" w:sz="0" w:space="0" w:color="auto"/>
                    <w:left w:val="none" w:sz="0" w:space="0" w:color="auto"/>
                    <w:bottom w:val="none" w:sz="0" w:space="0" w:color="auto"/>
                    <w:right w:val="none" w:sz="0" w:space="0" w:color="auto"/>
                  </w:divBdr>
                </w:div>
                <w:div w:id="495807601">
                  <w:marLeft w:val="480"/>
                  <w:marRight w:val="0"/>
                  <w:marTop w:val="0"/>
                  <w:marBottom w:val="0"/>
                  <w:divBdr>
                    <w:top w:val="none" w:sz="0" w:space="0" w:color="auto"/>
                    <w:left w:val="none" w:sz="0" w:space="0" w:color="auto"/>
                    <w:bottom w:val="none" w:sz="0" w:space="0" w:color="auto"/>
                    <w:right w:val="none" w:sz="0" w:space="0" w:color="auto"/>
                  </w:divBdr>
                </w:div>
                <w:div w:id="912397365">
                  <w:marLeft w:val="480"/>
                  <w:marRight w:val="0"/>
                  <w:marTop w:val="0"/>
                  <w:marBottom w:val="0"/>
                  <w:divBdr>
                    <w:top w:val="none" w:sz="0" w:space="0" w:color="auto"/>
                    <w:left w:val="none" w:sz="0" w:space="0" w:color="auto"/>
                    <w:bottom w:val="none" w:sz="0" w:space="0" w:color="auto"/>
                    <w:right w:val="none" w:sz="0" w:space="0" w:color="auto"/>
                  </w:divBdr>
                </w:div>
                <w:div w:id="786511471">
                  <w:marLeft w:val="480"/>
                  <w:marRight w:val="0"/>
                  <w:marTop w:val="0"/>
                  <w:marBottom w:val="0"/>
                  <w:divBdr>
                    <w:top w:val="none" w:sz="0" w:space="0" w:color="auto"/>
                    <w:left w:val="none" w:sz="0" w:space="0" w:color="auto"/>
                    <w:bottom w:val="none" w:sz="0" w:space="0" w:color="auto"/>
                    <w:right w:val="none" w:sz="0" w:space="0" w:color="auto"/>
                  </w:divBdr>
                </w:div>
                <w:div w:id="649360788">
                  <w:marLeft w:val="480"/>
                  <w:marRight w:val="0"/>
                  <w:marTop w:val="0"/>
                  <w:marBottom w:val="0"/>
                  <w:divBdr>
                    <w:top w:val="none" w:sz="0" w:space="0" w:color="auto"/>
                    <w:left w:val="none" w:sz="0" w:space="0" w:color="auto"/>
                    <w:bottom w:val="none" w:sz="0" w:space="0" w:color="auto"/>
                    <w:right w:val="none" w:sz="0" w:space="0" w:color="auto"/>
                  </w:divBdr>
                </w:div>
                <w:div w:id="1308434324">
                  <w:marLeft w:val="480"/>
                  <w:marRight w:val="0"/>
                  <w:marTop w:val="0"/>
                  <w:marBottom w:val="0"/>
                  <w:divBdr>
                    <w:top w:val="none" w:sz="0" w:space="0" w:color="auto"/>
                    <w:left w:val="none" w:sz="0" w:space="0" w:color="auto"/>
                    <w:bottom w:val="none" w:sz="0" w:space="0" w:color="auto"/>
                    <w:right w:val="none" w:sz="0" w:space="0" w:color="auto"/>
                  </w:divBdr>
                </w:div>
                <w:div w:id="1547335015">
                  <w:marLeft w:val="480"/>
                  <w:marRight w:val="0"/>
                  <w:marTop w:val="0"/>
                  <w:marBottom w:val="0"/>
                  <w:divBdr>
                    <w:top w:val="none" w:sz="0" w:space="0" w:color="auto"/>
                    <w:left w:val="none" w:sz="0" w:space="0" w:color="auto"/>
                    <w:bottom w:val="none" w:sz="0" w:space="0" w:color="auto"/>
                    <w:right w:val="none" w:sz="0" w:space="0" w:color="auto"/>
                  </w:divBdr>
                </w:div>
                <w:div w:id="1139617925">
                  <w:marLeft w:val="480"/>
                  <w:marRight w:val="0"/>
                  <w:marTop w:val="0"/>
                  <w:marBottom w:val="0"/>
                  <w:divBdr>
                    <w:top w:val="none" w:sz="0" w:space="0" w:color="auto"/>
                    <w:left w:val="none" w:sz="0" w:space="0" w:color="auto"/>
                    <w:bottom w:val="none" w:sz="0" w:space="0" w:color="auto"/>
                    <w:right w:val="none" w:sz="0" w:space="0" w:color="auto"/>
                  </w:divBdr>
                </w:div>
                <w:div w:id="379088772">
                  <w:marLeft w:val="480"/>
                  <w:marRight w:val="0"/>
                  <w:marTop w:val="0"/>
                  <w:marBottom w:val="0"/>
                  <w:divBdr>
                    <w:top w:val="none" w:sz="0" w:space="0" w:color="auto"/>
                    <w:left w:val="none" w:sz="0" w:space="0" w:color="auto"/>
                    <w:bottom w:val="none" w:sz="0" w:space="0" w:color="auto"/>
                    <w:right w:val="none" w:sz="0" w:space="0" w:color="auto"/>
                  </w:divBdr>
                </w:div>
                <w:div w:id="971598552">
                  <w:marLeft w:val="480"/>
                  <w:marRight w:val="0"/>
                  <w:marTop w:val="0"/>
                  <w:marBottom w:val="0"/>
                  <w:divBdr>
                    <w:top w:val="none" w:sz="0" w:space="0" w:color="auto"/>
                    <w:left w:val="none" w:sz="0" w:space="0" w:color="auto"/>
                    <w:bottom w:val="none" w:sz="0" w:space="0" w:color="auto"/>
                    <w:right w:val="none" w:sz="0" w:space="0" w:color="auto"/>
                  </w:divBdr>
                </w:div>
                <w:div w:id="1954969460">
                  <w:marLeft w:val="480"/>
                  <w:marRight w:val="0"/>
                  <w:marTop w:val="0"/>
                  <w:marBottom w:val="0"/>
                  <w:divBdr>
                    <w:top w:val="none" w:sz="0" w:space="0" w:color="auto"/>
                    <w:left w:val="none" w:sz="0" w:space="0" w:color="auto"/>
                    <w:bottom w:val="none" w:sz="0" w:space="0" w:color="auto"/>
                    <w:right w:val="none" w:sz="0" w:space="0" w:color="auto"/>
                  </w:divBdr>
                </w:div>
                <w:div w:id="1272472547">
                  <w:marLeft w:val="480"/>
                  <w:marRight w:val="0"/>
                  <w:marTop w:val="0"/>
                  <w:marBottom w:val="0"/>
                  <w:divBdr>
                    <w:top w:val="none" w:sz="0" w:space="0" w:color="auto"/>
                    <w:left w:val="none" w:sz="0" w:space="0" w:color="auto"/>
                    <w:bottom w:val="none" w:sz="0" w:space="0" w:color="auto"/>
                    <w:right w:val="none" w:sz="0" w:space="0" w:color="auto"/>
                  </w:divBdr>
                </w:div>
                <w:div w:id="1605116375">
                  <w:marLeft w:val="480"/>
                  <w:marRight w:val="0"/>
                  <w:marTop w:val="0"/>
                  <w:marBottom w:val="0"/>
                  <w:divBdr>
                    <w:top w:val="none" w:sz="0" w:space="0" w:color="auto"/>
                    <w:left w:val="none" w:sz="0" w:space="0" w:color="auto"/>
                    <w:bottom w:val="none" w:sz="0" w:space="0" w:color="auto"/>
                    <w:right w:val="none" w:sz="0" w:space="0" w:color="auto"/>
                  </w:divBdr>
                </w:div>
                <w:div w:id="1159032125">
                  <w:marLeft w:val="480"/>
                  <w:marRight w:val="0"/>
                  <w:marTop w:val="0"/>
                  <w:marBottom w:val="0"/>
                  <w:divBdr>
                    <w:top w:val="none" w:sz="0" w:space="0" w:color="auto"/>
                    <w:left w:val="none" w:sz="0" w:space="0" w:color="auto"/>
                    <w:bottom w:val="none" w:sz="0" w:space="0" w:color="auto"/>
                    <w:right w:val="none" w:sz="0" w:space="0" w:color="auto"/>
                  </w:divBdr>
                </w:div>
                <w:div w:id="720903402">
                  <w:marLeft w:val="480"/>
                  <w:marRight w:val="0"/>
                  <w:marTop w:val="0"/>
                  <w:marBottom w:val="0"/>
                  <w:divBdr>
                    <w:top w:val="none" w:sz="0" w:space="0" w:color="auto"/>
                    <w:left w:val="none" w:sz="0" w:space="0" w:color="auto"/>
                    <w:bottom w:val="none" w:sz="0" w:space="0" w:color="auto"/>
                    <w:right w:val="none" w:sz="0" w:space="0" w:color="auto"/>
                  </w:divBdr>
                </w:div>
                <w:div w:id="1903173805">
                  <w:marLeft w:val="480"/>
                  <w:marRight w:val="0"/>
                  <w:marTop w:val="0"/>
                  <w:marBottom w:val="0"/>
                  <w:divBdr>
                    <w:top w:val="none" w:sz="0" w:space="0" w:color="auto"/>
                    <w:left w:val="none" w:sz="0" w:space="0" w:color="auto"/>
                    <w:bottom w:val="none" w:sz="0" w:space="0" w:color="auto"/>
                    <w:right w:val="none" w:sz="0" w:space="0" w:color="auto"/>
                  </w:divBdr>
                </w:div>
                <w:div w:id="2064795026">
                  <w:marLeft w:val="480"/>
                  <w:marRight w:val="0"/>
                  <w:marTop w:val="0"/>
                  <w:marBottom w:val="0"/>
                  <w:divBdr>
                    <w:top w:val="none" w:sz="0" w:space="0" w:color="auto"/>
                    <w:left w:val="none" w:sz="0" w:space="0" w:color="auto"/>
                    <w:bottom w:val="none" w:sz="0" w:space="0" w:color="auto"/>
                    <w:right w:val="none" w:sz="0" w:space="0" w:color="auto"/>
                  </w:divBdr>
                </w:div>
                <w:div w:id="2078043419">
                  <w:marLeft w:val="480"/>
                  <w:marRight w:val="0"/>
                  <w:marTop w:val="0"/>
                  <w:marBottom w:val="0"/>
                  <w:divBdr>
                    <w:top w:val="none" w:sz="0" w:space="0" w:color="auto"/>
                    <w:left w:val="none" w:sz="0" w:space="0" w:color="auto"/>
                    <w:bottom w:val="none" w:sz="0" w:space="0" w:color="auto"/>
                    <w:right w:val="none" w:sz="0" w:space="0" w:color="auto"/>
                  </w:divBdr>
                </w:div>
                <w:div w:id="1422871913">
                  <w:marLeft w:val="480"/>
                  <w:marRight w:val="0"/>
                  <w:marTop w:val="0"/>
                  <w:marBottom w:val="0"/>
                  <w:divBdr>
                    <w:top w:val="none" w:sz="0" w:space="0" w:color="auto"/>
                    <w:left w:val="none" w:sz="0" w:space="0" w:color="auto"/>
                    <w:bottom w:val="none" w:sz="0" w:space="0" w:color="auto"/>
                    <w:right w:val="none" w:sz="0" w:space="0" w:color="auto"/>
                  </w:divBdr>
                </w:div>
                <w:div w:id="1650477660">
                  <w:marLeft w:val="480"/>
                  <w:marRight w:val="0"/>
                  <w:marTop w:val="0"/>
                  <w:marBottom w:val="0"/>
                  <w:divBdr>
                    <w:top w:val="none" w:sz="0" w:space="0" w:color="auto"/>
                    <w:left w:val="none" w:sz="0" w:space="0" w:color="auto"/>
                    <w:bottom w:val="none" w:sz="0" w:space="0" w:color="auto"/>
                    <w:right w:val="none" w:sz="0" w:space="0" w:color="auto"/>
                  </w:divBdr>
                </w:div>
                <w:div w:id="764618798">
                  <w:marLeft w:val="480"/>
                  <w:marRight w:val="0"/>
                  <w:marTop w:val="0"/>
                  <w:marBottom w:val="0"/>
                  <w:divBdr>
                    <w:top w:val="none" w:sz="0" w:space="0" w:color="auto"/>
                    <w:left w:val="none" w:sz="0" w:space="0" w:color="auto"/>
                    <w:bottom w:val="none" w:sz="0" w:space="0" w:color="auto"/>
                    <w:right w:val="none" w:sz="0" w:space="0" w:color="auto"/>
                  </w:divBdr>
                </w:div>
                <w:div w:id="369036057">
                  <w:marLeft w:val="480"/>
                  <w:marRight w:val="0"/>
                  <w:marTop w:val="0"/>
                  <w:marBottom w:val="0"/>
                  <w:divBdr>
                    <w:top w:val="none" w:sz="0" w:space="0" w:color="auto"/>
                    <w:left w:val="none" w:sz="0" w:space="0" w:color="auto"/>
                    <w:bottom w:val="none" w:sz="0" w:space="0" w:color="auto"/>
                    <w:right w:val="none" w:sz="0" w:space="0" w:color="auto"/>
                  </w:divBdr>
                </w:div>
              </w:divsChild>
            </w:div>
            <w:div w:id="428283495">
              <w:marLeft w:val="0"/>
              <w:marRight w:val="0"/>
              <w:marTop w:val="0"/>
              <w:marBottom w:val="0"/>
              <w:divBdr>
                <w:top w:val="none" w:sz="0" w:space="0" w:color="auto"/>
                <w:left w:val="none" w:sz="0" w:space="0" w:color="auto"/>
                <w:bottom w:val="none" w:sz="0" w:space="0" w:color="auto"/>
                <w:right w:val="none" w:sz="0" w:space="0" w:color="auto"/>
              </w:divBdr>
              <w:divsChild>
                <w:div w:id="1040784058">
                  <w:marLeft w:val="480"/>
                  <w:marRight w:val="0"/>
                  <w:marTop w:val="0"/>
                  <w:marBottom w:val="0"/>
                  <w:divBdr>
                    <w:top w:val="none" w:sz="0" w:space="0" w:color="auto"/>
                    <w:left w:val="none" w:sz="0" w:space="0" w:color="auto"/>
                    <w:bottom w:val="none" w:sz="0" w:space="0" w:color="auto"/>
                    <w:right w:val="none" w:sz="0" w:space="0" w:color="auto"/>
                  </w:divBdr>
                </w:div>
                <w:div w:id="110057014">
                  <w:marLeft w:val="480"/>
                  <w:marRight w:val="0"/>
                  <w:marTop w:val="0"/>
                  <w:marBottom w:val="0"/>
                  <w:divBdr>
                    <w:top w:val="none" w:sz="0" w:space="0" w:color="auto"/>
                    <w:left w:val="none" w:sz="0" w:space="0" w:color="auto"/>
                    <w:bottom w:val="none" w:sz="0" w:space="0" w:color="auto"/>
                    <w:right w:val="none" w:sz="0" w:space="0" w:color="auto"/>
                  </w:divBdr>
                </w:div>
                <w:div w:id="7342336">
                  <w:marLeft w:val="480"/>
                  <w:marRight w:val="0"/>
                  <w:marTop w:val="0"/>
                  <w:marBottom w:val="0"/>
                  <w:divBdr>
                    <w:top w:val="none" w:sz="0" w:space="0" w:color="auto"/>
                    <w:left w:val="none" w:sz="0" w:space="0" w:color="auto"/>
                    <w:bottom w:val="none" w:sz="0" w:space="0" w:color="auto"/>
                    <w:right w:val="none" w:sz="0" w:space="0" w:color="auto"/>
                  </w:divBdr>
                </w:div>
                <w:div w:id="1984118897">
                  <w:marLeft w:val="480"/>
                  <w:marRight w:val="0"/>
                  <w:marTop w:val="0"/>
                  <w:marBottom w:val="0"/>
                  <w:divBdr>
                    <w:top w:val="none" w:sz="0" w:space="0" w:color="auto"/>
                    <w:left w:val="none" w:sz="0" w:space="0" w:color="auto"/>
                    <w:bottom w:val="none" w:sz="0" w:space="0" w:color="auto"/>
                    <w:right w:val="none" w:sz="0" w:space="0" w:color="auto"/>
                  </w:divBdr>
                </w:div>
                <w:div w:id="417479175">
                  <w:marLeft w:val="480"/>
                  <w:marRight w:val="0"/>
                  <w:marTop w:val="0"/>
                  <w:marBottom w:val="0"/>
                  <w:divBdr>
                    <w:top w:val="none" w:sz="0" w:space="0" w:color="auto"/>
                    <w:left w:val="none" w:sz="0" w:space="0" w:color="auto"/>
                    <w:bottom w:val="none" w:sz="0" w:space="0" w:color="auto"/>
                    <w:right w:val="none" w:sz="0" w:space="0" w:color="auto"/>
                  </w:divBdr>
                </w:div>
                <w:div w:id="1752892377">
                  <w:marLeft w:val="480"/>
                  <w:marRight w:val="0"/>
                  <w:marTop w:val="0"/>
                  <w:marBottom w:val="0"/>
                  <w:divBdr>
                    <w:top w:val="none" w:sz="0" w:space="0" w:color="auto"/>
                    <w:left w:val="none" w:sz="0" w:space="0" w:color="auto"/>
                    <w:bottom w:val="none" w:sz="0" w:space="0" w:color="auto"/>
                    <w:right w:val="none" w:sz="0" w:space="0" w:color="auto"/>
                  </w:divBdr>
                </w:div>
                <w:div w:id="371880426">
                  <w:marLeft w:val="480"/>
                  <w:marRight w:val="0"/>
                  <w:marTop w:val="0"/>
                  <w:marBottom w:val="0"/>
                  <w:divBdr>
                    <w:top w:val="none" w:sz="0" w:space="0" w:color="auto"/>
                    <w:left w:val="none" w:sz="0" w:space="0" w:color="auto"/>
                    <w:bottom w:val="none" w:sz="0" w:space="0" w:color="auto"/>
                    <w:right w:val="none" w:sz="0" w:space="0" w:color="auto"/>
                  </w:divBdr>
                </w:div>
                <w:div w:id="41373311">
                  <w:marLeft w:val="480"/>
                  <w:marRight w:val="0"/>
                  <w:marTop w:val="0"/>
                  <w:marBottom w:val="0"/>
                  <w:divBdr>
                    <w:top w:val="none" w:sz="0" w:space="0" w:color="auto"/>
                    <w:left w:val="none" w:sz="0" w:space="0" w:color="auto"/>
                    <w:bottom w:val="none" w:sz="0" w:space="0" w:color="auto"/>
                    <w:right w:val="none" w:sz="0" w:space="0" w:color="auto"/>
                  </w:divBdr>
                </w:div>
                <w:div w:id="929503371">
                  <w:marLeft w:val="480"/>
                  <w:marRight w:val="0"/>
                  <w:marTop w:val="0"/>
                  <w:marBottom w:val="0"/>
                  <w:divBdr>
                    <w:top w:val="none" w:sz="0" w:space="0" w:color="auto"/>
                    <w:left w:val="none" w:sz="0" w:space="0" w:color="auto"/>
                    <w:bottom w:val="none" w:sz="0" w:space="0" w:color="auto"/>
                    <w:right w:val="none" w:sz="0" w:space="0" w:color="auto"/>
                  </w:divBdr>
                </w:div>
                <w:div w:id="1418557077">
                  <w:marLeft w:val="480"/>
                  <w:marRight w:val="0"/>
                  <w:marTop w:val="0"/>
                  <w:marBottom w:val="0"/>
                  <w:divBdr>
                    <w:top w:val="none" w:sz="0" w:space="0" w:color="auto"/>
                    <w:left w:val="none" w:sz="0" w:space="0" w:color="auto"/>
                    <w:bottom w:val="none" w:sz="0" w:space="0" w:color="auto"/>
                    <w:right w:val="none" w:sz="0" w:space="0" w:color="auto"/>
                  </w:divBdr>
                </w:div>
                <w:div w:id="628362885">
                  <w:marLeft w:val="480"/>
                  <w:marRight w:val="0"/>
                  <w:marTop w:val="0"/>
                  <w:marBottom w:val="0"/>
                  <w:divBdr>
                    <w:top w:val="none" w:sz="0" w:space="0" w:color="auto"/>
                    <w:left w:val="none" w:sz="0" w:space="0" w:color="auto"/>
                    <w:bottom w:val="none" w:sz="0" w:space="0" w:color="auto"/>
                    <w:right w:val="none" w:sz="0" w:space="0" w:color="auto"/>
                  </w:divBdr>
                </w:div>
                <w:div w:id="783308628">
                  <w:marLeft w:val="480"/>
                  <w:marRight w:val="0"/>
                  <w:marTop w:val="0"/>
                  <w:marBottom w:val="0"/>
                  <w:divBdr>
                    <w:top w:val="none" w:sz="0" w:space="0" w:color="auto"/>
                    <w:left w:val="none" w:sz="0" w:space="0" w:color="auto"/>
                    <w:bottom w:val="none" w:sz="0" w:space="0" w:color="auto"/>
                    <w:right w:val="none" w:sz="0" w:space="0" w:color="auto"/>
                  </w:divBdr>
                </w:div>
                <w:div w:id="273557990">
                  <w:marLeft w:val="480"/>
                  <w:marRight w:val="0"/>
                  <w:marTop w:val="0"/>
                  <w:marBottom w:val="0"/>
                  <w:divBdr>
                    <w:top w:val="none" w:sz="0" w:space="0" w:color="auto"/>
                    <w:left w:val="none" w:sz="0" w:space="0" w:color="auto"/>
                    <w:bottom w:val="none" w:sz="0" w:space="0" w:color="auto"/>
                    <w:right w:val="none" w:sz="0" w:space="0" w:color="auto"/>
                  </w:divBdr>
                </w:div>
                <w:div w:id="1976791535">
                  <w:marLeft w:val="480"/>
                  <w:marRight w:val="0"/>
                  <w:marTop w:val="0"/>
                  <w:marBottom w:val="0"/>
                  <w:divBdr>
                    <w:top w:val="none" w:sz="0" w:space="0" w:color="auto"/>
                    <w:left w:val="none" w:sz="0" w:space="0" w:color="auto"/>
                    <w:bottom w:val="none" w:sz="0" w:space="0" w:color="auto"/>
                    <w:right w:val="none" w:sz="0" w:space="0" w:color="auto"/>
                  </w:divBdr>
                </w:div>
                <w:div w:id="495848733">
                  <w:marLeft w:val="480"/>
                  <w:marRight w:val="0"/>
                  <w:marTop w:val="0"/>
                  <w:marBottom w:val="0"/>
                  <w:divBdr>
                    <w:top w:val="none" w:sz="0" w:space="0" w:color="auto"/>
                    <w:left w:val="none" w:sz="0" w:space="0" w:color="auto"/>
                    <w:bottom w:val="none" w:sz="0" w:space="0" w:color="auto"/>
                    <w:right w:val="none" w:sz="0" w:space="0" w:color="auto"/>
                  </w:divBdr>
                </w:div>
                <w:div w:id="1366178843">
                  <w:marLeft w:val="480"/>
                  <w:marRight w:val="0"/>
                  <w:marTop w:val="0"/>
                  <w:marBottom w:val="0"/>
                  <w:divBdr>
                    <w:top w:val="none" w:sz="0" w:space="0" w:color="auto"/>
                    <w:left w:val="none" w:sz="0" w:space="0" w:color="auto"/>
                    <w:bottom w:val="none" w:sz="0" w:space="0" w:color="auto"/>
                    <w:right w:val="none" w:sz="0" w:space="0" w:color="auto"/>
                  </w:divBdr>
                </w:div>
                <w:div w:id="1348286113">
                  <w:marLeft w:val="480"/>
                  <w:marRight w:val="0"/>
                  <w:marTop w:val="0"/>
                  <w:marBottom w:val="0"/>
                  <w:divBdr>
                    <w:top w:val="none" w:sz="0" w:space="0" w:color="auto"/>
                    <w:left w:val="none" w:sz="0" w:space="0" w:color="auto"/>
                    <w:bottom w:val="none" w:sz="0" w:space="0" w:color="auto"/>
                    <w:right w:val="none" w:sz="0" w:space="0" w:color="auto"/>
                  </w:divBdr>
                </w:div>
                <w:div w:id="366835896">
                  <w:marLeft w:val="480"/>
                  <w:marRight w:val="0"/>
                  <w:marTop w:val="0"/>
                  <w:marBottom w:val="0"/>
                  <w:divBdr>
                    <w:top w:val="none" w:sz="0" w:space="0" w:color="auto"/>
                    <w:left w:val="none" w:sz="0" w:space="0" w:color="auto"/>
                    <w:bottom w:val="none" w:sz="0" w:space="0" w:color="auto"/>
                    <w:right w:val="none" w:sz="0" w:space="0" w:color="auto"/>
                  </w:divBdr>
                </w:div>
                <w:div w:id="1474327354">
                  <w:marLeft w:val="480"/>
                  <w:marRight w:val="0"/>
                  <w:marTop w:val="0"/>
                  <w:marBottom w:val="0"/>
                  <w:divBdr>
                    <w:top w:val="none" w:sz="0" w:space="0" w:color="auto"/>
                    <w:left w:val="none" w:sz="0" w:space="0" w:color="auto"/>
                    <w:bottom w:val="none" w:sz="0" w:space="0" w:color="auto"/>
                    <w:right w:val="none" w:sz="0" w:space="0" w:color="auto"/>
                  </w:divBdr>
                </w:div>
                <w:div w:id="1500849381">
                  <w:marLeft w:val="480"/>
                  <w:marRight w:val="0"/>
                  <w:marTop w:val="0"/>
                  <w:marBottom w:val="0"/>
                  <w:divBdr>
                    <w:top w:val="none" w:sz="0" w:space="0" w:color="auto"/>
                    <w:left w:val="none" w:sz="0" w:space="0" w:color="auto"/>
                    <w:bottom w:val="none" w:sz="0" w:space="0" w:color="auto"/>
                    <w:right w:val="none" w:sz="0" w:space="0" w:color="auto"/>
                  </w:divBdr>
                </w:div>
                <w:div w:id="1469276240">
                  <w:marLeft w:val="480"/>
                  <w:marRight w:val="0"/>
                  <w:marTop w:val="0"/>
                  <w:marBottom w:val="0"/>
                  <w:divBdr>
                    <w:top w:val="none" w:sz="0" w:space="0" w:color="auto"/>
                    <w:left w:val="none" w:sz="0" w:space="0" w:color="auto"/>
                    <w:bottom w:val="none" w:sz="0" w:space="0" w:color="auto"/>
                    <w:right w:val="none" w:sz="0" w:space="0" w:color="auto"/>
                  </w:divBdr>
                </w:div>
                <w:div w:id="10033041">
                  <w:marLeft w:val="480"/>
                  <w:marRight w:val="0"/>
                  <w:marTop w:val="0"/>
                  <w:marBottom w:val="0"/>
                  <w:divBdr>
                    <w:top w:val="none" w:sz="0" w:space="0" w:color="auto"/>
                    <w:left w:val="none" w:sz="0" w:space="0" w:color="auto"/>
                    <w:bottom w:val="none" w:sz="0" w:space="0" w:color="auto"/>
                    <w:right w:val="none" w:sz="0" w:space="0" w:color="auto"/>
                  </w:divBdr>
                </w:div>
                <w:div w:id="745348488">
                  <w:marLeft w:val="480"/>
                  <w:marRight w:val="0"/>
                  <w:marTop w:val="0"/>
                  <w:marBottom w:val="0"/>
                  <w:divBdr>
                    <w:top w:val="none" w:sz="0" w:space="0" w:color="auto"/>
                    <w:left w:val="none" w:sz="0" w:space="0" w:color="auto"/>
                    <w:bottom w:val="none" w:sz="0" w:space="0" w:color="auto"/>
                    <w:right w:val="none" w:sz="0" w:space="0" w:color="auto"/>
                  </w:divBdr>
                </w:div>
                <w:div w:id="1024356733">
                  <w:marLeft w:val="480"/>
                  <w:marRight w:val="0"/>
                  <w:marTop w:val="0"/>
                  <w:marBottom w:val="0"/>
                  <w:divBdr>
                    <w:top w:val="none" w:sz="0" w:space="0" w:color="auto"/>
                    <w:left w:val="none" w:sz="0" w:space="0" w:color="auto"/>
                    <w:bottom w:val="none" w:sz="0" w:space="0" w:color="auto"/>
                    <w:right w:val="none" w:sz="0" w:space="0" w:color="auto"/>
                  </w:divBdr>
                </w:div>
              </w:divsChild>
            </w:div>
            <w:div w:id="1328358461">
              <w:marLeft w:val="0"/>
              <w:marRight w:val="0"/>
              <w:marTop w:val="0"/>
              <w:marBottom w:val="0"/>
              <w:divBdr>
                <w:top w:val="none" w:sz="0" w:space="0" w:color="auto"/>
                <w:left w:val="none" w:sz="0" w:space="0" w:color="auto"/>
                <w:bottom w:val="none" w:sz="0" w:space="0" w:color="auto"/>
                <w:right w:val="none" w:sz="0" w:space="0" w:color="auto"/>
              </w:divBdr>
              <w:divsChild>
                <w:div w:id="826167445">
                  <w:marLeft w:val="480"/>
                  <w:marRight w:val="0"/>
                  <w:marTop w:val="0"/>
                  <w:marBottom w:val="0"/>
                  <w:divBdr>
                    <w:top w:val="none" w:sz="0" w:space="0" w:color="auto"/>
                    <w:left w:val="none" w:sz="0" w:space="0" w:color="auto"/>
                    <w:bottom w:val="none" w:sz="0" w:space="0" w:color="auto"/>
                    <w:right w:val="none" w:sz="0" w:space="0" w:color="auto"/>
                  </w:divBdr>
                </w:div>
                <w:div w:id="2070642284">
                  <w:marLeft w:val="480"/>
                  <w:marRight w:val="0"/>
                  <w:marTop w:val="0"/>
                  <w:marBottom w:val="0"/>
                  <w:divBdr>
                    <w:top w:val="none" w:sz="0" w:space="0" w:color="auto"/>
                    <w:left w:val="none" w:sz="0" w:space="0" w:color="auto"/>
                    <w:bottom w:val="none" w:sz="0" w:space="0" w:color="auto"/>
                    <w:right w:val="none" w:sz="0" w:space="0" w:color="auto"/>
                  </w:divBdr>
                </w:div>
                <w:div w:id="2006207189">
                  <w:marLeft w:val="480"/>
                  <w:marRight w:val="0"/>
                  <w:marTop w:val="0"/>
                  <w:marBottom w:val="0"/>
                  <w:divBdr>
                    <w:top w:val="none" w:sz="0" w:space="0" w:color="auto"/>
                    <w:left w:val="none" w:sz="0" w:space="0" w:color="auto"/>
                    <w:bottom w:val="none" w:sz="0" w:space="0" w:color="auto"/>
                    <w:right w:val="none" w:sz="0" w:space="0" w:color="auto"/>
                  </w:divBdr>
                </w:div>
                <w:div w:id="1241060643">
                  <w:marLeft w:val="480"/>
                  <w:marRight w:val="0"/>
                  <w:marTop w:val="0"/>
                  <w:marBottom w:val="0"/>
                  <w:divBdr>
                    <w:top w:val="none" w:sz="0" w:space="0" w:color="auto"/>
                    <w:left w:val="none" w:sz="0" w:space="0" w:color="auto"/>
                    <w:bottom w:val="none" w:sz="0" w:space="0" w:color="auto"/>
                    <w:right w:val="none" w:sz="0" w:space="0" w:color="auto"/>
                  </w:divBdr>
                </w:div>
                <w:div w:id="1410080839">
                  <w:marLeft w:val="480"/>
                  <w:marRight w:val="0"/>
                  <w:marTop w:val="0"/>
                  <w:marBottom w:val="0"/>
                  <w:divBdr>
                    <w:top w:val="none" w:sz="0" w:space="0" w:color="auto"/>
                    <w:left w:val="none" w:sz="0" w:space="0" w:color="auto"/>
                    <w:bottom w:val="none" w:sz="0" w:space="0" w:color="auto"/>
                    <w:right w:val="none" w:sz="0" w:space="0" w:color="auto"/>
                  </w:divBdr>
                </w:div>
                <w:div w:id="831138137">
                  <w:marLeft w:val="480"/>
                  <w:marRight w:val="0"/>
                  <w:marTop w:val="0"/>
                  <w:marBottom w:val="0"/>
                  <w:divBdr>
                    <w:top w:val="none" w:sz="0" w:space="0" w:color="auto"/>
                    <w:left w:val="none" w:sz="0" w:space="0" w:color="auto"/>
                    <w:bottom w:val="none" w:sz="0" w:space="0" w:color="auto"/>
                    <w:right w:val="none" w:sz="0" w:space="0" w:color="auto"/>
                  </w:divBdr>
                </w:div>
                <w:div w:id="953755404">
                  <w:marLeft w:val="480"/>
                  <w:marRight w:val="0"/>
                  <w:marTop w:val="0"/>
                  <w:marBottom w:val="0"/>
                  <w:divBdr>
                    <w:top w:val="none" w:sz="0" w:space="0" w:color="auto"/>
                    <w:left w:val="none" w:sz="0" w:space="0" w:color="auto"/>
                    <w:bottom w:val="none" w:sz="0" w:space="0" w:color="auto"/>
                    <w:right w:val="none" w:sz="0" w:space="0" w:color="auto"/>
                  </w:divBdr>
                </w:div>
                <w:div w:id="1790003826">
                  <w:marLeft w:val="480"/>
                  <w:marRight w:val="0"/>
                  <w:marTop w:val="0"/>
                  <w:marBottom w:val="0"/>
                  <w:divBdr>
                    <w:top w:val="none" w:sz="0" w:space="0" w:color="auto"/>
                    <w:left w:val="none" w:sz="0" w:space="0" w:color="auto"/>
                    <w:bottom w:val="none" w:sz="0" w:space="0" w:color="auto"/>
                    <w:right w:val="none" w:sz="0" w:space="0" w:color="auto"/>
                  </w:divBdr>
                </w:div>
                <w:div w:id="1179855075">
                  <w:marLeft w:val="480"/>
                  <w:marRight w:val="0"/>
                  <w:marTop w:val="0"/>
                  <w:marBottom w:val="0"/>
                  <w:divBdr>
                    <w:top w:val="none" w:sz="0" w:space="0" w:color="auto"/>
                    <w:left w:val="none" w:sz="0" w:space="0" w:color="auto"/>
                    <w:bottom w:val="none" w:sz="0" w:space="0" w:color="auto"/>
                    <w:right w:val="none" w:sz="0" w:space="0" w:color="auto"/>
                  </w:divBdr>
                </w:div>
                <w:div w:id="1645429636">
                  <w:marLeft w:val="480"/>
                  <w:marRight w:val="0"/>
                  <w:marTop w:val="0"/>
                  <w:marBottom w:val="0"/>
                  <w:divBdr>
                    <w:top w:val="none" w:sz="0" w:space="0" w:color="auto"/>
                    <w:left w:val="none" w:sz="0" w:space="0" w:color="auto"/>
                    <w:bottom w:val="none" w:sz="0" w:space="0" w:color="auto"/>
                    <w:right w:val="none" w:sz="0" w:space="0" w:color="auto"/>
                  </w:divBdr>
                </w:div>
                <w:div w:id="940144287">
                  <w:marLeft w:val="480"/>
                  <w:marRight w:val="0"/>
                  <w:marTop w:val="0"/>
                  <w:marBottom w:val="0"/>
                  <w:divBdr>
                    <w:top w:val="none" w:sz="0" w:space="0" w:color="auto"/>
                    <w:left w:val="none" w:sz="0" w:space="0" w:color="auto"/>
                    <w:bottom w:val="none" w:sz="0" w:space="0" w:color="auto"/>
                    <w:right w:val="none" w:sz="0" w:space="0" w:color="auto"/>
                  </w:divBdr>
                </w:div>
                <w:div w:id="1793667011">
                  <w:marLeft w:val="480"/>
                  <w:marRight w:val="0"/>
                  <w:marTop w:val="0"/>
                  <w:marBottom w:val="0"/>
                  <w:divBdr>
                    <w:top w:val="none" w:sz="0" w:space="0" w:color="auto"/>
                    <w:left w:val="none" w:sz="0" w:space="0" w:color="auto"/>
                    <w:bottom w:val="none" w:sz="0" w:space="0" w:color="auto"/>
                    <w:right w:val="none" w:sz="0" w:space="0" w:color="auto"/>
                  </w:divBdr>
                </w:div>
                <w:div w:id="682560616">
                  <w:marLeft w:val="480"/>
                  <w:marRight w:val="0"/>
                  <w:marTop w:val="0"/>
                  <w:marBottom w:val="0"/>
                  <w:divBdr>
                    <w:top w:val="none" w:sz="0" w:space="0" w:color="auto"/>
                    <w:left w:val="none" w:sz="0" w:space="0" w:color="auto"/>
                    <w:bottom w:val="none" w:sz="0" w:space="0" w:color="auto"/>
                    <w:right w:val="none" w:sz="0" w:space="0" w:color="auto"/>
                  </w:divBdr>
                </w:div>
                <w:div w:id="967930373">
                  <w:marLeft w:val="480"/>
                  <w:marRight w:val="0"/>
                  <w:marTop w:val="0"/>
                  <w:marBottom w:val="0"/>
                  <w:divBdr>
                    <w:top w:val="none" w:sz="0" w:space="0" w:color="auto"/>
                    <w:left w:val="none" w:sz="0" w:space="0" w:color="auto"/>
                    <w:bottom w:val="none" w:sz="0" w:space="0" w:color="auto"/>
                    <w:right w:val="none" w:sz="0" w:space="0" w:color="auto"/>
                  </w:divBdr>
                </w:div>
                <w:div w:id="520317487">
                  <w:marLeft w:val="480"/>
                  <w:marRight w:val="0"/>
                  <w:marTop w:val="0"/>
                  <w:marBottom w:val="0"/>
                  <w:divBdr>
                    <w:top w:val="none" w:sz="0" w:space="0" w:color="auto"/>
                    <w:left w:val="none" w:sz="0" w:space="0" w:color="auto"/>
                    <w:bottom w:val="none" w:sz="0" w:space="0" w:color="auto"/>
                    <w:right w:val="none" w:sz="0" w:space="0" w:color="auto"/>
                  </w:divBdr>
                </w:div>
                <w:div w:id="603617288">
                  <w:marLeft w:val="480"/>
                  <w:marRight w:val="0"/>
                  <w:marTop w:val="0"/>
                  <w:marBottom w:val="0"/>
                  <w:divBdr>
                    <w:top w:val="none" w:sz="0" w:space="0" w:color="auto"/>
                    <w:left w:val="none" w:sz="0" w:space="0" w:color="auto"/>
                    <w:bottom w:val="none" w:sz="0" w:space="0" w:color="auto"/>
                    <w:right w:val="none" w:sz="0" w:space="0" w:color="auto"/>
                  </w:divBdr>
                </w:div>
                <w:div w:id="468090721">
                  <w:marLeft w:val="480"/>
                  <w:marRight w:val="0"/>
                  <w:marTop w:val="0"/>
                  <w:marBottom w:val="0"/>
                  <w:divBdr>
                    <w:top w:val="none" w:sz="0" w:space="0" w:color="auto"/>
                    <w:left w:val="none" w:sz="0" w:space="0" w:color="auto"/>
                    <w:bottom w:val="none" w:sz="0" w:space="0" w:color="auto"/>
                    <w:right w:val="none" w:sz="0" w:space="0" w:color="auto"/>
                  </w:divBdr>
                </w:div>
                <w:div w:id="1549339246">
                  <w:marLeft w:val="480"/>
                  <w:marRight w:val="0"/>
                  <w:marTop w:val="0"/>
                  <w:marBottom w:val="0"/>
                  <w:divBdr>
                    <w:top w:val="none" w:sz="0" w:space="0" w:color="auto"/>
                    <w:left w:val="none" w:sz="0" w:space="0" w:color="auto"/>
                    <w:bottom w:val="none" w:sz="0" w:space="0" w:color="auto"/>
                    <w:right w:val="none" w:sz="0" w:space="0" w:color="auto"/>
                  </w:divBdr>
                </w:div>
                <w:div w:id="1840266095">
                  <w:marLeft w:val="480"/>
                  <w:marRight w:val="0"/>
                  <w:marTop w:val="0"/>
                  <w:marBottom w:val="0"/>
                  <w:divBdr>
                    <w:top w:val="none" w:sz="0" w:space="0" w:color="auto"/>
                    <w:left w:val="none" w:sz="0" w:space="0" w:color="auto"/>
                    <w:bottom w:val="none" w:sz="0" w:space="0" w:color="auto"/>
                    <w:right w:val="none" w:sz="0" w:space="0" w:color="auto"/>
                  </w:divBdr>
                </w:div>
                <w:div w:id="308168098">
                  <w:marLeft w:val="480"/>
                  <w:marRight w:val="0"/>
                  <w:marTop w:val="0"/>
                  <w:marBottom w:val="0"/>
                  <w:divBdr>
                    <w:top w:val="none" w:sz="0" w:space="0" w:color="auto"/>
                    <w:left w:val="none" w:sz="0" w:space="0" w:color="auto"/>
                    <w:bottom w:val="none" w:sz="0" w:space="0" w:color="auto"/>
                    <w:right w:val="none" w:sz="0" w:space="0" w:color="auto"/>
                  </w:divBdr>
                </w:div>
                <w:div w:id="518617814">
                  <w:marLeft w:val="480"/>
                  <w:marRight w:val="0"/>
                  <w:marTop w:val="0"/>
                  <w:marBottom w:val="0"/>
                  <w:divBdr>
                    <w:top w:val="none" w:sz="0" w:space="0" w:color="auto"/>
                    <w:left w:val="none" w:sz="0" w:space="0" w:color="auto"/>
                    <w:bottom w:val="none" w:sz="0" w:space="0" w:color="auto"/>
                    <w:right w:val="none" w:sz="0" w:space="0" w:color="auto"/>
                  </w:divBdr>
                </w:div>
                <w:div w:id="1569337228">
                  <w:marLeft w:val="480"/>
                  <w:marRight w:val="0"/>
                  <w:marTop w:val="0"/>
                  <w:marBottom w:val="0"/>
                  <w:divBdr>
                    <w:top w:val="none" w:sz="0" w:space="0" w:color="auto"/>
                    <w:left w:val="none" w:sz="0" w:space="0" w:color="auto"/>
                    <w:bottom w:val="none" w:sz="0" w:space="0" w:color="auto"/>
                    <w:right w:val="none" w:sz="0" w:space="0" w:color="auto"/>
                  </w:divBdr>
                </w:div>
                <w:div w:id="2084831373">
                  <w:marLeft w:val="480"/>
                  <w:marRight w:val="0"/>
                  <w:marTop w:val="0"/>
                  <w:marBottom w:val="0"/>
                  <w:divBdr>
                    <w:top w:val="none" w:sz="0" w:space="0" w:color="auto"/>
                    <w:left w:val="none" w:sz="0" w:space="0" w:color="auto"/>
                    <w:bottom w:val="none" w:sz="0" w:space="0" w:color="auto"/>
                    <w:right w:val="none" w:sz="0" w:space="0" w:color="auto"/>
                  </w:divBdr>
                </w:div>
                <w:div w:id="33889645">
                  <w:marLeft w:val="480"/>
                  <w:marRight w:val="0"/>
                  <w:marTop w:val="0"/>
                  <w:marBottom w:val="0"/>
                  <w:divBdr>
                    <w:top w:val="none" w:sz="0" w:space="0" w:color="auto"/>
                    <w:left w:val="none" w:sz="0" w:space="0" w:color="auto"/>
                    <w:bottom w:val="none" w:sz="0" w:space="0" w:color="auto"/>
                    <w:right w:val="none" w:sz="0" w:space="0" w:color="auto"/>
                  </w:divBdr>
                </w:div>
              </w:divsChild>
            </w:div>
            <w:div w:id="1730030441">
              <w:marLeft w:val="0"/>
              <w:marRight w:val="0"/>
              <w:marTop w:val="0"/>
              <w:marBottom w:val="0"/>
              <w:divBdr>
                <w:top w:val="none" w:sz="0" w:space="0" w:color="auto"/>
                <w:left w:val="none" w:sz="0" w:space="0" w:color="auto"/>
                <w:bottom w:val="none" w:sz="0" w:space="0" w:color="auto"/>
                <w:right w:val="none" w:sz="0" w:space="0" w:color="auto"/>
              </w:divBdr>
              <w:divsChild>
                <w:div w:id="1486507582">
                  <w:marLeft w:val="480"/>
                  <w:marRight w:val="0"/>
                  <w:marTop w:val="0"/>
                  <w:marBottom w:val="0"/>
                  <w:divBdr>
                    <w:top w:val="none" w:sz="0" w:space="0" w:color="auto"/>
                    <w:left w:val="none" w:sz="0" w:space="0" w:color="auto"/>
                    <w:bottom w:val="none" w:sz="0" w:space="0" w:color="auto"/>
                    <w:right w:val="none" w:sz="0" w:space="0" w:color="auto"/>
                  </w:divBdr>
                </w:div>
                <w:div w:id="1146973268">
                  <w:marLeft w:val="480"/>
                  <w:marRight w:val="0"/>
                  <w:marTop w:val="0"/>
                  <w:marBottom w:val="0"/>
                  <w:divBdr>
                    <w:top w:val="none" w:sz="0" w:space="0" w:color="auto"/>
                    <w:left w:val="none" w:sz="0" w:space="0" w:color="auto"/>
                    <w:bottom w:val="none" w:sz="0" w:space="0" w:color="auto"/>
                    <w:right w:val="none" w:sz="0" w:space="0" w:color="auto"/>
                  </w:divBdr>
                </w:div>
                <w:div w:id="953948464">
                  <w:marLeft w:val="480"/>
                  <w:marRight w:val="0"/>
                  <w:marTop w:val="0"/>
                  <w:marBottom w:val="0"/>
                  <w:divBdr>
                    <w:top w:val="none" w:sz="0" w:space="0" w:color="auto"/>
                    <w:left w:val="none" w:sz="0" w:space="0" w:color="auto"/>
                    <w:bottom w:val="none" w:sz="0" w:space="0" w:color="auto"/>
                    <w:right w:val="none" w:sz="0" w:space="0" w:color="auto"/>
                  </w:divBdr>
                </w:div>
                <w:div w:id="1197040853">
                  <w:marLeft w:val="480"/>
                  <w:marRight w:val="0"/>
                  <w:marTop w:val="0"/>
                  <w:marBottom w:val="0"/>
                  <w:divBdr>
                    <w:top w:val="none" w:sz="0" w:space="0" w:color="auto"/>
                    <w:left w:val="none" w:sz="0" w:space="0" w:color="auto"/>
                    <w:bottom w:val="none" w:sz="0" w:space="0" w:color="auto"/>
                    <w:right w:val="none" w:sz="0" w:space="0" w:color="auto"/>
                  </w:divBdr>
                </w:div>
                <w:div w:id="340550094">
                  <w:marLeft w:val="480"/>
                  <w:marRight w:val="0"/>
                  <w:marTop w:val="0"/>
                  <w:marBottom w:val="0"/>
                  <w:divBdr>
                    <w:top w:val="none" w:sz="0" w:space="0" w:color="auto"/>
                    <w:left w:val="none" w:sz="0" w:space="0" w:color="auto"/>
                    <w:bottom w:val="none" w:sz="0" w:space="0" w:color="auto"/>
                    <w:right w:val="none" w:sz="0" w:space="0" w:color="auto"/>
                  </w:divBdr>
                </w:div>
                <w:div w:id="326059213">
                  <w:marLeft w:val="480"/>
                  <w:marRight w:val="0"/>
                  <w:marTop w:val="0"/>
                  <w:marBottom w:val="0"/>
                  <w:divBdr>
                    <w:top w:val="none" w:sz="0" w:space="0" w:color="auto"/>
                    <w:left w:val="none" w:sz="0" w:space="0" w:color="auto"/>
                    <w:bottom w:val="none" w:sz="0" w:space="0" w:color="auto"/>
                    <w:right w:val="none" w:sz="0" w:space="0" w:color="auto"/>
                  </w:divBdr>
                </w:div>
                <w:div w:id="168374771">
                  <w:marLeft w:val="480"/>
                  <w:marRight w:val="0"/>
                  <w:marTop w:val="0"/>
                  <w:marBottom w:val="0"/>
                  <w:divBdr>
                    <w:top w:val="none" w:sz="0" w:space="0" w:color="auto"/>
                    <w:left w:val="none" w:sz="0" w:space="0" w:color="auto"/>
                    <w:bottom w:val="none" w:sz="0" w:space="0" w:color="auto"/>
                    <w:right w:val="none" w:sz="0" w:space="0" w:color="auto"/>
                  </w:divBdr>
                </w:div>
                <w:div w:id="769013864">
                  <w:marLeft w:val="480"/>
                  <w:marRight w:val="0"/>
                  <w:marTop w:val="0"/>
                  <w:marBottom w:val="0"/>
                  <w:divBdr>
                    <w:top w:val="none" w:sz="0" w:space="0" w:color="auto"/>
                    <w:left w:val="none" w:sz="0" w:space="0" w:color="auto"/>
                    <w:bottom w:val="none" w:sz="0" w:space="0" w:color="auto"/>
                    <w:right w:val="none" w:sz="0" w:space="0" w:color="auto"/>
                  </w:divBdr>
                </w:div>
                <w:div w:id="1639801548">
                  <w:marLeft w:val="480"/>
                  <w:marRight w:val="0"/>
                  <w:marTop w:val="0"/>
                  <w:marBottom w:val="0"/>
                  <w:divBdr>
                    <w:top w:val="none" w:sz="0" w:space="0" w:color="auto"/>
                    <w:left w:val="none" w:sz="0" w:space="0" w:color="auto"/>
                    <w:bottom w:val="none" w:sz="0" w:space="0" w:color="auto"/>
                    <w:right w:val="none" w:sz="0" w:space="0" w:color="auto"/>
                  </w:divBdr>
                </w:div>
                <w:div w:id="1413576408">
                  <w:marLeft w:val="480"/>
                  <w:marRight w:val="0"/>
                  <w:marTop w:val="0"/>
                  <w:marBottom w:val="0"/>
                  <w:divBdr>
                    <w:top w:val="none" w:sz="0" w:space="0" w:color="auto"/>
                    <w:left w:val="none" w:sz="0" w:space="0" w:color="auto"/>
                    <w:bottom w:val="none" w:sz="0" w:space="0" w:color="auto"/>
                    <w:right w:val="none" w:sz="0" w:space="0" w:color="auto"/>
                  </w:divBdr>
                </w:div>
                <w:div w:id="1064337383">
                  <w:marLeft w:val="480"/>
                  <w:marRight w:val="0"/>
                  <w:marTop w:val="0"/>
                  <w:marBottom w:val="0"/>
                  <w:divBdr>
                    <w:top w:val="none" w:sz="0" w:space="0" w:color="auto"/>
                    <w:left w:val="none" w:sz="0" w:space="0" w:color="auto"/>
                    <w:bottom w:val="none" w:sz="0" w:space="0" w:color="auto"/>
                    <w:right w:val="none" w:sz="0" w:space="0" w:color="auto"/>
                  </w:divBdr>
                </w:div>
                <w:div w:id="45103567">
                  <w:marLeft w:val="480"/>
                  <w:marRight w:val="0"/>
                  <w:marTop w:val="0"/>
                  <w:marBottom w:val="0"/>
                  <w:divBdr>
                    <w:top w:val="none" w:sz="0" w:space="0" w:color="auto"/>
                    <w:left w:val="none" w:sz="0" w:space="0" w:color="auto"/>
                    <w:bottom w:val="none" w:sz="0" w:space="0" w:color="auto"/>
                    <w:right w:val="none" w:sz="0" w:space="0" w:color="auto"/>
                  </w:divBdr>
                </w:div>
                <w:div w:id="156727445">
                  <w:marLeft w:val="480"/>
                  <w:marRight w:val="0"/>
                  <w:marTop w:val="0"/>
                  <w:marBottom w:val="0"/>
                  <w:divBdr>
                    <w:top w:val="none" w:sz="0" w:space="0" w:color="auto"/>
                    <w:left w:val="none" w:sz="0" w:space="0" w:color="auto"/>
                    <w:bottom w:val="none" w:sz="0" w:space="0" w:color="auto"/>
                    <w:right w:val="none" w:sz="0" w:space="0" w:color="auto"/>
                  </w:divBdr>
                </w:div>
                <w:div w:id="868028478">
                  <w:marLeft w:val="480"/>
                  <w:marRight w:val="0"/>
                  <w:marTop w:val="0"/>
                  <w:marBottom w:val="0"/>
                  <w:divBdr>
                    <w:top w:val="none" w:sz="0" w:space="0" w:color="auto"/>
                    <w:left w:val="none" w:sz="0" w:space="0" w:color="auto"/>
                    <w:bottom w:val="none" w:sz="0" w:space="0" w:color="auto"/>
                    <w:right w:val="none" w:sz="0" w:space="0" w:color="auto"/>
                  </w:divBdr>
                </w:div>
                <w:div w:id="1507482706">
                  <w:marLeft w:val="480"/>
                  <w:marRight w:val="0"/>
                  <w:marTop w:val="0"/>
                  <w:marBottom w:val="0"/>
                  <w:divBdr>
                    <w:top w:val="none" w:sz="0" w:space="0" w:color="auto"/>
                    <w:left w:val="none" w:sz="0" w:space="0" w:color="auto"/>
                    <w:bottom w:val="none" w:sz="0" w:space="0" w:color="auto"/>
                    <w:right w:val="none" w:sz="0" w:space="0" w:color="auto"/>
                  </w:divBdr>
                </w:div>
                <w:div w:id="1766875981">
                  <w:marLeft w:val="480"/>
                  <w:marRight w:val="0"/>
                  <w:marTop w:val="0"/>
                  <w:marBottom w:val="0"/>
                  <w:divBdr>
                    <w:top w:val="none" w:sz="0" w:space="0" w:color="auto"/>
                    <w:left w:val="none" w:sz="0" w:space="0" w:color="auto"/>
                    <w:bottom w:val="none" w:sz="0" w:space="0" w:color="auto"/>
                    <w:right w:val="none" w:sz="0" w:space="0" w:color="auto"/>
                  </w:divBdr>
                </w:div>
                <w:div w:id="773746994">
                  <w:marLeft w:val="480"/>
                  <w:marRight w:val="0"/>
                  <w:marTop w:val="0"/>
                  <w:marBottom w:val="0"/>
                  <w:divBdr>
                    <w:top w:val="none" w:sz="0" w:space="0" w:color="auto"/>
                    <w:left w:val="none" w:sz="0" w:space="0" w:color="auto"/>
                    <w:bottom w:val="none" w:sz="0" w:space="0" w:color="auto"/>
                    <w:right w:val="none" w:sz="0" w:space="0" w:color="auto"/>
                  </w:divBdr>
                </w:div>
                <w:div w:id="1289552221">
                  <w:marLeft w:val="480"/>
                  <w:marRight w:val="0"/>
                  <w:marTop w:val="0"/>
                  <w:marBottom w:val="0"/>
                  <w:divBdr>
                    <w:top w:val="none" w:sz="0" w:space="0" w:color="auto"/>
                    <w:left w:val="none" w:sz="0" w:space="0" w:color="auto"/>
                    <w:bottom w:val="none" w:sz="0" w:space="0" w:color="auto"/>
                    <w:right w:val="none" w:sz="0" w:space="0" w:color="auto"/>
                  </w:divBdr>
                </w:div>
                <w:div w:id="758215049">
                  <w:marLeft w:val="480"/>
                  <w:marRight w:val="0"/>
                  <w:marTop w:val="0"/>
                  <w:marBottom w:val="0"/>
                  <w:divBdr>
                    <w:top w:val="none" w:sz="0" w:space="0" w:color="auto"/>
                    <w:left w:val="none" w:sz="0" w:space="0" w:color="auto"/>
                    <w:bottom w:val="none" w:sz="0" w:space="0" w:color="auto"/>
                    <w:right w:val="none" w:sz="0" w:space="0" w:color="auto"/>
                  </w:divBdr>
                </w:div>
                <w:div w:id="1021123994">
                  <w:marLeft w:val="480"/>
                  <w:marRight w:val="0"/>
                  <w:marTop w:val="0"/>
                  <w:marBottom w:val="0"/>
                  <w:divBdr>
                    <w:top w:val="none" w:sz="0" w:space="0" w:color="auto"/>
                    <w:left w:val="none" w:sz="0" w:space="0" w:color="auto"/>
                    <w:bottom w:val="none" w:sz="0" w:space="0" w:color="auto"/>
                    <w:right w:val="none" w:sz="0" w:space="0" w:color="auto"/>
                  </w:divBdr>
                </w:div>
                <w:div w:id="136653193">
                  <w:marLeft w:val="480"/>
                  <w:marRight w:val="0"/>
                  <w:marTop w:val="0"/>
                  <w:marBottom w:val="0"/>
                  <w:divBdr>
                    <w:top w:val="none" w:sz="0" w:space="0" w:color="auto"/>
                    <w:left w:val="none" w:sz="0" w:space="0" w:color="auto"/>
                    <w:bottom w:val="none" w:sz="0" w:space="0" w:color="auto"/>
                    <w:right w:val="none" w:sz="0" w:space="0" w:color="auto"/>
                  </w:divBdr>
                </w:div>
                <w:div w:id="1166240312">
                  <w:marLeft w:val="480"/>
                  <w:marRight w:val="0"/>
                  <w:marTop w:val="0"/>
                  <w:marBottom w:val="0"/>
                  <w:divBdr>
                    <w:top w:val="none" w:sz="0" w:space="0" w:color="auto"/>
                    <w:left w:val="none" w:sz="0" w:space="0" w:color="auto"/>
                    <w:bottom w:val="none" w:sz="0" w:space="0" w:color="auto"/>
                    <w:right w:val="none" w:sz="0" w:space="0" w:color="auto"/>
                  </w:divBdr>
                </w:div>
                <w:div w:id="2084181295">
                  <w:marLeft w:val="480"/>
                  <w:marRight w:val="0"/>
                  <w:marTop w:val="0"/>
                  <w:marBottom w:val="0"/>
                  <w:divBdr>
                    <w:top w:val="none" w:sz="0" w:space="0" w:color="auto"/>
                    <w:left w:val="none" w:sz="0" w:space="0" w:color="auto"/>
                    <w:bottom w:val="none" w:sz="0" w:space="0" w:color="auto"/>
                    <w:right w:val="none" w:sz="0" w:space="0" w:color="auto"/>
                  </w:divBdr>
                </w:div>
                <w:div w:id="1447115626">
                  <w:marLeft w:val="480"/>
                  <w:marRight w:val="0"/>
                  <w:marTop w:val="0"/>
                  <w:marBottom w:val="0"/>
                  <w:divBdr>
                    <w:top w:val="none" w:sz="0" w:space="0" w:color="auto"/>
                    <w:left w:val="none" w:sz="0" w:space="0" w:color="auto"/>
                    <w:bottom w:val="none" w:sz="0" w:space="0" w:color="auto"/>
                    <w:right w:val="none" w:sz="0" w:space="0" w:color="auto"/>
                  </w:divBdr>
                </w:div>
              </w:divsChild>
            </w:div>
            <w:div w:id="1821922363">
              <w:marLeft w:val="0"/>
              <w:marRight w:val="0"/>
              <w:marTop w:val="0"/>
              <w:marBottom w:val="0"/>
              <w:divBdr>
                <w:top w:val="none" w:sz="0" w:space="0" w:color="auto"/>
                <w:left w:val="none" w:sz="0" w:space="0" w:color="auto"/>
                <w:bottom w:val="none" w:sz="0" w:space="0" w:color="auto"/>
                <w:right w:val="none" w:sz="0" w:space="0" w:color="auto"/>
              </w:divBdr>
              <w:divsChild>
                <w:div w:id="1566063570">
                  <w:marLeft w:val="480"/>
                  <w:marRight w:val="0"/>
                  <w:marTop w:val="0"/>
                  <w:marBottom w:val="0"/>
                  <w:divBdr>
                    <w:top w:val="none" w:sz="0" w:space="0" w:color="auto"/>
                    <w:left w:val="none" w:sz="0" w:space="0" w:color="auto"/>
                    <w:bottom w:val="none" w:sz="0" w:space="0" w:color="auto"/>
                    <w:right w:val="none" w:sz="0" w:space="0" w:color="auto"/>
                  </w:divBdr>
                </w:div>
                <w:div w:id="2037340678">
                  <w:marLeft w:val="480"/>
                  <w:marRight w:val="0"/>
                  <w:marTop w:val="0"/>
                  <w:marBottom w:val="0"/>
                  <w:divBdr>
                    <w:top w:val="none" w:sz="0" w:space="0" w:color="auto"/>
                    <w:left w:val="none" w:sz="0" w:space="0" w:color="auto"/>
                    <w:bottom w:val="none" w:sz="0" w:space="0" w:color="auto"/>
                    <w:right w:val="none" w:sz="0" w:space="0" w:color="auto"/>
                  </w:divBdr>
                </w:div>
                <w:div w:id="1208564068">
                  <w:marLeft w:val="480"/>
                  <w:marRight w:val="0"/>
                  <w:marTop w:val="0"/>
                  <w:marBottom w:val="0"/>
                  <w:divBdr>
                    <w:top w:val="none" w:sz="0" w:space="0" w:color="auto"/>
                    <w:left w:val="none" w:sz="0" w:space="0" w:color="auto"/>
                    <w:bottom w:val="none" w:sz="0" w:space="0" w:color="auto"/>
                    <w:right w:val="none" w:sz="0" w:space="0" w:color="auto"/>
                  </w:divBdr>
                </w:div>
                <w:div w:id="512500597">
                  <w:marLeft w:val="480"/>
                  <w:marRight w:val="0"/>
                  <w:marTop w:val="0"/>
                  <w:marBottom w:val="0"/>
                  <w:divBdr>
                    <w:top w:val="none" w:sz="0" w:space="0" w:color="auto"/>
                    <w:left w:val="none" w:sz="0" w:space="0" w:color="auto"/>
                    <w:bottom w:val="none" w:sz="0" w:space="0" w:color="auto"/>
                    <w:right w:val="none" w:sz="0" w:space="0" w:color="auto"/>
                  </w:divBdr>
                </w:div>
                <w:div w:id="782966557">
                  <w:marLeft w:val="480"/>
                  <w:marRight w:val="0"/>
                  <w:marTop w:val="0"/>
                  <w:marBottom w:val="0"/>
                  <w:divBdr>
                    <w:top w:val="none" w:sz="0" w:space="0" w:color="auto"/>
                    <w:left w:val="none" w:sz="0" w:space="0" w:color="auto"/>
                    <w:bottom w:val="none" w:sz="0" w:space="0" w:color="auto"/>
                    <w:right w:val="none" w:sz="0" w:space="0" w:color="auto"/>
                  </w:divBdr>
                </w:div>
                <w:div w:id="54400841">
                  <w:marLeft w:val="480"/>
                  <w:marRight w:val="0"/>
                  <w:marTop w:val="0"/>
                  <w:marBottom w:val="0"/>
                  <w:divBdr>
                    <w:top w:val="none" w:sz="0" w:space="0" w:color="auto"/>
                    <w:left w:val="none" w:sz="0" w:space="0" w:color="auto"/>
                    <w:bottom w:val="none" w:sz="0" w:space="0" w:color="auto"/>
                    <w:right w:val="none" w:sz="0" w:space="0" w:color="auto"/>
                  </w:divBdr>
                </w:div>
                <w:div w:id="1847402560">
                  <w:marLeft w:val="480"/>
                  <w:marRight w:val="0"/>
                  <w:marTop w:val="0"/>
                  <w:marBottom w:val="0"/>
                  <w:divBdr>
                    <w:top w:val="none" w:sz="0" w:space="0" w:color="auto"/>
                    <w:left w:val="none" w:sz="0" w:space="0" w:color="auto"/>
                    <w:bottom w:val="none" w:sz="0" w:space="0" w:color="auto"/>
                    <w:right w:val="none" w:sz="0" w:space="0" w:color="auto"/>
                  </w:divBdr>
                </w:div>
                <w:div w:id="1608850937">
                  <w:marLeft w:val="480"/>
                  <w:marRight w:val="0"/>
                  <w:marTop w:val="0"/>
                  <w:marBottom w:val="0"/>
                  <w:divBdr>
                    <w:top w:val="none" w:sz="0" w:space="0" w:color="auto"/>
                    <w:left w:val="none" w:sz="0" w:space="0" w:color="auto"/>
                    <w:bottom w:val="none" w:sz="0" w:space="0" w:color="auto"/>
                    <w:right w:val="none" w:sz="0" w:space="0" w:color="auto"/>
                  </w:divBdr>
                </w:div>
                <w:div w:id="1622035207">
                  <w:marLeft w:val="480"/>
                  <w:marRight w:val="0"/>
                  <w:marTop w:val="0"/>
                  <w:marBottom w:val="0"/>
                  <w:divBdr>
                    <w:top w:val="none" w:sz="0" w:space="0" w:color="auto"/>
                    <w:left w:val="none" w:sz="0" w:space="0" w:color="auto"/>
                    <w:bottom w:val="none" w:sz="0" w:space="0" w:color="auto"/>
                    <w:right w:val="none" w:sz="0" w:space="0" w:color="auto"/>
                  </w:divBdr>
                </w:div>
                <w:div w:id="534805442">
                  <w:marLeft w:val="480"/>
                  <w:marRight w:val="0"/>
                  <w:marTop w:val="0"/>
                  <w:marBottom w:val="0"/>
                  <w:divBdr>
                    <w:top w:val="none" w:sz="0" w:space="0" w:color="auto"/>
                    <w:left w:val="none" w:sz="0" w:space="0" w:color="auto"/>
                    <w:bottom w:val="none" w:sz="0" w:space="0" w:color="auto"/>
                    <w:right w:val="none" w:sz="0" w:space="0" w:color="auto"/>
                  </w:divBdr>
                </w:div>
                <w:div w:id="106656715">
                  <w:marLeft w:val="480"/>
                  <w:marRight w:val="0"/>
                  <w:marTop w:val="0"/>
                  <w:marBottom w:val="0"/>
                  <w:divBdr>
                    <w:top w:val="none" w:sz="0" w:space="0" w:color="auto"/>
                    <w:left w:val="none" w:sz="0" w:space="0" w:color="auto"/>
                    <w:bottom w:val="none" w:sz="0" w:space="0" w:color="auto"/>
                    <w:right w:val="none" w:sz="0" w:space="0" w:color="auto"/>
                  </w:divBdr>
                </w:div>
                <w:div w:id="1481917905">
                  <w:marLeft w:val="480"/>
                  <w:marRight w:val="0"/>
                  <w:marTop w:val="0"/>
                  <w:marBottom w:val="0"/>
                  <w:divBdr>
                    <w:top w:val="none" w:sz="0" w:space="0" w:color="auto"/>
                    <w:left w:val="none" w:sz="0" w:space="0" w:color="auto"/>
                    <w:bottom w:val="none" w:sz="0" w:space="0" w:color="auto"/>
                    <w:right w:val="none" w:sz="0" w:space="0" w:color="auto"/>
                  </w:divBdr>
                </w:div>
                <w:div w:id="873420436">
                  <w:marLeft w:val="480"/>
                  <w:marRight w:val="0"/>
                  <w:marTop w:val="0"/>
                  <w:marBottom w:val="0"/>
                  <w:divBdr>
                    <w:top w:val="none" w:sz="0" w:space="0" w:color="auto"/>
                    <w:left w:val="none" w:sz="0" w:space="0" w:color="auto"/>
                    <w:bottom w:val="none" w:sz="0" w:space="0" w:color="auto"/>
                    <w:right w:val="none" w:sz="0" w:space="0" w:color="auto"/>
                  </w:divBdr>
                </w:div>
                <w:div w:id="1747921807">
                  <w:marLeft w:val="480"/>
                  <w:marRight w:val="0"/>
                  <w:marTop w:val="0"/>
                  <w:marBottom w:val="0"/>
                  <w:divBdr>
                    <w:top w:val="none" w:sz="0" w:space="0" w:color="auto"/>
                    <w:left w:val="none" w:sz="0" w:space="0" w:color="auto"/>
                    <w:bottom w:val="none" w:sz="0" w:space="0" w:color="auto"/>
                    <w:right w:val="none" w:sz="0" w:space="0" w:color="auto"/>
                  </w:divBdr>
                </w:div>
                <w:div w:id="1698921576">
                  <w:marLeft w:val="480"/>
                  <w:marRight w:val="0"/>
                  <w:marTop w:val="0"/>
                  <w:marBottom w:val="0"/>
                  <w:divBdr>
                    <w:top w:val="none" w:sz="0" w:space="0" w:color="auto"/>
                    <w:left w:val="none" w:sz="0" w:space="0" w:color="auto"/>
                    <w:bottom w:val="none" w:sz="0" w:space="0" w:color="auto"/>
                    <w:right w:val="none" w:sz="0" w:space="0" w:color="auto"/>
                  </w:divBdr>
                </w:div>
                <w:div w:id="1802727077">
                  <w:marLeft w:val="480"/>
                  <w:marRight w:val="0"/>
                  <w:marTop w:val="0"/>
                  <w:marBottom w:val="0"/>
                  <w:divBdr>
                    <w:top w:val="none" w:sz="0" w:space="0" w:color="auto"/>
                    <w:left w:val="none" w:sz="0" w:space="0" w:color="auto"/>
                    <w:bottom w:val="none" w:sz="0" w:space="0" w:color="auto"/>
                    <w:right w:val="none" w:sz="0" w:space="0" w:color="auto"/>
                  </w:divBdr>
                </w:div>
                <w:div w:id="1174418325">
                  <w:marLeft w:val="480"/>
                  <w:marRight w:val="0"/>
                  <w:marTop w:val="0"/>
                  <w:marBottom w:val="0"/>
                  <w:divBdr>
                    <w:top w:val="none" w:sz="0" w:space="0" w:color="auto"/>
                    <w:left w:val="none" w:sz="0" w:space="0" w:color="auto"/>
                    <w:bottom w:val="none" w:sz="0" w:space="0" w:color="auto"/>
                    <w:right w:val="none" w:sz="0" w:space="0" w:color="auto"/>
                  </w:divBdr>
                </w:div>
                <w:div w:id="1380788152">
                  <w:marLeft w:val="480"/>
                  <w:marRight w:val="0"/>
                  <w:marTop w:val="0"/>
                  <w:marBottom w:val="0"/>
                  <w:divBdr>
                    <w:top w:val="none" w:sz="0" w:space="0" w:color="auto"/>
                    <w:left w:val="none" w:sz="0" w:space="0" w:color="auto"/>
                    <w:bottom w:val="none" w:sz="0" w:space="0" w:color="auto"/>
                    <w:right w:val="none" w:sz="0" w:space="0" w:color="auto"/>
                  </w:divBdr>
                </w:div>
                <w:div w:id="922841678">
                  <w:marLeft w:val="480"/>
                  <w:marRight w:val="0"/>
                  <w:marTop w:val="0"/>
                  <w:marBottom w:val="0"/>
                  <w:divBdr>
                    <w:top w:val="none" w:sz="0" w:space="0" w:color="auto"/>
                    <w:left w:val="none" w:sz="0" w:space="0" w:color="auto"/>
                    <w:bottom w:val="none" w:sz="0" w:space="0" w:color="auto"/>
                    <w:right w:val="none" w:sz="0" w:space="0" w:color="auto"/>
                  </w:divBdr>
                </w:div>
                <w:div w:id="1677927813">
                  <w:marLeft w:val="480"/>
                  <w:marRight w:val="0"/>
                  <w:marTop w:val="0"/>
                  <w:marBottom w:val="0"/>
                  <w:divBdr>
                    <w:top w:val="none" w:sz="0" w:space="0" w:color="auto"/>
                    <w:left w:val="none" w:sz="0" w:space="0" w:color="auto"/>
                    <w:bottom w:val="none" w:sz="0" w:space="0" w:color="auto"/>
                    <w:right w:val="none" w:sz="0" w:space="0" w:color="auto"/>
                  </w:divBdr>
                </w:div>
                <w:div w:id="2126190989">
                  <w:marLeft w:val="480"/>
                  <w:marRight w:val="0"/>
                  <w:marTop w:val="0"/>
                  <w:marBottom w:val="0"/>
                  <w:divBdr>
                    <w:top w:val="none" w:sz="0" w:space="0" w:color="auto"/>
                    <w:left w:val="none" w:sz="0" w:space="0" w:color="auto"/>
                    <w:bottom w:val="none" w:sz="0" w:space="0" w:color="auto"/>
                    <w:right w:val="none" w:sz="0" w:space="0" w:color="auto"/>
                  </w:divBdr>
                </w:div>
                <w:div w:id="740761467">
                  <w:marLeft w:val="480"/>
                  <w:marRight w:val="0"/>
                  <w:marTop w:val="0"/>
                  <w:marBottom w:val="0"/>
                  <w:divBdr>
                    <w:top w:val="none" w:sz="0" w:space="0" w:color="auto"/>
                    <w:left w:val="none" w:sz="0" w:space="0" w:color="auto"/>
                    <w:bottom w:val="none" w:sz="0" w:space="0" w:color="auto"/>
                    <w:right w:val="none" w:sz="0" w:space="0" w:color="auto"/>
                  </w:divBdr>
                </w:div>
                <w:div w:id="535117347">
                  <w:marLeft w:val="480"/>
                  <w:marRight w:val="0"/>
                  <w:marTop w:val="0"/>
                  <w:marBottom w:val="0"/>
                  <w:divBdr>
                    <w:top w:val="none" w:sz="0" w:space="0" w:color="auto"/>
                    <w:left w:val="none" w:sz="0" w:space="0" w:color="auto"/>
                    <w:bottom w:val="none" w:sz="0" w:space="0" w:color="auto"/>
                    <w:right w:val="none" w:sz="0" w:space="0" w:color="auto"/>
                  </w:divBdr>
                </w:div>
                <w:div w:id="2052535635">
                  <w:marLeft w:val="480"/>
                  <w:marRight w:val="0"/>
                  <w:marTop w:val="0"/>
                  <w:marBottom w:val="0"/>
                  <w:divBdr>
                    <w:top w:val="none" w:sz="0" w:space="0" w:color="auto"/>
                    <w:left w:val="none" w:sz="0" w:space="0" w:color="auto"/>
                    <w:bottom w:val="none" w:sz="0" w:space="0" w:color="auto"/>
                    <w:right w:val="none" w:sz="0" w:space="0" w:color="auto"/>
                  </w:divBdr>
                </w:div>
              </w:divsChild>
            </w:div>
            <w:div w:id="1080177284">
              <w:marLeft w:val="0"/>
              <w:marRight w:val="0"/>
              <w:marTop w:val="0"/>
              <w:marBottom w:val="0"/>
              <w:divBdr>
                <w:top w:val="none" w:sz="0" w:space="0" w:color="auto"/>
                <w:left w:val="none" w:sz="0" w:space="0" w:color="auto"/>
                <w:bottom w:val="none" w:sz="0" w:space="0" w:color="auto"/>
                <w:right w:val="none" w:sz="0" w:space="0" w:color="auto"/>
              </w:divBdr>
              <w:divsChild>
                <w:div w:id="511841462">
                  <w:marLeft w:val="480"/>
                  <w:marRight w:val="0"/>
                  <w:marTop w:val="0"/>
                  <w:marBottom w:val="0"/>
                  <w:divBdr>
                    <w:top w:val="none" w:sz="0" w:space="0" w:color="auto"/>
                    <w:left w:val="none" w:sz="0" w:space="0" w:color="auto"/>
                    <w:bottom w:val="none" w:sz="0" w:space="0" w:color="auto"/>
                    <w:right w:val="none" w:sz="0" w:space="0" w:color="auto"/>
                  </w:divBdr>
                </w:div>
                <w:div w:id="346949003">
                  <w:marLeft w:val="480"/>
                  <w:marRight w:val="0"/>
                  <w:marTop w:val="0"/>
                  <w:marBottom w:val="0"/>
                  <w:divBdr>
                    <w:top w:val="none" w:sz="0" w:space="0" w:color="auto"/>
                    <w:left w:val="none" w:sz="0" w:space="0" w:color="auto"/>
                    <w:bottom w:val="none" w:sz="0" w:space="0" w:color="auto"/>
                    <w:right w:val="none" w:sz="0" w:space="0" w:color="auto"/>
                  </w:divBdr>
                </w:div>
                <w:div w:id="1544512125">
                  <w:marLeft w:val="480"/>
                  <w:marRight w:val="0"/>
                  <w:marTop w:val="0"/>
                  <w:marBottom w:val="0"/>
                  <w:divBdr>
                    <w:top w:val="none" w:sz="0" w:space="0" w:color="auto"/>
                    <w:left w:val="none" w:sz="0" w:space="0" w:color="auto"/>
                    <w:bottom w:val="none" w:sz="0" w:space="0" w:color="auto"/>
                    <w:right w:val="none" w:sz="0" w:space="0" w:color="auto"/>
                  </w:divBdr>
                </w:div>
                <w:div w:id="1430732256">
                  <w:marLeft w:val="480"/>
                  <w:marRight w:val="0"/>
                  <w:marTop w:val="0"/>
                  <w:marBottom w:val="0"/>
                  <w:divBdr>
                    <w:top w:val="none" w:sz="0" w:space="0" w:color="auto"/>
                    <w:left w:val="none" w:sz="0" w:space="0" w:color="auto"/>
                    <w:bottom w:val="none" w:sz="0" w:space="0" w:color="auto"/>
                    <w:right w:val="none" w:sz="0" w:space="0" w:color="auto"/>
                  </w:divBdr>
                </w:div>
                <w:div w:id="1921517869">
                  <w:marLeft w:val="480"/>
                  <w:marRight w:val="0"/>
                  <w:marTop w:val="0"/>
                  <w:marBottom w:val="0"/>
                  <w:divBdr>
                    <w:top w:val="none" w:sz="0" w:space="0" w:color="auto"/>
                    <w:left w:val="none" w:sz="0" w:space="0" w:color="auto"/>
                    <w:bottom w:val="none" w:sz="0" w:space="0" w:color="auto"/>
                    <w:right w:val="none" w:sz="0" w:space="0" w:color="auto"/>
                  </w:divBdr>
                </w:div>
                <w:div w:id="1935093302">
                  <w:marLeft w:val="480"/>
                  <w:marRight w:val="0"/>
                  <w:marTop w:val="0"/>
                  <w:marBottom w:val="0"/>
                  <w:divBdr>
                    <w:top w:val="none" w:sz="0" w:space="0" w:color="auto"/>
                    <w:left w:val="none" w:sz="0" w:space="0" w:color="auto"/>
                    <w:bottom w:val="none" w:sz="0" w:space="0" w:color="auto"/>
                    <w:right w:val="none" w:sz="0" w:space="0" w:color="auto"/>
                  </w:divBdr>
                </w:div>
                <w:div w:id="144274535">
                  <w:marLeft w:val="480"/>
                  <w:marRight w:val="0"/>
                  <w:marTop w:val="0"/>
                  <w:marBottom w:val="0"/>
                  <w:divBdr>
                    <w:top w:val="none" w:sz="0" w:space="0" w:color="auto"/>
                    <w:left w:val="none" w:sz="0" w:space="0" w:color="auto"/>
                    <w:bottom w:val="none" w:sz="0" w:space="0" w:color="auto"/>
                    <w:right w:val="none" w:sz="0" w:space="0" w:color="auto"/>
                  </w:divBdr>
                </w:div>
                <w:div w:id="288126275">
                  <w:marLeft w:val="480"/>
                  <w:marRight w:val="0"/>
                  <w:marTop w:val="0"/>
                  <w:marBottom w:val="0"/>
                  <w:divBdr>
                    <w:top w:val="none" w:sz="0" w:space="0" w:color="auto"/>
                    <w:left w:val="none" w:sz="0" w:space="0" w:color="auto"/>
                    <w:bottom w:val="none" w:sz="0" w:space="0" w:color="auto"/>
                    <w:right w:val="none" w:sz="0" w:space="0" w:color="auto"/>
                  </w:divBdr>
                </w:div>
                <w:div w:id="1073353233">
                  <w:marLeft w:val="480"/>
                  <w:marRight w:val="0"/>
                  <w:marTop w:val="0"/>
                  <w:marBottom w:val="0"/>
                  <w:divBdr>
                    <w:top w:val="none" w:sz="0" w:space="0" w:color="auto"/>
                    <w:left w:val="none" w:sz="0" w:space="0" w:color="auto"/>
                    <w:bottom w:val="none" w:sz="0" w:space="0" w:color="auto"/>
                    <w:right w:val="none" w:sz="0" w:space="0" w:color="auto"/>
                  </w:divBdr>
                </w:div>
                <w:div w:id="775715721">
                  <w:marLeft w:val="480"/>
                  <w:marRight w:val="0"/>
                  <w:marTop w:val="0"/>
                  <w:marBottom w:val="0"/>
                  <w:divBdr>
                    <w:top w:val="none" w:sz="0" w:space="0" w:color="auto"/>
                    <w:left w:val="none" w:sz="0" w:space="0" w:color="auto"/>
                    <w:bottom w:val="none" w:sz="0" w:space="0" w:color="auto"/>
                    <w:right w:val="none" w:sz="0" w:space="0" w:color="auto"/>
                  </w:divBdr>
                </w:div>
                <w:div w:id="2019110390">
                  <w:marLeft w:val="480"/>
                  <w:marRight w:val="0"/>
                  <w:marTop w:val="0"/>
                  <w:marBottom w:val="0"/>
                  <w:divBdr>
                    <w:top w:val="none" w:sz="0" w:space="0" w:color="auto"/>
                    <w:left w:val="none" w:sz="0" w:space="0" w:color="auto"/>
                    <w:bottom w:val="none" w:sz="0" w:space="0" w:color="auto"/>
                    <w:right w:val="none" w:sz="0" w:space="0" w:color="auto"/>
                  </w:divBdr>
                </w:div>
                <w:div w:id="484668792">
                  <w:marLeft w:val="480"/>
                  <w:marRight w:val="0"/>
                  <w:marTop w:val="0"/>
                  <w:marBottom w:val="0"/>
                  <w:divBdr>
                    <w:top w:val="none" w:sz="0" w:space="0" w:color="auto"/>
                    <w:left w:val="none" w:sz="0" w:space="0" w:color="auto"/>
                    <w:bottom w:val="none" w:sz="0" w:space="0" w:color="auto"/>
                    <w:right w:val="none" w:sz="0" w:space="0" w:color="auto"/>
                  </w:divBdr>
                </w:div>
                <w:div w:id="1421023607">
                  <w:marLeft w:val="480"/>
                  <w:marRight w:val="0"/>
                  <w:marTop w:val="0"/>
                  <w:marBottom w:val="0"/>
                  <w:divBdr>
                    <w:top w:val="none" w:sz="0" w:space="0" w:color="auto"/>
                    <w:left w:val="none" w:sz="0" w:space="0" w:color="auto"/>
                    <w:bottom w:val="none" w:sz="0" w:space="0" w:color="auto"/>
                    <w:right w:val="none" w:sz="0" w:space="0" w:color="auto"/>
                  </w:divBdr>
                </w:div>
                <w:div w:id="1051615618">
                  <w:marLeft w:val="480"/>
                  <w:marRight w:val="0"/>
                  <w:marTop w:val="0"/>
                  <w:marBottom w:val="0"/>
                  <w:divBdr>
                    <w:top w:val="none" w:sz="0" w:space="0" w:color="auto"/>
                    <w:left w:val="none" w:sz="0" w:space="0" w:color="auto"/>
                    <w:bottom w:val="none" w:sz="0" w:space="0" w:color="auto"/>
                    <w:right w:val="none" w:sz="0" w:space="0" w:color="auto"/>
                  </w:divBdr>
                </w:div>
                <w:div w:id="1147551556">
                  <w:marLeft w:val="480"/>
                  <w:marRight w:val="0"/>
                  <w:marTop w:val="0"/>
                  <w:marBottom w:val="0"/>
                  <w:divBdr>
                    <w:top w:val="none" w:sz="0" w:space="0" w:color="auto"/>
                    <w:left w:val="none" w:sz="0" w:space="0" w:color="auto"/>
                    <w:bottom w:val="none" w:sz="0" w:space="0" w:color="auto"/>
                    <w:right w:val="none" w:sz="0" w:space="0" w:color="auto"/>
                  </w:divBdr>
                </w:div>
                <w:div w:id="967932761">
                  <w:marLeft w:val="480"/>
                  <w:marRight w:val="0"/>
                  <w:marTop w:val="0"/>
                  <w:marBottom w:val="0"/>
                  <w:divBdr>
                    <w:top w:val="none" w:sz="0" w:space="0" w:color="auto"/>
                    <w:left w:val="none" w:sz="0" w:space="0" w:color="auto"/>
                    <w:bottom w:val="none" w:sz="0" w:space="0" w:color="auto"/>
                    <w:right w:val="none" w:sz="0" w:space="0" w:color="auto"/>
                  </w:divBdr>
                </w:div>
                <w:div w:id="183400945">
                  <w:marLeft w:val="480"/>
                  <w:marRight w:val="0"/>
                  <w:marTop w:val="0"/>
                  <w:marBottom w:val="0"/>
                  <w:divBdr>
                    <w:top w:val="none" w:sz="0" w:space="0" w:color="auto"/>
                    <w:left w:val="none" w:sz="0" w:space="0" w:color="auto"/>
                    <w:bottom w:val="none" w:sz="0" w:space="0" w:color="auto"/>
                    <w:right w:val="none" w:sz="0" w:space="0" w:color="auto"/>
                  </w:divBdr>
                </w:div>
                <w:div w:id="858932581">
                  <w:marLeft w:val="480"/>
                  <w:marRight w:val="0"/>
                  <w:marTop w:val="0"/>
                  <w:marBottom w:val="0"/>
                  <w:divBdr>
                    <w:top w:val="none" w:sz="0" w:space="0" w:color="auto"/>
                    <w:left w:val="none" w:sz="0" w:space="0" w:color="auto"/>
                    <w:bottom w:val="none" w:sz="0" w:space="0" w:color="auto"/>
                    <w:right w:val="none" w:sz="0" w:space="0" w:color="auto"/>
                  </w:divBdr>
                </w:div>
                <w:div w:id="1135757053">
                  <w:marLeft w:val="480"/>
                  <w:marRight w:val="0"/>
                  <w:marTop w:val="0"/>
                  <w:marBottom w:val="0"/>
                  <w:divBdr>
                    <w:top w:val="none" w:sz="0" w:space="0" w:color="auto"/>
                    <w:left w:val="none" w:sz="0" w:space="0" w:color="auto"/>
                    <w:bottom w:val="none" w:sz="0" w:space="0" w:color="auto"/>
                    <w:right w:val="none" w:sz="0" w:space="0" w:color="auto"/>
                  </w:divBdr>
                </w:div>
                <w:div w:id="613902347">
                  <w:marLeft w:val="480"/>
                  <w:marRight w:val="0"/>
                  <w:marTop w:val="0"/>
                  <w:marBottom w:val="0"/>
                  <w:divBdr>
                    <w:top w:val="none" w:sz="0" w:space="0" w:color="auto"/>
                    <w:left w:val="none" w:sz="0" w:space="0" w:color="auto"/>
                    <w:bottom w:val="none" w:sz="0" w:space="0" w:color="auto"/>
                    <w:right w:val="none" w:sz="0" w:space="0" w:color="auto"/>
                  </w:divBdr>
                </w:div>
                <w:div w:id="568611768">
                  <w:marLeft w:val="480"/>
                  <w:marRight w:val="0"/>
                  <w:marTop w:val="0"/>
                  <w:marBottom w:val="0"/>
                  <w:divBdr>
                    <w:top w:val="none" w:sz="0" w:space="0" w:color="auto"/>
                    <w:left w:val="none" w:sz="0" w:space="0" w:color="auto"/>
                    <w:bottom w:val="none" w:sz="0" w:space="0" w:color="auto"/>
                    <w:right w:val="none" w:sz="0" w:space="0" w:color="auto"/>
                  </w:divBdr>
                </w:div>
                <w:div w:id="134834959">
                  <w:marLeft w:val="480"/>
                  <w:marRight w:val="0"/>
                  <w:marTop w:val="0"/>
                  <w:marBottom w:val="0"/>
                  <w:divBdr>
                    <w:top w:val="none" w:sz="0" w:space="0" w:color="auto"/>
                    <w:left w:val="none" w:sz="0" w:space="0" w:color="auto"/>
                    <w:bottom w:val="none" w:sz="0" w:space="0" w:color="auto"/>
                    <w:right w:val="none" w:sz="0" w:space="0" w:color="auto"/>
                  </w:divBdr>
                </w:div>
                <w:div w:id="328797171">
                  <w:marLeft w:val="480"/>
                  <w:marRight w:val="0"/>
                  <w:marTop w:val="0"/>
                  <w:marBottom w:val="0"/>
                  <w:divBdr>
                    <w:top w:val="none" w:sz="0" w:space="0" w:color="auto"/>
                    <w:left w:val="none" w:sz="0" w:space="0" w:color="auto"/>
                    <w:bottom w:val="none" w:sz="0" w:space="0" w:color="auto"/>
                    <w:right w:val="none" w:sz="0" w:space="0" w:color="auto"/>
                  </w:divBdr>
                </w:div>
                <w:div w:id="2113864453">
                  <w:marLeft w:val="480"/>
                  <w:marRight w:val="0"/>
                  <w:marTop w:val="0"/>
                  <w:marBottom w:val="0"/>
                  <w:divBdr>
                    <w:top w:val="none" w:sz="0" w:space="0" w:color="auto"/>
                    <w:left w:val="none" w:sz="0" w:space="0" w:color="auto"/>
                    <w:bottom w:val="none" w:sz="0" w:space="0" w:color="auto"/>
                    <w:right w:val="none" w:sz="0" w:space="0" w:color="auto"/>
                  </w:divBdr>
                </w:div>
                <w:div w:id="654645218">
                  <w:marLeft w:val="480"/>
                  <w:marRight w:val="0"/>
                  <w:marTop w:val="0"/>
                  <w:marBottom w:val="0"/>
                  <w:divBdr>
                    <w:top w:val="none" w:sz="0" w:space="0" w:color="auto"/>
                    <w:left w:val="none" w:sz="0" w:space="0" w:color="auto"/>
                    <w:bottom w:val="none" w:sz="0" w:space="0" w:color="auto"/>
                    <w:right w:val="none" w:sz="0" w:space="0" w:color="auto"/>
                  </w:divBdr>
                </w:div>
              </w:divsChild>
            </w:div>
            <w:div w:id="230847579">
              <w:marLeft w:val="0"/>
              <w:marRight w:val="0"/>
              <w:marTop w:val="0"/>
              <w:marBottom w:val="0"/>
              <w:divBdr>
                <w:top w:val="none" w:sz="0" w:space="0" w:color="auto"/>
                <w:left w:val="none" w:sz="0" w:space="0" w:color="auto"/>
                <w:bottom w:val="none" w:sz="0" w:space="0" w:color="auto"/>
                <w:right w:val="none" w:sz="0" w:space="0" w:color="auto"/>
              </w:divBdr>
              <w:divsChild>
                <w:div w:id="965542909">
                  <w:marLeft w:val="480"/>
                  <w:marRight w:val="0"/>
                  <w:marTop w:val="0"/>
                  <w:marBottom w:val="0"/>
                  <w:divBdr>
                    <w:top w:val="none" w:sz="0" w:space="0" w:color="auto"/>
                    <w:left w:val="none" w:sz="0" w:space="0" w:color="auto"/>
                    <w:bottom w:val="none" w:sz="0" w:space="0" w:color="auto"/>
                    <w:right w:val="none" w:sz="0" w:space="0" w:color="auto"/>
                  </w:divBdr>
                </w:div>
                <w:div w:id="490758387">
                  <w:marLeft w:val="480"/>
                  <w:marRight w:val="0"/>
                  <w:marTop w:val="0"/>
                  <w:marBottom w:val="0"/>
                  <w:divBdr>
                    <w:top w:val="none" w:sz="0" w:space="0" w:color="auto"/>
                    <w:left w:val="none" w:sz="0" w:space="0" w:color="auto"/>
                    <w:bottom w:val="none" w:sz="0" w:space="0" w:color="auto"/>
                    <w:right w:val="none" w:sz="0" w:space="0" w:color="auto"/>
                  </w:divBdr>
                </w:div>
                <w:div w:id="274366361">
                  <w:marLeft w:val="480"/>
                  <w:marRight w:val="0"/>
                  <w:marTop w:val="0"/>
                  <w:marBottom w:val="0"/>
                  <w:divBdr>
                    <w:top w:val="none" w:sz="0" w:space="0" w:color="auto"/>
                    <w:left w:val="none" w:sz="0" w:space="0" w:color="auto"/>
                    <w:bottom w:val="none" w:sz="0" w:space="0" w:color="auto"/>
                    <w:right w:val="none" w:sz="0" w:space="0" w:color="auto"/>
                  </w:divBdr>
                </w:div>
                <w:div w:id="1847986004">
                  <w:marLeft w:val="480"/>
                  <w:marRight w:val="0"/>
                  <w:marTop w:val="0"/>
                  <w:marBottom w:val="0"/>
                  <w:divBdr>
                    <w:top w:val="none" w:sz="0" w:space="0" w:color="auto"/>
                    <w:left w:val="none" w:sz="0" w:space="0" w:color="auto"/>
                    <w:bottom w:val="none" w:sz="0" w:space="0" w:color="auto"/>
                    <w:right w:val="none" w:sz="0" w:space="0" w:color="auto"/>
                  </w:divBdr>
                </w:div>
                <w:div w:id="208806956">
                  <w:marLeft w:val="480"/>
                  <w:marRight w:val="0"/>
                  <w:marTop w:val="0"/>
                  <w:marBottom w:val="0"/>
                  <w:divBdr>
                    <w:top w:val="none" w:sz="0" w:space="0" w:color="auto"/>
                    <w:left w:val="none" w:sz="0" w:space="0" w:color="auto"/>
                    <w:bottom w:val="none" w:sz="0" w:space="0" w:color="auto"/>
                    <w:right w:val="none" w:sz="0" w:space="0" w:color="auto"/>
                  </w:divBdr>
                </w:div>
                <w:div w:id="94713431">
                  <w:marLeft w:val="480"/>
                  <w:marRight w:val="0"/>
                  <w:marTop w:val="0"/>
                  <w:marBottom w:val="0"/>
                  <w:divBdr>
                    <w:top w:val="none" w:sz="0" w:space="0" w:color="auto"/>
                    <w:left w:val="none" w:sz="0" w:space="0" w:color="auto"/>
                    <w:bottom w:val="none" w:sz="0" w:space="0" w:color="auto"/>
                    <w:right w:val="none" w:sz="0" w:space="0" w:color="auto"/>
                  </w:divBdr>
                </w:div>
                <w:div w:id="617763185">
                  <w:marLeft w:val="480"/>
                  <w:marRight w:val="0"/>
                  <w:marTop w:val="0"/>
                  <w:marBottom w:val="0"/>
                  <w:divBdr>
                    <w:top w:val="none" w:sz="0" w:space="0" w:color="auto"/>
                    <w:left w:val="none" w:sz="0" w:space="0" w:color="auto"/>
                    <w:bottom w:val="none" w:sz="0" w:space="0" w:color="auto"/>
                    <w:right w:val="none" w:sz="0" w:space="0" w:color="auto"/>
                  </w:divBdr>
                </w:div>
                <w:div w:id="994601772">
                  <w:marLeft w:val="480"/>
                  <w:marRight w:val="0"/>
                  <w:marTop w:val="0"/>
                  <w:marBottom w:val="0"/>
                  <w:divBdr>
                    <w:top w:val="none" w:sz="0" w:space="0" w:color="auto"/>
                    <w:left w:val="none" w:sz="0" w:space="0" w:color="auto"/>
                    <w:bottom w:val="none" w:sz="0" w:space="0" w:color="auto"/>
                    <w:right w:val="none" w:sz="0" w:space="0" w:color="auto"/>
                  </w:divBdr>
                </w:div>
                <w:div w:id="1115976394">
                  <w:marLeft w:val="480"/>
                  <w:marRight w:val="0"/>
                  <w:marTop w:val="0"/>
                  <w:marBottom w:val="0"/>
                  <w:divBdr>
                    <w:top w:val="none" w:sz="0" w:space="0" w:color="auto"/>
                    <w:left w:val="none" w:sz="0" w:space="0" w:color="auto"/>
                    <w:bottom w:val="none" w:sz="0" w:space="0" w:color="auto"/>
                    <w:right w:val="none" w:sz="0" w:space="0" w:color="auto"/>
                  </w:divBdr>
                </w:div>
                <w:div w:id="458229949">
                  <w:marLeft w:val="480"/>
                  <w:marRight w:val="0"/>
                  <w:marTop w:val="0"/>
                  <w:marBottom w:val="0"/>
                  <w:divBdr>
                    <w:top w:val="none" w:sz="0" w:space="0" w:color="auto"/>
                    <w:left w:val="none" w:sz="0" w:space="0" w:color="auto"/>
                    <w:bottom w:val="none" w:sz="0" w:space="0" w:color="auto"/>
                    <w:right w:val="none" w:sz="0" w:space="0" w:color="auto"/>
                  </w:divBdr>
                </w:div>
                <w:div w:id="923340977">
                  <w:marLeft w:val="480"/>
                  <w:marRight w:val="0"/>
                  <w:marTop w:val="0"/>
                  <w:marBottom w:val="0"/>
                  <w:divBdr>
                    <w:top w:val="none" w:sz="0" w:space="0" w:color="auto"/>
                    <w:left w:val="none" w:sz="0" w:space="0" w:color="auto"/>
                    <w:bottom w:val="none" w:sz="0" w:space="0" w:color="auto"/>
                    <w:right w:val="none" w:sz="0" w:space="0" w:color="auto"/>
                  </w:divBdr>
                </w:div>
                <w:div w:id="1893807409">
                  <w:marLeft w:val="480"/>
                  <w:marRight w:val="0"/>
                  <w:marTop w:val="0"/>
                  <w:marBottom w:val="0"/>
                  <w:divBdr>
                    <w:top w:val="none" w:sz="0" w:space="0" w:color="auto"/>
                    <w:left w:val="none" w:sz="0" w:space="0" w:color="auto"/>
                    <w:bottom w:val="none" w:sz="0" w:space="0" w:color="auto"/>
                    <w:right w:val="none" w:sz="0" w:space="0" w:color="auto"/>
                  </w:divBdr>
                </w:div>
                <w:div w:id="1069307420">
                  <w:marLeft w:val="480"/>
                  <w:marRight w:val="0"/>
                  <w:marTop w:val="0"/>
                  <w:marBottom w:val="0"/>
                  <w:divBdr>
                    <w:top w:val="none" w:sz="0" w:space="0" w:color="auto"/>
                    <w:left w:val="none" w:sz="0" w:space="0" w:color="auto"/>
                    <w:bottom w:val="none" w:sz="0" w:space="0" w:color="auto"/>
                    <w:right w:val="none" w:sz="0" w:space="0" w:color="auto"/>
                  </w:divBdr>
                </w:div>
                <w:div w:id="846796766">
                  <w:marLeft w:val="480"/>
                  <w:marRight w:val="0"/>
                  <w:marTop w:val="0"/>
                  <w:marBottom w:val="0"/>
                  <w:divBdr>
                    <w:top w:val="none" w:sz="0" w:space="0" w:color="auto"/>
                    <w:left w:val="none" w:sz="0" w:space="0" w:color="auto"/>
                    <w:bottom w:val="none" w:sz="0" w:space="0" w:color="auto"/>
                    <w:right w:val="none" w:sz="0" w:space="0" w:color="auto"/>
                  </w:divBdr>
                </w:div>
                <w:div w:id="133497475">
                  <w:marLeft w:val="480"/>
                  <w:marRight w:val="0"/>
                  <w:marTop w:val="0"/>
                  <w:marBottom w:val="0"/>
                  <w:divBdr>
                    <w:top w:val="none" w:sz="0" w:space="0" w:color="auto"/>
                    <w:left w:val="none" w:sz="0" w:space="0" w:color="auto"/>
                    <w:bottom w:val="none" w:sz="0" w:space="0" w:color="auto"/>
                    <w:right w:val="none" w:sz="0" w:space="0" w:color="auto"/>
                  </w:divBdr>
                </w:div>
                <w:div w:id="419103409">
                  <w:marLeft w:val="480"/>
                  <w:marRight w:val="0"/>
                  <w:marTop w:val="0"/>
                  <w:marBottom w:val="0"/>
                  <w:divBdr>
                    <w:top w:val="none" w:sz="0" w:space="0" w:color="auto"/>
                    <w:left w:val="none" w:sz="0" w:space="0" w:color="auto"/>
                    <w:bottom w:val="none" w:sz="0" w:space="0" w:color="auto"/>
                    <w:right w:val="none" w:sz="0" w:space="0" w:color="auto"/>
                  </w:divBdr>
                </w:div>
                <w:div w:id="1520781111">
                  <w:marLeft w:val="480"/>
                  <w:marRight w:val="0"/>
                  <w:marTop w:val="0"/>
                  <w:marBottom w:val="0"/>
                  <w:divBdr>
                    <w:top w:val="none" w:sz="0" w:space="0" w:color="auto"/>
                    <w:left w:val="none" w:sz="0" w:space="0" w:color="auto"/>
                    <w:bottom w:val="none" w:sz="0" w:space="0" w:color="auto"/>
                    <w:right w:val="none" w:sz="0" w:space="0" w:color="auto"/>
                  </w:divBdr>
                </w:div>
                <w:div w:id="1961913792">
                  <w:marLeft w:val="480"/>
                  <w:marRight w:val="0"/>
                  <w:marTop w:val="0"/>
                  <w:marBottom w:val="0"/>
                  <w:divBdr>
                    <w:top w:val="none" w:sz="0" w:space="0" w:color="auto"/>
                    <w:left w:val="none" w:sz="0" w:space="0" w:color="auto"/>
                    <w:bottom w:val="none" w:sz="0" w:space="0" w:color="auto"/>
                    <w:right w:val="none" w:sz="0" w:space="0" w:color="auto"/>
                  </w:divBdr>
                </w:div>
                <w:div w:id="394165231">
                  <w:marLeft w:val="480"/>
                  <w:marRight w:val="0"/>
                  <w:marTop w:val="0"/>
                  <w:marBottom w:val="0"/>
                  <w:divBdr>
                    <w:top w:val="none" w:sz="0" w:space="0" w:color="auto"/>
                    <w:left w:val="none" w:sz="0" w:space="0" w:color="auto"/>
                    <w:bottom w:val="none" w:sz="0" w:space="0" w:color="auto"/>
                    <w:right w:val="none" w:sz="0" w:space="0" w:color="auto"/>
                  </w:divBdr>
                </w:div>
                <w:div w:id="853424192">
                  <w:marLeft w:val="480"/>
                  <w:marRight w:val="0"/>
                  <w:marTop w:val="0"/>
                  <w:marBottom w:val="0"/>
                  <w:divBdr>
                    <w:top w:val="none" w:sz="0" w:space="0" w:color="auto"/>
                    <w:left w:val="none" w:sz="0" w:space="0" w:color="auto"/>
                    <w:bottom w:val="none" w:sz="0" w:space="0" w:color="auto"/>
                    <w:right w:val="none" w:sz="0" w:space="0" w:color="auto"/>
                  </w:divBdr>
                </w:div>
                <w:div w:id="134153520">
                  <w:marLeft w:val="480"/>
                  <w:marRight w:val="0"/>
                  <w:marTop w:val="0"/>
                  <w:marBottom w:val="0"/>
                  <w:divBdr>
                    <w:top w:val="none" w:sz="0" w:space="0" w:color="auto"/>
                    <w:left w:val="none" w:sz="0" w:space="0" w:color="auto"/>
                    <w:bottom w:val="none" w:sz="0" w:space="0" w:color="auto"/>
                    <w:right w:val="none" w:sz="0" w:space="0" w:color="auto"/>
                  </w:divBdr>
                </w:div>
                <w:div w:id="551581133">
                  <w:marLeft w:val="480"/>
                  <w:marRight w:val="0"/>
                  <w:marTop w:val="0"/>
                  <w:marBottom w:val="0"/>
                  <w:divBdr>
                    <w:top w:val="none" w:sz="0" w:space="0" w:color="auto"/>
                    <w:left w:val="none" w:sz="0" w:space="0" w:color="auto"/>
                    <w:bottom w:val="none" w:sz="0" w:space="0" w:color="auto"/>
                    <w:right w:val="none" w:sz="0" w:space="0" w:color="auto"/>
                  </w:divBdr>
                </w:div>
                <w:div w:id="575016124">
                  <w:marLeft w:val="480"/>
                  <w:marRight w:val="0"/>
                  <w:marTop w:val="0"/>
                  <w:marBottom w:val="0"/>
                  <w:divBdr>
                    <w:top w:val="none" w:sz="0" w:space="0" w:color="auto"/>
                    <w:left w:val="none" w:sz="0" w:space="0" w:color="auto"/>
                    <w:bottom w:val="none" w:sz="0" w:space="0" w:color="auto"/>
                    <w:right w:val="none" w:sz="0" w:space="0" w:color="auto"/>
                  </w:divBdr>
                </w:div>
                <w:div w:id="473715315">
                  <w:marLeft w:val="480"/>
                  <w:marRight w:val="0"/>
                  <w:marTop w:val="0"/>
                  <w:marBottom w:val="0"/>
                  <w:divBdr>
                    <w:top w:val="none" w:sz="0" w:space="0" w:color="auto"/>
                    <w:left w:val="none" w:sz="0" w:space="0" w:color="auto"/>
                    <w:bottom w:val="none" w:sz="0" w:space="0" w:color="auto"/>
                    <w:right w:val="none" w:sz="0" w:space="0" w:color="auto"/>
                  </w:divBdr>
                </w:div>
                <w:div w:id="345712211">
                  <w:marLeft w:val="480"/>
                  <w:marRight w:val="0"/>
                  <w:marTop w:val="0"/>
                  <w:marBottom w:val="0"/>
                  <w:divBdr>
                    <w:top w:val="none" w:sz="0" w:space="0" w:color="auto"/>
                    <w:left w:val="none" w:sz="0" w:space="0" w:color="auto"/>
                    <w:bottom w:val="none" w:sz="0" w:space="0" w:color="auto"/>
                    <w:right w:val="none" w:sz="0" w:space="0" w:color="auto"/>
                  </w:divBdr>
                </w:div>
              </w:divsChild>
            </w:div>
            <w:div w:id="16086407">
              <w:marLeft w:val="0"/>
              <w:marRight w:val="0"/>
              <w:marTop w:val="0"/>
              <w:marBottom w:val="0"/>
              <w:divBdr>
                <w:top w:val="none" w:sz="0" w:space="0" w:color="auto"/>
                <w:left w:val="none" w:sz="0" w:space="0" w:color="auto"/>
                <w:bottom w:val="none" w:sz="0" w:space="0" w:color="auto"/>
                <w:right w:val="none" w:sz="0" w:space="0" w:color="auto"/>
              </w:divBdr>
              <w:divsChild>
                <w:div w:id="1915044490">
                  <w:marLeft w:val="480"/>
                  <w:marRight w:val="0"/>
                  <w:marTop w:val="0"/>
                  <w:marBottom w:val="0"/>
                  <w:divBdr>
                    <w:top w:val="none" w:sz="0" w:space="0" w:color="auto"/>
                    <w:left w:val="none" w:sz="0" w:space="0" w:color="auto"/>
                    <w:bottom w:val="none" w:sz="0" w:space="0" w:color="auto"/>
                    <w:right w:val="none" w:sz="0" w:space="0" w:color="auto"/>
                  </w:divBdr>
                </w:div>
                <w:div w:id="1307005621">
                  <w:marLeft w:val="480"/>
                  <w:marRight w:val="0"/>
                  <w:marTop w:val="0"/>
                  <w:marBottom w:val="0"/>
                  <w:divBdr>
                    <w:top w:val="none" w:sz="0" w:space="0" w:color="auto"/>
                    <w:left w:val="none" w:sz="0" w:space="0" w:color="auto"/>
                    <w:bottom w:val="none" w:sz="0" w:space="0" w:color="auto"/>
                    <w:right w:val="none" w:sz="0" w:space="0" w:color="auto"/>
                  </w:divBdr>
                </w:div>
                <w:div w:id="49963105">
                  <w:marLeft w:val="480"/>
                  <w:marRight w:val="0"/>
                  <w:marTop w:val="0"/>
                  <w:marBottom w:val="0"/>
                  <w:divBdr>
                    <w:top w:val="none" w:sz="0" w:space="0" w:color="auto"/>
                    <w:left w:val="none" w:sz="0" w:space="0" w:color="auto"/>
                    <w:bottom w:val="none" w:sz="0" w:space="0" w:color="auto"/>
                    <w:right w:val="none" w:sz="0" w:space="0" w:color="auto"/>
                  </w:divBdr>
                </w:div>
                <w:div w:id="141434000">
                  <w:marLeft w:val="480"/>
                  <w:marRight w:val="0"/>
                  <w:marTop w:val="0"/>
                  <w:marBottom w:val="0"/>
                  <w:divBdr>
                    <w:top w:val="none" w:sz="0" w:space="0" w:color="auto"/>
                    <w:left w:val="none" w:sz="0" w:space="0" w:color="auto"/>
                    <w:bottom w:val="none" w:sz="0" w:space="0" w:color="auto"/>
                    <w:right w:val="none" w:sz="0" w:space="0" w:color="auto"/>
                  </w:divBdr>
                </w:div>
                <w:div w:id="662125619">
                  <w:marLeft w:val="480"/>
                  <w:marRight w:val="0"/>
                  <w:marTop w:val="0"/>
                  <w:marBottom w:val="0"/>
                  <w:divBdr>
                    <w:top w:val="none" w:sz="0" w:space="0" w:color="auto"/>
                    <w:left w:val="none" w:sz="0" w:space="0" w:color="auto"/>
                    <w:bottom w:val="none" w:sz="0" w:space="0" w:color="auto"/>
                    <w:right w:val="none" w:sz="0" w:space="0" w:color="auto"/>
                  </w:divBdr>
                </w:div>
                <w:div w:id="1653945317">
                  <w:marLeft w:val="480"/>
                  <w:marRight w:val="0"/>
                  <w:marTop w:val="0"/>
                  <w:marBottom w:val="0"/>
                  <w:divBdr>
                    <w:top w:val="none" w:sz="0" w:space="0" w:color="auto"/>
                    <w:left w:val="none" w:sz="0" w:space="0" w:color="auto"/>
                    <w:bottom w:val="none" w:sz="0" w:space="0" w:color="auto"/>
                    <w:right w:val="none" w:sz="0" w:space="0" w:color="auto"/>
                  </w:divBdr>
                </w:div>
                <w:div w:id="1001784290">
                  <w:marLeft w:val="480"/>
                  <w:marRight w:val="0"/>
                  <w:marTop w:val="0"/>
                  <w:marBottom w:val="0"/>
                  <w:divBdr>
                    <w:top w:val="none" w:sz="0" w:space="0" w:color="auto"/>
                    <w:left w:val="none" w:sz="0" w:space="0" w:color="auto"/>
                    <w:bottom w:val="none" w:sz="0" w:space="0" w:color="auto"/>
                    <w:right w:val="none" w:sz="0" w:space="0" w:color="auto"/>
                  </w:divBdr>
                </w:div>
                <w:div w:id="50538172">
                  <w:marLeft w:val="480"/>
                  <w:marRight w:val="0"/>
                  <w:marTop w:val="0"/>
                  <w:marBottom w:val="0"/>
                  <w:divBdr>
                    <w:top w:val="none" w:sz="0" w:space="0" w:color="auto"/>
                    <w:left w:val="none" w:sz="0" w:space="0" w:color="auto"/>
                    <w:bottom w:val="none" w:sz="0" w:space="0" w:color="auto"/>
                    <w:right w:val="none" w:sz="0" w:space="0" w:color="auto"/>
                  </w:divBdr>
                </w:div>
                <w:div w:id="92628889">
                  <w:marLeft w:val="480"/>
                  <w:marRight w:val="0"/>
                  <w:marTop w:val="0"/>
                  <w:marBottom w:val="0"/>
                  <w:divBdr>
                    <w:top w:val="none" w:sz="0" w:space="0" w:color="auto"/>
                    <w:left w:val="none" w:sz="0" w:space="0" w:color="auto"/>
                    <w:bottom w:val="none" w:sz="0" w:space="0" w:color="auto"/>
                    <w:right w:val="none" w:sz="0" w:space="0" w:color="auto"/>
                  </w:divBdr>
                </w:div>
                <w:div w:id="1468233185">
                  <w:marLeft w:val="480"/>
                  <w:marRight w:val="0"/>
                  <w:marTop w:val="0"/>
                  <w:marBottom w:val="0"/>
                  <w:divBdr>
                    <w:top w:val="none" w:sz="0" w:space="0" w:color="auto"/>
                    <w:left w:val="none" w:sz="0" w:space="0" w:color="auto"/>
                    <w:bottom w:val="none" w:sz="0" w:space="0" w:color="auto"/>
                    <w:right w:val="none" w:sz="0" w:space="0" w:color="auto"/>
                  </w:divBdr>
                </w:div>
                <w:div w:id="169879006">
                  <w:marLeft w:val="480"/>
                  <w:marRight w:val="0"/>
                  <w:marTop w:val="0"/>
                  <w:marBottom w:val="0"/>
                  <w:divBdr>
                    <w:top w:val="none" w:sz="0" w:space="0" w:color="auto"/>
                    <w:left w:val="none" w:sz="0" w:space="0" w:color="auto"/>
                    <w:bottom w:val="none" w:sz="0" w:space="0" w:color="auto"/>
                    <w:right w:val="none" w:sz="0" w:space="0" w:color="auto"/>
                  </w:divBdr>
                </w:div>
                <w:div w:id="2051421340">
                  <w:marLeft w:val="480"/>
                  <w:marRight w:val="0"/>
                  <w:marTop w:val="0"/>
                  <w:marBottom w:val="0"/>
                  <w:divBdr>
                    <w:top w:val="none" w:sz="0" w:space="0" w:color="auto"/>
                    <w:left w:val="none" w:sz="0" w:space="0" w:color="auto"/>
                    <w:bottom w:val="none" w:sz="0" w:space="0" w:color="auto"/>
                    <w:right w:val="none" w:sz="0" w:space="0" w:color="auto"/>
                  </w:divBdr>
                </w:div>
                <w:div w:id="1945723248">
                  <w:marLeft w:val="480"/>
                  <w:marRight w:val="0"/>
                  <w:marTop w:val="0"/>
                  <w:marBottom w:val="0"/>
                  <w:divBdr>
                    <w:top w:val="none" w:sz="0" w:space="0" w:color="auto"/>
                    <w:left w:val="none" w:sz="0" w:space="0" w:color="auto"/>
                    <w:bottom w:val="none" w:sz="0" w:space="0" w:color="auto"/>
                    <w:right w:val="none" w:sz="0" w:space="0" w:color="auto"/>
                  </w:divBdr>
                </w:div>
                <w:div w:id="357043472">
                  <w:marLeft w:val="480"/>
                  <w:marRight w:val="0"/>
                  <w:marTop w:val="0"/>
                  <w:marBottom w:val="0"/>
                  <w:divBdr>
                    <w:top w:val="none" w:sz="0" w:space="0" w:color="auto"/>
                    <w:left w:val="none" w:sz="0" w:space="0" w:color="auto"/>
                    <w:bottom w:val="none" w:sz="0" w:space="0" w:color="auto"/>
                    <w:right w:val="none" w:sz="0" w:space="0" w:color="auto"/>
                  </w:divBdr>
                </w:div>
                <w:div w:id="414862003">
                  <w:marLeft w:val="480"/>
                  <w:marRight w:val="0"/>
                  <w:marTop w:val="0"/>
                  <w:marBottom w:val="0"/>
                  <w:divBdr>
                    <w:top w:val="none" w:sz="0" w:space="0" w:color="auto"/>
                    <w:left w:val="none" w:sz="0" w:space="0" w:color="auto"/>
                    <w:bottom w:val="none" w:sz="0" w:space="0" w:color="auto"/>
                    <w:right w:val="none" w:sz="0" w:space="0" w:color="auto"/>
                  </w:divBdr>
                </w:div>
                <w:div w:id="482624364">
                  <w:marLeft w:val="480"/>
                  <w:marRight w:val="0"/>
                  <w:marTop w:val="0"/>
                  <w:marBottom w:val="0"/>
                  <w:divBdr>
                    <w:top w:val="none" w:sz="0" w:space="0" w:color="auto"/>
                    <w:left w:val="none" w:sz="0" w:space="0" w:color="auto"/>
                    <w:bottom w:val="none" w:sz="0" w:space="0" w:color="auto"/>
                    <w:right w:val="none" w:sz="0" w:space="0" w:color="auto"/>
                  </w:divBdr>
                </w:div>
                <w:div w:id="935096771">
                  <w:marLeft w:val="480"/>
                  <w:marRight w:val="0"/>
                  <w:marTop w:val="0"/>
                  <w:marBottom w:val="0"/>
                  <w:divBdr>
                    <w:top w:val="none" w:sz="0" w:space="0" w:color="auto"/>
                    <w:left w:val="none" w:sz="0" w:space="0" w:color="auto"/>
                    <w:bottom w:val="none" w:sz="0" w:space="0" w:color="auto"/>
                    <w:right w:val="none" w:sz="0" w:space="0" w:color="auto"/>
                  </w:divBdr>
                </w:div>
                <w:div w:id="854658055">
                  <w:marLeft w:val="480"/>
                  <w:marRight w:val="0"/>
                  <w:marTop w:val="0"/>
                  <w:marBottom w:val="0"/>
                  <w:divBdr>
                    <w:top w:val="none" w:sz="0" w:space="0" w:color="auto"/>
                    <w:left w:val="none" w:sz="0" w:space="0" w:color="auto"/>
                    <w:bottom w:val="none" w:sz="0" w:space="0" w:color="auto"/>
                    <w:right w:val="none" w:sz="0" w:space="0" w:color="auto"/>
                  </w:divBdr>
                </w:div>
                <w:div w:id="877352617">
                  <w:marLeft w:val="480"/>
                  <w:marRight w:val="0"/>
                  <w:marTop w:val="0"/>
                  <w:marBottom w:val="0"/>
                  <w:divBdr>
                    <w:top w:val="none" w:sz="0" w:space="0" w:color="auto"/>
                    <w:left w:val="none" w:sz="0" w:space="0" w:color="auto"/>
                    <w:bottom w:val="none" w:sz="0" w:space="0" w:color="auto"/>
                    <w:right w:val="none" w:sz="0" w:space="0" w:color="auto"/>
                  </w:divBdr>
                </w:div>
                <w:div w:id="917910195">
                  <w:marLeft w:val="480"/>
                  <w:marRight w:val="0"/>
                  <w:marTop w:val="0"/>
                  <w:marBottom w:val="0"/>
                  <w:divBdr>
                    <w:top w:val="none" w:sz="0" w:space="0" w:color="auto"/>
                    <w:left w:val="none" w:sz="0" w:space="0" w:color="auto"/>
                    <w:bottom w:val="none" w:sz="0" w:space="0" w:color="auto"/>
                    <w:right w:val="none" w:sz="0" w:space="0" w:color="auto"/>
                  </w:divBdr>
                </w:div>
                <w:div w:id="870192266">
                  <w:marLeft w:val="480"/>
                  <w:marRight w:val="0"/>
                  <w:marTop w:val="0"/>
                  <w:marBottom w:val="0"/>
                  <w:divBdr>
                    <w:top w:val="none" w:sz="0" w:space="0" w:color="auto"/>
                    <w:left w:val="none" w:sz="0" w:space="0" w:color="auto"/>
                    <w:bottom w:val="none" w:sz="0" w:space="0" w:color="auto"/>
                    <w:right w:val="none" w:sz="0" w:space="0" w:color="auto"/>
                  </w:divBdr>
                </w:div>
                <w:div w:id="859470021">
                  <w:marLeft w:val="480"/>
                  <w:marRight w:val="0"/>
                  <w:marTop w:val="0"/>
                  <w:marBottom w:val="0"/>
                  <w:divBdr>
                    <w:top w:val="none" w:sz="0" w:space="0" w:color="auto"/>
                    <w:left w:val="none" w:sz="0" w:space="0" w:color="auto"/>
                    <w:bottom w:val="none" w:sz="0" w:space="0" w:color="auto"/>
                    <w:right w:val="none" w:sz="0" w:space="0" w:color="auto"/>
                  </w:divBdr>
                </w:div>
                <w:div w:id="1236279934">
                  <w:marLeft w:val="480"/>
                  <w:marRight w:val="0"/>
                  <w:marTop w:val="0"/>
                  <w:marBottom w:val="0"/>
                  <w:divBdr>
                    <w:top w:val="none" w:sz="0" w:space="0" w:color="auto"/>
                    <w:left w:val="none" w:sz="0" w:space="0" w:color="auto"/>
                    <w:bottom w:val="none" w:sz="0" w:space="0" w:color="auto"/>
                    <w:right w:val="none" w:sz="0" w:space="0" w:color="auto"/>
                  </w:divBdr>
                </w:div>
                <w:div w:id="1362124560">
                  <w:marLeft w:val="480"/>
                  <w:marRight w:val="0"/>
                  <w:marTop w:val="0"/>
                  <w:marBottom w:val="0"/>
                  <w:divBdr>
                    <w:top w:val="none" w:sz="0" w:space="0" w:color="auto"/>
                    <w:left w:val="none" w:sz="0" w:space="0" w:color="auto"/>
                    <w:bottom w:val="none" w:sz="0" w:space="0" w:color="auto"/>
                    <w:right w:val="none" w:sz="0" w:space="0" w:color="auto"/>
                  </w:divBdr>
                </w:div>
                <w:div w:id="1180119153">
                  <w:marLeft w:val="480"/>
                  <w:marRight w:val="0"/>
                  <w:marTop w:val="0"/>
                  <w:marBottom w:val="0"/>
                  <w:divBdr>
                    <w:top w:val="none" w:sz="0" w:space="0" w:color="auto"/>
                    <w:left w:val="none" w:sz="0" w:space="0" w:color="auto"/>
                    <w:bottom w:val="none" w:sz="0" w:space="0" w:color="auto"/>
                    <w:right w:val="none" w:sz="0" w:space="0" w:color="auto"/>
                  </w:divBdr>
                </w:div>
                <w:div w:id="1520044994">
                  <w:marLeft w:val="480"/>
                  <w:marRight w:val="0"/>
                  <w:marTop w:val="0"/>
                  <w:marBottom w:val="0"/>
                  <w:divBdr>
                    <w:top w:val="none" w:sz="0" w:space="0" w:color="auto"/>
                    <w:left w:val="none" w:sz="0" w:space="0" w:color="auto"/>
                    <w:bottom w:val="none" w:sz="0" w:space="0" w:color="auto"/>
                    <w:right w:val="none" w:sz="0" w:space="0" w:color="auto"/>
                  </w:divBdr>
                </w:div>
              </w:divsChild>
            </w:div>
            <w:div w:id="440153517">
              <w:marLeft w:val="0"/>
              <w:marRight w:val="0"/>
              <w:marTop w:val="0"/>
              <w:marBottom w:val="0"/>
              <w:divBdr>
                <w:top w:val="none" w:sz="0" w:space="0" w:color="auto"/>
                <w:left w:val="none" w:sz="0" w:space="0" w:color="auto"/>
                <w:bottom w:val="none" w:sz="0" w:space="0" w:color="auto"/>
                <w:right w:val="none" w:sz="0" w:space="0" w:color="auto"/>
              </w:divBdr>
              <w:divsChild>
                <w:div w:id="1440100158">
                  <w:marLeft w:val="480"/>
                  <w:marRight w:val="0"/>
                  <w:marTop w:val="0"/>
                  <w:marBottom w:val="0"/>
                  <w:divBdr>
                    <w:top w:val="none" w:sz="0" w:space="0" w:color="auto"/>
                    <w:left w:val="none" w:sz="0" w:space="0" w:color="auto"/>
                    <w:bottom w:val="none" w:sz="0" w:space="0" w:color="auto"/>
                    <w:right w:val="none" w:sz="0" w:space="0" w:color="auto"/>
                  </w:divBdr>
                </w:div>
                <w:div w:id="1616446762">
                  <w:marLeft w:val="480"/>
                  <w:marRight w:val="0"/>
                  <w:marTop w:val="0"/>
                  <w:marBottom w:val="0"/>
                  <w:divBdr>
                    <w:top w:val="none" w:sz="0" w:space="0" w:color="auto"/>
                    <w:left w:val="none" w:sz="0" w:space="0" w:color="auto"/>
                    <w:bottom w:val="none" w:sz="0" w:space="0" w:color="auto"/>
                    <w:right w:val="none" w:sz="0" w:space="0" w:color="auto"/>
                  </w:divBdr>
                </w:div>
                <w:div w:id="596330238">
                  <w:marLeft w:val="480"/>
                  <w:marRight w:val="0"/>
                  <w:marTop w:val="0"/>
                  <w:marBottom w:val="0"/>
                  <w:divBdr>
                    <w:top w:val="none" w:sz="0" w:space="0" w:color="auto"/>
                    <w:left w:val="none" w:sz="0" w:space="0" w:color="auto"/>
                    <w:bottom w:val="none" w:sz="0" w:space="0" w:color="auto"/>
                    <w:right w:val="none" w:sz="0" w:space="0" w:color="auto"/>
                  </w:divBdr>
                </w:div>
                <w:div w:id="2073499929">
                  <w:marLeft w:val="480"/>
                  <w:marRight w:val="0"/>
                  <w:marTop w:val="0"/>
                  <w:marBottom w:val="0"/>
                  <w:divBdr>
                    <w:top w:val="none" w:sz="0" w:space="0" w:color="auto"/>
                    <w:left w:val="none" w:sz="0" w:space="0" w:color="auto"/>
                    <w:bottom w:val="none" w:sz="0" w:space="0" w:color="auto"/>
                    <w:right w:val="none" w:sz="0" w:space="0" w:color="auto"/>
                  </w:divBdr>
                </w:div>
                <w:div w:id="1730836542">
                  <w:marLeft w:val="480"/>
                  <w:marRight w:val="0"/>
                  <w:marTop w:val="0"/>
                  <w:marBottom w:val="0"/>
                  <w:divBdr>
                    <w:top w:val="none" w:sz="0" w:space="0" w:color="auto"/>
                    <w:left w:val="none" w:sz="0" w:space="0" w:color="auto"/>
                    <w:bottom w:val="none" w:sz="0" w:space="0" w:color="auto"/>
                    <w:right w:val="none" w:sz="0" w:space="0" w:color="auto"/>
                  </w:divBdr>
                </w:div>
                <w:div w:id="1039014182">
                  <w:marLeft w:val="480"/>
                  <w:marRight w:val="0"/>
                  <w:marTop w:val="0"/>
                  <w:marBottom w:val="0"/>
                  <w:divBdr>
                    <w:top w:val="none" w:sz="0" w:space="0" w:color="auto"/>
                    <w:left w:val="none" w:sz="0" w:space="0" w:color="auto"/>
                    <w:bottom w:val="none" w:sz="0" w:space="0" w:color="auto"/>
                    <w:right w:val="none" w:sz="0" w:space="0" w:color="auto"/>
                  </w:divBdr>
                </w:div>
                <w:div w:id="444934373">
                  <w:marLeft w:val="480"/>
                  <w:marRight w:val="0"/>
                  <w:marTop w:val="0"/>
                  <w:marBottom w:val="0"/>
                  <w:divBdr>
                    <w:top w:val="none" w:sz="0" w:space="0" w:color="auto"/>
                    <w:left w:val="none" w:sz="0" w:space="0" w:color="auto"/>
                    <w:bottom w:val="none" w:sz="0" w:space="0" w:color="auto"/>
                    <w:right w:val="none" w:sz="0" w:space="0" w:color="auto"/>
                  </w:divBdr>
                </w:div>
                <w:div w:id="1757363668">
                  <w:marLeft w:val="480"/>
                  <w:marRight w:val="0"/>
                  <w:marTop w:val="0"/>
                  <w:marBottom w:val="0"/>
                  <w:divBdr>
                    <w:top w:val="none" w:sz="0" w:space="0" w:color="auto"/>
                    <w:left w:val="none" w:sz="0" w:space="0" w:color="auto"/>
                    <w:bottom w:val="none" w:sz="0" w:space="0" w:color="auto"/>
                    <w:right w:val="none" w:sz="0" w:space="0" w:color="auto"/>
                  </w:divBdr>
                </w:div>
                <w:div w:id="1306394922">
                  <w:marLeft w:val="480"/>
                  <w:marRight w:val="0"/>
                  <w:marTop w:val="0"/>
                  <w:marBottom w:val="0"/>
                  <w:divBdr>
                    <w:top w:val="none" w:sz="0" w:space="0" w:color="auto"/>
                    <w:left w:val="none" w:sz="0" w:space="0" w:color="auto"/>
                    <w:bottom w:val="none" w:sz="0" w:space="0" w:color="auto"/>
                    <w:right w:val="none" w:sz="0" w:space="0" w:color="auto"/>
                  </w:divBdr>
                </w:div>
                <w:div w:id="1627812997">
                  <w:marLeft w:val="480"/>
                  <w:marRight w:val="0"/>
                  <w:marTop w:val="0"/>
                  <w:marBottom w:val="0"/>
                  <w:divBdr>
                    <w:top w:val="none" w:sz="0" w:space="0" w:color="auto"/>
                    <w:left w:val="none" w:sz="0" w:space="0" w:color="auto"/>
                    <w:bottom w:val="none" w:sz="0" w:space="0" w:color="auto"/>
                    <w:right w:val="none" w:sz="0" w:space="0" w:color="auto"/>
                  </w:divBdr>
                </w:div>
                <w:div w:id="1877962799">
                  <w:marLeft w:val="480"/>
                  <w:marRight w:val="0"/>
                  <w:marTop w:val="0"/>
                  <w:marBottom w:val="0"/>
                  <w:divBdr>
                    <w:top w:val="none" w:sz="0" w:space="0" w:color="auto"/>
                    <w:left w:val="none" w:sz="0" w:space="0" w:color="auto"/>
                    <w:bottom w:val="none" w:sz="0" w:space="0" w:color="auto"/>
                    <w:right w:val="none" w:sz="0" w:space="0" w:color="auto"/>
                  </w:divBdr>
                </w:div>
                <w:div w:id="1127237146">
                  <w:marLeft w:val="480"/>
                  <w:marRight w:val="0"/>
                  <w:marTop w:val="0"/>
                  <w:marBottom w:val="0"/>
                  <w:divBdr>
                    <w:top w:val="none" w:sz="0" w:space="0" w:color="auto"/>
                    <w:left w:val="none" w:sz="0" w:space="0" w:color="auto"/>
                    <w:bottom w:val="none" w:sz="0" w:space="0" w:color="auto"/>
                    <w:right w:val="none" w:sz="0" w:space="0" w:color="auto"/>
                  </w:divBdr>
                </w:div>
                <w:div w:id="1441873203">
                  <w:marLeft w:val="480"/>
                  <w:marRight w:val="0"/>
                  <w:marTop w:val="0"/>
                  <w:marBottom w:val="0"/>
                  <w:divBdr>
                    <w:top w:val="none" w:sz="0" w:space="0" w:color="auto"/>
                    <w:left w:val="none" w:sz="0" w:space="0" w:color="auto"/>
                    <w:bottom w:val="none" w:sz="0" w:space="0" w:color="auto"/>
                    <w:right w:val="none" w:sz="0" w:space="0" w:color="auto"/>
                  </w:divBdr>
                </w:div>
                <w:div w:id="1913811021">
                  <w:marLeft w:val="480"/>
                  <w:marRight w:val="0"/>
                  <w:marTop w:val="0"/>
                  <w:marBottom w:val="0"/>
                  <w:divBdr>
                    <w:top w:val="none" w:sz="0" w:space="0" w:color="auto"/>
                    <w:left w:val="none" w:sz="0" w:space="0" w:color="auto"/>
                    <w:bottom w:val="none" w:sz="0" w:space="0" w:color="auto"/>
                    <w:right w:val="none" w:sz="0" w:space="0" w:color="auto"/>
                  </w:divBdr>
                </w:div>
                <w:div w:id="832573816">
                  <w:marLeft w:val="480"/>
                  <w:marRight w:val="0"/>
                  <w:marTop w:val="0"/>
                  <w:marBottom w:val="0"/>
                  <w:divBdr>
                    <w:top w:val="none" w:sz="0" w:space="0" w:color="auto"/>
                    <w:left w:val="none" w:sz="0" w:space="0" w:color="auto"/>
                    <w:bottom w:val="none" w:sz="0" w:space="0" w:color="auto"/>
                    <w:right w:val="none" w:sz="0" w:space="0" w:color="auto"/>
                  </w:divBdr>
                </w:div>
                <w:div w:id="1762409314">
                  <w:marLeft w:val="480"/>
                  <w:marRight w:val="0"/>
                  <w:marTop w:val="0"/>
                  <w:marBottom w:val="0"/>
                  <w:divBdr>
                    <w:top w:val="none" w:sz="0" w:space="0" w:color="auto"/>
                    <w:left w:val="none" w:sz="0" w:space="0" w:color="auto"/>
                    <w:bottom w:val="none" w:sz="0" w:space="0" w:color="auto"/>
                    <w:right w:val="none" w:sz="0" w:space="0" w:color="auto"/>
                  </w:divBdr>
                </w:div>
                <w:div w:id="435290423">
                  <w:marLeft w:val="480"/>
                  <w:marRight w:val="0"/>
                  <w:marTop w:val="0"/>
                  <w:marBottom w:val="0"/>
                  <w:divBdr>
                    <w:top w:val="none" w:sz="0" w:space="0" w:color="auto"/>
                    <w:left w:val="none" w:sz="0" w:space="0" w:color="auto"/>
                    <w:bottom w:val="none" w:sz="0" w:space="0" w:color="auto"/>
                    <w:right w:val="none" w:sz="0" w:space="0" w:color="auto"/>
                  </w:divBdr>
                </w:div>
                <w:div w:id="446966532">
                  <w:marLeft w:val="480"/>
                  <w:marRight w:val="0"/>
                  <w:marTop w:val="0"/>
                  <w:marBottom w:val="0"/>
                  <w:divBdr>
                    <w:top w:val="none" w:sz="0" w:space="0" w:color="auto"/>
                    <w:left w:val="none" w:sz="0" w:space="0" w:color="auto"/>
                    <w:bottom w:val="none" w:sz="0" w:space="0" w:color="auto"/>
                    <w:right w:val="none" w:sz="0" w:space="0" w:color="auto"/>
                  </w:divBdr>
                </w:div>
                <w:div w:id="34931961">
                  <w:marLeft w:val="480"/>
                  <w:marRight w:val="0"/>
                  <w:marTop w:val="0"/>
                  <w:marBottom w:val="0"/>
                  <w:divBdr>
                    <w:top w:val="none" w:sz="0" w:space="0" w:color="auto"/>
                    <w:left w:val="none" w:sz="0" w:space="0" w:color="auto"/>
                    <w:bottom w:val="none" w:sz="0" w:space="0" w:color="auto"/>
                    <w:right w:val="none" w:sz="0" w:space="0" w:color="auto"/>
                  </w:divBdr>
                </w:div>
                <w:div w:id="2125615301">
                  <w:marLeft w:val="480"/>
                  <w:marRight w:val="0"/>
                  <w:marTop w:val="0"/>
                  <w:marBottom w:val="0"/>
                  <w:divBdr>
                    <w:top w:val="none" w:sz="0" w:space="0" w:color="auto"/>
                    <w:left w:val="none" w:sz="0" w:space="0" w:color="auto"/>
                    <w:bottom w:val="none" w:sz="0" w:space="0" w:color="auto"/>
                    <w:right w:val="none" w:sz="0" w:space="0" w:color="auto"/>
                  </w:divBdr>
                </w:div>
                <w:div w:id="1393850399">
                  <w:marLeft w:val="480"/>
                  <w:marRight w:val="0"/>
                  <w:marTop w:val="0"/>
                  <w:marBottom w:val="0"/>
                  <w:divBdr>
                    <w:top w:val="none" w:sz="0" w:space="0" w:color="auto"/>
                    <w:left w:val="none" w:sz="0" w:space="0" w:color="auto"/>
                    <w:bottom w:val="none" w:sz="0" w:space="0" w:color="auto"/>
                    <w:right w:val="none" w:sz="0" w:space="0" w:color="auto"/>
                  </w:divBdr>
                </w:div>
                <w:div w:id="1379478959">
                  <w:marLeft w:val="480"/>
                  <w:marRight w:val="0"/>
                  <w:marTop w:val="0"/>
                  <w:marBottom w:val="0"/>
                  <w:divBdr>
                    <w:top w:val="none" w:sz="0" w:space="0" w:color="auto"/>
                    <w:left w:val="none" w:sz="0" w:space="0" w:color="auto"/>
                    <w:bottom w:val="none" w:sz="0" w:space="0" w:color="auto"/>
                    <w:right w:val="none" w:sz="0" w:space="0" w:color="auto"/>
                  </w:divBdr>
                </w:div>
                <w:div w:id="309022646">
                  <w:marLeft w:val="480"/>
                  <w:marRight w:val="0"/>
                  <w:marTop w:val="0"/>
                  <w:marBottom w:val="0"/>
                  <w:divBdr>
                    <w:top w:val="none" w:sz="0" w:space="0" w:color="auto"/>
                    <w:left w:val="none" w:sz="0" w:space="0" w:color="auto"/>
                    <w:bottom w:val="none" w:sz="0" w:space="0" w:color="auto"/>
                    <w:right w:val="none" w:sz="0" w:space="0" w:color="auto"/>
                  </w:divBdr>
                </w:div>
                <w:div w:id="1893804736">
                  <w:marLeft w:val="480"/>
                  <w:marRight w:val="0"/>
                  <w:marTop w:val="0"/>
                  <w:marBottom w:val="0"/>
                  <w:divBdr>
                    <w:top w:val="none" w:sz="0" w:space="0" w:color="auto"/>
                    <w:left w:val="none" w:sz="0" w:space="0" w:color="auto"/>
                    <w:bottom w:val="none" w:sz="0" w:space="0" w:color="auto"/>
                    <w:right w:val="none" w:sz="0" w:space="0" w:color="auto"/>
                  </w:divBdr>
                </w:div>
                <w:div w:id="815336082">
                  <w:marLeft w:val="480"/>
                  <w:marRight w:val="0"/>
                  <w:marTop w:val="0"/>
                  <w:marBottom w:val="0"/>
                  <w:divBdr>
                    <w:top w:val="none" w:sz="0" w:space="0" w:color="auto"/>
                    <w:left w:val="none" w:sz="0" w:space="0" w:color="auto"/>
                    <w:bottom w:val="none" w:sz="0" w:space="0" w:color="auto"/>
                    <w:right w:val="none" w:sz="0" w:space="0" w:color="auto"/>
                  </w:divBdr>
                </w:div>
                <w:div w:id="312218041">
                  <w:marLeft w:val="480"/>
                  <w:marRight w:val="0"/>
                  <w:marTop w:val="0"/>
                  <w:marBottom w:val="0"/>
                  <w:divBdr>
                    <w:top w:val="none" w:sz="0" w:space="0" w:color="auto"/>
                    <w:left w:val="none" w:sz="0" w:space="0" w:color="auto"/>
                    <w:bottom w:val="none" w:sz="0" w:space="0" w:color="auto"/>
                    <w:right w:val="none" w:sz="0" w:space="0" w:color="auto"/>
                  </w:divBdr>
                </w:div>
              </w:divsChild>
            </w:div>
            <w:div w:id="1288319204">
              <w:marLeft w:val="0"/>
              <w:marRight w:val="0"/>
              <w:marTop w:val="0"/>
              <w:marBottom w:val="0"/>
              <w:divBdr>
                <w:top w:val="none" w:sz="0" w:space="0" w:color="auto"/>
                <w:left w:val="none" w:sz="0" w:space="0" w:color="auto"/>
                <w:bottom w:val="none" w:sz="0" w:space="0" w:color="auto"/>
                <w:right w:val="none" w:sz="0" w:space="0" w:color="auto"/>
              </w:divBdr>
              <w:divsChild>
                <w:div w:id="88088592">
                  <w:marLeft w:val="480"/>
                  <w:marRight w:val="0"/>
                  <w:marTop w:val="0"/>
                  <w:marBottom w:val="0"/>
                  <w:divBdr>
                    <w:top w:val="none" w:sz="0" w:space="0" w:color="auto"/>
                    <w:left w:val="none" w:sz="0" w:space="0" w:color="auto"/>
                    <w:bottom w:val="none" w:sz="0" w:space="0" w:color="auto"/>
                    <w:right w:val="none" w:sz="0" w:space="0" w:color="auto"/>
                  </w:divBdr>
                </w:div>
                <w:div w:id="748118332">
                  <w:marLeft w:val="480"/>
                  <w:marRight w:val="0"/>
                  <w:marTop w:val="0"/>
                  <w:marBottom w:val="0"/>
                  <w:divBdr>
                    <w:top w:val="none" w:sz="0" w:space="0" w:color="auto"/>
                    <w:left w:val="none" w:sz="0" w:space="0" w:color="auto"/>
                    <w:bottom w:val="none" w:sz="0" w:space="0" w:color="auto"/>
                    <w:right w:val="none" w:sz="0" w:space="0" w:color="auto"/>
                  </w:divBdr>
                </w:div>
                <w:div w:id="337998986">
                  <w:marLeft w:val="480"/>
                  <w:marRight w:val="0"/>
                  <w:marTop w:val="0"/>
                  <w:marBottom w:val="0"/>
                  <w:divBdr>
                    <w:top w:val="none" w:sz="0" w:space="0" w:color="auto"/>
                    <w:left w:val="none" w:sz="0" w:space="0" w:color="auto"/>
                    <w:bottom w:val="none" w:sz="0" w:space="0" w:color="auto"/>
                    <w:right w:val="none" w:sz="0" w:space="0" w:color="auto"/>
                  </w:divBdr>
                </w:div>
                <w:div w:id="1526478319">
                  <w:marLeft w:val="480"/>
                  <w:marRight w:val="0"/>
                  <w:marTop w:val="0"/>
                  <w:marBottom w:val="0"/>
                  <w:divBdr>
                    <w:top w:val="none" w:sz="0" w:space="0" w:color="auto"/>
                    <w:left w:val="none" w:sz="0" w:space="0" w:color="auto"/>
                    <w:bottom w:val="none" w:sz="0" w:space="0" w:color="auto"/>
                    <w:right w:val="none" w:sz="0" w:space="0" w:color="auto"/>
                  </w:divBdr>
                </w:div>
                <w:div w:id="2041781641">
                  <w:marLeft w:val="480"/>
                  <w:marRight w:val="0"/>
                  <w:marTop w:val="0"/>
                  <w:marBottom w:val="0"/>
                  <w:divBdr>
                    <w:top w:val="none" w:sz="0" w:space="0" w:color="auto"/>
                    <w:left w:val="none" w:sz="0" w:space="0" w:color="auto"/>
                    <w:bottom w:val="none" w:sz="0" w:space="0" w:color="auto"/>
                    <w:right w:val="none" w:sz="0" w:space="0" w:color="auto"/>
                  </w:divBdr>
                </w:div>
                <w:div w:id="2141683344">
                  <w:marLeft w:val="480"/>
                  <w:marRight w:val="0"/>
                  <w:marTop w:val="0"/>
                  <w:marBottom w:val="0"/>
                  <w:divBdr>
                    <w:top w:val="none" w:sz="0" w:space="0" w:color="auto"/>
                    <w:left w:val="none" w:sz="0" w:space="0" w:color="auto"/>
                    <w:bottom w:val="none" w:sz="0" w:space="0" w:color="auto"/>
                    <w:right w:val="none" w:sz="0" w:space="0" w:color="auto"/>
                  </w:divBdr>
                </w:div>
                <w:div w:id="1469593685">
                  <w:marLeft w:val="480"/>
                  <w:marRight w:val="0"/>
                  <w:marTop w:val="0"/>
                  <w:marBottom w:val="0"/>
                  <w:divBdr>
                    <w:top w:val="none" w:sz="0" w:space="0" w:color="auto"/>
                    <w:left w:val="none" w:sz="0" w:space="0" w:color="auto"/>
                    <w:bottom w:val="none" w:sz="0" w:space="0" w:color="auto"/>
                    <w:right w:val="none" w:sz="0" w:space="0" w:color="auto"/>
                  </w:divBdr>
                </w:div>
                <w:div w:id="264925041">
                  <w:marLeft w:val="480"/>
                  <w:marRight w:val="0"/>
                  <w:marTop w:val="0"/>
                  <w:marBottom w:val="0"/>
                  <w:divBdr>
                    <w:top w:val="none" w:sz="0" w:space="0" w:color="auto"/>
                    <w:left w:val="none" w:sz="0" w:space="0" w:color="auto"/>
                    <w:bottom w:val="none" w:sz="0" w:space="0" w:color="auto"/>
                    <w:right w:val="none" w:sz="0" w:space="0" w:color="auto"/>
                  </w:divBdr>
                </w:div>
                <w:div w:id="798455953">
                  <w:marLeft w:val="480"/>
                  <w:marRight w:val="0"/>
                  <w:marTop w:val="0"/>
                  <w:marBottom w:val="0"/>
                  <w:divBdr>
                    <w:top w:val="none" w:sz="0" w:space="0" w:color="auto"/>
                    <w:left w:val="none" w:sz="0" w:space="0" w:color="auto"/>
                    <w:bottom w:val="none" w:sz="0" w:space="0" w:color="auto"/>
                    <w:right w:val="none" w:sz="0" w:space="0" w:color="auto"/>
                  </w:divBdr>
                </w:div>
                <w:div w:id="2128694961">
                  <w:marLeft w:val="480"/>
                  <w:marRight w:val="0"/>
                  <w:marTop w:val="0"/>
                  <w:marBottom w:val="0"/>
                  <w:divBdr>
                    <w:top w:val="none" w:sz="0" w:space="0" w:color="auto"/>
                    <w:left w:val="none" w:sz="0" w:space="0" w:color="auto"/>
                    <w:bottom w:val="none" w:sz="0" w:space="0" w:color="auto"/>
                    <w:right w:val="none" w:sz="0" w:space="0" w:color="auto"/>
                  </w:divBdr>
                </w:div>
                <w:div w:id="567958580">
                  <w:marLeft w:val="480"/>
                  <w:marRight w:val="0"/>
                  <w:marTop w:val="0"/>
                  <w:marBottom w:val="0"/>
                  <w:divBdr>
                    <w:top w:val="none" w:sz="0" w:space="0" w:color="auto"/>
                    <w:left w:val="none" w:sz="0" w:space="0" w:color="auto"/>
                    <w:bottom w:val="none" w:sz="0" w:space="0" w:color="auto"/>
                    <w:right w:val="none" w:sz="0" w:space="0" w:color="auto"/>
                  </w:divBdr>
                </w:div>
                <w:div w:id="341082067">
                  <w:marLeft w:val="480"/>
                  <w:marRight w:val="0"/>
                  <w:marTop w:val="0"/>
                  <w:marBottom w:val="0"/>
                  <w:divBdr>
                    <w:top w:val="none" w:sz="0" w:space="0" w:color="auto"/>
                    <w:left w:val="none" w:sz="0" w:space="0" w:color="auto"/>
                    <w:bottom w:val="none" w:sz="0" w:space="0" w:color="auto"/>
                    <w:right w:val="none" w:sz="0" w:space="0" w:color="auto"/>
                  </w:divBdr>
                </w:div>
                <w:div w:id="583800348">
                  <w:marLeft w:val="480"/>
                  <w:marRight w:val="0"/>
                  <w:marTop w:val="0"/>
                  <w:marBottom w:val="0"/>
                  <w:divBdr>
                    <w:top w:val="none" w:sz="0" w:space="0" w:color="auto"/>
                    <w:left w:val="none" w:sz="0" w:space="0" w:color="auto"/>
                    <w:bottom w:val="none" w:sz="0" w:space="0" w:color="auto"/>
                    <w:right w:val="none" w:sz="0" w:space="0" w:color="auto"/>
                  </w:divBdr>
                </w:div>
                <w:div w:id="1242060729">
                  <w:marLeft w:val="480"/>
                  <w:marRight w:val="0"/>
                  <w:marTop w:val="0"/>
                  <w:marBottom w:val="0"/>
                  <w:divBdr>
                    <w:top w:val="none" w:sz="0" w:space="0" w:color="auto"/>
                    <w:left w:val="none" w:sz="0" w:space="0" w:color="auto"/>
                    <w:bottom w:val="none" w:sz="0" w:space="0" w:color="auto"/>
                    <w:right w:val="none" w:sz="0" w:space="0" w:color="auto"/>
                  </w:divBdr>
                </w:div>
                <w:div w:id="2073235999">
                  <w:marLeft w:val="480"/>
                  <w:marRight w:val="0"/>
                  <w:marTop w:val="0"/>
                  <w:marBottom w:val="0"/>
                  <w:divBdr>
                    <w:top w:val="none" w:sz="0" w:space="0" w:color="auto"/>
                    <w:left w:val="none" w:sz="0" w:space="0" w:color="auto"/>
                    <w:bottom w:val="none" w:sz="0" w:space="0" w:color="auto"/>
                    <w:right w:val="none" w:sz="0" w:space="0" w:color="auto"/>
                  </w:divBdr>
                </w:div>
                <w:div w:id="844712314">
                  <w:marLeft w:val="480"/>
                  <w:marRight w:val="0"/>
                  <w:marTop w:val="0"/>
                  <w:marBottom w:val="0"/>
                  <w:divBdr>
                    <w:top w:val="none" w:sz="0" w:space="0" w:color="auto"/>
                    <w:left w:val="none" w:sz="0" w:space="0" w:color="auto"/>
                    <w:bottom w:val="none" w:sz="0" w:space="0" w:color="auto"/>
                    <w:right w:val="none" w:sz="0" w:space="0" w:color="auto"/>
                  </w:divBdr>
                </w:div>
                <w:div w:id="322898805">
                  <w:marLeft w:val="480"/>
                  <w:marRight w:val="0"/>
                  <w:marTop w:val="0"/>
                  <w:marBottom w:val="0"/>
                  <w:divBdr>
                    <w:top w:val="none" w:sz="0" w:space="0" w:color="auto"/>
                    <w:left w:val="none" w:sz="0" w:space="0" w:color="auto"/>
                    <w:bottom w:val="none" w:sz="0" w:space="0" w:color="auto"/>
                    <w:right w:val="none" w:sz="0" w:space="0" w:color="auto"/>
                  </w:divBdr>
                </w:div>
                <w:div w:id="1449621354">
                  <w:marLeft w:val="480"/>
                  <w:marRight w:val="0"/>
                  <w:marTop w:val="0"/>
                  <w:marBottom w:val="0"/>
                  <w:divBdr>
                    <w:top w:val="none" w:sz="0" w:space="0" w:color="auto"/>
                    <w:left w:val="none" w:sz="0" w:space="0" w:color="auto"/>
                    <w:bottom w:val="none" w:sz="0" w:space="0" w:color="auto"/>
                    <w:right w:val="none" w:sz="0" w:space="0" w:color="auto"/>
                  </w:divBdr>
                </w:div>
                <w:div w:id="826017623">
                  <w:marLeft w:val="480"/>
                  <w:marRight w:val="0"/>
                  <w:marTop w:val="0"/>
                  <w:marBottom w:val="0"/>
                  <w:divBdr>
                    <w:top w:val="none" w:sz="0" w:space="0" w:color="auto"/>
                    <w:left w:val="none" w:sz="0" w:space="0" w:color="auto"/>
                    <w:bottom w:val="none" w:sz="0" w:space="0" w:color="auto"/>
                    <w:right w:val="none" w:sz="0" w:space="0" w:color="auto"/>
                  </w:divBdr>
                </w:div>
                <w:div w:id="4596802">
                  <w:marLeft w:val="480"/>
                  <w:marRight w:val="0"/>
                  <w:marTop w:val="0"/>
                  <w:marBottom w:val="0"/>
                  <w:divBdr>
                    <w:top w:val="none" w:sz="0" w:space="0" w:color="auto"/>
                    <w:left w:val="none" w:sz="0" w:space="0" w:color="auto"/>
                    <w:bottom w:val="none" w:sz="0" w:space="0" w:color="auto"/>
                    <w:right w:val="none" w:sz="0" w:space="0" w:color="auto"/>
                  </w:divBdr>
                </w:div>
                <w:div w:id="1299846250">
                  <w:marLeft w:val="480"/>
                  <w:marRight w:val="0"/>
                  <w:marTop w:val="0"/>
                  <w:marBottom w:val="0"/>
                  <w:divBdr>
                    <w:top w:val="none" w:sz="0" w:space="0" w:color="auto"/>
                    <w:left w:val="none" w:sz="0" w:space="0" w:color="auto"/>
                    <w:bottom w:val="none" w:sz="0" w:space="0" w:color="auto"/>
                    <w:right w:val="none" w:sz="0" w:space="0" w:color="auto"/>
                  </w:divBdr>
                </w:div>
                <w:div w:id="476344082">
                  <w:marLeft w:val="480"/>
                  <w:marRight w:val="0"/>
                  <w:marTop w:val="0"/>
                  <w:marBottom w:val="0"/>
                  <w:divBdr>
                    <w:top w:val="none" w:sz="0" w:space="0" w:color="auto"/>
                    <w:left w:val="none" w:sz="0" w:space="0" w:color="auto"/>
                    <w:bottom w:val="none" w:sz="0" w:space="0" w:color="auto"/>
                    <w:right w:val="none" w:sz="0" w:space="0" w:color="auto"/>
                  </w:divBdr>
                </w:div>
                <w:div w:id="35862046">
                  <w:marLeft w:val="480"/>
                  <w:marRight w:val="0"/>
                  <w:marTop w:val="0"/>
                  <w:marBottom w:val="0"/>
                  <w:divBdr>
                    <w:top w:val="none" w:sz="0" w:space="0" w:color="auto"/>
                    <w:left w:val="none" w:sz="0" w:space="0" w:color="auto"/>
                    <w:bottom w:val="none" w:sz="0" w:space="0" w:color="auto"/>
                    <w:right w:val="none" w:sz="0" w:space="0" w:color="auto"/>
                  </w:divBdr>
                </w:div>
                <w:div w:id="96483856">
                  <w:marLeft w:val="480"/>
                  <w:marRight w:val="0"/>
                  <w:marTop w:val="0"/>
                  <w:marBottom w:val="0"/>
                  <w:divBdr>
                    <w:top w:val="none" w:sz="0" w:space="0" w:color="auto"/>
                    <w:left w:val="none" w:sz="0" w:space="0" w:color="auto"/>
                    <w:bottom w:val="none" w:sz="0" w:space="0" w:color="auto"/>
                    <w:right w:val="none" w:sz="0" w:space="0" w:color="auto"/>
                  </w:divBdr>
                </w:div>
                <w:div w:id="934482081">
                  <w:marLeft w:val="480"/>
                  <w:marRight w:val="0"/>
                  <w:marTop w:val="0"/>
                  <w:marBottom w:val="0"/>
                  <w:divBdr>
                    <w:top w:val="none" w:sz="0" w:space="0" w:color="auto"/>
                    <w:left w:val="none" w:sz="0" w:space="0" w:color="auto"/>
                    <w:bottom w:val="none" w:sz="0" w:space="0" w:color="auto"/>
                    <w:right w:val="none" w:sz="0" w:space="0" w:color="auto"/>
                  </w:divBdr>
                </w:div>
                <w:div w:id="558440450">
                  <w:marLeft w:val="480"/>
                  <w:marRight w:val="0"/>
                  <w:marTop w:val="0"/>
                  <w:marBottom w:val="0"/>
                  <w:divBdr>
                    <w:top w:val="none" w:sz="0" w:space="0" w:color="auto"/>
                    <w:left w:val="none" w:sz="0" w:space="0" w:color="auto"/>
                    <w:bottom w:val="none" w:sz="0" w:space="0" w:color="auto"/>
                    <w:right w:val="none" w:sz="0" w:space="0" w:color="auto"/>
                  </w:divBdr>
                </w:div>
              </w:divsChild>
            </w:div>
            <w:div w:id="1610509797">
              <w:marLeft w:val="0"/>
              <w:marRight w:val="0"/>
              <w:marTop w:val="0"/>
              <w:marBottom w:val="0"/>
              <w:divBdr>
                <w:top w:val="none" w:sz="0" w:space="0" w:color="auto"/>
                <w:left w:val="none" w:sz="0" w:space="0" w:color="auto"/>
                <w:bottom w:val="none" w:sz="0" w:space="0" w:color="auto"/>
                <w:right w:val="none" w:sz="0" w:space="0" w:color="auto"/>
              </w:divBdr>
              <w:divsChild>
                <w:div w:id="1783381535">
                  <w:marLeft w:val="480"/>
                  <w:marRight w:val="0"/>
                  <w:marTop w:val="0"/>
                  <w:marBottom w:val="0"/>
                  <w:divBdr>
                    <w:top w:val="none" w:sz="0" w:space="0" w:color="auto"/>
                    <w:left w:val="none" w:sz="0" w:space="0" w:color="auto"/>
                    <w:bottom w:val="none" w:sz="0" w:space="0" w:color="auto"/>
                    <w:right w:val="none" w:sz="0" w:space="0" w:color="auto"/>
                  </w:divBdr>
                </w:div>
                <w:div w:id="1363747567">
                  <w:marLeft w:val="480"/>
                  <w:marRight w:val="0"/>
                  <w:marTop w:val="0"/>
                  <w:marBottom w:val="0"/>
                  <w:divBdr>
                    <w:top w:val="none" w:sz="0" w:space="0" w:color="auto"/>
                    <w:left w:val="none" w:sz="0" w:space="0" w:color="auto"/>
                    <w:bottom w:val="none" w:sz="0" w:space="0" w:color="auto"/>
                    <w:right w:val="none" w:sz="0" w:space="0" w:color="auto"/>
                  </w:divBdr>
                </w:div>
                <w:div w:id="75131936">
                  <w:marLeft w:val="480"/>
                  <w:marRight w:val="0"/>
                  <w:marTop w:val="0"/>
                  <w:marBottom w:val="0"/>
                  <w:divBdr>
                    <w:top w:val="none" w:sz="0" w:space="0" w:color="auto"/>
                    <w:left w:val="none" w:sz="0" w:space="0" w:color="auto"/>
                    <w:bottom w:val="none" w:sz="0" w:space="0" w:color="auto"/>
                    <w:right w:val="none" w:sz="0" w:space="0" w:color="auto"/>
                  </w:divBdr>
                </w:div>
                <w:div w:id="1112357557">
                  <w:marLeft w:val="480"/>
                  <w:marRight w:val="0"/>
                  <w:marTop w:val="0"/>
                  <w:marBottom w:val="0"/>
                  <w:divBdr>
                    <w:top w:val="none" w:sz="0" w:space="0" w:color="auto"/>
                    <w:left w:val="none" w:sz="0" w:space="0" w:color="auto"/>
                    <w:bottom w:val="none" w:sz="0" w:space="0" w:color="auto"/>
                    <w:right w:val="none" w:sz="0" w:space="0" w:color="auto"/>
                  </w:divBdr>
                </w:div>
                <w:div w:id="1507936397">
                  <w:marLeft w:val="480"/>
                  <w:marRight w:val="0"/>
                  <w:marTop w:val="0"/>
                  <w:marBottom w:val="0"/>
                  <w:divBdr>
                    <w:top w:val="none" w:sz="0" w:space="0" w:color="auto"/>
                    <w:left w:val="none" w:sz="0" w:space="0" w:color="auto"/>
                    <w:bottom w:val="none" w:sz="0" w:space="0" w:color="auto"/>
                    <w:right w:val="none" w:sz="0" w:space="0" w:color="auto"/>
                  </w:divBdr>
                </w:div>
                <w:div w:id="1990206651">
                  <w:marLeft w:val="480"/>
                  <w:marRight w:val="0"/>
                  <w:marTop w:val="0"/>
                  <w:marBottom w:val="0"/>
                  <w:divBdr>
                    <w:top w:val="none" w:sz="0" w:space="0" w:color="auto"/>
                    <w:left w:val="none" w:sz="0" w:space="0" w:color="auto"/>
                    <w:bottom w:val="none" w:sz="0" w:space="0" w:color="auto"/>
                    <w:right w:val="none" w:sz="0" w:space="0" w:color="auto"/>
                  </w:divBdr>
                </w:div>
                <w:div w:id="1515344505">
                  <w:marLeft w:val="480"/>
                  <w:marRight w:val="0"/>
                  <w:marTop w:val="0"/>
                  <w:marBottom w:val="0"/>
                  <w:divBdr>
                    <w:top w:val="none" w:sz="0" w:space="0" w:color="auto"/>
                    <w:left w:val="none" w:sz="0" w:space="0" w:color="auto"/>
                    <w:bottom w:val="none" w:sz="0" w:space="0" w:color="auto"/>
                    <w:right w:val="none" w:sz="0" w:space="0" w:color="auto"/>
                  </w:divBdr>
                </w:div>
                <w:div w:id="1481270177">
                  <w:marLeft w:val="480"/>
                  <w:marRight w:val="0"/>
                  <w:marTop w:val="0"/>
                  <w:marBottom w:val="0"/>
                  <w:divBdr>
                    <w:top w:val="none" w:sz="0" w:space="0" w:color="auto"/>
                    <w:left w:val="none" w:sz="0" w:space="0" w:color="auto"/>
                    <w:bottom w:val="none" w:sz="0" w:space="0" w:color="auto"/>
                    <w:right w:val="none" w:sz="0" w:space="0" w:color="auto"/>
                  </w:divBdr>
                </w:div>
                <w:div w:id="1010370196">
                  <w:marLeft w:val="480"/>
                  <w:marRight w:val="0"/>
                  <w:marTop w:val="0"/>
                  <w:marBottom w:val="0"/>
                  <w:divBdr>
                    <w:top w:val="none" w:sz="0" w:space="0" w:color="auto"/>
                    <w:left w:val="none" w:sz="0" w:space="0" w:color="auto"/>
                    <w:bottom w:val="none" w:sz="0" w:space="0" w:color="auto"/>
                    <w:right w:val="none" w:sz="0" w:space="0" w:color="auto"/>
                  </w:divBdr>
                </w:div>
                <w:div w:id="728112415">
                  <w:marLeft w:val="480"/>
                  <w:marRight w:val="0"/>
                  <w:marTop w:val="0"/>
                  <w:marBottom w:val="0"/>
                  <w:divBdr>
                    <w:top w:val="none" w:sz="0" w:space="0" w:color="auto"/>
                    <w:left w:val="none" w:sz="0" w:space="0" w:color="auto"/>
                    <w:bottom w:val="none" w:sz="0" w:space="0" w:color="auto"/>
                    <w:right w:val="none" w:sz="0" w:space="0" w:color="auto"/>
                  </w:divBdr>
                </w:div>
                <w:div w:id="53504066">
                  <w:marLeft w:val="480"/>
                  <w:marRight w:val="0"/>
                  <w:marTop w:val="0"/>
                  <w:marBottom w:val="0"/>
                  <w:divBdr>
                    <w:top w:val="none" w:sz="0" w:space="0" w:color="auto"/>
                    <w:left w:val="none" w:sz="0" w:space="0" w:color="auto"/>
                    <w:bottom w:val="none" w:sz="0" w:space="0" w:color="auto"/>
                    <w:right w:val="none" w:sz="0" w:space="0" w:color="auto"/>
                  </w:divBdr>
                </w:div>
                <w:div w:id="951518413">
                  <w:marLeft w:val="480"/>
                  <w:marRight w:val="0"/>
                  <w:marTop w:val="0"/>
                  <w:marBottom w:val="0"/>
                  <w:divBdr>
                    <w:top w:val="none" w:sz="0" w:space="0" w:color="auto"/>
                    <w:left w:val="none" w:sz="0" w:space="0" w:color="auto"/>
                    <w:bottom w:val="none" w:sz="0" w:space="0" w:color="auto"/>
                    <w:right w:val="none" w:sz="0" w:space="0" w:color="auto"/>
                  </w:divBdr>
                </w:div>
                <w:div w:id="1231622610">
                  <w:marLeft w:val="480"/>
                  <w:marRight w:val="0"/>
                  <w:marTop w:val="0"/>
                  <w:marBottom w:val="0"/>
                  <w:divBdr>
                    <w:top w:val="none" w:sz="0" w:space="0" w:color="auto"/>
                    <w:left w:val="none" w:sz="0" w:space="0" w:color="auto"/>
                    <w:bottom w:val="none" w:sz="0" w:space="0" w:color="auto"/>
                    <w:right w:val="none" w:sz="0" w:space="0" w:color="auto"/>
                  </w:divBdr>
                </w:div>
                <w:div w:id="1306397392">
                  <w:marLeft w:val="480"/>
                  <w:marRight w:val="0"/>
                  <w:marTop w:val="0"/>
                  <w:marBottom w:val="0"/>
                  <w:divBdr>
                    <w:top w:val="none" w:sz="0" w:space="0" w:color="auto"/>
                    <w:left w:val="none" w:sz="0" w:space="0" w:color="auto"/>
                    <w:bottom w:val="none" w:sz="0" w:space="0" w:color="auto"/>
                    <w:right w:val="none" w:sz="0" w:space="0" w:color="auto"/>
                  </w:divBdr>
                </w:div>
                <w:div w:id="593976415">
                  <w:marLeft w:val="480"/>
                  <w:marRight w:val="0"/>
                  <w:marTop w:val="0"/>
                  <w:marBottom w:val="0"/>
                  <w:divBdr>
                    <w:top w:val="none" w:sz="0" w:space="0" w:color="auto"/>
                    <w:left w:val="none" w:sz="0" w:space="0" w:color="auto"/>
                    <w:bottom w:val="none" w:sz="0" w:space="0" w:color="auto"/>
                    <w:right w:val="none" w:sz="0" w:space="0" w:color="auto"/>
                  </w:divBdr>
                </w:div>
                <w:div w:id="680089412">
                  <w:marLeft w:val="480"/>
                  <w:marRight w:val="0"/>
                  <w:marTop w:val="0"/>
                  <w:marBottom w:val="0"/>
                  <w:divBdr>
                    <w:top w:val="none" w:sz="0" w:space="0" w:color="auto"/>
                    <w:left w:val="none" w:sz="0" w:space="0" w:color="auto"/>
                    <w:bottom w:val="none" w:sz="0" w:space="0" w:color="auto"/>
                    <w:right w:val="none" w:sz="0" w:space="0" w:color="auto"/>
                  </w:divBdr>
                </w:div>
                <w:div w:id="272397788">
                  <w:marLeft w:val="480"/>
                  <w:marRight w:val="0"/>
                  <w:marTop w:val="0"/>
                  <w:marBottom w:val="0"/>
                  <w:divBdr>
                    <w:top w:val="none" w:sz="0" w:space="0" w:color="auto"/>
                    <w:left w:val="none" w:sz="0" w:space="0" w:color="auto"/>
                    <w:bottom w:val="none" w:sz="0" w:space="0" w:color="auto"/>
                    <w:right w:val="none" w:sz="0" w:space="0" w:color="auto"/>
                  </w:divBdr>
                </w:div>
                <w:div w:id="1304846397">
                  <w:marLeft w:val="480"/>
                  <w:marRight w:val="0"/>
                  <w:marTop w:val="0"/>
                  <w:marBottom w:val="0"/>
                  <w:divBdr>
                    <w:top w:val="none" w:sz="0" w:space="0" w:color="auto"/>
                    <w:left w:val="none" w:sz="0" w:space="0" w:color="auto"/>
                    <w:bottom w:val="none" w:sz="0" w:space="0" w:color="auto"/>
                    <w:right w:val="none" w:sz="0" w:space="0" w:color="auto"/>
                  </w:divBdr>
                </w:div>
                <w:div w:id="4210068">
                  <w:marLeft w:val="480"/>
                  <w:marRight w:val="0"/>
                  <w:marTop w:val="0"/>
                  <w:marBottom w:val="0"/>
                  <w:divBdr>
                    <w:top w:val="none" w:sz="0" w:space="0" w:color="auto"/>
                    <w:left w:val="none" w:sz="0" w:space="0" w:color="auto"/>
                    <w:bottom w:val="none" w:sz="0" w:space="0" w:color="auto"/>
                    <w:right w:val="none" w:sz="0" w:space="0" w:color="auto"/>
                  </w:divBdr>
                </w:div>
                <w:div w:id="2080638381">
                  <w:marLeft w:val="480"/>
                  <w:marRight w:val="0"/>
                  <w:marTop w:val="0"/>
                  <w:marBottom w:val="0"/>
                  <w:divBdr>
                    <w:top w:val="none" w:sz="0" w:space="0" w:color="auto"/>
                    <w:left w:val="none" w:sz="0" w:space="0" w:color="auto"/>
                    <w:bottom w:val="none" w:sz="0" w:space="0" w:color="auto"/>
                    <w:right w:val="none" w:sz="0" w:space="0" w:color="auto"/>
                  </w:divBdr>
                </w:div>
                <w:div w:id="1120227627">
                  <w:marLeft w:val="480"/>
                  <w:marRight w:val="0"/>
                  <w:marTop w:val="0"/>
                  <w:marBottom w:val="0"/>
                  <w:divBdr>
                    <w:top w:val="none" w:sz="0" w:space="0" w:color="auto"/>
                    <w:left w:val="none" w:sz="0" w:space="0" w:color="auto"/>
                    <w:bottom w:val="none" w:sz="0" w:space="0" w:color="auto"/>
                    <w:right w:val="none" w:sz="0" w:space="0" w:color="auto"/>
                  </w:divBdr>
                </w:div>
                <w:div w:id="327565948">
                  <w:marLeft w:val="480"/>
                  <w:marRight w:val="0"/>
                  <w:marTop w:val="0"/>
                  <w:marBottom w:val="0"/>
                  <w:divBdr>
                    <w:top w:val="none" w:sz="0" w:space="0" w:color="auto"/>
                    <w:left w:val="none" w:sz="0" w:space="0" w:color="auto"/>
                    <w:bottom w:val="none" w:sz="0" w:space="0" w:color="auto"/>
                    <w:right w:val="none" w:sz="0" w:space="0" w:color="auto"/>
                  </w:divBdr>
                </w:div>
                <w:div w:id="1039553523">
                  <w:marLeft w:val="480"/>
                  <w:marRight w:val="0"/>
                  <w:marTop w:val="0"/>
                  <w:marBottom w:val="0"/>
                  <w:divBdr>
                    <w:top w:val="none" w:sz="0" w:space="0" w:color="auto"/>
                    <w:left w:val="none" w:sz="0" w:space="0" w:color="auto"/>
                    <w:bottom w:val="none" w:sz="0" w:space="0" w:color="auto"/>
                    <w:right w:val="none" w:sz="0" w:space="0" w:color="auto"/>
                  </w:divBdr>
                </w:div>
                <w:div w:id="1263873615">
                  <w:marLeft w:val="480"/>
                  <w:marRight w:val="0"/>
                  <w:marTop w:val="0"/>
                  <w:marBottom w:val="0"/>
                  <w:divBdr>
                    <w:top w:val="none" w:sz="0" w:space="0" w:color="auto"/>
                    <w:left w:val="none" w:sz="0" w:space="0" w:color="auto"/>
                    <w:bottom w:val="none" w:sz="0" w:space="0" w:color="auto"/>
                    <w:right w:val="none" w:sz="0" w:space="0" w:color="auto"/>
                  </w:divBdr>
                </w:div>
                <w:div w:id="2147117806">
                  <w:marLeft w:val="480"/>
                  <w:marRight w:val="0"/>
                  <w:marTop w:val="0"/>
                  <w:marBottom w:val="0"/>
                  <w:divBdr>
                    <w:top w:val="none" w:sz="0" w:space="0" w:color="auto"/>
                    <w:left w:val="none" w:sz="0" w:space="0" w:color="auto"/>
                    <w:bottom w:val="none" w:sz="0" w:space="0" w:color="auto"/>
                    <w:right w:val="none" w:sz="0" w:space="0" w:color="auto"/>
                  </w:divBdr>
                </w:div>
                <w:div w:id="75589086">
                  <w:marLeft w:val="480"/>
                  <w:marRight w:val="0"/>
                  <w:marTop w:val="0"/>
                  <w:marBottom w:val="0"/>
                  <w:divBdr>
                    <w:top w:val="none" w:sz="0" w:space="0" w:color="auto"/>
                    <w:left w:val="none" w:sz="0" w:space="0" w:color="auto"/>
                    <w:bottom w:val="none" w:sz="0" w:space="0" w:color="auto"/>
                    <w:right w:val="none" w:sz="0" w:space="0" w:color="auto"/>
                  </w:divBdr>
                </w:div>
              </w:divsChild>
            </w:div>
            <w:div w:id="1391685860">
              <w:marLeft w:val="0"/>
              <w:marRight w:val="0"/>
              <w:marTop w:val="0"/>
              <w:marBottom w:val="0"/>
              <w:divBdr>
                <w:top w:val="none" w:sz="0" w:space="0" w:color="auto"/>
                <w:left w:val="none" w:sz="0" w:space="0" w:color="auto"/>
                <w:bottom w:val="none" w:sz="0" w:space="0" w:color="auto"/>
                <w:right w:val="none" w:sz="0" w:space="0" w:color="auto"/>
              </w:divBdr>
              <w:divsChild>
                <w:div w:id="809640667">
                  <w:marLeft w:val="480"/>
                  <w:marRight w:val="0"/>
                  <w:marTop w:val="0"/>
                  <w:marBottom w:val="0"/>
                  <w:divBdr>
                    <w:top w:val="none" w:sz="0" w:space="0" w:color="auto"/>
                    <w:left w:val="none" w:sz="0" w:space="0" w:color="auto"/>
                    <w:bottom w:val="none" w:sz="0" w:space="0" w:color="auto"/>
                    <w:right w:val="none" w:sz="0" w:space="0" w:color="auto"/>
                  </w:divBdr>
                </w:div>
                <w:div w:id="1317420436">
                  <w:marLeft w:val="480"/>
                  <w:marRight w:val="0"/>
                  <w:marTop w:val="0"/>
                  <w:marBottom w:val="0"/>
                  <w:divBdr>
                    <w:top w:val="none" w:sz="0" w:space="0" w:color="auto"/>
                    <w:left w:val="none" w:sz="0" w:space="0" w:color="auto"/>
                    <w:bottom w:val="none" w:sz="0" w:space="0" w:color="auto"/>
                    <w:right w:val="none" w:sz="0" w:space="0" w:color="auto"/>
                  </w:divBdr>
                </w:div>
                <w:div w:id="1255357562">
                  <w:marLeft w:val="480"/>
                  <w:marRight w:val="0"/>
                  <w:marTop w:val="0"/>
                  <w:marBottom w:val="0"/>
                  <w:divBdr>
                    <w:top w:val="none" w:sz="0" w:space="0" w:color="auto"/>
                    <w:left w:val="none" w:sz="0" w:space="0" w:color="auto"/>
                    <w:bottom w:val="none" w:sz="0" w:space="0" w:color="auto"/>
                    <w:right w:val="none" w:sz="0" w:space="0" w:color="auto"/>
                  </w:divBdr>
                </w:div>
                <w:div w:id="1602177432">
                  <w:marLeft w:val="480"/>
                  <w:marRight w:val="0"/>
                  <w:marTop w:val="0"/>
                  <w:marBottom w:val="0"/>
                  <w:divBdr>
                    <w:top w:val="none" w:sz="0" w:space="0" w:color="auto"/>
                    <w:left w:val="none" w:sz="0" w:space="0" w:color="auto"/>
                    <w:bottom w:val="none" w:sz="0" w:space="0" w:color="auto"/>
                    <w:right w:val="none" w:sz="0" w:space="0" w:color="auto"/>
                  </w:divBdr>
                </w:div>
                <w:div w:id="1504974410">
                  <w:marLeft w:val="480"/>
                  <w:marRight w:val="0"/>
                  <w:marTop w:val="0"/>
                  <w:marBottom w:val="0"/>
                  <w:divBdr>
                    <w:top w:val="none" w:sz="0" w:space="0" w:color="auto"/>
                    <w:left w:val="none" w:sz="0" w:space="0" w:color="auto"/>
                    <w:bottom w:val="none" w:sz="0" w:space="0" w:color="auto"/>
                    <w:right w:val="none" w:sz="0" w:space="0" w:color="auto"/>
                  </w:divBdr>
                </w:div>
                <w:div w:id="1715470606">
                  <w:marLeft w:val="480"/>
                  <w:marRight w:val="0"/>
                  <w:marTop w:val="0"/>
                  <w:marBottom w:val="0"/>
                  <w:divBdr>
                    <w:top w:val="none" w:sz="0" w:space="0" w:color="auto"/>
                    <w:left w:val="none" w:sz="0" w:space="0" w:color="auto"/>
                    <w:bottom w:val="none" w:sz="0" w:space="0" w:color="auto"/>
                    <w:right w:val="none" w:sz="0" w:space="0" w:color="auto"/>
                  </w:divBdr>
                </w:div>
                <w:div w:id="1469010002">
                  <w:marLeft w:val="480"/>
                  <w:marRight w:val="0"/>
                  <w:marTop w:val="0"/>
                  <w:marBottom w:val="0"/>
                  <w:divBdr>
                    <w:top w:val="none" w:sz="0" w:space="0" w:color="auto"/>
                    <w:left w:val="none" w:sz="0" w:space="0" w:color="auto"/>
                    <w:bottom w:val="none" w:sz="0" w:space="0" w:color="auto"/>
                    <w:right w:val="none" w:sz="0" w:space="0" w:color="auto"/>
                  </w:divBdr>
                </w:div>
                <w:div w:id="521747081">
                  <w:marLeft w:val="480"/>
                  <w:marRight w:val="0"/>
                  <w:marTop w:val="0"/>
                  <w:marBottom w:val="0"/>
                  <w:divBdr>
                    <w:top w:val="none" w:sz="0" w:space="0" w:color="auto"/>
                    <w:left w:val="none" w:sz="0" w:space="0" w:color="auto"/>
                    <w:bottom w:val="none" w:sz="0" w:space="0" w:color="auto"/>
                    <w:right w:val="none" w:sz="0" w:space="0" w:color="auto"/>
                  </w:divBdr>
                </w:div>
                <w:div w:id="129176564">
                  <w:marLeft w:val="480"/>
                  <w:marRight w:val="0"/>
                  <w:marTop w:val="0"/>
                  <w:marBottom w:val="0"/>
                  <w:divBdr>
                    <w:top w:val="none" w:sz="0" w:space="0" w:color="auto"/>
                    <w:left w:val="none" w:sz="0" w:space="0" w:color="auto"/>
                    <w:bottom w:val="none" w:sz="0" w:space="0" w:color="auto"/>
                    <w:right w:val="none" w:sz="0" w:space="0" w:color="auto"/>
                  </w:divBdr>
                </w:div>
                <w:div w:id="350227757">
                  <w:marLeft w:val="480"/>
                  <w:marRight w:val="0"/>
                  <w:marTop w:val="0"/>
                  <w:marBottom w:val="0"/>
                  <w:divBdr>
                    <w:top w:val="none" w:sz="0" w:space="0" w:color="auto"/>
                    <w:left w:val="none" w:sz="0" w:space="0" w:color="auto"/>
                    <w:bottom w:val="none" w:sz="0" w:space="0" w:color="auto"/>
                    <w:right w:val="none" w:sz="0" w:space="0" w:color="auto"/>
                  </w:divBdr>
                </w:div>
                <w:div w:id="1469131799">
                  <w:marLeft w:val="480"/>
                  <w:marRight w:val="0"/>
                  <w:marTop w:val="0"/>
                  <w:marBottom w:val="0"/>
                  <w:divBdr>
                    <w:top w:val="none" w:sz="0" w:space="0" w:color="auto"/>
                    <w:left w:val="none" w:sz="0" w:space="0" w:color="auto"/>
                    <w:bottom w:val="none" w:sz="0" w:space="0" w:color="auto"/>
                    <w:right w:val="none" w:sz="0" w:space="0" w:color="auto"/>
                  </w:divBdr>
                </w:div>
                <w:div w:id="2078555829">
                  <w:marLeft w:val="480"/>
                  <w:marRight w:val="0"/>
                  <w:marTop w:val="0"/>
                  <w:marBottom w:val="0"/>
                  <w:divBdr>
                    <w:top w:val="none" w:sz="0" w:space="0" w:color="auto"/>
                    <w:left w:val="none" w:sz="0" w:space="0" w:color="auto"/>
                    <w:bottom w:val="none" w:sz="0" w:space="0" w:color="auto"/>
                    <w:right w:val="none" w:sz="0" w:space="0" w:color="auto"/>
                  </w:divBdr>
                </w:div>
                <w:div w:id="1371107131">
                  <w:marLeft w:val="480"/>
                  <w:marRight w:val="0"/>
                  <w:marTop w:val="0"/>
                  <w:marBottom w:val="0"/>
                  <w:divBdr>
                    <w:top w:val="none" w:sz="0" w:space="0" w:color="auto"/>
                    <w:left w:val="none" w:sz="0" w:space="0" w:color="auto"/>
                    <w:bottom w:val="none" w:sz="0" w:space="0" w:color="auto"/>
                    <w:right w:val="none" w:sz="0" w:space="0" w:color="auto"/>
                  </w:divBdr>
                </w:div>
                <w:div w:id="1594388610">
                  <w:marLeft w:val="480"/>
                  <w:marRight w:val="0"/>
                  <w:marTop w:val="0"/>
                  <w:marBottom w:val="0"/>
                  <w:divBdr>
                    <w:top w:val="none" w:sz="0" w:space="0" w:color="auto"/>
                    <w:left w:val="none" w:sz="0" w:space="0" w:color="auto"/>
                    <w:bottom w:val="none" w:sz="0" w:space="0" w:color="auto"/>
                    <w:right w:val="none" w:sz="0" w:space="0" w:color="auto"/>
                  </w:divBdr>
                </w:div>
                <w:div w:id="1236234445">
                  <w:marLeft w:val="480"/>
                  <w:marRight w:val="0"/>
                  <w:marTop w:val="0"/>
                  <w:marBottom w:val="0"/>
                  <w:divBdr>
                    <w:top w:val="none" w:sz="0" w:space="0" w:color="auto"/>
                    <w:left w:val="none" w:sz="0" w:space="0" w:color="auto"/>
                    <w:bottom w:val="none" w:sz="0" w:space="0" w:color="auto"/>
                    <w:right w:val="none" w:sz="0" w:space="0" w:color="auto"/>
                  </w:divBdr>
                </w:div>
                <w:div w:id="484081305">
                  <w:marLeft w:val="480"/>
                  <w:marRight w:val="0"/>
                  <w:marTop w:val="0"/>
                  <w:marBottom w:val="0"/>
                  <w:divBdr>
                    <w:top w:val="none" w:sz="0" w:space="0" w:color="auto"/>
                    <w:left w:val="none" w:sz="0" w:space="0" w:color="auto"/>
                    <w:bottom w:val="none" w:sz="0" w:space="0" w:color="auto"/>
                    <w:right w:val="none" w:sz="0" w:space="0" w:color="auto"/>
                  </w:divBdr>
                </w:div>
                <w:div w:id="932975747">
                  <w:marLeft w:val="480"/>
                  <w:marRight w:val="0"/>
                  <w:marTop w:val="0"/>
                  <w:marBottom w:val="0"/>
                  <w:divBdr>
                    <w:top w:val="none" w:sz="0" w:space="0" w:color="auto"/>
                    <w:left w:val="none" w:sz="0" w:space="0" w:color="auto"/>
                    <w:bottom w:val="none" w:sz="0" w:space="0" w:color="auto"/>
                    <w:right w:val="none" w:sz="0" w:space="0" w:color="auto"/>
                  </w:divBdr>
                </w:div>
                <w:div w:id="1969428892">
                  <w:marLeft w:val="480"/>
                  <w:marRight w:val="0"/>
                  <w:marTop w:val="0"/>
                  <w:marBottom w:val="0"/>
                  <w:divBdr>
                    <w:top w:val="none" w:sz="0" w:space="0" w:color="auto"/>
                    <w:left w:val="none" w:sz="0" w:space="0" w:color="auto"/>
                    <w:bottom w:val="none" w:sz="0" w:space="0" w:color="auto"/>
                    <w:right w:val="none" w:sz="0" w:space="0" w:color="auto"/>
                  </w:divBdr>
                </w:div>
                <w:div w:id="1907719794">
                  <w:marLeft w:val="480"/>
                  <w:marRight w:val="0"/>
                  <w:marTop w:val="0"/>
                  <w:marBottom w:val="0"/>
                  <w:divBdr>
                    <w:top w:val="none" w:sz="0" w:space="0" w:color="auto"/>
                    <w:left w:val="none" w:sz="0" w:space="0" w:color="auto"/>
                    <w:bottom w:val="none" w:sz="0" w:space="0" w:color="auto"/>
                    <w:right w:val="none" w:sz="0" w:space="0" w:color="auto"/>
                  </w:divBdr>
                </w:div>
                <w:div w:id="981276447">
                  <w:marLeft w:val="480"/>
                  <w:marRight w:val="0"/>
                  <w:marTop w:val="0"/>
                  <w:marBottom w:val="0"/>
                  <w:divBdr>
                    <w:top w:val="none" w:sz="0" w:space="0" w:color="auto"/>
                    <w:left w:val="none" w:sz="0" w:space="0" w:color="auto"/>
                    <w:bottom w:val="none" w:sz="0" w:space="0" w:color="auto"/>
                    <w:right w:val="none" w:sz="0" w:space="0" w:color="auto"/>
                  </w:divBdr>
                </w:div>
                <w:div w:id="275646713">
                  <w:marLeft w:val="480"/>
                  <w:marRight w:val="0"/>
                  <w:marTop w:val="0"/>
                  <w:marBottom w:val="0"/>
                  <w:divBdr>
                    <w:top w:val="none" w:sz="0" w:space="0" w:color="auto"/>
                    <w:left w:val="none" w:sz="0" w:space="0" w:color="auto"/>
                    <w:bottom w:val="none" w:sz="0" w:space="0" w:color="auto"/>
                    <w:right w:val="none" w:sz="0" w:space="0" w:color="auto"/>
                  </w:divBdr>
                </w:div>
                <w:div w:id="2019694958">
                  <w:marLeft w:val="480"/>
                  <w:marRight w:val="0"/>
                  <w:marTop w:val="0"/>
                  <w:marBottom w:val="0"/>
                  <w:divBdr>
                    <w:top w:val="none" w:sz="0" w:space="0" w:color="auto"/>
                    <w:left w:val="none" w:sz="0" w:space="0" w:color="auto"/>
                    <w:bottom w:val="none" w:sz="0" w:space="0" w:color="auto"/>
                    <w:right w:val="none" w:sz="0" w:space="0" w:color="auto"/>
                  </w:divBdr>
                </w:div>
                <w:div w:id="744912228">
                  <w:marLeft w:val="480"/>
                  <w:marRight w:val="0"/>
                  <w:marTop w:val="0"/>
                  <w:marBottom w:val="0"/>
                  <w:divBdr>
                    <w:top w:val="none" w:sz="0" w:space="0" w:color="auto"/>
                    <w:left w:val="none" w:sz="0" w:space="0" w:color="auto"/>
                    <w:bottom w:val="none" w:sz="0" w:space="0" w:color="auto"/>
                    <w:right w:val="none" w:sz="0" w:space="0" w:color="auto"/>
                  </w:divBdr>
                </w:div>
                <w:div w:id="354887330">
                  <w:marLeft w:val="480"/>
                  <w:marRight w:val="0"/>
                  <w:marTop w:val="0"/>
                  <w:marBottom w:val="0"/>
                  <w:divBdr>
                    <w:top w:val="none" w:sz="0" w:space="0" w:color="auto"/>
                    <w:left w:val="none" w:sz="0" w:space="0" w:color="auto"/>
                    <w:bottom w:val="none" w:sz="0" w:space="0" w:color="auto"/>
                    <w:right w:val="none" w:sz="0" w:space="0" w:color="auto"/>
                  </w:divBdr>
                </w:div>
                <w:div w:id="537619275">
                  <w:marLeft w:val="480"/>
                  <w:marRight w:val="0"/>
                  <w:marTop w:val="0"/>
                  <w:marBottom w:val="0"/>
                  <w:divBdr>
                    <w:top w:val="none" w:sz="0" w:space="0" w:color="auto"/>
                    <w:left w:val="none" w:sz="0" w:space="0" w:color="auto"/>
                    <w:bottom w:val="none" w:sz="0" w:space="0" w:color="auto"/>
                    <w:right w:val="none" w:sz="0" w:space="0" w:color="auto"/>
                  </w:divBdr>
                  <w:divsChild>
                    <w:div w:id="1986011659">
                      <w:marLeft w:val="0"/>
                      <w:marRight w:val="0"/>
                      <w:marTop w:val="0"/>
                      <w:marBottom w:val="0"/>
                      <w:divBdr>
                        <w:top w:val="none" w:sz="0" w:space="0" w:color="auto"/>
                        <w:left w:val="none" w:sz="0" w:space="0" w:color="auto"/>
                        <w:bottom w:val="none" w:sz="0" w:space="0" w:color="auto"/>
                        <w:right w:val="none" w:sz="0" w:space="0" w:color="auto"/>
                      </w:divBdr>
                      <w:divsChild>
                        <w:div w:id="1014724275">
                          <w:marLeft w:val="480"/>
                          <w:marRight w:val="0"/>
                          <w:marTop w:val="0"/>
                          <w:marBottom w:val="0"/>
                          <w:divBdr>
                            <w:top w:val="none" w:sz="0" w:space="0" w:color="auto"/>
                            <w:left w:val="none" w:sz="0" w:space="0" w:color="auto"/>
                            <w:bottom w:val="none" w:sz="0" w:space="0" w:color="auto"/>
                            <w:right w:val="none" w:sz="0" w:space="0" w:color="auto"/>
                          </w:divBdr>
                        </w:div>
                        <w:div w:id="1677687236">
                          <w:marLeft w:val="480"/>
                          <w:marRight w:val="0"/>
                          <w:marTop w:val="0"/>
                          <w:marBottom w:val="0"/>
                          <w:divBdr>
                            <w:top w:val="none" w:sz="0" w:space="0" w:color="auto"/>
                            <w:left w:val="none" w:sz="0" w:space="0" w:color="auto"/>
                            <w:bottom w:val="none" w:sz="0" w:space="0" w:color="auto"/>
                            <w:right w:val="none" w:sz="0" w:space="0" w:color="auto"/>
                          </w:divBdr>
                        </w:div>
                        <w:div w:id="945115016">
                          <w:marLeft w:val="480"/>
                          <w:marRight w:val="0"/>
                          <w:marTop w:val="0"/>
                          <w:marBottom w:val="0"/>
                          <w:divBdr>
                            <w:top w:val="none" w:sz="0" w:space="0" w:color="auto"/>
                            <w:left w:val="none" w:sz="0" w:space="0" w:color="auto"/>
                            <w:bottom w:val="none" w:sz="0" w:space="0" w:color="auto"/>
                            <w:right w:val="none" w:sz="0" w:space="0" w:color="auto"/>
                          </w:divBdr>
                        </w:div>
                        <w:div w:id="1662588178">
                          <w:marLeft w:val="480"/>
                          <w:marRight w:val="0"/>
                          <w:marTop w:val="0"/>
                          <w:marBottom w:val="0"/>
                          <w:divBdr>
                            <w:top w:val="none" w:sz="0" w:space="0" w:color="auto"/>
                            <w:left w:val="none" w:sz="0" w:space="0" w:color="auto"/>
                            <w:bottom w:val="none" w:sz="0" w:space="0" w:color="auto"/>
                            <w:right w:val="none" w:sz="0" w:space="0" w:color="auto"/>
                          </w:divBdr>
                        </w:div>
                        <w:div w:id="667486988">
                          <w:marLeft w:val="480"/>
                          <w:marRight w:val="0"/>
                          <w:marTop w:val="0"/>
                          <w:marBottom w:val="0"/>
                          <w:divBdr>
                            <w:top w:val="none" w:sz="0" w:space="0" w:color="auto"/>
                            <w:left w:val="none" w:sz="0" w:space="0" w:color="auto"/>
                            <w:bottom w:val="none" w:sz="0" w:space="0" w:color="auto"/>
                            <w:right w:val="none" w:sz="0" w:space="0" w:color="auto"/>
                          </w:divBdr>
                        </w:div>
                        <w:div w:id="1198934777">
                          <w:marLeft w:val="480"/>
                          <w:marRight w:val="0"/>
                          <w:marTop w:val="0"/>
                          <w:marBottom w:val="0"/>
                          <w:divBdr>
                            <w:top w:val="none" w:sz="0" w:space="0" w:color="auto"/>
                            <w:left w:val="none" w:sz="0" w:space="0" w:color="auto"/>
                            <w:bottom w:val="none" w:sz="0" w:space="0" w:color="auto"/>
                            <w:right w:val="none" w:sz="0" w:space="0" w:color="auto"/>
                          </w:divBdr>
                        </w:div>
                        <w:div w:id="1997411599">
                          <w:marLeft w:val="480"/>
                          <w:marRight w:val="0"/>
                          <w:marTop w:val="0"/>
                          <w:marBottom w:val="0"/>
                          <w:divBdr>
                            <w:top w:val="none" w:sz="0" w:space="0" w:color="auto"/>
                            <w:left w:val="none" w:sz="0" w:space="0" w:color="auto"/>
                            <w:bottom w:val="none" w:sz="0" w:space="0" w:color="auto"/>
                            <w:right w:val="none" w:sz="0" w:space="0" w:color="auto"/>
                          </w:divBdr>
                        </w:div>
                        <w:div w:id="940990449">
                          <w:marLeft w:val="480"/>
                          <w:marRight w:val="0"/>
                          <w:marTop w:val="0"/>
                          <w:marBottom w:val="0"/>
                          <w:divBdr>
                            <w:top w:val="none" w:sz="0" w:space="0" w:color="auto"/>
                            <w:left w:val="none" w:sz="0" w:space="0" w:color="auto"/>
                            <w:bottom w:val="none" w:sz="0" w:space="0" w:color="auto"/>
                            <w:right w:val="none" w:sz="0" w:space="0" w:color="auto"/>
                          </w:divBdr>
                        </w:div>
                        <w:div w:id="1752308225">
                          <w:marLeft w:val="480"/>
                          <w:marRight w:val="0"/>
                          <w:marTop w:val="0"/>
                          <w:marBottom w:val="0"/>
                          <w:divBdr>
                            <w:top w:val="none" w:sz="0" w:space="0" w:color="auto"/>
                            <w:left w:val="none" w:sz="0" w:space="0" w:color="auto"/>
                            <w:bottom w:val="none" w:sz="0" w:space="0" w:color="auto"/>
                            <w:right w:val="none" w:sz="0" w:space="0" w:color="auto"/>
                          </w:divBdr>
                        </w:div>
                        <w:div w:id="2013751860">
                          <w:marLeft w:val="480"/>
                          <w:marRight w:val="0"/>
                          <w:marTop w:val="0"/>
                          <w:marBottom w:val="0"/>
                          <w:divBdr>
                            <w:top w:val="none" w:sz="0" w:space="0" w:color="auto"/>
                            <w:left w:val="none" w:sz="0" w:space="0" w:color="auto"/>
                            <w:bottom w:val="none" w:sz="0" w:space="0" w:color="auto"/>
                            <w:right w:val="none" w:sz="0" w:space="0" w:color="auto"/>
                          </w:divBdr>
                        </w:div>
                        <w:div w:id="1411463121">
                          <w:marLeft w:val="480"/>
                          <w:marRight w:val="0"/>
                          <w:marTop w:val="0"/>
                          <w:marBottom w:val="0"/>
                          <w:divBdr>
                            <w:top w:val="none" w:sz="0" w:space="0" w:color="auto"/>
                            <w:left w:val="none" w:sz="0" w:space="0" w:color="auto"/>
                            <w:bottom w:val="none" w:sz="0" w:space="0" w:color="auto"/>
                            <w:right w:val="none" w:sz="0" w:space="0" w:color="auto"/>
                          </w:divBdr>
                        </w:div>
                        <w:div w:id="834802436">
                          <w:marLeft w:val="480"/>
                          <w:marRight w:val="0"/>
                          <w:marTop w:val="0"/>
                          <w:marBottom w:val="0"/>
                          <w:divBdr>
                            <w:top w:val="none" w:sz="0" w:space="0" w:color="auto"/>
                            <w:left w:val="none" w:sz="0" w:space="0" w:color="auto"/>
                            <w:bottom w:val="none" w:sz="0" w:space="0" w:color="auto"/>
                            <w:right w:val="none" w:sz="0" w:space="0" w:color="auto"/>
                          </w:divBdr>
                        </w:div>
                        <w:div w:id="854538718">
                          <w:marLeft w:val="480"/>
                          <w:marRight w:val="0"/>
                          <w:marTop w:val="0"/>
                          <w:marBottom w:val="0"/>
                          <w:divBdr>
                            <w:top w:val="none" w:sz="0" w:space="0" w:color="auto"/>
                            <w:left w:val="none" w:sz="0" w:space="0" w:color="auto"/>
                            <w:bottom w:val="none" w:sz="0" w:space="0" w:color="auto"/>
                            <w:right w:val="none" w:sz="0" w:space="0" w:color="auto"/>
                          </w:divBdr>
                        </w:div>
                        <w:div w:id="1954633924">
                          <w:marLeft w:val="480"/>
                          <w:marRight w:val="0"/>
                          <w:marTop w:val="0"/>
                          <w:marBottom w:val="0"/>
                          <w:divBdr>
                            <w:top w:val="none" w:sz="0" w:space="0" w:color="auto"/>
                            <w:left w:val="none" w:sz="0" w:space="0" w:color="auto"/>
                            <w:bottom w:val="none" w:sz="0" w:space="0" w:color="auto"/>
                            <w:right w:val="none" w:sz="0" w:space="0" w:color="auto"/>
                          </w:divBdr>
                        </w:div>
                        <w:div w:id="1811702537">
                          <w:marLeft w:val="480"/>
                          <w:marRight w:val="0"/>
                          <w:marTop w:val="0"/>
                          <w:marBottom w:val="0"/>
                          <w:divBdr>
                            <w:top w:val="none" w:sz="0" w:space="0" w:color="auto"/>
                            <w:left w:val="none" w:sz="0" w:space="0" w:color="auto"/>
                            <w:bottom w:val="none" w:sz="0" w:space="0" w:color="auto"/>
                            <w:right w:val="none" w:sz="0" w:space="0" w:color="auto"/>
                          </w:divBdr>
                        </w:div>
                        <w:div w:id="1714160926">
                          <w:marLeft w:val="480"/>
                          <w:marRight w:val="0"/>
                          <w:marTop w:val="0"/>
                          <w:marBottom w:val="0"/>
                          <w:divBdr>
                            <w:top w:val="none" w:sz="0" w:space="0" w:color="auto"/>
                            <w:left w:val="none" w:sz="0" w:space="0" w:color="auto"/>
                            <w:bottom w:val="none" w:sz="0" w:space="0" w:color="auto"/>
                            <w:right w:val="none" w:sz="0" w:space="0" w:color="auto"/>
                          </w:divBdr>
                        </w:div>
                        <w:div w:id="414059779">
                          <w:marLeft w:val="480"/>
                          <w:marRight w:val="0"/>
                          <w:marTop w:val="0"/>
                          <w:marBottom w:val="0"/>
                          <w:divBdr>
                            <w:top w:val="none" w:sz="0" w:space="0" w:color="auto"/>
                            <w:left w:val="none" w:sz="0" w:space="0" w:color="auto"/>
                            <w:bottom w:val="none" w:sz="0" w:space="0" w:color="auto"/>
                            <w:right w:val="none" w:sz="0" w:space="0" w:color="auto"/>
                          </w:divBdr>
                        </w:div>
                        <w:div w:id="1467432095">
                          <w:marLeft w:val="480"/>
                          <w:marRight w:val="0"/>
                          <w:marTop w:val="0"/>
                          <w:marBottom w:val="0"/>
                          <w:divBdr>
                            <w:top w:val="none" w:sz="0" w:space="0" w:color="auto"/>
                            <w:left w:val="none" w:sz="0" w:space="0" w:color="auto"/>
                            <w:bottom w:val="none" w:sz="0" w:space="0" w:color="auto"/>
                            <w:right w:val="none" w:sz="0" w:space="0" w:color="auto"/>
                          </w:divBdr>
                        </w:div>
                        <w:div w:id="1497646086">
                          <w:marLeft w:val="480"/>
                          <w:marRight w:val="0"/>
                          <w:marTop w:val="0"/>
                          <w:marBottom w:val="0"/>
                          <w:divBdr>
                            <w:top w:val="none" w:sz="0" w:space="0" w:color="auto"/>
                            <w:left w:val="none" w:sz="0" w:space="0" w:color="auto"/>
                            <w:bottom w:val="none" w:sz="0" w:space="0" w:color="auto"/>
                            <w:right w:val="none" w:sz="0" w:space="0" w:color="auto"/>
                          </w:divBdr>
                        </w:div>
                        <w:div w:id="1856461957">
                          <w:marLeft w:val="480"/>
                          <w:marRight w:val="0"/>
                          <w:marTop w:val="0"/>
                          <w:marBottom w:val="0"/>
                          <w:divBdr>
                            <w:top w:val="none" w:sz="0" w:space="0" w:color="auto"/>
                            <w:left w:val="none" w:sz="0" w:space="0" w:color="auto"/>
                            <w:bottom w:val="none" w:sz="0" w:space="0" w:color="auto"/>
                            <w:right w:val="none" w:sz="0" w:space="0" w:color="auto"/>
                          </w:divBdr>
                        </w:div>
                        <w:div w:id="711924921">
                          <w:marLeft w:val="480"/>
                          <w:marRight w:val="0"/>
                          <w:marTop w:val="0"/>
                          <w:marBottom w:val="0"/>
                          <w:divBdr>
                            <w:top w:val="none" w:sz="0" w:space="0" w:color="auto"/>
                            <w:left w:val="none" w:sz="0" w:space="0" w:color="auto"/>
                            <w:bottom w:val="none" w:sz="0" w:space="0" w:color="auto"/>
                            <w:right w:val="none" w:sz="0" w:space="0" w:color="auto"/>
                          </w:divBdr>
                        </w:div>
                        <w:div w:id="362437073">
                          <w:marLeft w:val="480"/>
                          <w:marRight w:val="0"/>
                          <w:marTop w:val="0"/>
                          <w:marBottom w:val="0"/>
                          <w:divBdr>
                            <w:top w:val="none" w:sz="0" w:space="0" w:color="auto"/>
                            <w:left w:val="none" w:sz="0" w:space="0" w:color="auto"/>
                            <w:bottom w:val="none" w:sz="0" w:space="0" w:color="auto"/>
                            <w:right w:val="none" w:sz="0" w:space="0" w:color="auto"/>
                          </w:divBdr>
                        </w:div>
                        <w:div w:id="2126802000">
                          <w:marLeft w:val="480"/>
                          <w:marRight w:val="0"/>
                          <w:marTop w:val="0"/>
                          <w:marBottom w:val="0"/>
                          <w:divBdr>
                            <w:top w:val="none" w:sz="0" w:space="0" w:color="auto"/>
                            <w:left w:val="none" w:sz="0" w:space="0" w:color="auto"/>
                            <w:bottom w:val="none" w:sz="0" w:space="0" w:color="auto"/>
                            <w:right w:val="none" w:sz="0" w:space="0" w:color="auto"/>
                          </w:divBdr>
                        </w:div>
                        <w:div w:id="867794622">
                          <w:marLeft w:val="480"/>
                          <w:marRight w:val="0"/>
                          <w:marTop w:val="0"/>
                          <w:marBottom w:val="0"/>
                          <w:divBdr>
                            <w:top w:val="none" w:sz="0" w:space="0" w:color="auto"/>
                            <w:left w:val="none" w:sz="0" w:space="0" w:color="auto"/>
                            <w:bottom w:val="none" w:sz="0" w:space="0" w:color="auto"/>
                            <w:right w:val="none" w:sz="0" w:space="0" w:color="auto"/>
                          </w:divBdr>
                        </w:div>
                        <w:div w:id="1135297265">
                          <w:marLeft w:val="480"/>
                          <w:marRight w:val="0"/>
                          <w:marTop w:val="0"/>
                          <w:marBottom w:val="0"/>
                          <w:divBdr>
                            <w:top w:val="none" w:sz="0" w:space="0" w:color="auto"/>
                            <w:left w:val="none" w:sz="0" w:space="0" w:color="auto"/>
                            <w:bottom w:val="none" w:sz="0" w:space="0" w:color="auto"/>
                            <w:right w:val="none" w:sz="0" w:space="0" w:color="auto"/>
                          </w:divBdr>
                        </w:div>
                        <w:div w:id="852652721">
                          <w:marLeft w:val="480"/>
                          <w:marRight w:val="0"/>
                          <w:marTop w:val="0"/>
                          <w:marBottom w:val="0"/>
                          <w:divBdr>
                            <w:top w:val="none" w:sz="0" w:space="0" w:color="auto"/>
                            <w:left w:val="none" w:sz="0" w:space="0" w:color="auto"/>
                            <w:bottom w:val="none" w:sz="0" w:space="0" w:color="auto"/>
                            <w:right w:val="none" w:sz="0" w:space="0" w:color="auto"/>
                          </w:divBdr>
                        </w:div>
                      </w:divsChild>
                    </w:div>
                    <w:div w:id="584340600">
                      <w:marLeft w:val="0"/>
                      <w:marRight w:val="0"/>
                      <w:marTop w:val="0"/>
                      <w:marBottom w:val="0"/>
                      <w:divBdr>
                        <w:top w:val="none" w:sz="0" w:space="0" w:color="auto"/>
                        <w:left w:val="none" w:sz="0" w:space="0" w:color="auto"/>
                        <w:bottom w:val="none" w:sz="0" w:space="0" w:color="auto"/>
                        <w:right w:val="none" w:sz="0" w:space="0" w:color="auto"/>
                      </w:divBdr>
                      <w:divsChild>
                        <w:div w:id="1043870879">
                          <w:marLeft w:val="480"/>
                          <w:marRight w:val="0"/>
                          <w:marTop w:val="0"/>
                          <w:marBottom w:val="0"/>
                          <w:divBdr>
                            <w:top w:val="none" w:sz="0" w:space="0" w:color="auto"/>
                            <w:left w:val="none" w:sz="0" w:space="0" w:color="auto"/>
                            <w:bottom w:val="none" w:sz="0" w:space="0" w:color="auto"/>
                            <w:right w:val="none" w:sz="0" w:space="0" w:color="auto"/>
                          </w:divBdr>
                        </w:div>
                        <w:div w:id="1038235613">
                          <w:marLeft w:val="480"/>
                          <w:marRight w:val="0"/>
                          <w:marTop w:val="0"/>
                          <w:marBottom w:val="0"/>
                          <w:divBdr>
                            <w:top w:val="none" w:sz="0" w:space="0" w:color="auto"/>
                            <w:left w:val="none" w:sz="0" w:space="0" w:color="auto"/>
                            <w:bottom w:val="none" w:sz="0" w:space="0" w:color="auto"/>
                            <w:right w:val="none" w:sz="0" w:space="0" w:color="auto"/>
                          </w:divBdr>
                        </w:div>
                        <w:div w:id="2132355847">
                          <w:marLeft w:val="480"/>
                          <w:marRight w:val="0"/>
                          <w:marTop w:val="0"/>
                          <w:marBottom w:val="0"/>
                          <w:divBdr>
                            <w:top w:val="none" w:sz="0" w:space="0" w:color="auto"/>
                            <w:left w:val="none" w:sz="0" w:space="0" w:color="auto"/>
                            <w:bottom w:val="none" w:sz="0" w:space="0" w:color="auto"/>
                            <w:right w:val="none" w:sz="0" w:space="0" w:color="auto"/>
                          </w:divBdr>
                        </w:div>
                        <w:div w:id="1544708657">
                          <w:marLeft w:val="480"/>
                          <w:marRight w:val="0"/>
                          <w:marTop w:val="0"/>
                          <w:marBottom w:val="0"/>
                          <w:divBdr>
                            <w:top w:val="none" w:sz="0" w:space="0" w:color="auto"/>
                            <w:left w:val="none" w:sz="0" w:space="0" w:color="auto"/>
                            <w:bottom w:val="none" w:sz="0" w:space="0" w:color="auto"/>
                            <w:right w:val="none" w:sz="0" w:space="0" w:color="auto"/>
                          </w:divBdr>
                        </w:div>
                        <w:div w:id="260113853">
                          <w:marLeft w:val="480"/>
                          <w:marRight w:val="0"/>
                          <w:marTop w:val="0"/>
                          <w:marBottom w:val="0"/>
                          <w:divBdr>
                            <w:top w:val="none" w:sz="0" w:space="0" w:color="auto"/>
                            <w:left w:val="none" w:sz="0" w:space="0" w:color="auto"/>
                            <w:bottom w:val="none" w:sz="0" w:space="0" w:color="auto"/>
                            <w:right w:val="none" w:sz="0" w:space="0" w:color="auto"/>
                          </w:divBdr>
                        </w:div>
                        <w:div w:id="50420723">
                          <w:marLeft w:val="480"/>
                          <w:marRight w:val="0"/>
                          <w:marTop w:val="0"/>
                          <w:marBottom w:val="0"/>
                          <w:divBdr>
                            <w:top w:val="none" w:sz="0" w:space="0" w:color="auto"/>
                            <w:left w:val="none" w:sz="0" w:space="0" w:color="auto"/>
                            <w:bottom w:val="none" w:sz="0" w:space="0" w:color="auto"/>
                            <w:right w:val="none" w:sz="0" w:space="0" w:color="auto"/>
                          </w:divBdr>
                        </w:div>
                        <w:div w:id="502864480">
                          <w:marLeft w:val="480"/>
                          <w:marRight w:val="0"/>
                          <w:marTop w:val="0"/>
                          <w:marBottom w:val="0"/>
                          <w:divBdr>
                            <w:top w:val="none" w:sz="0" w:space="0" w:color="auto"/>
                            <w:left w:val="none" w:sz="0" w:space="0" w:color="auto"/>
                            <w:bottom w:val="none" w:sz="0" w:space="0" w:color="auto"/>
                            <w:right w:val="none" w:sz="0" w:space="0" w:color="auto"/>
                          </w:divBdr>
                        </w:div>
                        <w:div w:id="938217757">
                          <w:marLeft w:val="480"/>
                          <w:marRight w:val="0"/>
                          <w:marTop w:val="0"/>
                          <w:marBottom w:val="0"/>
                          <w:divBdr>
                            <w:top w:val="none" w:sz="0" w:space="0" w:color="auto"/>
                            <w:left w:val="none" w:sz="0" w:space="0" w:color="auto"/>
                            <w:bottom w:val="none" w:sz="0" w:space="0" w:color="auto"/>
                            <w:right w:val="none" w:sz="0" w:space="0" w:color="auto"/>
                          </w:divBdr>
                        </w:div>
                        <w:div w:id="1425344888">
                          <w:marLeft w:val="480"/>
                          <w:marRight w:val="0"/>
                          <w:marTop w:val="0"/>
                          <w:marBottom w:val="0"/>
                          <w:divBdr>
                            <w:top w:val="none" w:sz="0" w:space="0" w:color="auto"/>
                            <w:left w:val="none" w:sz="0" w:space="0" w:color="auto"/>
                            <w:bottom w:val="none" w:sz="0" w:space="0" w:color="auto"/>
                            <w:right w:val="none" w:sz="0" w:space="0" w:color="auto"/>
                          </w:divBdr>
                        </w:div>
                        <w:div w:id="929510666">
                          <w:marLeft w:val="480"/>
                          <w:marRight w:val="0"/>
                          <w:marTop w:val="0"/>
                          <w:marBottom w:val="0"/>
                          <w:divBdr>
                            <w:top w:val="none" w:sz="0" w:space="0" w:color="auto"/>
                            <w:left w:val="none" w:sz="0" w:space="0" w:color="auto"/>
                            <w:bottom w:val="none" w:sz="0" w:space="0" w:color="auto"/>
                            <w:right w:val="none" w:sz="0" w:space="0" w:color="auto"/>
                          </w:divBdr>
                        </w:div>
                        <w:div w:id="103695429">
                          <w:marLeft w:val="480"/>
                          <w:marRight w:val="0"/>
                          <w:marTop w:val="0"/>
                          <w:marBottom w:val="0"/>
                          <w:divBdr>
                            <w:top w:val="none" w:sz="0" w:space="0" w:color="auto"/>
                            <w:left w:val="none" w:sz="0" w:space="0" w:color="auto"/>
                            <w:bottom w:val="none" w:sz="0" w:space="0" w:color="auto"/>
                            <w:right w:val="none" w:sz="0" w:space="0" w:color="auto"/>
                          </w:divBdr>
                        </w:div>
                        <w:div w:id="880288137">
                          <w:marLeft w:val="480"/>
                          <w:marRight w:val="0"/>
                          <w:marTop w:val="0"/>
                          <w:marBottom w:val="0"/>
                          <w:divBdr>
                            <w:top w:val="none" w:sz="0" w:space="0" w:color="auto"/>
                            <w:left w:val="none" w:sz="0" w:space="0" w:color="auto"/>
                            <w:bottom w:val="none" w:sz="0" w:space="0" w:color="auto"/>
                            <w:right w:val="none" w:sz="0" w:space="0" w:color="auto"/>
                          </w:divBdr>
                        </w:div>
                        <w:div w:id="1418014807">
                          <w:marLeft w:val="480"/>
                          <w:marRight w:val="0"/>
                          <w:marTop w:val="0"/>
                          <w:marBottom w:val="0"/>
                          <w:divBdr>
                            <w:top w:val="none" w:sz="0" w:space="0" w:color="auto"/>
                            <w:left w:val="none" w:sz="0" w:space="0" w:color="auto"/>
                            <w:bottom w:val="none" w:sz="0" w:space="0" w:color="auto"/>
                            <w:right w:val="none" w:sz="0" w:space="0" w:color="auto"/>
                          </w:divBdr>
                        </w:div>
                        <w:div w:id="1961065985">
                          <w:marLeft w:val="480"/>
                          <w:marRight w:val="0"/>
                          <w:marTop w:val="0"/>
                          <w:marBottom w:val="0"/>
                          <w:divBdr>
                            <w:top w:val="none" w:sz="0" w:space="0" w:color="auto"/>
                            <w:left w:val="none" w:sz="0" w:space="0" w:color="auto"/>
                            <w:bottom w:val="none" w:sz="0" w:space="0" w:color="auto"/>
                            <w:right w:val="none" w:sz="0" w:space="0" w:color="auto"/>
                          </w:divBdr>
                        </w:div>
                        <w:div w:id="1246376351">
                          <w:marLeft w:val="480"/>
                          <w:marRight w:val="0"/>
                          <w:marTop w:val="0"/>
                          <w:marBottom w:val="0"/>
                          <w:divBdr>
                            <w:top w:val="none" w:sz="0" w:space="0" w:color="auto"/>
                            <w:left w:val="none" w:sz="0" w:space="0" w:color="auto"/>
                            <w:bottom w:val="none" w:sz="0" w:space="0" w:color="auto"/>
                            <w:right w:val="none" w:sz="0" w:space="0" w:color="auto"/>
                          </w:divBdr>
                        </w:div>
                        <w:div w:id="1939826963">
                          <w:marLeft w:val="480"/>
                          <w:marRight w:val="0"/>
                          <w:marTop w:val="0"/>
                          <w:marBottom w:val="0"/>
                          <w:divBdr>
                            <w:top w:val="none" w:sz="0" w:space="0" w:color="auto"/>
                            <w:left w:val="none" w:sz="0" w:space="0" w:color="auto"/>
                            <w:bottom w:val="none" w:sz="0" w:space="0" w:color="auto"/>
                            <w:right w:val="none" w:sz="0" w:space="0" w:color="auto"/>
                          </w:divBdr>
                        </w:div>
                        <w:div w:id="1178471114">
                          <w:marLeft w:val="480"/>
                          <w:marRight w:val="0"/>
                          <w:marTop w:val="0"/>
                          <w:marBottom w:val="0"/>
                          <w:divBdr>
                            <w:top w:val="none" w:sz="0" w:space="0" w:color="auto"/>
                            <w:left w:val="none" w:sz="0" w:space="0" w:color="auto"/>
                            <w:bottom w:val="none" w:sz="0" w:space="0" w:color="auto"/>
                            <w:right w:val="none" w:sz="0" w:space="0" w:color="auto"/>
                          </w:divBdr>
                        </w:div>
                        <w:div w:id="1274560009">
                          <w:marLeft w:val="480"/>
                          <w:marRight w:val="0"/>
                          <w:marTop w:val="0"/>
                          <w:marBottom w:val="0"/>
                          <w:divBdr>
                            <w:top w:val="none" w:sz="0" w:space="0" w:color="auto"/>
                            <w:left w:val="none" w:sz="0" w:space="0" w:color="auto"/>
                            <w:bottom w:val="none" w:sz="0" w:space="0" w:color="auto"/>
                            <w:right w:val="none" w:sz="0" w:space="0" w:color="auto"/>
                          </w:divBdr>
                        </w:div>
                        <w:div w:id="1151216726">
                          <w:marLeft w:val="480"/>
                          <w:marRight w:val="0"/>
                          <w:marTop w:val="0"/>
                          <w:marBottom w:val="0"/>
                          <w:divBdr>
                            <w:top w:val="none" w:sz="0" w:space="0" w:color="auto"/>
                            <w:left w:val="none" w:sz="0" w:space="0" w:color="auto"/>
                            <w:bottom w:val="none" w:sz="0" w:space="0" w:color="auto"/>
                            <w:right w:val="none" w:sz="0" w:space="0" w:color="auto"/>
                          </w:divBdr>
                        </w:div>
                        <w:div w:id="849680556">
                          <w:marLeft w:val="480"/>
                          <w:marRight w:val="0"/>
                          <w:marTop w:val="0"/>
                          <w:marBottom w:val="0"/>
                          <w:divBdr>
                            <w:top w:val="none" w:sz="0" w:space="0" w:color="auto"/>
                            <w:left w:val="none" w:sz="0" w:space="0" w:color="auto"/>
                            <w:bottom w:val="none" w:sz="0" w:space="0" w:color="auto"/>
                            <w:right w:val="none" w:sz="0" w:space="0" w:color="auto"/>
                          </w:divBdr>
                        </w:div>
                        <w:div w:id="1249927086">
                          <w:marLeft w:val="480"/>
                          <w:marRight w:val="0"/>
                          <w:marTop w:val="0"/>
                          <w:marBottom w:val="0"/>
                          <w:divBdr>
                            <w:top w:val="none" w:sz="0" w:space="0" w:color="auto"/>
                            <w:left w:val="none" w:sz="0" w:space="0" w:color="auto"/>
                            <w:bottom w:val="none" w:sz="0" w:space="0" w:color="auto"/>
                            <w:right w:val="none" w:sz="0" w:space="0" w:color="auto"/>
                          </w:divBdr>
                        </w:div>
                        <w:div w:id="1190025738">
                          <w:marLeft w:val="480"/>
                          <w:marRight w:val="0"/>
                          <w:marTop w:val="0"/>
                          <w:marBottom w:val="0"/>
                          <w:divBdr>
                            <w:top w:val="none" w:sz="0" w:space="0" w:color="auto"/>
                            <w:left w:val="none" w:sz="0" w:space="0" w:color="auto"/>
                            <w:bottom w:val="none" w:sz="0" w:space="0" w:color="auto"/>
                            <w:right w:val="none" w:sz="0" w:space="0" w:color="auto"/>
                          </w:divBdr>
                        </w:div>
                        <w:div w:id="1236936843">
                          <w:marLeft w:val="480"/>
                          <w:marRight w:val="0"/>
                          <w:marTop w:val="0"/>
                          <w:marBottom w:val="0"/>
                          <w:divBdr>
                            <w:top w:val="none" w:sz="0" w:space="0" w:color="auto"/>
                            <w:left w:val="none" w:sz="0" w:space="0" w:color="auto"/>
                            <w:bottom w:val="none" w:sz="0" w:space="0" w:color="auto"/>
                            <w:right w:val="none" w:sz="0" w:space="0" w:color="auto"/>
                          </w:divBdr>
                        </w:div>
                        <w:div w:id="349526732">
                          <w:marLeft w:val="480"/>
                          <w:marRight w:val="0"/>
                          <w:marTop w:val="0"/>
                          <w:marBottom w:val="0"/>
                          <w:divBdr>
                            <w:top w:val="none" w:sz="0" w:space="0" w:color="auto"/>
                            <w:left w:val="none" w:sz="0" w:space="0" w:color="auto"/>
                            <w:bottom w:val="none" w:sz="0" w:space="0" w:color="auto"/>
                            <w:right w:val="none" w:sz="0" w:space="0" w:color="auto"/>
                          </w:divBdr>
                        </w:div>
                        <w:div w:id="1842961010">
                          <w:marLeft w:val="480"/>
                          <w:marRight w:val="0"/>
                          <w:marTop w:val="0"/>
                          <w:marBottom w:val="0"/>
                          <w:divBdr>
                            <w:top w:val="none" w:sz="0" w:space="0" w:color="auto"/>
                            <w:left w:val="none" w:sz="0" w:space="0" w:color="auto"/>
                            <w:bottom w:val="none" w:sz="0" w:space="0" w:color="auto"/>
                            <w:right w:val="none" w:sz="0" w:space="0" w:color="auto"/>
                          </w:divBdr>
                        </w:div>
                        <w:div w:id="925310065">
                          <w:marLeft w:val="480"/>
                          <w:marRight w:val="0"/>
                          <w:marTop w:val="0"/>
                          <w:marBottom w:val="0"/>
                          <w:divBdr>
                            <w:top w:val="none" w:sz="0" w:space="0" w:color="auto"/>
                            <w:left w:val="none" w:sz="0" w:space="0" w:color="auto"/>
                            <w:bottom w:val="none" w:sz="0" w:space="0" w:color="auto"/>
                            <w:right w:val="none" w:sz="0" w:space="0" w:color="auto"/>
                          </w:divBdr>
                        </w:div>
                      </w:divsChild>
                    </w:div>
                    <w:div w:id="1802458174">
                      <w:marLeft w:val="0"/>
                      <w:marRight w:val="0"/>
                      <w:marTop w:val="0"/>
                      <w:marBottom w:val="0"/>
                      <w:divBdr>
                        <w:top w:val="none" w:sz="0" w:space="0" w:color="auto"/>
                        <w:left w:val="none" w:sz="0" w:space="0" w:color="auto"/>
                        <w:bottom w:val="none" w:sz="0" w:space="0" w:color="auto"/>
                        <w:right w:val="none" w:sz="0" w:space="0" w:color="auto"/>
                      </w:divBdr>
                      <w:divsChild>
                        <w:div w:id="2704412">
                          <w:marLeft w:val="480"/>
                          <w:marRight w:val="0"/>
                          <w:marTop w:val="0"/>
                          <w:marBottom w:val="0"/>
                          <w:divBdr>
                            <w:top w:val="none" w:sz="0" w:space="0" w:color="auto"/>
                            <w:left w:val="none" w:sz="0" w:space="0" w:color="auto"/>
                            <w:bottom w:val="none" w:sz="0" w:space="0" w:color="auto"/>
                            <w:right w:val="none" w:sz="0" w:space="0" w:color="auto"/>
                          </w:divBdr>
                        </w:div>
                        <w:div w:id="510338884">
                          <w:marLeft w:val="480"/>
                          <w:marRight w:val="0"/>
                          <w:marTop w:val="0"/>
                          <w:marBottom w:val="0"/>
                          <w:divBdr>
                            <w:top w:val="none" w:sz="0" w:space="0" w:color="auto"/>
                            <w:left w:val="none" w:sz="0" w:space="0" w:color="auto"/>
                            <w:bottom w:val="none" w:sz="0" w:space="0" w:color="auto"/>
                            <w:right w:val="none" w:sz="0" w:space="0" w:color="auto"/>
                          </w:divBdr>
                        </w:div>
                        <w:div w:id="1349599694">
                          <w:marLeft w:val="480"/>
                          <w:marRight w:val="0"/>
                          <w:marTop w:val="0"/>
                          <w:marBottom w:val="0"/>
                          <w:divBdr>
                            <w:top w:val="none" w:sz="0" w:space="0" w:color="auto"/>
                            <w:left w:val="none" w:sz="0" w:space="0" w:color="auto"/>
                            <w:bottom w:val="none" w:sz="0" w:space="0" w:color="auto"/>
                            <w:right w:val="none" w:sz="0" w:space="0" w:color="auto"/>
                          </w:divBdr>
                        </w:div>
                        <w:div w:id="1048577515">
                          <w:marLeft w:val="480"/>
                          <w:marRight w:val="0"/>
                          <w:marTop w:val="0"/>
                          <w:marBottom w:val="0"/>
                          <w:divBdr>
                            <w:top w:val="none" w:sz="0" w:space="0" w:color="auto"/>
                            <w:left w:val="none" w:sz="0" w:space="0" w:color="auto"/>
                            <w:bottom w:val="none" w:sz="0" w:space="0" w:color="auto"/>
                            <w:right w:val="none" w:sz="0" w:space="0" w:color="auto"/>
                          </w:divBdr>
                        </w:div>
                        <w:div w:id="1590389315">
                          <w:marLeft w:val="480"/>
                          <w:marRight w:val="0"/>
                          <w:marTop w:val="0"/>
                          <w:marBottom w:val="0"/>
                          <w:divBdr>
                            <w:top w:val="none" w:sz="0" w:space="0" w:color="auto"/>
                            <w:left w:val="none" w:sz="0" w:space="0" w:color="auto"/>
                            <w:bottom w:val="none" w:sz="0" w:space="0" w:color="auto"/>
                            <w:right w:val="none" w:sz="0" w:space="0" w:color="auto"/>
                          </w:divBdr>
                        </w:div>
                        <w:div w:id="260183764">
                          <w:marLeft w:val="480"/>
                          <w:marRight w:val="0"/>
                          <w:marTop w:val="0"/>
                          <w:marBottom w:val="0"/>
                          <w:divBdr>
                            <w:top w:val="none" w:sz="0" w:space="0" w:color="auto"/>
                            <w:left w:val="none" w:sz="0" w:space="0" w:color="auto"/>
                            <w:bottom w:val="none" w:sz="0" w:space="0" w:color="auto"/>
                            <w:right w:val="none" w:sz="0" w:space="0" w:color="auto"/>
                          </w:divBdr>
                        </w:div>
                        <w:div w:id="2114393932">
                          <w:marLeft w:val="480"/>
                          <w:marRight w:val="0"/>
                          <w:marTop w:val="0"/>
                          <w:marBottom w:val="0"/>
                          <w:divBdr>
                            <w:top w:val="none" w:sz="0" w:space="0" w:color="auto"/>
                            <w:left w:val="none" w:sz="0" w:space="0" w:color="auto"/>
                            <w:bottom w:val="none" w:sz="0" w:space="0" w:color="auto"/>
                            <w:right w:val="none" w:sz="0" w:space="0" w:color="auto"/>
                          </w:divBdr>
                        </w:div>
                        <w:div w:id="2002998754">
                          <w:marLeft w:val="480"/>
                          <w:marRight w:val="0"/>
                          <w:marTop w:val="0"/>
                          <w:marBottom w:val="0"/>
                          <w:divBdr>
                            <w:top w:val="none" w:sz="0" w:space="0" w:color="auto"/>
                            <w:left w:val="none" w:sz="0" w:space="0" w:color="auto"/>
                            <w:bottom w:val="none" w:sz="0" w:space="0" w:color="auto"/>
                            <w:right w:val="none" w:sz="0" w:space="0" w:color="auto"/>
                          </w:divBdr>
                        </w:div>
                        <w:div w:id="891188282">
                          <w:marLeft w:val="480"/>
                          <w:marRight w:val="0"/>
                          <w:marTop w:val="0"/>
                          <w:marBottom w:val="0"/>
                          <w:divBdr>
                            <w:top w:val="none" w:sz="0" w:space="0" w:color="auto"/>
                            <w:left w:val="none" w:sz="0" w:space="0" w:color="auto"/>
                            <w:bottom w:val="none" w:sz="0" w:space="0" w:color="auto"/>
                            <w:right w:val="none" w:sz="0" w:space="0" w:color="auto"/>
                          </w:divBdr>
                        </w:div>
                        <w:div w:id="1676834167">
                          <w:marLeft w:val="480"/>
                          <w:marRight w:val="0"/>
                          <w:marTop w:val="0"/>
                          <w:marBottom w:val="0"/>
                          <w:divBdr>
                            <w:top w:val="none" w:sz="0" w:space="0" w:color="auto"/>
                            <w:left w:val="none" w:sz="0" w:space="0" w:color="auto"/>
                            <w:bottom w:val="none" w:sz="0" w:space="0" w:color="auto"/>
                            <w:right w:val="none" w:sz="0" w:space="0" w:color="auto"/>
                          </w:divBdr>
                        </w:div>
                        <w:div w:id="947466883">
                          <w:marLeft w:val="480"/>
                          <w:marRight w:val="0"/>
                          <w:marTop w:val="0"/>
                          <w:marBottom w:val="0"/>
                          <w:divBdr>
                            <w:top w:val="none" w:sz="0" w:space="0" w:color="auto"/>
                            <w:left w:val="none" w:sz="0" w:space="0" w:color="auto"/>
                            <w:bottom w:val="none" w:sz="0" w:space="0" w:color="auto"/>
                            <w:right w:val="none" w:sz="0" w:space="0" w:color="auto"/>
                          </w:divBdr>
                        </w:div>
                        <w:div w:id="716513668">
                          <w:marLeft w:val="480"/>
                          <w:marRight w:val="0"/>
                          <w:marTop w:val="0"/>
                          <w:marBottom w:val="0"/>
                          <w:divBdr>
                            <w:top w:val="none" w:sz="0" w:space="0" w:color="auto"/>
                            <w:left w:val="none" w:sz="0" w:space="0" w:color="auto"/>
                            <w:bottom w:val="none" w:sz="0" w:space="0" w:color="auto"/>
                            <w:right w:val="none" w:sz="0" w:space="0" w:color="auto"/>
                          </w:divBdr>
                        </w:div>
                        <w:div w:id="1760516654">
                          <w:marLeft w:val="480"/>
                          <w:marRight w:val="0"/>
                          <w:marTop w:val="0"/>
                          <w:marBottom w:val="0"/>
                          <w:divBdr>
                            <w:top w:val="none" w:sz="0" w:space="0" w:color="auto"/>
                            <w:left w:val="none" w:sz="0" w:space="0" w:color="auto"/>
                            <w:bottom w:val="none" w:sz="0" w:space="0" w:color="auto"/>
                            <w:right w:val="none" w:sz="0" w:space="0" w:color="auto"/>
                          </w:divBdr>
                        </w:div>
                        <w:div w:id="533081066">
                          <w:marLeft w:val="480"/>
                          <w:marRight w:val="0"/>
                          <w:marTop w:val="0"/>
                          <w:marBottom w:val="0"/>
                          <w:divBdr>
                            <w:top w:val="none" w:sz="0" w:space="0" w:color="auto"/>
                            <w:left w:val="none" w:sz="0" w:space="0" w:color="auto"/>
                            <w:bottom w:val="none" w:sz="0" w:space="0" w:color="auto"/>
                            <w:right w:val="none" w:sz="0" w:space="0" w:color="auto"/>
                          </w:divBdr>
                        </w:div>
                        <w:div w:id="1200703494">
                          <w:marLeft w:val="480"/>
                          <w:marRight w:val="0"/>
                          <w:marTop w:val="0"/>
                          <w:marBottom w:val="0"/>
                          <w:divBdr>
                            <w:top w:val="none" w:sz="0" w:space="0" w:color="auto"/>
                            <w:left w:val="none" w:sz="0" w:space="0" w:color="auto"/>
                            <w:bottom w:val="none" w:sz="0" w:space="0" w:color="auto"/>
                            <w:right w:val="none" w:sz="0" w:space="0" w:color="auto"/>
                          </w:divBdr>
                        </w:div>
                        <w:div w:id="1208761968">
                          <w:marLeft w:val="480"/>
                          <w:marRight w:val="0"/>
                          <w:marTop w:val="0"/>
                          <w:marBottom w:val="0"/>
                          <w:divBdr>
                            <w:top w:val="none" w:sz="0" w:space="0" w:color="auto"/>
                            <w:left w:val="none" w:sz="0" w:space="0" w:color="auto"/>
                            <w:bottom w:val="none" w:sz="0" w:space="0" w:color="auto"/>
                            <w:right w:val="none" w:sz="0" w:space="0" w:color="auto"/>
                          </w:divBdr>
                        </w:div>
                        <w:div w:id="1425540177">
                          <w:marLeft w:val="480"/>
                          <w:marRight w:val="0"/>
                          <w:marTop w:val="0"/>
                          <w:marBottom w:val="0"/>
                          <w:divBdr>
                            <w:top w:val="none" w:sz="0" w:space="0" w:color="auto"/>
                            <w:left w:val="none" w:sz="0" w:space="0" w:color="auto"/>
                            <w:bottom w:val="none" w:sz="0" w:space="0" w:color="auto"/>
                            <w:right w:val="none" w:sz="0" w:space="0" w:color="auto"/>
                          </w:divBdr>
                        </w:div>
                        <w:div w:id="650789877">
                          <w:marLeft w:val="480"/>
                          <w:marRight w:val="0"/>
                          <w:marTop w:val="0"/>
                          <w:marBottom w:val="0"/>
                          <w:divBdr>
                            <w:top w:val="none" w:sz="0" w:space="0" w:color="auto"/>
                            <w:left w:val="none" w:sz="0" w:space="0" w:color="auto"/>
                            <w:bottom w:val="none" w:sz="0" w:space="0" w:color="auto"/>
                            <w:right w:val="none" w:sz="0" w:space="0" w:color="auto"/>
                          </w:divBdr>
                        </w:div>
                        <w:div w:id="1555190529">
                          <w:marLeft w:val="480"/>
                          <w:marRight w:val="0"/>
                          <w:marTop w:val="0"/>
                          <w:marBottom w:val="0"/>
                          <w:divBdr>
                            <w:top w:val="none" w:sz="0" w:space="0" w:color="auto"/>
                            <w:left w:val="none" w:sz="0" w:space="0" w:color="auto"/>
                            <w:bottom w:val="none" w:sz="0" w:space="0" w:color="auto"/>
                            <w:right w:val="none" w:sz="0" w:space="0" w:color="auto"/>
                          </w:divBdr>
                        </w:div>
                        <w:div w:id="1863325549">
                          <w:marLeft w:val="480"/>
                          <w:marRight w:val="0"/>
                          <w:marTop w:val="0"/>
                          <w:marBottom w:val="0"/>
                          <w:divBdr>
                            <w:top w:val="none" w:sz="0" w:space="0" w:color="auto"/>
                            <w:left w:val="none" w:sz="0" w:space="0" w:color="auto"/>
                            <w:bottom w:val="none" w:sz="0" w:space="0" w:color="auto"/>
                            <w:right w:val="none" w:sz="0" w:space="0" w:color="auto"/>
                          </w:divBdr>
                        </w:div>
                        <w:div w:id="414017465">
                          <w:marLeft w:val="480"/>
                          <w:marRight w:val="0"/>
                          <w:marTop w:val="0"/>
                          <w:marBottom w:val="0"/>
                          <w:divBdr>
                            <w:top w:val="none" w:sz="0" w:space="0" w:color="auto"/>
                            <w:left w:val="none" w:sz="0" w:space="0" w:color="auto"/>
                            <w:bottom w:val="none" w:sz="0" w:space="0" w:color="auto"/>
                            <w:right w:val="none" w:sz="0" w:space="0" w:color="auto"/>
                          </w:divBdr>
                        </w:div>
                        <w:div w:id="1727727606">
                          <w:marLeft w:val="480"/>
                          <w:marRight w:val="0"/>
                          <w:marTop w:val="0"/>
                          <w:marBottom w:val="0"/>
                          <w:divBdr>
                            <w:top w:val="none" w:sz="0" w:space="0" w:color="auto"/>
                            <w:left w:val="none" w:sz="0" w:space="0" w:color="auto"/>
                            <w:bottom w:val="none" w:sz="0" w:space="0" w:color="auto"/>
                            <w:right w:val="none" w:sz="0" w:space="0" w:color="auto"/>
                          </w:divBdr>
                        </w:div>
                        <w:div w:id="2128963841">
                          <w:marLeft w:val="480"/>
                          <w:marRight w:val="0"/>
                          <w:marTop w:val="0"/>
                          <w:marBottom w:val="0"/>
                          <w:divBdr>
                            <w:top w:val="none" w:sz="0" w:space="0" w:color="auto"/>
                            <w:left w:val="none" w:sz="0" w:space="0" w:color="auto"/>
                            <w:bottom w:val="none" w:sz="0" w:space="0" w:color="auto"/>
                            <w:right w:val="none" w:sz="0" w:space="0" w:color="auto"/>
                          </w:divBdr>
                        </w:div>
                        <w:div w:id="1854300724">
                          <w:marLeft w:val="480"/>
                          <w:marRight w:val="0"/>
                          <w:marTop w:val="0"/>
                          <w:marBottom w:val="0"/>
                          <w:divBdr>
                            <w:top w:val="none" w:sz="0" w:space="0" w:color="auto"/>
                            <w:left w:val="none" w:sz="0" w:space="0" w:color="auto"/>
                            <w:bottom w:val="none" w:sz="0" w:space="0" w:color="auto"/>
                            <w:right w:val="none" w:sz="0" w:space="0" w:color="auto"/>
                          </w:divBdr>
                        </w:div>
                        <w:div w:id="1924488348">
                          <w:marLeft w:val="480"/>
                          <w:marRight w:val="0"/>
                          <w:marTop w:val="0"/>
                          <w:marBottom w:val="0"/>
                          <w:divBdr>
                            <w:top w:val="none" w:sz="0" w:space="0" w:color="auto"/>
                            <w:left w:val="none" w:sz="0" w:space="0" w:color="auto"/>
                            <w:bottom w:val="none" w:sz="0" w:space="0" w:color="auto"/>
                            <w:right w:val="none" w:sz="0" w:space="0" w:color="auto"/>
                          </w:divBdr>
                        </w:div>
                        <w:div w:id="2067799999">
                          <w:marLeft w:val="480"/>
                          <w:marRight w:val="0"/>
                          <w:marTop w:val="0"/>
                          <w:marBottom w:val="0"/>
                          <w:divBdr>
                            <w:top w:val="none" w:sz="0" w:space="0" w:color="auto"/>
                            <w:left w:val="none" w:sz="0" w:space="0" w:color="auto"/>
                            <w:bottom w:val="none" w:sz="0" w:space="0" w:color="auto"/>
                            <w:right w:val="none" w:sz="0" w:space="0" w:color="auto"/>
                          </w:divBdr>
                        </w:div>
                        <w:div w:id="1681155713">
                          <w:marLeft w:val="480"/>
                          <w:marRight w:val="0"/>
                          <w:marTop w:val="0"/>
                          <w:marBottom w:val="0"/>
                          <w:divBdr>
                            <w:top w:val="none" w:sz="0" w:space="0" w:color="auto"/>
                            <w:left w:val="none" w:sz="0" w:space="0" w:color="auto"/>
                            <w:bottom w:val="none" w:sz="0" w:space="0" w:color="auto"/>
                            <w:right w:val="none" w:sz="0" w:space="0" w:color="auto"/>
                          </w:divBdr>
                        </w:div>
                      </w:divsChild>
                    </w:div>
                    <w:div w:id="704522530">
                      <w:marLeft w:val="0"/>
                      <w:marRight w:val="0"/>
                      <w:marTop w:val="0"/>
                      <w:marBottom w:val="0"/>
                      <w:divBdr>
                        <w:top w:val="none" w:sz="0" w:space="0" w:color="auto"/>
                        <w:left w:val="none" w:sz="0" w:space="0" w:color="auto"/>
                        <w:bottom w:val="none" w:sz="0" w:space="0" w:color="auto"/>
                        <w:right w:val="none" w:sz="0" w:space="0" w:color="auto"/>
                      </w:divBdr>
                      <w:divsChild>
                        <w:div w:id="1406681600">
                          <w:marLeft w:val="480"/>
                          <w:marRight w:val="0"/>
                          <w:marTop w:val="0"/>
                          <w:marBottom w:val="0"/>
                          <w:divBdr>
                            <w:top w:val="none" w:sz="0" w:space="0" w:color="auto"/>
                            <w:left w:val="none" w:sz="0" w:space="0" w:color="auto"/>
                            <w:bottom w:val="none" w:sz="0" w:space="0" w:color="auto"/>
                            <w:right w:val="none" w:sz="0" w:space="0" w:color="auto"/>
                          </w:divBdr>
                        </w:div>
                        <w:div w:id="353117815">
                          <w:marLeft w:val="480"/>
                          <w:marRight w:val="0"/>
                          <w:marTop w:val="0"/>
                          <w:marBottom w:val="0"/>
                          <w:divBdr>
                            <w:top w:val="none" w:sz="0" w:space="0" w:color="auto"/>
                            <w:left w:val="none" w:sz="0" w:space="0" w:color="auto"/>
                            <w:bottom w:val="none" w:sz="0" w:space="0" w:color="auto"/>
                            <w:right w:val="none" w:sz="0" w:space="0" w:color="auto"/>
                          </w:divBdr>
                        </w:div>
                        <w:div w:id="1169905502">
                          <w:marLeft w:val="480"/>
                          <w:marRight w:val="0"/>
                          <w:marTop w:val="0"/>
                          <w:marBottom w:val="0"/>
                          <w:divBdr>
                            <w:top w:val="none" w:sz="0" w:space="0" w:color="auto"/>
                            <w:left w:val="none" w:sz="0" w:space="0" w:color="auto"/>
                            <w:bottom w:val="none" w:sz="0" w:space="0" w:color="auto"/>
                            <w:right w:val="none" w:sz="0" w:space="0" w:color="auto"/>
                          </w:divBdr>
                        </w:div>
                        <w:div w:id="1515028403">
                          <w:marLeft w:val="480"/>
                          <w:marRight w:val="0"/>
                          <w:marTop w:val="0"/>
                          <w:marBottom w:val="0"/>
                          <w:divBdr>
                            <w:top w:val="none" w:sz="0" w:space="0" w:color="auto"/>
                            <w:left w:val="none" w:sz="0" w:space="0" w:color="auto"/>
                            <w:bottom w:val="none" w:sz="0" w:space="0" w:color="auto"/>
                            <w:right w:val="none" w:sz="0" w:space="0" w:color="auto"/>
                          </w:divBdr>
                        </w:div>
                        <w:div w:id="685710615">
                          <w:marLeft w:val="480"/>
                          <w:marRight w:val="0"/>
                          <w:marTop w:val="0"/>
                          <w:marBottom w:val="0"/>
                          <w:divBdr>
                            <w:top w:val="none" w:sz="0" w:space="0" w:color="auto"/>
                            <w:left w:val="none" w:sz="0" w:space="0" w:color="auto"/>
                            <w:bottom w:val="none" w:sz="0" w:space="0" w:color="auto"/>
                            <w:right w:val="none" w:sz="0" w:space="0" w:color="auto"/>
                          </w:divBdr>
                        </w:div>
                        <w:div w:id="885218406">
                          <w:marLeft w:val="480"/>
                          <w:marRight w:val="0"/>
                          <w:marTop w:val="0"/>
                          <w:marBottom w:val="0"/>
                          <w:divBdr>
                            <w:top w:val="none" w:sz="0" w:space="0" w:color="auto"/>
                            <w:left w:val="none" w:sz="0" w:space="0" w:color="auto"/>
                            <w:bottom w:val="none" w:sz="0" w:space="0" w:color="auto"/>
                            <w:right w:val="none" w:sz="0" w:space="0" w:color="auto"/>
                          </w:divBdr>
                        </w:div>
                        <w:div w:id="1578511606">
                          <w:marLeft w:val="480"/>
                          <w:marRight w:val="0"/>
                          <w:marTop w:val="0"/>
                          <w:marBottom w:val="0"/>
                          <w:divBdr>
                            <w:top w:val="none" w:sz="0" w:space="0" w:color="auto"/>
                            <w:left w:val="none" w:sz="0" w:space="0" w:color="auto"/>
                            <w:bottom w:val="none" w:sz="0" w:space="0" w:color="auto"/>
                            <w:right w:val="none" w:sz="0" w:space="0" w:color="auto"/>
                          </w:divBdr>
                        </w:div>
                        <w:div w:id="665136450">
                          <w:marLeft w:val="480"/>
                          <w:marRight w:val="0"/>
                          <w:marTop w:val="0"/>
                          <w:marBottom w:val="0"/>
                          <w:divBdr>
                            <w:top w:val="none" w:sz="0" w:space="0" w:color="auto"/>
                            <w:left w:val="none" w:sz="0" w:space="0" w:color="auto"/>
                            <w:bottom w:val="none" w:sz="0" w:space="0" w:color="auto"/>
                            <w:right w:val="none" w:sz="0" w:space="0" w:color="auto"/>
                          </w:divBdr>
                        </w:div>
                        <w:div w:id="1817799496">
                          <w:marLeft w:val="480"/>
                          <w:marRight w:val="0"/>
                          <w:marTop w:val="0"/>
                          <w:marBottom w:val="0"/>
                          <w:divBdr>
                            <w:top w:val="none" w:sz="0" w:space="0" w:color="auto"/>
                            <w:left w:val="none" w:sz="0" w:space="0" w:color="auto"/>
                            <w:bottom w:val="none" w:sz="0" w:space="0" w:color="auto"/>
                            <w:right w:val="none" w:sz="0" w:space="0" w:color="auto"/>
                          </w:divBdr>
                        </w:div>
                        <w:div w:id="980889347">
                          <w:marLeft w:val="480"/>
                          <w:marRight w:val="0"/>
                          <w:marTop w:val="0"/>
                          <w:marBottom w:val="0"/>
                          <w:divBdr>
                            <w:top w:val="none" w:sz="0" w:space="0" w:color="auto"/>
                            <w:left w:val="none" w:sz="0" w:space="0" w:color="auto"/>
                            <w:bottom w:val="none" w:sz="0" w:space="0" w:color="auto"/>
                            <w:right w:val="none" w:sz="0" w:space="0" w:color="auto"/>
                          </w:divBdr>
                        </w:div>
                        <w:div w:id="880484087">
                          <w:marLeft w:val="480"/>
                          <w:marRight w:val="0"/>
                          <w:marTop w:val="0"/>
                          <w:marBottom w:val="0"/>
                          <w:divBdr>
                            <w:top w:val="none" w:sz="0" w:space="0" w:color="auto"/>
                            <w:left w:val="none" w:sz="0" w:space="0" w:color="auto"/>
                            <w:bottom w:val="none" w:sz="0" w:space="0" w:color="auto"/>
                            <w:right w:val="none" w:sz="0" w:space="0" w:color="auto"/>
                          </w:divBdr>
                        </w:div>
                        <w:div w:id="2069188159">
                          <w:marLeft w:val="480"/>
                          <w:marRight w:val="0"/>
                          <w:marTop w:val="0"/>
                          <w:marBottom w:val="0"/>
                          <w:divBdr>
                            <w:top w:val="none" w:sz="0" w:space="0" w:color="auto"/>
                            <w:left w:val="none" w:sz="0" w:space="0" w:color="auto"/>
                            <w:bottom w:val="none" w:sz="0" w:space="0" w:color="auto"/>
                            <w:right w:val="none" w:sz="0" w:space="0" w:color="auto"/>
                          </w:divBdr>
                        </w:div>
                        <w:div w:id="385842288">
                          <w:marLeft w:val="480"/>
                          <w:marRight w:val="0"/>
                          <w:marTop w:val="0"/>
                          <w:marBottom w:val="0"/>
                          <w:divBdr>
                            <w:top w:val="none" w:sz="0" w:space="0" w:color="auto"/>
                            <w:left w:val="none" w:sz="0" w:space="0" w:color="auto"/>
                            <w:bottom w:val="none" w:sz="0" w:space="0" w:color="auto"/>
                            <w:right w:val="none" w:sz="0" w:space="0" w:color="auto"/>
                          </w:divBdr>
                        </w:div>
                        <w:div w:id="1405879502">
                          <w:marLeft w:val="480"/>
                          <w:marRight w:val="0"/>
                          <w:marTop w:val="0"/>
                          <w:marBottom w:val="0"/>
                          <w:divBdr>
                            <w:top w:val="none" w:sz="0" w:space="0" w:color="auto"/>
                            <w:left w:val="none" w:sz="0" w:space="0" w:color="auto"/>
                            <w:bottom w:val="none" w:sz="0" w:space="0" w:color="auto"/>
                            <w:right w:val="none" w:sz="0" w:space="0" w:color="auto"/>
                          </w:divBdr>
                        </w:div>
                        <w:div w:id="814958118">
                          <w:marLeft w:val="480"/>
                          <w:marRight w:val="0"/>
                          <w:marTop w:val="0"/>
                          <w:marBottom w:val="0"/>
                          <w:divBdr>
                            <w:top w:val="none" w:sz="0" w:space="0" w:color="auto"/>
                            <w:left w:val="none" w:sz="0" w:space="0" w:color="auto"/>
                            <w:bottom w:val="none" w:sz="0" w:space="0" w:color="auto"/>
                            <w:right w:val="none" w:sz="0" w:space="0" w:color="auto"/>
                          </w:divBdr>
                        </w:div>
                        <w:div w:id="374889080">
                          <w:marLeft w:val="480"/>
                          <w:marRight w:val="0"/>
                          <w:marTop w:val="0"/>
                          <w:marBottom w:val="0"/>
                          <w:divBdr>
                            <w:top w:val="none" w:sz="0" w:space="0" w:color="auto"/>
                            <w:left w:val="none" w:sz="0" w:space="0" w:color="auto"/>
                            <w:bottom w:val="none" w:sz="0" w:space="0" w:color="auto"/>
                            <w:right w:val="none" w:sz="0" w:space="0" w:color="auto"/>
                          </w:divBdr>
                        </w:div>
                        <w:div w:id="43408527">
                          <w:marLeft w:val="480"/>
                          <w:marRight w:val="0"/>
                          <w:marTop w:val="0"/>
                          <w:marBottom w:val="0"/>
                          <w:divBdr>
                            <w:top w:val="none" w:sz="0" w:space="0" w:color="auto"/>
                            <w:left w:val="none" w:sz="0" w:space="0" w:color="auto"/>
                            <w:bottom w:val="none" w:sz="0" w:space="0" w:color="auto"/>
                            <w:right w:val="none" w:sz="0" w:space="0" w:color="auto"/>
                          </w:divBdr>
                        </w:div>
                        <w:div w:id="265969432">
                          <w:marLeft w:val="480"/>
                          <w:marRight w:val="0"/>
                          <w:marTop w:val="0"/>
                          <w:marBottom w:val="0"/>
                          <w:divBdr>
                            <w:top w:val="none" w:sz="0" w:space="0" w:color="auto"/>
                            <w:left w:val="none" w:sz="0" w:space="0" w:color="auto"/>
                            <w:bottom w:val="none" w:sz="0" w:space="0" w:color="auto"/>
                            <w:right w:val="none" w:sz="0" w:space="0" w:color="auto"/>
                          </w:divBdr>
                        </w:div>
                        <w:div w:id="911737919">
                          <w:marLeft w:val="480"/>
                          <w:marRight w:val="0"/>
                          <w:marTop w:val="0"/>
                          <w:marBottom w:val="0"/>
                          <w:divBdr>
                            <w:top w:val="none" w:sz="0" w:space="0" w:color="auto"/>
                            <w:left w:val="none" w:sz="0" w:space="0" w:color="auto"/>
                            <w:bottom w:val="none" w:sz="0" w:space="0" w:color="auto"/>
                            <w:right w:val="none" w:sz="0" w:space="0" w:color="auto"/>
                          </w:divBdr>
                        </w:div>
                        <w:div w:id="1485052360">
                          <w:marLeft w:val="480"/>
                          <w:marRight w:val="0"/>
                          <w:marTop w:val="0"/>
                          <w:marBottom w:val="0"/>
                          <w:divBdr>
                            <w:top w:val="none" w:sz="0" w:space="0" w:color="auto"/>
                            <w:left w:val="none" w:sz="0" w:space="0" w:color="auto"/>
                            <w:bottom w:val="none" w:sz="0" w:space="0" w:color="auto"/>
                            <w:right w:val="none" w:sz="0" w:space="0" w:color="auto"/>
                          </w:divBdr>
                        </w:div>
                        <w:div w:id="1546523039">
                          <w:marLeft w:val="480"/>
                          <w:marRight w:val="0"/>
                          <w:marTop w:val="0"/>
                          <w:marBottom w:val="0"/>
                          <w:divBdr>
                            <w:top w:val="none" w:sz="0" w:space="0" w:color="auto"/>
                            <w:left w:val="none" w:sz="0" w:space="0" w:color="auto"/>
                            <w:bottom w:val="none" w:sz="0" w:space="0" w:color="auto"/>
                            <w:right w:val="none" w:sz="0" w:space="0" w:color="auto"/>
                          </w:divBdr>
                        </w:div>
                        <w:div w:id="571234267">
                          <w:marLeft w:val="480"/>
                          <w:marRight w:val="0"/>
                          <w:marTop w:val="0"/>
                          <w:marBottom w:val="0"/>
                          <w:divBdr>
                            <w:top w:val="none" w:sz="0" w:space="0" w:color="auto"/>
                            <w:left w:val="none" w:sz="0" w:space="0" w:color="auto"/>
                            <w:bottom w:val="none" w:sz="0" w:space="0" w:color="auto"/>
                            <w:right w:val="none" w:sz="0" w:space="0" w:color="auto"/>
                          </w:divBdr>
                        </w:div>
                        <w:div w:id="1806046681">
                          <w:marLeft w:val="480"/>
                          <w:marRight w:val="0"/>
                          <w:marTop w:val="0"/>
                          <w:marBottom w:val="0"/>
                          <w:divBdr>
                            <w:top w:val="none" w:sz="0" w:space="0" w:color="auto"/>
                            <w:left w:val="none" w:sz="0" w:space="0" w:color="auto"/>
                            <w:bottom w:val="none" w:sz="0" w:space="0" w:color="auto"/>
                            <w:right w:val="none" w:sz="0" w:space="0" w:color="auto"/>
                          </w:divBdr>
                        </w:div>
                        <w:div w:id="270821411">
                          <w:marLeft w:val="480"/>
                          <w:marRight w:val="0"/>
                          <w:marTop w:val="0"/>
                          <w:marBottom w:val="0"/>
                          <w:divBdr>
                            <w:top w:val="none" w:sz="0" w:space="0" w:color="auto"/>
                            <w:left w:val="none" w:sz="0" w:space="0" w:color="auto"/>
                            <w:bottom w:val="none" w:sz="0" w:space="0" w:color="auto"/>
                            <w:right w:val="none" w:sz="0" w:space="0" w:color="auto"/>
                          </w:divBdr>
                        </w:div>
                        <w:div w:id="1644892770">
                          <w:marLeft w:val="480"/>
                          <w:marRight w:val="0"/>
                          <w:marTop w:val="0"/>
                          <w:marBottom w:val="0"/>
                          <w:divBdr>
                            <w:top w:val="none" w:sz="0" w:space="0" w:color="auto"/>
                            <w:left w:val="none" w:sz="0" w:space="0" w:color="auto"/>
                            <w:bottom w:val="none" w:sz="0" w:space="0" w:color="auto"/>
                            <w:right w:val="none" w:sz="0" w:space="0" w:color="auto"/>
                          </w:divBdr>
                        </w:div>
                        <w:div w:id="990250668">
                          <w:marLeft w:val="480"/>
                          <w:marRight w:val="0"/>
                          <w:marTop w:val="0"/>
                          <w:marBottom w:val="0"/>
                          <w:divBdr>
                            <w:top w:val="none" w:sz="0" w:space="0" w:color="auto"/>
                            <w:left w:val="none" w:sz="0" w:space="0" w:color="auto"/>
                            <w:bottom w:val="none" w:sz="0" w:space="0" w:color="auto"/>
                            <w:right w:val="none" w:sz="0" w:space="0" w:color="auto"/>
                          </w:divBdr>
                        </w:div>
                        <w:div w:id="643392462">
                          <w:marLeft w:val="480"/>
                          <w:marRight w:val="0"/>
                          <w:marTop w:val="0"/>
                          <w:marBottom w:val="0"/>
                          <w:divBdr>
                            <w:top w:val="none" w:sz="0" w:space="0" w:color="auto"/>
                            <w:left w:val="none" w:sz="0" w:space="0" w:color="auto"/>
                            <w:bottom w:val="none" w:sz="0" w:space="0" w:color="auto"/>
                            <w:right w:val="none" w:sz="0" w:space="0" w:color="auto"/>
                          </w:divBdr>
                        </w:div>
                        <w:div w:id="2024160723">
                          <w:marLeft w:val="480"/>
                          <w:marRight w:val="0"/>
                          <w:marTop w:val="0"/>
                          <w:marBottom w:val="0"/>
                          <w:divBdr>
                            <w:top w:val="none" w:sz="0" w:space="0" w:color="auto"/>
                            <w:left w:val="none" w:sz="0" w:space="0" w:color="auto"/>
                            <w:bottom w:val="none" w:sz="0" w:space="0" w:color="auto"/>
                            <w:right w:val="none" w:sz="0" w:space="0" w:color="auto"/>
                          </w:divBdr>
                        </w:div>
                      </w:divsChild>
                    </w:div>
                    <w:div w:id="215551174">
                      <w:marLeft w:val="0"/>
                      <w:marRight w:val="0"/>
                      <w:marTop w:val="0"/>
                      <w:marBottom w:val="0"/>
                      <w:divBdr>
                        <w:top w:val="none" w:sz="0" w:space="0" w:color="auto"/>
                        <w:left w:val="none" w:sz="0" w:space="0" w:color="auto"/>
                        <w:bottom w:val="none" w:sz="0" w:space="0" w:color="auto"/>
                        <w:right w:val="none" w:sz="0" w:space="0" w:color="auto"/>
                      </w:divBdr>
                      <w:divsChild>
                        <w:div w:id="1750689640">
                          <w:marLeft w:val="480"/>
                          <w:marRight w:val="0"/>
                          <w:marTop w:val="0"/>
                          <w:marBottom w:val="0"/>
                          <w:divBdr>
                            <w:top w:val="none" w:sz="0" w:space="0" w:color="auto"/>
                            <w:left w:val="none" w:sz="0" w:space="0" w:color="auto"/>
                            <w:bottom w:val="none" w:sz="0" w:space="0" w:color="auto"/>
                            <w:right w:val="none" w:sz="0" w:space="0" w:color="auto"/>
                          </w:divBdr>
                        </w:div>
                        <w:div w:id="934364051">
                          <w:marLeft w:val="480"/>
                          <w:marRight w:val="0"/>
                          <w:marTop w:val="0"/>
                          <w:marBottom w:val="0"/>
                          <w:divBdr>
                            <w:top w:val="none" w:sz="0" w:space="0" w:color="auto"/>
                            <w:left w:val="none" w:sz="0" w:space="0" w:color="auto"/>
                            <w:bottom w:val="none" w:sz="0" w:space="0" w:color="auto"/>
                            <w:right w:val="none" w:sz="0" w:space="0" w:color="auto"/>
                          </w:divBdr>
                        </w:div>
                        <w:div w:id="885137793">
                          <w:marLeft w:val="480"/>
                          <w:marRight w:val="0"/>
                          <w:marTop w:val="0"/>
                          <w:marBottom w:val="0"/>
                          <w:divBdr>
                            <w:top w:val="none" w:sz="0" w:space="0" w:color="auto"/>
                            <w:left w:val="none" w:sz="0" w:space="0" w:color="auto"/>
                            <w:bottom w:val="none" w:sz="0" w:space="0" w:color="auto"/>
                            <w:right w:val="none" w:sz="0" w:space="0" w:color="auto"/>
                          </w:divBdr>
                        </w:div>
                        <w:div w:id="1522162543">
                          <w:marLeft w:val="480"/>
                          <w:marRight w:val="0"/>
                          <w:marTop w:val="0"/>
                          <w:marBottom w:val="0"/>
                          <w:divBdr>
                            <w:top w:val="none" w:sz="0" w:space="0" w:color="auto"/>
                            <w:left w:val="none" w:sz="0" w:space="0" w:color="auto"/>
                            <w:bottom w:val="none" w:sz="0" w:space="0" w:color="auto"/>
                            <w:right w:val="none" w:sz="0" w:space="0" w:color="auto"/>
                          </w:divBdr>
                        </w:div>
                        <w:div w:id="1659766035">
                          <w:marLeft w:val="480"/>
                          <w:marRight w:val="0"/>
                          <w:marTop w:val="0"/>
                          <w:marBottom w:val="0"/>
                          <w:divBdr>
                            <w:top w:val="none" w:sz="0" w:space="0" w:color="auto"/>
                            <w:left w:val="none" w:sz="0" w:space="0" w:color="auto"/>
                            <w:bottom w:val="none" w:sz="0" w:space="0" w:color="auto"/>
                            <w:right w:val="none" w:sz="0" w:space="0" w:color="auto"/>
                          </w:divBdr>
                        </w:div>
                        <w:div w:id="1157917296">
                          <w:marLeft w:val="480"/>
                          <w:marRight w:val="0"/>
                          <w:marTop w:val="0"/>
                          <w:marBottom w:val="0"/>
                          <w:divBdr>
                            <w:top w:val="none" w:sz="0" w:space="0" w:color="auto"/>
                            <w:left w:val="none" w:sz="0" w:space="0" w:color="auto"/>
                            <w:bottom w:val="none" w:sz="0" w:space="0" w:color="auto"/>
                            <w:right w:val="none" w:sz="0" w:space="0" w:color="auto"/>
                          </w:divBdr>
                        </w:div>
                        <w:div w:id="1824466085">
                          <w:marLeft w:val="480"/>
                          <w:marRight w:val="0"/>
                          <w:marTop w:val="0"/>
                          <w:marBottom w:val="0"/>
                          <w:divBdr>
                            <w:top w:val="none" w:sz="0" w:space="0" w:color="auto"/>
                            <w:left w:val="none" w:sz="0" w:space="0" w:color="auto"/>
                            <w:bottom w:val="none" w:sz="0" w:space="0" w:color="auto"/>
                            <w:right w:val="none" w:sz="0" w:space="0" w:color="auto"/>
                          </w:divBdr>
                        </w:div>
                        <w:div w:id="1132745927">
                          <w:marLeft w:val="480"/>
                          <w:marRight w:val="0"/>
                          <w:marTop w:val="0"/>
                          <w:marBottom w:val="0"/>
                          <w:divBdr>
                            <w:top w:val="none" w:sz="0" w:space="0" w:color="auto"/>
                            <w:left w:val="none" w:sz="0" w:space="0" w:color="auto"/>
                            <w:bottom w:val="none" w:sz="0" w:space="0" w:color="auto"/>
                            <w:right w:val="none" w:sz="0" w:space="0" w:color="auto"/>
                          </w:divBdr>
                        </w:div>
                        <w:div w:id="695273323">
                          <w:marLeft w:val="480"/>
                          <w:marRight w:val="0"/>
                          <w:marTop w:val="0"/>
                          <w:marBottom w:val="0"/>
                          <w:divBdr>
                            <w:top w:val="none" w:sz="0" w:space="0" w:color="auto"/>
                            <w:left w:val="none" w:sz="0" w:space="0" w:color="auto"/>
                            <w:bottom w:val="none" w:sz="0" w:space="0" w:color="auto"/>
                            <w:right w:val="none" w:sz="0" w:space="0" w:color="auto"/>
                          </w:divBdr>
                        </w:div>
                        <w:div w:id="1566645521">
                          <w:marLeft w:val="480"/>
                          <w:marRight w:val="0"/>
                          <w:marTop w:val="0"/>
                          <w:marBottom w:val="0"/>
                          <w:divBdr>
                            <w:top w:val="none" w:sz="0" w:space="0" w:color="auto"/>
                            <w:left w:val="none" w:sz="0" w:space="0" w:color="auto"/>
                            <w:bottom w:val="none" w:sz="0" w:space="0" w:color="auto"/>
                            <w:right w:val="none" w:sz="0" w:space="0" w:color="auto"/>
                          </w:divBdr>
                        </w:div>
                        <w:div w:id="1586763503">
                          <w:marLeft w:val="480"/>
                          <w:marRight w:val="0"/>
                          <w:marTop w:val="0"/>
                          <w:marBottom w:val="0"/>
                          <w:divBdr>
                            <w:top w:val="none" w:sz="0" w:space="0" w:color="auto"/>
                            <w:left w:val="none" w:sz="0" w:space="0" w:color="auto"/>
                            <w:bottom w:val="none" w:sz="0" w:space="0" w:color="auto"/>
                            <w:right w:val="none" w:sz="0" w:space="0" w:color="auto"/>
                          </w:divBdr>
                        </w:div>
                        <w:div w:id="503396165">
                          <w:marLeft w:val="480"/>
                          <w:marRight w:val="0"/>
                          <w:marTop w:val="0"/>
                          <w:marBottom w:val="0"/>
                          <w:divBdr>
                            <w:top w:val="none" w:sz="0" w:space="0" w:color="auto"/>
                            <w:left w:val="none" w:sz="0" w:space="0" w:color="auto"/>
                            <w:bottom w:val="none" w:sz="0" w:space="0" w:color="auto"/>
                            <w:right w:val="none" w:sz="0" w:space="0" w:color="auto"/>
                          </w:divBdr>
                        </w:div>
                        <w:div w:id="1255016021">
                          <w:marLeft w:val="480"/>
                          <w:marRight w:val="0"/>
                          <w:marTop w:val="0"/>
                          <w:marBottom w:val="0"/>
                          <w:divBdr>
                            <w:top w:val="none" w:sz="0" w:space="0" w:color="auto"/>
                            <w:left w:val="none" w:sz="0" w:space="0" w:color="auto"/>
                            <w:bottom w:val="none" w:sz="0" w:space="0" w:color="auto"/>
                            <w:right w:val="none" w:sz="0" w:space="0" w:color="auto"/>
                          </w:divBdr>
                        </w:div>
                        <w:div w:id="2009476519">
                          <w:marLeft w:val="480"/>
                          <w:marRight w:val="0"/>
                          <w:marTop w:val="0"/>
                          <w:marBottom w:val="0"/>
                          <w:divBdr>
                            <w:top w:val="none" w:sz="0" w:space="0" w:color="auto"/>
                            <w:left w:val="none" w:sz="0" w:space="0" w:color="auto"/>
                            <w:bottom w:val="none" w:sz="0" w:space="0" w:color="auto"/>
                            <w:right w:val="none" w:sz="0" w:space="0" w:color="auto"/>
                          </w:divBdr>
                        </w:div>
                        <w:div w:id="51119219">
                          <w:marLeft w:val="480"/>
                          <w:marRight w:val="0"/>
                          <w:marTop w:val="0"/>
                          <w:marBottom w:val="0"/>
                          <w:divBdr>
                            <w:top w:val="none" w:sz="0" w:space="0" w:color="auto"/>
                            <w:left w:val="none" w:sz="0" w:space="0" w:color="auto"/>
                            <w:bottom w:val="none" w:sz="0" w:space="0" w:color="auto"/>
                            <w:right w:val="none" w:sz="0" w:space="0" w:color="auto"/>
                          </w:divBdr>
                        </w:div>
                        <w:div w:id="2082753141">
                          <w:marLeft w:val="480"/>
                          <w:marRight w:val="0"/>
                          <w:marTop w:val="0"/>
                          <w:marBottom w:val="0"/>
                          <w:divBdr>
                            <w:top w:val="none" w:sz="0" w:space="0" w:color="auto"/>
                            <w:left w:val="none" w:sz="0" w:space="0" w:color="auto"/>
                            <w:bottom w:val="none" w:sz="0" w:space="0" w:color="auto"/>
                            <w:right w:val="none" w:sz="0" w:space="0" w:color="auto"/>
                          </w:divBdr>
                        </w:div>
                        <w:div w:id="89013655">
                          <w:marLeft w:val="480"/>
                          <w:marRight w:val="0"/>
                          <w:marTop w:val="0"/>
                          <w:marBottom w:val="0"/>
                          <w:divBdr>
                            <w:top w:val="none" w:sz="0" w:space="0" w:color="auto"/>
                            <w:left w:val="none" w:sz="0" w:space="0" w:color="auto"/>
                            <w:bottom w:val="none" w:sz="0" w:space="0" w:color="auto"/>
                            <w:right w:val="none" w:sz="0" w:space="0" w:color="auto"/>
                          </w:divBdr>
                        </w:div>
                        <w:div w:id="551884583">
                          <w:marLeft w:val="480"/>
                          <w:marRight w:val="0"/>
                          <w:marTop w:val="0"/>
                          <w:marBottom w:val="0"/>
                          <w:divBdr>
                            <w:top w:val="none" w:sz="0" w:space="0" w:color="auto"/>
                            <w:left w:val="none" w:sz="0" w:space="0" w:color="auto"/>
                            <w:bottom w:val="none" w:sz="0" w:space="0" w:color="auto"/>
                            <w:right w:val="none" w:sz="0" w:space="0" w:color="auto"/>
                          </w:divBdr>
                        </w:div>
                        <w:div w:id="1503667189">
                          <w:marLeft w:val="480"/>
                          <w:marRight w:val="0"/>
                          <w:marTop w:val="0"/>
                          <w:marBottom w:val="0"/>
                          <w:divBdr>
                            <w:top w:val="none" w:sz="0" w:space="0" w:color="auto"/>
                            <w:left w:val="none" w:sz="0" w:space="0" w:color="auto"/>
                            <w:bottom w:val="none" w:sz="0" w:space="0" w:color="auto"/>
                            <w:right w:val="none" w:sz="0" w:space="0" w:color="auto"/>
                          </w:divBdr>
                        </w:div>
                        <w:div w:id="2102215855">
                          <w:marLeft w:val="480"/>
                          <w:marRight w:val="0"/>
                          <w:marTop w:val="0"/>
                          <w:marBottom w:val="0"/>
                          <w:divBdr>
                            <w:top w:val="none" w:sz="0" w:space="0" w:color="auto"/>
                            <w:left w:val="none" w:sz="0" w:space="0" w:color="auto"/>
                            <w:bottom w:val="none" w:sz="0" w:space="0" w:color="auto"/>
                            <w:right w:val="none" w:sz="0" w:space="0" w:color="auto"/>
                          </w:divBdr>
                        </w:div>
                        <w:div w:id="1088388813">
                          <w:marLeft w:val="480"/>
                          <w:marRight w:val="0"/>
                          <w:marTop w:val="0"/>
                          <w:marBottom w:val="0"/>
                          <w:divBdr>
                            <w:top w:val="none" w:sz="0" w:space="0" w:color="auto"/>
                            <w:left w:val="none" w:sz="0" w:space="0" w:color="auto"/>
                            <w:bottom w:val="none" w:sz="0" w:space="0" w:color="auto"/>
                            <w:right w:val="none" w:sz="0" w:space="0" w:color="auto"/>
                          </w:divBdr>
                        </w:div>
                        <w:div w:id="1431316428">
                          <w:marLeft w:val="480"/>
                          <w:marRight w:val="0"/>
                          <w:marTop w:val="0"/>
                          <w:marBottom w:val="0"/>
                          <w:divBdr>
                            <w:top w:val="none" w:sz="0" w:space="0" w:color="auto"/>
                            <w:left w:val="none" w:sz="0" w:space="0" w:color="auto"/>
                            <w:bottom w:val="none" w:sz="0" w:space="0" w:color="auto"/>
                            <w:right w:val="none" w:sz="0" w:space="0" w:color="auto"/>
                          </w:divBdr>
                        </w:div>
                        <w:div w:id="225577771">
                          <w:marLeft w:val="480"/>
                          <w:marRight w:val="0"/>
                          <w:marTop w:val="0"/>
                          <w:marBottom w:val="0"/>
                          <w:divBdr>
                            <w:top w:val="none" w:sz="0" w:space="0" w:color="auto"/>
                            <w:left w:val="none" w:sz="0" w:space="0" w:color="auto"/>
                            <w:bottom w:val="none" w:sz="0" w:space="0" w:color="auto"/>
                            <w:right w:val="none" w:sz="0" w:space="0" w:color="auto"/>
                          </w:divBdr>
                        </w:div>
                        <w:div w:id="1207376853">
                          <w:marLeft w:val="480"/>
                          <w:marRight w:val="0"/>
                          <w:marTop w:val="0"/>
                          <w:marBottom w:val="0"/>
                          <w:divBdr>
                            <w:top w:val="none" w:sz="0" w:space="0" w:color="auto"/>
                            <w:left w:val="none" w:sz="0" w:space="0" w:color="auto"/>
                            <w:bottom w:val="none" w:sz="0" w:space="0" w:color="auto"/>
                            <w:right w:val="none" w:sz="0" w:space="0" w:color="auto"/>
                          </w:divBdr>
                        </w:div>
                        <w:div w:id="760682917">
                          <w:marLeft w:val="480"/>
                          <w:marRight w:val="0"/>
                          <w:marTop w:val="0"/>
                          <w:marBottom w:val="0"/>
                          <w:divBdr>
                            <w:top w:val="none" w:sz="0" w:space="0" w:color="auto"/>
                            <w:left w:val="none" w:sz="0" w:space="0" w:color="auto"/>
                            <w:bottom w:val="none" w:sz="0" w:space="0" w:color="auto"/>
                            <w:right w:val="none" w:sz="0" w:space="0" w:color="auto"/>
                          </w:divBdr>
                        </w:div>
                        <w:div w:id="1631939589">
                          <w:marLeft w:val="480"/>
                          <w:marRight w:val="0"/>
                          <w:marTop w:val="0"/>
                          <w:marBottom w:val="0"/>
                          <w:divBdr>
                            <w:top w:val="none" w:sz="0" w:space="0" w:color="auto"/>
                            <w:left w:val="none" w:sz="0" w:space="0" w:color="auto"/>
                            <w:bottom w:val="none" w:sz="0" w:space="0" w:color="auto"/>
                            <w:right w:val="none" w:sz="0" w:space="0" w:color="auto"/>
                          </w:divBdr>
                        </w:div>
                        <w:div w:id="1685132053">
                          <w:marLeft w:val="480"/>
                          <w:marRight w:val="0"/>
                          <w:marTop w:val="0"/>
                          <w:marBottom w:val="0"/>
                          <w:divBdr>
                            <w:top w:val="none" w:sz="0" w:space="0" w:color="auto"/>
                            <w:left w:val="none" w:sz="0" w:space="0" w:color="auto"/>
                            <w:bottom w:val="none" w:sz="0" w:space="0" w:color="auto"/>
                            <w:right w:val="none" w:sz="0" w:space="0" w:color="auto"/>
                          </w:divBdr>
                        </w:div>
                        <w:div w:id="1901283052">
                          <w:marLeft w:val="480"/>
                          <w:marRight w:val="0"/>
                          <w:marTop w:val="0"/>
                          <w:marBottom w:val="0"/>
                          <w:divBdr>
                            <w:top w:val="none" w:sz="0" w:space="0" w:color="auto"/>
                            <w:left w:val="none" w:sz="0" w:space="0" w:color="auto"/>
                            <w:bottom w:val="none" w:sz="0" w:space="0" w:color="auto"/>
                            <w:right w:val="none" w:sz="0" w:space="0" w:color="auto"/>
                          </w:divBdr>
                        </w:div>
                      </w:divsChild>
                    </w:div>
                    <w:div w:id="1540700845">
                      <w:marLeft w:val="0"/>
                      <w:marRight w:val="0"/>
                      <w:marTop w:val="0"/>
                      <w:marBottom w:val="0"/>
                      <w:divBdr>
                        <w:top w:val="none" w:sz="0" w:space="0" w:color="auto"/>
                        <w:left w:val="none" w:sz="0" w:space="0" w:color="auto"/>
                        <w:bottom w:val="none" w:sz="0" w:space="0" w:color="auto"/>
                        <w:right w:val="none" w:sz="0" w:space="0" w:color="auto"/>
                      </w:divBdr>
                      <w:divsChild>
                        <w:div w:id="243884792">
                          <w:marLeft w:val="480"/>
                          <w:marRight w:val="0"/>
                          <w:marTop w:val="0"/>
                          <w:marBottom w:val="0"/>
                          <w:divBdr>
                            <w:top w:val="none" w:sz="0" w:space="0" w:color="auto"/>
                            <w:left w:val="none" w:sz="0" w:space="0" w:color="auto"/>
                            <w:bottom w:val="none" w:sz="0" w:space="0" w:color="auto"/>
                            <w:right w:val="none" w:sz="0" w:space="0" w:color="auto"/>
                          </w:divBdr>
                        </w:div>
                        <w:div w:id="108161486">
                          <w:marLeft w:val="480"/>
                          <w:marRight w:val="0"/>
                          <w:marTop w:val="0"/>
                          <w:marBottom w:val="0"/>
                          <w:divBdr>
                            <w:top w:val="none" w:sz="0" w:space="0" w:color="auto"/>
                            <w:left w:val="none" w:sz="0" w:space="0" w:color="auto"/>
                            <w:bottom w:val="none" w:sz="0" w:space="0" w:color="auto"/>
                            <w:right w:val="none" w:sz="0" w:space="0" w:color="auto"/>
                          </w:divBdr>
                        </w:div>
                        <w:div w:id="2131245210">
                          <w:marLeft w:val="480"/>
                          <w:marRight w:val="0"/>
                          <w:marTop w:val="0"/>
                          <w:marBottom w:val="0"/>
                          <w:divBdr>
                            <w:top w:val="none" w:sz="0" w:space="0" w:color="auto"/>
                            <w:left w:val="none" w:sz="0" w:space="0" w:color="auto"/>
                            <w:bottom w:val="none" w:sz="0" w:space="0" w:color="auto"/>
                            <w:right w:val="none" w:sz="0" w:space="0" w:color="auto"/>
                          </w:divBdr>
                        </w:div>
                        <w:div w:id="425227808">
                          <w:marLeft w:val="480"/>
                          <w:marRight w:val="0"/>
                          <w:marTop w:val="0"/>
                          <w:marBottom w:val="0"/>
                          <w:divBdr>
                            <w:top w:val="none" w:sz="0" w:space="0" w:color="auto"/>
                            <w:left w:val="none" w:sz="0" w:space="0" w:color="auto"/>
                            <w:bottom w:val="none" w:sz="0" w:space="0" w:color="auto"/>
                            <w:right w:val="none" w:sz="0" w:space="0" w:color="auto"/>
                          </w:divBdr>
                        </w:div>
                        <w:div w:id="665985412">
                          <w:marLeft w:val="480"/>
                          <w:marRight w:val="0"/>
                          <w:marTop w:val="0"/>
                          <w:marBottom w:val="0"/>
                          <w:divBdr>
                            <w:top w:val="none" w:sz="0" w:space="0" w:color="auto"/>
                            <w:left w:val="none" w:sz="0" w:space="0" w:color="auto"/>
                            <w:bottom w:val="none" w:sz="0" w:space="0" w:color="auto"/>
                            <w:right w:val="none" w:sz="0" w:space="0" w:color="auto"/>
                          </w:divBdr>
                        </w:div>
                        <w:div w:id="661587460">
                          <w:marLeft w:val="480"/>
                          <w:marRight w:val="0"/>
                          <w:marTop w:val="0"/>
                          <w:marBottom w:val="0"/>
                          <w:divBdr>
                            <w:top w:val="none" w:sz="0" w:space="0" w:color="auto"/>
                            <w:left w:val="none" w:sz="0" w:space="0" w:color="auto"/>
                            <w:bottom w:val="none" w:sz="0" w:space="0" w:color="auto"/>
                            <w:right w:val="none" w:sz="0" w:space="0" w:color="auto"/>
                          </w:divBdr>
                        </w:div>
                        <w:div w:id="1580675052">
                          <w:marLeft w:val="480"/>
                          <w:marRight w:val="0"/>
                          <w:marTop w:val="0"/>
                          <w:marBottom w:val="0"/>
                          <w:divBdr>
                            <w:top w:val="none" w:sz="0" w:space="0" w:color="auto"/>
                            <w:left w:val="none" w:sz="0" w:space="0" w:color="auto"/>
                            <w:bottom w:val="none" w:sz="0" w:space="0" w:color="auto"/>
                            <w:right w:val="none" w:sz="0" w:space="0" w:color="auto"/>
                          </w:divBdr>
                        </w:div>
                        <w:div w:id="1513228562">
                          <w:marLeft w:val="480"/>
                          <w:marRight w:val="0"/>
                          <w:marTop w:val="0"/>
                          <w:marBottom w:val="0"/>
                          <w:divBdr>
                            <w:top w:val="none" w:sz="0" w:space="0" w:color="auto"/>
                            <w:left w:val="none" w:sz="0" w:space="0" w:color="auto"/>
                            <w:bottom w:val="none" w:sz="0" w:space="0" w:color="auto"/>
                            <w:right w:val="none" w:sz="0" w:space="0" w:color="auto"/>
                          </w:divBdr>
                        </w:div>
                        <w:div w:id="1308779006">
                          <w:marLeft w:val="480"/>
                          <w:marRight w:val="0"/>
                          <w:marTop w:val="0"/>
                          <w:marBottom w:val="0"/>
                          <w:divBdr>
                            <w:top w:val="none" w:sz="0" w:space="0" w:color="auto"/>
                            <w:left w:val="none" w:sz="0" w:space="0" w:color="auto"/>
                            <w:bottom w:val="none" w:sz="0" w:space="0" w:color="auto"/>
                            <w:right w:val="none" w:sz="0" w:space="0" w:color="auto"/>
                          </w:divBdr>
                        </w:div>
                        <w:div w:id="508257052">
                          <w:marLeft w:val="480"/>
                          <w:marRight w:val="0"/>
                          <w:marTop w:val="0"/>
                          <w:marBottom w:val="0"/>
                          <w:divBdr>
                            <w:top w:val="none" w:sz="0" w:space="0" w:color="auto"/>
                            <w:left w:val="none" w:sz="0" w:space="0" w:color="auto"/>
                            <w:bottom w:val="none" w:sz="0" w:space="0" w:color="auto"/>
                            <w:right w:val="none" w:sz="0" w:space="0" w:color="auto"/>
                          </w:divBdr>
                        </w:div>
                        <w:div w:id="1379011164">
                          <w:marLeft w:val="480"/>
                          <w:marRight w:val="0"/>
                          <w:marTop w:val="0"/>
                          <w:marBottom w:val="0"/>
                          <w:divBdr>
                            <w:top w:val="none" w:sz="0" w:space="0" w:color="auto"/>
                            <w:left w:val="none" w:sz="0" w:space="0" w:color="auto"/>
                            <w:bottom w:val="none" w:sz="0" w:space="0" w:color="auto"/>
                            <w:right w:val="none" w:sz="0" w:space="0" w:color="auto"/>
                          </w:divBdr>
                        </w:div>
                        <w:div w:id="222764096">
                          <w:marLeft w:val="480"/>
                          <w:marRight w:val="0"/>
                          <w:marTop w:val="0"/>
                          <w:marBottom w:val="0"/>
                          <w:divBdr>
                            <w:top w:val="none" w:sz="0" w:space="0" w:color="auto"/>
                            <w:left w:val="none" w:sz="0" w:space="0" w:color="auto"/>
                            <w:bottom w:val="none" w:sz="0" w:space="0" w:color="auto"/>
                            <w:right w:val="none" w:sz="0" w:space="0" w:color="auto"/>
                          </w:divBdr>
                        </w:div>
                        <w:div w:id="1681658623">
                          <w:marLeft w:val="480"/>
                          <w:marRight w:val="0"/>
                          <w:marTop w:val="0"/>
                          <w:marBottom w:val="0"/>
                          <w:divBdr>
                            <w:top w:val="none" w:sz="0" w:space="0" w:color="auto"/>
                            <w:left w:val="none" w:sz="0" w:space="0" w:color="auto"/>
                            <w:bottom w:val="none" w:sz="0" w:space="0" w:color="auto"/>
                            <w:right w:val="none" w:sz="0" w:space="0" w:color="auto"/>
                          </w:divBdr>
                        </w:div>
                        <w:div w:id="1613131085">
                          <w:marLeft w:val="480"/>
                          <w:marRight w:val="0"/>
                          <w:marTop w:val="0"/>
                          <w:marBottom w:val="0"/>
                          <w:divBdr>
                            <w:top w:val="none" w:sz="0" w:space="0" w:color="auto"/>
                            <w:left w:val="none" w:sz="0" w:space="0" w:color="auto"/>
                            <w:bottom w:val="none" w:sz="0" w:space="0" w:color="auto"/>
                            <w:right w:val="none" w:sz="0" w:space="0" w:color="auto"/>
                          </w:divBdr>
                        </w:div>
                        <w:div w:id="625966358">
                          <w:marLeft w:val="480"/>
                          <w:marRight w:val="0"/>
                          <w:marTop w:val="0"/>
                          <w:marBottom w:val="0"/>
                          <w:divBdr>
                            <w:top w:val="none" w:sz="0" w:space="0" w:color="auto"/>
                            <w:left w:val="none" w:sz="0" w:space="0" w:color="auto"/>
                            <w:bottom w:val="none" w:sz="0" w:space="0" w:color="auto"/>
                            <w:right w:val="none" w:sz="0" w:space="0" w:color="auto"/>
                          </w:divBdr>
                        </w:div>
                        <w:div w:id="20058190">
                          <w:marLeft w:val="480"/>
                          <w:marRight w:val="0"/>
                          <w:marTop w:val="0"/>
                          <w:marBottom w:val="0"/>
                          <w:divBdr>
                            <w:top w:val="none" w:sz="0" w:space="0" w:color="auto"/>
                            <w:left w:val="none" w:sz="0" w:space="0" w:color="auto"/>
                            <w:bottom w:val="none" w:sz="0" w:space="0" w:color="auto"/>
                            <w:right w:val="none" w:sz="0" w:space="0" w:color="auto"/>
                          </w:divBdr>
                        </w:div>
                        <w:div w:id="1161698273">
                          <w:marLeft w:val="480"/>
                          <w:marRight w:val="0"/>
                          <w:marTop w:val="0"/>
                          <w:marBottom w:val="0"/>
                          <w:divBdr>
                            <w:top w:val="none" w:sz="0" w:space="0" w:color="auto"/>
                            <w:left w:val="none" w:sz="0" w:space="0" w:color="auto"/>
                            <w:bottom w:val="none" w:sz="0" w:space="0" w:color="auto"/>
                            <w:right w:val="none" w:sz="0" w:space="0" w:color="auto"/>
                          </w:divBdr>
                        </w:div>
                        <w:div w:id="419107855">
                          <w:marLeft w:val="480"/>
                          <w:marRight w:val="0"/>
                          <w:marTop w:val="0"/>
                          <w:marBottom w:val="0"/>
                          <w:divBdr>
                            <w:top w:val="none" w:sz="0" w:space="0" w:color="auto"/>
                            <w:left w:val="none" w:sz="0" w:space="0" w:color="auto"/>
                            <w:bottom w:val="none" w:sz="0" w:space="0" w:color="auto"/>
                            <w:right w:val="none" w:sz="0" w:space="0" w:color="auto"/>
                          </w:divBdr>
                        </w:div>
                        <w:div w:id="374352528">
                          <w:marLeft w:val="480"/>
                          <w:marRight w:val="0"/>
                          <w:marTop w:val="0"/>
                          <w:marBottom w:val="0"/>
                          <w:divBdr>
                            <w:top w:val="none" w:sz="0" w:space="0" w:color="auto"/>
                            <w:left w:val="none" w:sz="0" w:space="0" w:color="auto"/>
                            <w:bottom w:val="none" w:sz="0" w:space="0" w:color="auto"/>
                            <w:right w:val="none" w:sz="0" w:space="0" w:color="auto"/>
                          </w:divBdr>
                        </w:div>
                        <w:div w:id="629213943">
                          <w:marLeft w:val="480"/>
                          <w:marRight w:val="0"/>
                          <w:marTop w:val="0"/>
                          <w:marBottom w:val="0"/>
                          <w:divBdr>
                            <w:top w:val="none" w:sz="0" w:space="0" w:color="auto"/>
                            <w:left w:val="none" w:sz="0" w:space="0" w:color="auto"/>
                            <w:bottom w:val="none" w:sz="0" w:space="0" w:color="auto"/>
                            <w:right w:val="none" w:sz="0" w:space="0" w:color="auto"/>
                          </w:divBdr>
                        </w:div>
                        <w:div w:id="1335917422">
                          <w:marLeft w:val="480"/>
                          <w:marRight w:val="0"/>
                          <w:marTop w:val="0"/>
                          <w:marBottom w:val="0"/>
                          <w:divBdr>
                            <w:top w:val="none" w:sz="0" w:space="0" w:color="auto"/>
                            <w:left w:val="none" w:sz="0" w:space="0" w:color="auto"/>
                            <w:bottom w:val="none" w:sz="0" w:space="0" w:color="auto"/>
                            <w:right w:val="none" w:sz="0" w:space="0" w:color="auto"/>
                          </w:divBdr>
                        </w:div>
                        <w:div w:id="716314491">
                          <w:marLeft w:val="480"/>
                          <w:marRight w:val="0"/>
                          <w:marTop w:val="0"/>
                          <w:marBottom w:val="0"/>
                          <w:divBdr>
                            <w:top w:val="none" w:sz="0" w:space="0" w:color="auto"/>
                            <w:left w:val="none" w:sz="0" w:space="0" w:color="auto"/>
                            <w:bottom w:val="none" w:sz="0" w:space="0" w:color="auto"/>
                            <w:right w:val="none" w:sz="0" w:space="0" w:color="auto"/>
                          </w:divBdr>
                        </w:div>
                        <w:div w:id="1388994570">
                          <w:marLeft w:val="480"/>
                          <w:marRight w:val="0"/>
                          <w:marTop w:val="0"/>
                          <w:marBottom w:val="0"/>
                          <w:divBdr>
                            <w:top w:val="none" w:sz="0" w:space="0" w:color="auto"/>
                            <w:left w:val="none" w:sz="0" w:space="0" w:color="auto"/>
                            <w:bottom w:val="none" w:sz="0" w:space="0" w:color="auto"/>
                            <w:right w:val="none" w:sz="0" w:space="0" w:color="auto"/>
                          </w:divBdr>
                        </w:div>
                        <w:div w:id="1757559265">
                          <w:marLeft w:val="480"/>
                          <w:marRight w:val="0"/>
                          <w:marTop w:val="0"/>
                          <w:marBottom w:val="0"/>
                          <w:divBdr>
                            <w:top w:val="none" w:sz="0" w:space="0" w:color="auto"/>
                            <w:left w:val="none" w:sz="0" w:space="0" w:color="auto"/>
                            <w:bottom w:val="none" w:sz="0" w:space="0" w:color="auto"/>
                            <w:right w:val="none" w:sz="0" w:space="0" w:color="auto"/>
                          </w:divBdr>
                        </w:div>
                        <w:div w:id="1068529235">
                          <w:marLeft w:val="480"/>
                          <w:marRight w:val="0"/>
                          <w:marTop w:val="0"/>
                          <w:marBottom w:val="0"/>
                          <w:divBdr>
                            <w:top w:val="none" w:sz="0" w:space="0" w:color="auto"/>
                            <w:left w:val="none" w:sz="0" w:space="0" w:color="auto"/>
                            <w:bottom w:val="none" w:sz="0" w:space="0" w:color="auto"/>
                            <w:right w:val="none" w:sz="0" w:space="0" w:color="auto"/>
                          </w:divBdr>
                        </w:div>
                      </w:divsChild>
                    </w:div>
                    <w:div w:id="1617181251">
                      <w:marLeft w:val="0"/>
                      <w:marRight w:val="0"/>
                      <w:marTop w:val="0"/>
                      <w:marBottom w:val="0"/>
                      <w:divBdr>
                        <w:top w:val="none" w:sz="0" w:space="0" w:color="auto"/>
                        <w:left w:val="none" w:sz="0" w:space="0" w:color="auto"/>
                        <w:bottom w:val="none" w:sz="0" w:space="0" w:color="auto"/>
                        <w:right w:val="none" w:sz="0" w:space="0" w:color="auto"/>
                      </w:divBdr>
                      <w:divsChild>
                        <w:div w:id="193928380">
                          <w:marLeft w:val="480"/>
                          <w:marRight w:val="0"/>
                          <w:marTop w:val="0"/>
                          <w:marBottom w:val="0"/>
                          <w:divBdr>
                            <w:top w:val="none" w:sz="0" w:space="0" w:color="auto"/>
                            <w:left w:val="none" w:sz="0" w:space="0" w:color="auto"/>
                            <w:bottom w:val="none" w:sz="0" w:space="0" w:color="auto"/>
                            <w:right w:val="none" w:sz="0" w:space="0" w:color="auto"/>
                          </w:divBdr>
                        </w:div>
                        <w:div w:id="2138375632">
                          <w:marLeft w:val="480"/>
                          <w:marRight w:val="0"/>
                          <w:marTop w:val="0"/>
                          <w:marBottom w:val="0"/>
                          <w:divBdr>
                            <w:top w:val="none" w:sz="0" w:space="0" w:color="auto"/>
                            <w:left w:val="none" w:sz="0" w:space="0" w:color="auto"/>
                            <w:bottom w:val="none" w:sz="0" w:space="0" w:color="auto"/>
                            <w:right w:val="none" w:sz="0" w:space="0" w:color="auto"/>
                          </w:divBdr>
                        </w:div>
                        <w:div w:id="2066709671">
                          <w:marLeft w:val="480"/>
                          <w:marRight w:val="0"/>
                          <w:marTop w:val="0"/>
                          <w:marBottom w:val="0"/>
                          <w:divBdr>
                            <w:top w:val="none" w:sz="0" w:space="0" w:color="auto"/>
                            <w:left w:val="none" w:sz="0" w:space="0" w:color="auto"/>
                            <w:bottom w:val="none" w:sz="0" w:space="0" w:color="auto"/>
                            <w:right w:val="none" w:sz="0" w:space="0" w:color="auto"/>
                          </w:divBdr>
                        </w:div>
                        <w:div w:id="1002126367">
                          <w:marLeft w:val="480"/>
                          <w:marRight w:val="0"/>
                          <w:marTop w:val="0"/>
                          <w:marBottom w:val="0"/>
                          <w:divBdr>
                            <w:top w:val="none" w:sz="0" w:space="0" w:color="auto"/>
                            <w:left w:val="none" w:sz="0" w:space="0" w:color="auto"/>
                            <w:bottom w:val="none" w:sz="0" w:space="0" w:color="auto"/>
                            <w:right w:val="none" w:sz="0" w:space="0" w:color="auto"/>
                          </w:divBdr>
                        </w:div>
                        <w:div w:id="1476332152">
                          <w:marLeft w:val="480"/>
                          <w:marRight w:val="0"/>
                          <w:marTop w:val="0"/>
                          <w:marBottom w:val="0"/>
                          <w:divBdr>
                            <w:top w:val="none" w:sz="0" w:space="0" w:color="auto"/>
                            <w:left w:val="none" w:sz="0" w:space="0" w:color="auto"/>
                            <w:bottom w:val="none" w:sz="0" w:space="0" w:color="auto"/>
                            <w:right w:val="none" w:sz="0" w:space="0" w:color="auto"/>
                          </w:divBdr>
                        </w:div>
                        <w:div w:id="745958199">
                          <w:marLeft w:val="480"/>
                          <w:marRight w:val="0"/>
                          <w:marTop w:val="0"/>
                          <w:marBottom w:val="0"/>
                          <w:divBdr>
                            <w:top w:val="none" w:sz="0" w:space="0" w:color="auto"/>
                            <w:left w:val="none" w:sz="0" w:space="0" w:color="auto"/>
                            <w:bottom w:val="none" w:sz="0" w:space="0" w:color="auto"/>
                            <w:right w:val="none" w:sz="0" w:space="0" w:color="auto"/>
                          </w:divBdr>
                        </w:div>
                        <w:div w:id="983512979">
                          <w:marLeft w:val="480"/>
                          <w:marRight w:val="0"/>
                          <w:marTop w:val="0"/>
                          <w:marBottom w:val="0"/>
                          <w:divBdr>
                            <w:top w:val="none" w:sz="0" w:space="0" w:color="auto"/>
                            <w:left w:val="none" w:sz="0" w:space="0" w:color="auto"/>
                            <w:bottom w:val="none" w:sz="0" w:space="0" w:color="auto"/>
                            <w:right w:val="none" w:sz="0" w:space="0" w:color="auto"/>
                          </w:divBdr>
                        </w:div>
                        <w:div w:id="1605066270">
                          <w:marLeft w:val="480"/>
                          <w:marRight w:val="0"/>
                          <w:marTop w:val="0"/>
                          <w:marBottom w:val="0"/>
                          <w:divBdr>
                            <w:top w:val="none" w:sz="0" w:space="0" w:color="auto"/>
                            <w:left w:val="none" w:sz="0" w:space="0" w:color="auto"/>
                            <w:bottom w:val="none" w:sz="0" w:space="0" w:color="auto"/>
                            <w:right w:val="none" w:sz="0" w:space="0" w:color="auto"/>
                          </w:divBdr>
                        </w:div>
                        <w:div w:id="142934525">
                          <w:marLeft w:val="480"/>
                          <w:marRight w:val="0"/>
                          <w:marTop w:val="0"/>
                          <w:marBottom w:val="0"/>
                          <w:divBdr>
                            <w:top w:val="none" w:sz="0" w:space="0" w:color="auto"/>
                            <w:left w:val="none" w:sz="0" w:space="0" w:color="auto"/>
                            <w:bottom w:val="none" w:sz="0" w:space="0" w:color="auto"/>
                            <w:right w:val="none" w:sz="0" w:space="0" w:color="auto"/>
                          </w:divBdr>
                        </w:div>
                        <w:div w:id="1787197397">
                          <w:marLeft w:val="480"/>
                          <w:marRight w:val="0"/>
                          <w:marTop w:val="0"/>
                          <w:marBottom w:val="0"/>
                          <w:divBdr>
                            <w:top w:val="none" w:sz="0" w:space="0" w:color="auto"/>
                            <w:left w:val="none" w:sz="0" w:space="0" w:color="auto"/>
                            <w:bottom w:val="none" w:sz="0" w:space="0" w:color="auto"/>
                            <w:right w:val="none" w:sz="0" w:space="0" w:color="auto"/>
                          </w:divBdr>
                        </w:div>
                        <w:div w:id="238101059">
                          <w:marLeft w:val="480"/>
                          <w:marRight w:val="0"/>
                          <w:marTop w:val="0"/>
                          <w:marBottom w:val="0"/>
                          <w:divBdr>
                            <w:top w:val="none" w:sz="0" w:space="0" w:color="auto"/>
                            <w:left w:val="none" w:sz="0" w:space="0" w:color="auto"/>
                            <w:bottom w:val="none" w:sz="0" w:space="0" w:color="auto"/>
                            <w:right w:val="none" w:sz="0" w:space="0" w:color="auto"/>
                          </w:divBdr>
                        </w:div>
                        <w:div w:id="988632136">
                          <w:marLeft w:val="480"/>
                          <w:marRight w:val="0"/>
                          <w:marTop w:val="0"/>
                          <w:marBottom w:val="0"/>
                          <w:divBdr>
                            <w:top w:val="none" w:sz="0" w:space="0" w:color="auto"/>
                            <w:left w:val="none" w:sz="0" w:space="0" w:color="auto"/>
                            <w:bottom w:val="none" w:sz="0" w:space="0" w:color="auto"/>
                            <w:right w:val="none" w:sz="0" w:space="0" w:color="auto"/>
                          </w:divBdr>
                        </w:div>
                        <w:div w:id="205332229">
                          <w:marLeft w:val="480"/>
                          <w:marRight w:val="0"/>
                          <w:marTop w:val="0"/>
                          <w:marBottom w:val="0"/>
                          <w:divBdr>
                            <w:top w:val="none" w:sz="0" w:space="0" w:color="auto"/>
                            <w:left w:val="none" w:sz="0" w:space="0" w:color="auto"/>
                            <w:bottom w:val="none" w:sz="0" w:space="0" w:color="auto"/>
                            <w:right w:val="none" w:sz="0" w:space="0" w:color="auto"/>
                          </w:divBdr>
                        </w:div>
                        <w:div w:id="714700663">
                          <w:marLeft w:val="480"/>
                          <w:marRight w:val="0"/>
                          <w:marTop w:val="0"/>
                          <w:marBottom w:val="0"/>
                          <w:divBdr>
                            <w:top w:val="none" w:sz="0" w:space="0" w:color="auto"/>
                            <w:left w:val="none" w:sz="0" w:space="0" w:color="auto"/>
                            <w:bottom w:val="none" w:sz="0" w:space="0" w:color="auto"/>
                            <w:right w:val="none" w:sz="0" w:space="0" w:color="auto"/>
                          </w:divBdr>
                        </w:div>
                        <w:div w:id="1465276462">
                          <w:marLeft w:val="480"/>
                          <w:marRight w:val="0"/>
                          <w:marTop w:val="0"/>
                          <w:marBottom w:val="0"/>
                          <w:divBdr>
                            <w:top w:val="none" w:sz="0" w:space="0" w:color="auto"/>
                            <w:left w:val="none" w:sz="0" w:space="0" w:color="auto"/>
                            <w:bottom w:val="none" w:sz="0" w:space="0" w:color="auto"/>
                            <w:right w:val="none" w:sz="0" w:space="0" w:color="auto"/>
                          </w:divBdr>
                        </w:div>
                        <w:div w:id="1751346211">
                          <w:marLeft w:val="480"/>
                          <w:marRight w:val="0"/>
                          <w:marTop w:val="0"/>
                          <w:marBottom w:val="0"/>
                          <w:divBdr>
                            <w:top w:val="none" w:sz="0" w:space="0" w:color="auto"/>
                            <w:left w:val="none" w:sz="0" w:space="0" w:color="auto"/>
                            <w:bottom w:val="none" w:sz="0" w:space="0" w:color="auto"/>
                            <w:right w:val="none" w:sz="0" w:space="0" w:color="auto"/>
                          </w:divBdr>
                        </w:div>
                        <w:div w:id="1900825574">
                          <w:marLeft w:val="480"/>
                          <w:marRight w:val="0"/>
                          <w:marTop w:val="0"/>
                          <w:marBottom w:val="0"/>
                          <w:divBdr>
                            <w:top w:val="none" w:sz="0" w:space="0" w:color="auto"/>
                            <w:left w:val="none" w:sz="0" w:space="0" w:color="auto"/>
                            <w:bottom w:val="none" w:sz="0" w:space="0" w:color="auto"/>
                            <w:right w:val="none" w:sz="0" w:space="0" w:color="auto"/>
                          </w:divBdr>
                        </w:div>
                        <w:div w:id="645086127">
                          <w:marLeft w:val="480"/>
                          <w:marRight w:val="0"/>
                          <w:marTop w:val="0"/>
                          <w:marBottom w:val="0"/>
                          <w:divBdr>
                            <w:top w:val="none" w:sz="0" w:space="0" w:color="auto"/>
                            <w:left w:val="none" w:sz="0" w:space="0" w:color="auto"/>
                            <w:bottom w:val="none" w:sz="0" w:space="0" w:color="auto"/>
                            <w:right w:val="none" w:sz="0" w:space="0" w:color="auto"/>
                          </w:divBdr>
                        </w:div>
                        <w:div w:id="297272163">
                          <w:marLeft w:val="480"/>
                          <w:marRight w:val="0"/>
                          <w:marTop w:val="0"/>
                          <w:marBottom w:val="0"/>
                          <w:divBdr>
                            <w:top w:val="none" w:sz="0" w:space="0" w:color="auto"/>
                            <w:left w:val="none" w:sz="0" w:space="0" w:color="auto"/>
                            <w:bottom w:val="none" w:sz="0" w:space="0" w:color="auto"/>
                            <w:right w:val="none" w:sz="0" w:space="0" w:color="auto"/>
                          </w:divBdr>
                        </w:div>
                        <w:div w:id="1396974417">
                          <w:marLeft w:val="480"/>
                          <w:marRight w:val="0"/>
                          <w:marTop w:val="0"/>
                          <w:marBottom w:val="0"/>
                          <w:divBdr>
                            <w:top w:val="none" w:sz="0" w:space="0" w:color="auto"/>
                            <w:left w:val="none" w:sz="0" w:space="0" w:color="auto"/>
                            <w:bottom w:val="none" w:sz="0" w:space="0" w:color="auto"/>
                            <w:right w:val="none" w:sz="0" w:space="0" w:color="auto"/>
                          </w:divBdr>
                        </w:div>
                        <w:div w:id="1614942088">
                          <w:marLeft w:val="480"/>
                          <w:marRight w:val="0"/>
                          <w:marTop w:val="0"/>
                          <w:marBottom w:val="0"/>
                          <w:divBdr>
                            <w:top w:val="none" w:sz="0" w:space="0" w:color="auto"/>
                            <w:left w:val="none" w:sz="0" w:space="0" w:color="auto"/>
                            <w:bottom w:val="none" w:sz="0" w:space="0" w:color="auto"/>
                            <w:right w:val="none" w:sz="0" w:space="0" w:color="auto"/>
                          </w:divBdr>
                        </w:div>
                        <w:div w:id="199707347">
                          <w:marLeft w:val="480"/>
                          <w:marRight w:val="0"/>
                          <w:marTop w:val="0"/>
                          <w:marBottom w:val="0"/>
                          <w:divBdr>
                            <w:top w:val="none" w:sz="0" w:space="0" w:color="auto"/>
                            <w:left w:val="none" w:sz="0" w:space="0" w:color="auto"/>
                            <w:bottom w:val="none" w:sz="0" w:space="0" w:color="auto"/>
                            <w:right w:val="none" w:sz="0" w:space="0" w:color="auto"/>
                          </w:divBdr>
                        </w:div>
                        <w:div w:id="1400207969">
                          <w:marLeft w:val="480"/>
                          <w:marRight w:val="0"/>
                          <w:marTop w:val="0"/>
                          <w:marBottom w:val="0"/>
                          <w:divBdr>
                            <w:top w:val="none" w:sz="0" w:space="0" w:color="auto"/>
                            <w:left w:val="none" w:sz="0" w:space="0" w:color="auto"/>
                            <w:bottom w:val="none" w:sz="0" w:space="0" w:color="auto"/>
                            <w:right w:val="none" w:sz="0" w:space="0" w:color="auto"/>
                          </w:divBdr>
                        </w:div>
                        <w:div w:id="66585197">
                          <w:marLeft w:val="480"/>
                          <w:marRight w:val="0"/>
                          <w:marTop w:val="0"/>
                          <w:marBottom w:val="0"/>
                          <w:divBdr>
                            <w:top w:val="none" w:sz="0" w:space="0" w:color="auto"/>
                            <w:left w:val="none" w:sz="0" w:space="0" w:color="auto"/>
                            <w:bottom w:val="none" w:sz="0" w:space="0" w:color="auto"/>
                            <w:right w:val="none" w:sz="0" w:space="0" w:color="auto"/>
                          </w:divBdr>
                        </w:div>
                        <w:div w:id="25376146">
                          <w:marLeft w:val="480"/>
                          <w:marRight w:val="0"/>
                          <w:marTop w:val="0"/>
                          <w:marBottom w:val="0"/>
                          <w:divBdr>
                            <w:top w:val="none" w:sz="0" w:space="0" w:color="auto"/>
                            <w:left w:val="none" w:sz="0" w:space="0" w:color="auto"/>
                            <w:bottom w:val="none" w:sz="0" w:space="0" w:color="auto"/>
                            <w:right w:val="none" w:sz="0" w:space="0" w:color="auto"/>
                          </w:divBdr>
                        </w:div>
                        <w:div w:id="409933799">
                          <w:marLeft w:val="480"/>
                          <w:marRight w:val="0"/>
                          <w:marTop w:val="0"/>
                          <w:marBottom w:val="0"/>
                          <w:divBdr>
                            <w:top w:val="none" w:sz="0" w:space="0" w:color="auto"/>
                            <w:left w:val="none" w:sz="0" w:space="0" w:color="auto"/>
                            <w:bottom w:val="none" w:sz="0" w:space="0" w:color="auto"/>
                            <w:right w:val="none" w:sz="0" w:space="0" w:color="auto"/>
                          </w:divBdr>
                        </w:div>
                        <w:div w:id="4750853">
                          <w:marLeft w:val="480"/>
                          <w:marRight w:val="0"/>
                          <w:marTop w:val="0"/>
                          <w:marBottom w:val="0"/>
                          <w:divBdr>
                            <w:top w:val="none" w:sz="0" w:space="0" w:color="auto"/>
                            <w:left w:val="none" w:sz="0" w:space="0" w:color="auto"/>
                            <w:bottom w:val="none" w:sz="0" w:space="0" w:color="auto"/>
                            <w:right w:val="none" w:sz="0" w:space="0" w:color="auto"/>
                          </w:divBdr>
                        </w:div>
                        <w:div w:id="607857083">
                          <w:marLeft w:val="480"/>
                          <w:marRight w:val="0"/>
                          <w:marTop w:val="0"/>
                          <w:marBottom w:val="0"/>
                          <w:divBdr>
                            <w:top w:val="none" w:sz="0" w:space="0" w:color="auto"/>
                            <w:left w:val="none" w:sz="0" w:space="0" w:color="auto"/>
                            <w:bottom w:val="none" w:sz="0" w:space="0" w:color="auto"/>
                            <w:right w:val="none" w:sz="0" w:space="0" w:color="auto"/>
                          </w:divBdr>
                        </w:div>
                      </w:divsChild>
                    </w:div>
                    <w:div w:id="1112211469">
                      <w:marLeft w:val="0"/>
                      <w:marRight w:val="0"/>
                      <w:marTop w:val="0"/>
                      <w:marBottom w:val="0"/>
                      <w:divBdr>
                        <w:top w:val="none" w:sz="0" w:space="0" w:color="auto"/>
                        <w:left w:val="none" w:sz="0" w:space="0" w:color="auto"/>
                        <w:bottom w:val="none" w:sz="0" w:space="0" w:color="auto"/>
                        <w:right w:val="none" w:sz="0" w:space="0" w:color="auto"/>
                      </w:divBdr>
                      <w:divsChild>
                        <w:div w:id="1627344690">
                          <w:marLeft w:val="480"/>
                          <w:marRight w:val="0"/>
                          <w:marTop w:val="0"/>
                          <w:marBottom w:val="0"/>
                          <w:divBdr>
                            <w:top w:val="none" w:sz="0" w:space="0" w:color="auto"/>
                            <w:left w:val="none" w:sz="0" w:space="0" w:color="auto"/>
                            <w:bottom w:val="none" w:sz="0" w:space="0" w:color="auto"/>
                            <w:right w:val="none" w:sz="0" w:space="0" w:color="auto"/>
                          </w:divBdr>
                        </w:div>
                        <w:div w:id="533348034">
                          <w:marLeft w:val="480"/>
                          <w:marRight w:val="0"/>
                          <w:marTop w:val="0"/>
                          <w:marBottom w:val="0"/>
                          <w:divBdr>
                            <w:top w:val="none" w:sz="0" w:space="0" w:color="auto"/>
                            <w:left w:val="none" w:sz="0" w:space="0" w:color="auto"/>
                            <w:bottom w:val="none" w:sz="0" w:space="0" w:color="auto"/>
                            <w:right w:val="none" w:sz="0" w:space="0" w:color="auto"/>
                          </w:divBdr>
                        </w:div>
                        <w:div w:id="893276428">
                          <w:marLeft w:val="480"/>
                          <w:marRight w:val="0"/>
                          <w:marTop w:val="0"/>
                          <w:marBottom w:val="0"/>
                          <w:divBdr>
                            <w:top w:val="none" w:sz="0" w:space="0" w:color="auto"/>
                            <w:left w:val="none" w:sz="0" w:space="0" w:color="auto"/>
                            <w:bottom w:val="none" w:sz="0" w:space="0" w:color="auto"/>
                            <w:right w:val="none" w:sz="0" w:space="0" w:color="auto"/>
                          </w:divBdr>
                        </w:div>
                        <w:div w:id="1879010418">
                          <w:marLeft w:val="480"/>
                          <w:marRight w:val="0"/>
                          <w:marTop w:val="0"/>
                          <w:marBottom w:val="0"/>
                          <w:divBdr>
                            <w:top w:val="none" w:sz="0" w:space="0" w:color="auto"/>
                            <w:left w:val="none" w:sz="0" w:space="0" w:color="auto"/>
                            <w:bottom w:val="none" w:sz="0" w:space="0" w:color="auto"/>
                            <w:right w:val="none" w:sz="0" w:space="0" w:color="auto"/>
                          </w:divBdr>
                        </w:div>
                        <w:div w:id="1201626572">
                          <w:marLeft w:val="480"/>
                          <w:marRight w:val="0"/>
                          <w:marTop w:val="0"/>
                          <w:marBottom w:val="0"/>
                          <w:divBdr>
                            <w:top w:val="none" w:sz="0" w:space="0" w:color="auto"/>
                            <w:left w:val="none" w:sz="0" w:space="0" w:color="auto"/>
                            <w:bottom w:val="none" w:sz="0" w:space="0" w:color="auto"/>
                            <w:right w:val="none" w:sz="0" w:space="0" w:color="auto"/>
                          </w:divBdr>
                        </w:div>
                        <w:div w:id="268975596">
                          <w:marLeft w:val="480"/>
                          <w:marRight w:val="0"/>
                          <w:marTop w:val="0"/>
                          <w:marBottom w:val="0"/>
                          <w:divBdr>
                            <w:top w:val="none" w:sz="0" w:space="0" w:color="auto"/>
                            <w:left w:val="none" w:sz="0" w:space="0" w:color="auto"/>
                            <w:bottom w:val="none" w:sz="0" w:space="0" w:color="auto"/>
                            <w:right w:val="none" w:sz="0" w:space="0" w:color="auto"/>
                          </w:divBdr>
                        </w:div>
                        <w:div w:id="1715931509">
                          <w:marLeft w:val="480"/>
                          <w:marRight w:val="0"/>
                          <w:marTop w:val="0"/>
                          <w:marBottom w:val="0"/>
                          <w:divBdr>
                            <w:top w:val="none" w:sz="0" w:space="0" w:color="auto"/>
                            <w:left w:val="none" w:sz="0" w:space="0" w:color="auto"/>
                            <w:bottom w:val="none" w:sz="0" w:space="0" w:color="auto"/>
                            <w:right w:val="none" w:sz="0" w:space="0" w:color="auto"/>
                          </w:divBdr>
                        </w:div>
                        <w:div w:id="1966933987">
                          <w:marLeft w:val="480"/>
                          <w:marRight w:val="0"/>
                          <w:marTop w:val="0"/>
                          <w:marBottom w:val="0"/>
                          <w:divBdr>
                            <w:top w:val="none" w:sz="0" w:space="0" w:color="auto"/>
                            <w:left w:val="none" w:sz="0" w:space="0" w:color="auto"/>
                            <w:bottom w:val="none" w:sz="0" w:space="0" w:color="auto"/>
                            <w:right w:val="none" w:sz="0" w:space="0" w:color="auto"/>
                          </w:divBdr>
                        </w:div>
                        <w:div w:id="180435904">
                          <w:marLeft w:val="480"/>
                          <w:marRight w:val="0"/>
                          <w:marTop w:val="0"/>
                          <w:marBottom w:val="0"/>
                          <w:divBdr>
                            <w:top w:val="none" w:sz="0" w:space="0" w:color="auto"/>
                            <w:left w:val="none" w:sz="0" w:space="0" w:color="auto"/>
                            <w:bottom w:val="none" w:sz="0" w:space="0" w:color="auto"/>
                            <w:right w:val="none" w:sz="0" w:space="0" w:color="auto"/>
                          </w:divBdr>
                        </w:div>
                        <w:div w:id="214317114">
                          <w:marLeft w:val="480"/>
                          <w:marRight w:val="0"/>
                          <w:marTop w:val="0"/>
                          <w:marBottom w:val="0"/>
                          <w:divBdr>
                            <w:top w:val="none" w:sz="0" w:space="0" w:color="auto"/>
                            <w:left w:val="none" w:sz="0" w:space="0" w:color="auto"/>
                            <w:bottom w:val="none" w:sz="0" w:space="0" w:color="auto"/>
                            <w:right w:val="none" w:sz="0" w:space="0" w:color="auto"/>
                          </w:divBdr>
                        </w:div>
                        <w:div w:id="343829695">
                          <w:marLeft w:val="480"/>
                          <w:marRight w:val="0"/>
                          <w:marTop w:val="0"/>
                          <w:marBottom w:val="0"/>
                          <w:divBdr>
                            <w:top w:val="none" w:sz="0" w:space="0" w:color="auto"/>
                            <w:left w:val="none" w:sz="0" w:space="0" w:color="auto"/>
                            <w:bottom w:val="none" w:sz="0" w:space="0" w:color="auto"/>
                            <w:right w:val="none" w:sz="0" w:space="0" w:color="auto"/>
                          </w:divBdr>
                        </w:div>
                        <w:div w:id="1752509993">
                          <w:marLeft w:val="480"/>
                          <w:marRight w:val="0"/>
                          <w:marTop w:val="0"/>
                          <w:marBottom w:val="0"/>
                          <w:divBdr>
                            <w:top w:val="none" w:sz="0" w:space="0" w:color="auto"/>
                            <w:left w:val="none" w:sz="0" w:space="0" w:color="auto"/>
                            <w:bottom w:val="none" w:sz="0" w:space="0" w:color="auto"/>
                            <w:right w:val="none" w:sz="0" w:space="0" w:color="auto"/>
                          </w:divBdr>
                        </w:div>
                        <w:div w:id="1496989953">
                          <w:marLeft w:val="480"/>
                          <w:marRight w:val="0"/>
                          <w:marTop w:val="0"/>
                          <w:marBottom w:val="0"/>
                          <w:divBdr>
                            <w:top w:val="none" w:sz="0" w:space="0" w:color="auto"/>
                            <w:left w:val="none" w:sz="0" w:space="0" w:color="auto"/>
                            <w:bottom w:val="none" w:sz="0" w:space="0" w:color="auto"/>
                            <w:right w:val="none" w:sz="0" w:space="0" w:color="auto"/>
                          </w:divBdr>
                        </w:div>
                        <w:div w:id="428548529">
                          <w:marLeft w:val="480"/>
                          <w:marRight w:val="0"/>
                          <w:marTop w:val="0"/>
                          <w:marBottom w:val="0"/>
                          <w:divBdr>
                            <w:top w:val="none" w:sz="0" w:space="0" w:color="auto"/>
                            <w:left w:val="none" w:sz="0" w:space="0" w:color="auto"/>
                            <w:bottom w:val="none" w:sz="0" w:space="0" w:color="auto"/>
                            <w:right w:val="none" w:sz="0" w:space="0" w:color="auto"/>
                          </w:divBdr>
                        </w:div>
                        <w:div w:id="900212475">
                          <w:marLeft w:val="480"/>
                          <w:marRight w:val="0"/>
                          <w:marTop w:val="0"/>
                          <w:marBottom w:val="0"/>
                          <w:divBdr>
                            <w:top w:val="none" w:sz="0" w:space="0" w:color="auto"/>
                            <w:left w:val="none" w:sz="0" w:space="0" w:color="auto"/>
                            <w:bottom w:val="none" w:sz="0" w:space="0" w:color="auto"/>
                            <w:right w:val="none" w:sz="0" w:space="0" w:color="auto"/>
                          </w:divBdr>
                        </w:div>
                        <w:div w:id="874387829">
                          <w:marLeft w:val="480"/>
                          <w:marRight w:val="0"/>
                          <w:marTop w:val="0"/>
                          <w:marBottom w:val="0"/>
                          <w:divBdr>
                            <w:top w:val="none" w:sz="0" w:space="0" w:color="auto"/>
                            <w:left w:val="none" w:sz="0" w:space="0" w:color="auto"/>
                            <w:bottom w:val="none" w:sz="0" w:space="0" w:color="auto"/>
                            <w:right w:val="none" w:sz="0" w:space="0" w:color="auto"/>
                          </w:divBdr>
                        </w:div>
                        <w:div w:id="1300766029">
                          <w:marLeft w:val="480"/>
                          <w:marRight w:val="0"/>
                          <w:marTop w:val="0"/>
                          <w:marBottom w:val="0"/>
                          <w:divBdr>
                            <w:top w:val="none" w:sz="0" w:space="0" w:color="auto"/>
                            <w:left w:val="none" w:sz="0" w:space="0" w:color="auto"/>
                            <w:bottom w:val="none" w:sz="0" w:space="0" w:color="auto"/>
                            <w:right w:val="none" w:sz="0" w:space="0" w:color="auto"/>
                          </w:divBdr>
                        </w:div>
                        <w:div w:id="1661733447">
                          <w:marLeft w:val="480"/>
                          <w:marRight w:val="0"/>
                          <w:marTop w:val="0"/>
                          <w:marBottom w:val="0"/>
                          <w:divBdr>
                            <w:top w:val="none" w:sz="0" w:space="0" w:color="auto"/>
                            <w:left w:val="none" w:sz="0" w:space="0" w:color="auto"/>
                            <w:bottom w:val="none" w:sz="0" w:space="0" w:color="auto"/>
                            <w:right w:val="none" w:sz="0" w:space="0" w:color="auto"/>
                          </w:divBdr>
                        </w:div>
                        <w:div w:id="1777864262">
                          <w:marLeft w:val="480"/>
                          <w:marRight w:val="0"/>
                          <w:marTop w:val="0"/>
                          <w:marBottom w:val="0"/>
                          <w:divBdr>
                            <w:top w:val="none" w:sz="0" w:space="0" w:color="auto"/>
                            <w:left w:val="none" w:sz="0" w:space="0" w:color="auto"/>
                            <w:bottom w:val="none" w:sz="0" w:space="0" w:color="auto"/>
                            <w:right w:val="none" w:sz="0" w:space="0" w:color="auto"/>
                          </w:divBdr>
                        </w:div>
                        <w:div w:id="1723556340">
                          <w:marLeft w:val="480"/>
                          <w:marRight w:val="0"/>
                          <w:marTop w:val="0"/>
                          <w:marBottom w:val="0"/>
                          <w:divBdr>
                            <w:top w:val="none" w:sz="0" w:space="0" w:color="auto"/>
                            <w:left w:val="none" w:sz="0" w:space="0" w:color="auto"/>
                            <w:bottom w:val="none" w:sz="0" w:space="0" w:color="auto"/>
                            <w:right w:val="none" w:sz="0" w:space="0" w:color="auto"/>
                          </w:divBdr>
                        </w:div>
                        <w:div w:id="1382751898">
                          <w:marLeft w:val="480"/>
                          <w:marRight w:val="0"/>
                          <w:marTop w:val="0"/>
                          <w:marBottom w:val="0"/>
                          <w:divBdr>
                            <w:top w:val="none" w:sz="0" w:space="0" w:color="auto"/>
                            <w:left w:val="none" w:sz="0" w:space="0" w:color="auto"/>
                            <w:bottom w:val="none" w:sz="0" w:space="0" w:color="auto"/>
                            <w:right w:val="none" w:sz="0" w:space="0" w:color="auto"/>
                          </w:divBdr>
                        </w:div>
                        <w:div w:id="327904328">
                          <w:marLeft w:val="480"/>
                          <w:marRight w:val="0"/>
                          <w:marTop w:val="0"/>
                          <w:marBottom w:val="0"/>
                          <w:divBdr>
                            <w:top w:val="none" w:sz="0" w:space="0" w:color="auto"/>
                            <w:left w:val="none" w:sz="0" w:space="0" w:color="auto"/>
                            <w:bottom w:val="none" w:sz="0" w:space="0" w:color="auto"/>
                            <w:right w:val="none" w:sz="0" w:space="0" w:color="auto"/>
                          </w:divBdr>
                        </w:div>
                        <w:div w:id="304285703">
                          <w:marLeft w:val="480"/>
                          <w:marRight w:val="0"/>
                          <w:marTop w:val="0"/>
                          <w:marBottom w:val="0"/>
                          <w:divBdr>
                            <w:top w:val="none" w:sz="0" w:space="0" w:color="auto"/>
                            <w:left w:val="none" w:sz="0" w:space="0" w:color="auto"/>
                            <w:bottom w:val="none" w:sz="0" w:space="0" w:color="auto"/>
                            <w:right w:val="none" w:sz="0" w:space="0" w:color="auto"/>
                          </w:divBdr>
                        </w:div>
                        <w:div w:id="1937319912">
                          <w:marLeft w:val="480"/>
                          <w:marRight w:val="0"/>
                          <w:marTop w:val="0"/>
                          <w:marBottom w:val="0"/>
                          <w:divBdr>
                            <w:top w:val="none" w:sz="0" w:space="0" w:color="auto"/>
                            <w:left w:val="none" w:sz="0" w:space="0" w:color="auto"/>
                            <w:bottom w:val="none" w:sz="0" w:space="0" w:color="auto"/>
                            <w:right w:val="none" w:sz="0" w:space="0" w:color="auto"/>
                          </w:divBdr>
                        </w:div>
                        <w:div w:id="1663657534">
                          <w:marLeft w:val="480"/>
                          <w:marRight w:val="0"/>
                          <w:marTop w:val="0"/>
                          <w:marBottom w:val="0"/>
                          <w:divBdr>
                            <w:top w:val="none" w:sz="0" w:space="0" w:color="auto"/>
                            <w:left w:val="none" w:sz="0" w:space="0" w:color="auto"/>
                            <w:bottom w:val="none" w:sz="0" w:space="0" w:color="auto"/>
                            <w:right w:val="none" w:sz="0" w:space="0" w:color="auto"/>
                          </w:divBdr>
                        </w:div>
                        <w:div w:id="2104182615">
                          <w:marLeft w:val="480"/>
                          <w:marRight w:val="0"/>
                          <w:marTop w:val="0"/>
                          <w:marBottom w:val="0"/>
                          <w:divBdr>
                            <w:top w:val="none" w:sz="0" w:space="0" w:color="auto"/>
                            <w:left w:val="none" w:sz="0" w:space="0" w:color="auto"/>
                            <w:bottom w:val="none" w:sz="0" w:space="0" w:color="auto"/>
                            <w:right w:val="none" w:sz="0" w:space="0" w:color="auto"/>
                          </w:divBdr>
                        </w:div>
                      </w:divsChild>
                    </w:div>
                    <w:div w:id="1635015822">
                      <w:marLeft w:val="0"/>
                      <w:marRight w:val="0"/>
                      <w:marTop w:val="0"/>
                      <w:marBottom w:val="0"/>
                      <w:divBdr>
                        <w:top w:val="none" w:sz="0" w:space="0" w:color="auto"/>
                        <w:left w:val="none" w:sz="0" w:space="0" w:color="auto"/>
                        <w:bottom w:val="none" w:sz="0" w:space="0" w:color="auto"/>
                        <w:right w:val="none" w:sz="0" w:space="0" w:color="auto"/>
                      </w:divBdr>
                      <w:divsChild>
                        <w:div w:id="2136632635">
                          <w:marLeft w:val="480"/>
                          <w:marRight w:val="0"/>
                          <w:marTop w:val="0"/>
                          <w:marBottom w:val="0"/>
                          <w:divBdr>
                            <w:top w:val="none" w:sz="0" w:space="0" w:color="auto"/>
                            <w:left w:val="none" w:sz="0" w:space="0" w:color="auto"/>
                            <w:bottom w:val="none" w:sz="0" w:space="0" w:color="auto"/>
                            <w:right w:val="none" w:sz="0" w:space="0" w:color="auto"/>
                          </w:divBdr>
                        </w:div>
                        <w:div w:id="425924538">
                          <w:marLeft w:val="480"/>
                          <w:marRight w:val="0"/>
                          <w:marTop w:val="0"/>
                          <w:marBottom w:val="0"/>
                          <w:divBdr>
                            <w:top w:val="none" w:sz="0" w:space="0" w:color="auto"/>
                            <w:left w:val="none" w:sz="0" w:space="0" w:color="auto"/>
                            <w:bottom w:val="none" w:sz="0" w:space="0" w:color="auto"/>
                            <w:right w:val="none" w:sz="0" w:space="0" w:color="auto"/>
                          </w:divBdr>
                        </w:div>
                        <w:div w:id="98722576">
                          <w:marLeft w:val="480"/>
                          <w:marRight w:val="0"/>
                          <w:marTop w:val="0"/>
                          <w:marBottom w:val="0"/>
                          <w:divBdr>
                            <w:top w:val="none" w:sz="0" w:space="0" w:color="auto"/>
                            <w:left w:val="none" w:sz="0" w:space="0" w:color="auto"/>
                            <w:bottom w:val="none" w:sz="0" w:space="0" w:color="auto"/>
                            <w:right w:val="none" w:sz="0" w:space="0" w:color="auto"/>
                          </w:divBdr>
                        </w:div>
                        <w:div w:id="1813137820">
                          <w:marLeft w:val="480"/>
                          <w:marRight w:val="0"/>
                          <w:marTop w:val="0"/>
                          <w:marBottom w:val="0"/>
                          <w:divBdr>
                            <w:top w:val="none" w:sz="0" w:space="0" w:color="auto"/>
                            <w:left w:val="none" w:sz="0" w:space="0" w:color="auto"/>
                            <w:bottom w:val="none" w:sz="0" w:space="0" w:color="auto"/>
                            <w:right w:val="none" w:sz="0" w:space="0" w:color="auto"/>
                          </w:divBdr>
                        </w:div>
                        <w:div w:id="128129082">
                          <w:marLeft w:val="480"/>
                          <w:marRight w:val="0"/>
                          <w:marTop w:val="0"/>
                          <w:marBottom w:val="0"/>
                          <w:divBdr>
                            <w:top w:val="none" w:sz="0" w:space="0" w:color="auto"/>
                            <w:left w:val="none" w:sz="0" w:space="0" w:color="auto"/>
                            <w:bottom w:val="none" w:sz="0" w:space="0" w:color="auto"/>
                            <w:right w:val="none" w:sz="0" w:space="0" w:color="auto"/>
                          </w:divBdr>
                        </w:div>
                        <w:div w:id="1885556865">
                          <w:marLeft w:val="480"/>
                          <w:marRight w:val="0"/>
                          <w:marTop w:val="0"/>
                          <w:marBottom w:val="0"/>
                          <w:divBdr>
                            <w:top w:val="none" w:sz="0" w:space="0" w:color="auto"/>
                            <w:left w:val="none" w:sz="0" w:space="0" w:color="auto"/>
                            <w:bottom w:val="none" w:sz="0" w:space="0" w:color="auto"/>
                            <w:right w:val="none" w:sz="0" w:space="0" w:color="auto"/>
                          </w:divBdr>
                        </w:div>
                        <w:div w:id="132914181">
                          <w:marLeft w:val="480"/>
                          <w:marRight w:val="0"/>
                          <w:marTop w:val="0"/>
                          <w:marBottom w:val="0"/>
                          <w:divBdr>
                            <w:top w:val="none" w:sz="0" w:space="0" w:color="auto"/>
                            <w:left w:val="none" w:sz="0" w:space="0" w:color="auto"/>
                            <w:bottom w:val="none" w:sz="0" w:space="0" w:color="auto"/>
                            <w:right w:val="none" w:sz="0" w:space="0" w:color="auto"/>
                          </w:divBdr>
                        </w:div>
                        <w:div w:id="1146050163">
                          <w:marLeft w:val="480"/>
                          <w:marRight w:val="0"/>
                          <w:marTop w:val="0"/>
                          <w:marBottom w:val="0"/>
                          <w:divBdr>
                            <w:top w:val="none" w:sz="0" w:space="0" w:color="auto"/>
                            <w:left w:val="none" w:sz="0" w:space="0" w:color="auto"/>
                            <w:bottom w:val="none" w:sz="0" w:space="0" w:color="auto"/>
                            <w:right w:val="none" w:sz="0" w:space="0" w:color="auto"/>
                          </w:divBdr>
                        </w:div>
                        <w:div w:id="2088378870">
                          <w:marLeft w:val="480"/>
                          <w:marRight w:val="0"/>
                          <w:marTop w:val="0"/>
                          <w:marBottom w:val="0"/>
                          <w:divBdr>
                            <w:top w:val="none" w:sz="0" w:space="0" w:color="auto"/>
                            <w:left w:val="none" w:sz="0" w:space="0" w:color="auto"/>
                            <w:bottom w:val="none" w:sz="0" w:space="0" w:color="auto"/>
                            <w:right w:val="none" w:sz="0" w:space="0" w:color="auto"/>
                          </w:divBdr>
                        </w:div>
                        <w:div w:id="1943220801">
                          <w:marLeft w:val="480"/>
                          <w:marRight w:val="0"/>
                          <w:marTop w:val="0"/>
                          <w:marBottom w:val="0"/>
                          <w:divBdr>
                            <w:top w:val="none" w:sz="0" w:space="0" w:color="auto"/>
                            <w:left w:val="none" w:sz="0" w:space="0" w:color="auto"/>
                            <w:bottom w:val="none" w:sz="0" w:space="0" w:color="auto"/>
                            <w:right w:val="none" w:sz="0" w:space="0" w:color="auto"/>
                          </w:divBdr>
                        </w:div>
                        <w:div w:id="1963460963">
                          <w:marLeft w:val="480"/>
                          <w:marRight w:val="0"/>
                          <w:marTop w:val="0"/>
                          <w:marBottom w:val="0"/>
                          <w:divBdr>
                            <w:top w:val="none" w:sz="0" w:space="0" w:color="auto"/>
                            <w:left w:val="none" w:sz="0" w:space="0" w:color="auto"/>
                            <w:bottom w:val="none" w:sz="0" w:space="0" w:color="auto"/>
                            <w:right w:val="none" w:sz="0" w:space="0" w:color="auto"/>
                          </w:divBdr>
                        </w:div>
                        <w:div w:id="1904172450">
                          <w:marLeft w:val="480"/>
                          <w:marRight w:val="0"/>
                          <w:marTop w:val="0"/>
                          <w:marBottom w:val="0"/>
                          <w:divBdr>
                            <w:top w:val="none" w:sz="0" w:space="0" w:color="auto"/>
                            <w:left w:val="none" w:sz="0" w:space="0" w:color="auto"/>
                            <w:bottom w:val="none" w:sz="0" w:space="0" w:color="auto"/>
                            <w:right w:val="none" w:sz="0" w:space="0" w:color="auto"/>
                          </w:divBdr>
                        </w:div>
                        <w:div w:id="333411459">
                          <w:marLeft w:val="480"/>
                          <w:marRight w:val="0"/>
                          <w:marTop w:val="0"/>
                          <w:marBottom w:val="0"/>
                          <w:divBdr>
                            <w:top w:val="none" w:sz="0" w:space="0" w:color="auto"/>
                            <w:left w:val="none" w:sz="0" w:space="0" w:color="auto"/>
                            <w:bottom w:val="none" w:sz="0" w:space="0" w:color="auto"/>
                            <w:right w:val="none" w:sz="0" w:space="0" w:color="auto"/>
                          </w:divBdr>
                        </w:div>
                        <w:div w:id="733698221">
                          <w:marLeft w:val="480"/>
                          <w:marRight w:val="0"/>
                          <w:marTop w:val="0"/>
                          <w:marBottom w:val="0"/>
                          <w:divBdr>
                            <w:top w:val="none" w:sz="0" w:space="0" w:color="auto"/>
                            <w:left w:val="none" w:sz="0" w:space="0" w:color="auto"/>
                            <w:bottom w:val="none" w:sz="0" w:space="0" w:color="auto"/>
                            <w:right w:val="none" w:sz="0" w:space="0" w:color="auto"/>
                          </w:divBdr>
                        </w:div>
                        <w:div w:id="1195583387">
                          <w:marLeft w:val="480"/>
                          <w:marRight w:val="0"/>
                          <w:marTop w:val="0"/>
                          <w:marBottom w:val="0"/>
                          <w:divBdr>
                            <w:top w:val="none" w:sz="0" w:space="0" w:color="auto"/>
                            <w:left w:val="none" w:sz="0" w:space="0" w:color="auto"/>
                            <w:bottom w:val="none" w:sz="0" w:space="0" w:color="auto"/>
                            <w:right w:val="none" w:sz="0" w:space="0" w:color="auto"/>
                          </w:divBdr>
                        </w:div>
                        <w:div w:id="1030690503">
                          <w:marLeft w:val="480"/>
                          <w:marRight w:val="0"/>
                          <w:marTop w:val="0"/>
                          <w:marBottom w:val="0"/>
                          <w:divBdr>
                            <w:top w:val="none" w:sz="0" w:space="0" w:color="auto"/>
                            <w:left w:val="none" w:sz="0" w:space="0" w:color="auto"/>
                            <w:bottom w:val="none" w:sz="0" w:space="0" w:color="auto"/>
                            <w:right w:val="none" w:sz="0" w:space="0" w:color="auto"/>
                          </w:divBdr>
                        </w:div>
                        <w:div w:id="330721022">
                          <w:marLeft w:val="480"/>
                          <w:marRight w:val="0"/>
                          <w:marTop w:val="0"/>
                          <w:marBottom w:val="0"/>
                          <w:divBdr>
                            <w:top w:val="none" w:sz="0" w:space="0" w:color="auto"/>
                            <w:left w:val="none" w:sz="0" w:space="0" w:color="auto"/>
                            <w:bottom w:val="none" w:sz="0" w:space="0" w:color="auto"/>
                            <w:right w:val="none" w:sz="0" w:space="0" w:color="auto"/>
                          </w:divBdr>
                        </w:div>
                        <w:div w:id="2010133864">
                          <w:marLeft w:val="480"/>
                          <w:marRight w:val="0"/>
                          <w:marTop w:val="0"/>
                          <w:marBottom w:val="0"/>
                          <w:divBdr>
                            <w:top w:val="none" w:sz="0" w:space="0" w:color="auto"/>
                            <w:left w:val="none" w:sz="0" w:space="0" w:color="auto"/>
                            <w:bottom w:val="none" w:sz="0" w:space="0" w:color="auto"/>
                            <w:right w:val="none" w:sz="0" w:space="0" w:color="auto"/>
                          </w:divBdr>
                        </w:div>
                        <w:div w:id="936139549">
                          <w:marLeft w:val="480"/>
                          <w:marRight w:val="0"/>
                          <w:marTop w:val="0"/>
                          <w:marBottom w:val="0"/>
                          <w:divBdr>
                            <w:top w:val="none" w:sz="0" w:space="0" w:color="auto"/>
                            <w:left w:val="none" w:sz="0" w:space="0" w:color="auto"/>
                            <w:bottom w:val="none" w:sz="0" w:space="0" w:color="auto"/>
                            <w:right w:val="none" w:sz="0" w:space="0" w:color="auto"/>
                          </w:divBdr>
                        </w:div>
                        <w:div w:id="1613391436">
                          <w:marLeft w:val="480"/>
                          <w:marRight w:val="0"/>
                          <w:marTop w:val="0"/>
                          <w:marBottom w:val="0"/>
                          <w:divBdr>
                            <w:top w:val="none" w:sz="0" w:space="0" w:color="auto"/>
                            <w:left w:val="none" w:sz="0" w:space="0" w:color="auto"/>
                            <w:bottom w:val="none" w:sz="0" w:space="0" w:color="auto"/>
                            <w:right w:val="none" w:sz="0" w:space="0" w:color="auto"/>
                          </w:divBdr>
                        </w:div>
                        <w:div w:id="891309478">
                          <w:marLeft w:val="480"/>
                          <w:marRight w:val="0"/>
                          <w:marTop w:val="0"/>
                          <w:marBottom w:val="0"/>
                          <w:divBdr>
                            <w:top w:val="none" w:sz="0" w:space="0" w:color="auto"/>
                            <w:left w:val="none" w:sz="0" w:space="0" w:color="auto"/>
                            <w:bottom w:val="none" w:sz="0" w:space="0" w:color="auto"/>
                            <w:right w:val="none" w:sz="0" w:space="0" w:color="auto"/>
                          </w:divBdr>
                        </w:div>
                        <w:div w:id="951136400">
                          <w:marLeft w:val="480"/>
                          <w:marRight w:val="0"/>
                          <w:marTop w:val="0"/>
                          <w:marBottom w:val="0"/>
                          <w:divBdr>
                            <w:top w:val="none" w:sz="0" w:space="0" w:color="auto"/>
                            <w:left w:val="none" w:sz="0" w:space="0" w:color="auto"/>
                            <w:bottom w:val="none" w:sz="0" w:space="0" w:color="auto"/>
                            <w:right w:val="none" w:sz="0" w:space="0" w:color="auto"/>
                          </w:divBdr>
                        </w:div>
                        <w:div w:id="1788968312">
                          <w:marLeft w:val="480"/>
                          <w:marRight w:val="0"/>
                          <w:marTop w:val="0"/>
                          <w:marBottom w:val="0"/>
                          <w:divBdr>
                            <w:top w:val="none" w:sz="0" w:space="0" w:color="auto"/>
                            <w:left w:val="none" w:sz="0" w:space="0" w:color="auto"/>
                            <w:bottom w:val="none" w:sz="0" w:space="0" w:color="auto"/>
                            <w:right w:val="none" w:sz="0" w:space="0" w:color="auto"/>
                          </w:divBdr>
                        </w:div>
                        <w:div w:id="1062564143">
                          <w:marLeft w:val="480"/>
                          <w:marRight w:val="0"/>
                          <w:marTop w:val="0"/>
                          <w:marBottom w:val="0"/>
                          <w:divBdr>
                            <w:top w:val="none" w:sz="0" w:space="0" w:color="auto"/>
                            <w:left w:val="none" w:sz="0" w:space="0" w:color="auto"/>
                            <w:bottom w:val="none" w:sz="0" w:space="0" w:color="auto"/>
                            <w:right w:val="none" w:sz="0" w:space="0" w:color="auto"/>
                          </w:divBdr>
                        </w:div>
                        <w:div w:id="52585288">
                          <w:marLeft w:val="480"/>
                          <w:marRight w:val="0"/>
                          <w:marTop w:val="0"/>
                          <w:marBottom w:val="0"/>
                          <w:divBdr>
                            <w:top w:val="none" w:sz="0" w:space="0" w:color="auto"/>
                            <w:left w:val="none" w:sz="0" w:space="0" w:color="auto"/>
                            <w:bottom w:val="none" w:sz="0" w:space="0" w:color="auto"/>
                            <w:right w:val="none" w:sz="0" w:space="0" w:color="auto"/>
                          </w:divBdr>
                        </w:div>
                        <w:div w:id="2094546510">
                          <w:marLeft w:val="480"/>
                          <w:marRight w:val="0"/>
                          <w:marTop w:val="0"/>
                          <w:marBottom w:val="0"/>
                          <w:divBdr>
                            <w:top w:val="none" w:sz="0" w:space="0" w:color="auto"/>
                            <w:left w:val="none" w:sz="0" w:space="0" w:color="auto"/>
                            <w:bottom w:val="none" w:sz="0" w:space="0" w:color="auto"/>
                            <w:right w:val="none" w:sz="0" w:space="0" w:color="auto"/>
                          </w:divBdr>
                        </w:div>
                        <w:div w:id="1493257830">
                          <w:marLeft w:val="480"/>
                          <w:marRight w:val="0"/>
                          <w:marTop w:val="0"/>
                          <w:marBottom w:val="0"/>
                          <w:divBdr>
                            <w:top w:val="none" w:sz="0" w:space="0" w:color="auto"/>
                            <w:left w:val="none" w:sz="0" w:space="0" w:color="auto"/>
                            <w:bottom w:val="none" w:sz="0" w:space="0" w:color="auto"/>
                            <w:right w:val="none" w:sz="0" w:space="0" w:color="auto"/>
                          </w:divBdr>
                        </w:div>
                        <w:div w:id="1224291368">
                          <w:marLeft w:val="480"/>
                          <w:marRight w:val="0"/>
                          <w:marTop w:val="0"/>
                          <w:marBottom w:val="0"/>
                          <w:divBdr>
                            <w:top w:val="none" w:sz="0" w:space="0" w:color="auto"/>
                            <w:left w:val="none" w:sz="0" w:space="0" w:color="auto"/>
                            <w:bottom w:val="none" w:sz="0" w:space="0" w:color="auto"/>
                            <w:right w:val="none" w:sz="0" w:space="0" w:color="auto"/>
                          </w:divBdr>
                        </w:div>
                      </w:divsChild>
                    </w:div>
                    <w:div w:id="1214804588">
                      <w:marLeft w:val="0"/>
                      <w:marRight w:val="0"/>
                      <w:marTop w:val="0"/>
                      <w:marBottom w:val="0"/>
                      <w:divBdr>
                        <w:top w:val="none" w:sz="0" w:space="0" w:color="auto"/>
                        <w:left w:val="none" w:sz="0" w:space="0" w:color="auto"/>
                        <w:bottom w:val="none" w:sz="0" w:space="0" w:color="auto"/>
                        <w:right w:val="none" w:sz="0" w:space="0" w:color="auto"/>
                      </w:divBdr>
                      <w:divsChild>
                        <w:div w:id="1043871737">
                          <w:marLeft w:val="480"/>
                          <w:marRight w:val="0"/>
                          <w:marTop w:val="0"/>
                          <w:marBottom w:val="0"/>
                          <w:divBdr>
                            <w:top w:val="none" w:sz="0" w:space="0" w:color="auto"/>
                            <w:left w:val="none" w:sz="0" w:space="0" w:color="auto"/>
                            <w:bottom w:val="none" w:sz="0" w:space="0" w:color="auto"/>
                            <w:right w:val="none" w:sz="0" w:space="0" w:color="auto"/>
                          </w:divBdr>
                        </w:div>
                        <w:div w:id="112746821">
                          <w:marLeft w:val="480"/>
                          <w:marRight w:val="0"/>
                          <w:marTop w:val="0"/>
                          <w:marBottom w:val="0"/>
                          <w:divBdr>
                            <w:top w:val="none" w:sz="0" w:space="0" w:color="auto"/>
                            <w:left w:val="none" w:sz="0" w:space="0" w:color="auto"/>
                            <w:bottom w:val="none" w:sz="0" w:space="0" w:color="auto"/>
                            <w:right w:val="none" w:sz="0" w:space="0" w:color="auto"/>
                          </w:divBdr>
                        </w:div>
                        <w:div w:id="409500053">
                          <w:marLeft w:val="480"/>
                          <w:marRight w:val="0"/>
                          <w:marTop w:val="0"/>
                          <w:marBottom w:val="0"/>
                          <w:divBdr>
                            <w:top w:val="none" w:sz="0" w:space="0" w:color="auto"/>
                            <w:left w:val="none" w:sz="0" w:space="0" w:color="auto"/>
                            <w:bottom w:val="none" w:sz="0" w:space="0" w:color="auto"/>
                            <w:right w:val="none" w:sz="0" w:space="0" w:color="auto"/>
                          </w:divBdr>
                        </w:div>
                        <w:div w:id="421728691">
                          <w:marLeft w:val="480"/>
                          <w:marRight w:val="0"/>
                          <w:marTop w:val="0"/>
                          <w:marBottom w:val="0"/>
                          <w:divBdr>
                            <w:top w:val="none" w:sz="0" w:space="0" w:color="auto"/>
                            <w:left w:val="none" w:sz="0" w:space="0" w:color="auto"/>
                            <w:bottom w:val="none" w:sz="0" w:space="0" w:color="auto"/>
                            <w:right w:val="none" w:sz="0" w:space="0" w:color="auto"/>
                          </w:divBdr>
                        </w:div>
                        <w:div w:id="1829899348">
                          <w:marLeft w:val="480"/>
                          <w:marRight w:val="0"/>
                          <w:marTop w:val="0"/>
                          <w:marBottom w:val="0"/>
                          <w:divBdr>
                            <w:top w:val="none" w:sz="0" w:space="0" w:color="auto"/>
                            <w:left w:val="none" w:sz="0" w:space="0" w:color="auto"/>
                            <w:bottom w:val="none" w:sz="0" w:space="0" w:color="auto"/>
                            <w:right w:val="none" w:sz="0" w:space="0" w:color="auto"/>
                          </w:divBdr>
                        </w:div>
                        <w:div w:id="678973281">
                          <w:marLeft w:val="480"/>
                          <w:marRight w:val="0"/>
                          <w:marTop w:val="0"/>
                          <w:marBottom w:val="0"/>
                          <w:divBdr>
                            <w:top w:val="none" w:sz="0" w:space="0" w:color="auto"/>
                            <w:left w:val="none" w:sz="0" w:space="0" w:color="auto"/>
                            <w:bottom w:val="none" w:sz="0" w:space="0" w:color="auto"/>
                            <w:right w:val="none" w:sz="0" w:space="0" w:color="auto"/>
                          </w:divBdr>
                        </w:div>
                        <w:div w:id="972370133">
                          <w:marLeft w:val="480"/>
                          <w:marRight w:val="0"/>
                          <w:marTop w:val="0"/>
                          <w:marBottom w:val="0"/>
                          <w:divBdr>
                            <w:top w:val="none" w:sz="0" w:space="0" w:color="auto"/>
                            <w:left w:val="none" w:sz="0" w:space="0" w:color="auto"/>
                            <w:bottom w:val="none" w:sz="0" w:space="0" w:color="auto"/>
                            <w:right w:val="none" w:sz="0" w:space="0" w:color="auto"/>
                          </w:divBdr>
                        </w:div>
                        <w:div w:id="1085998635">
                          <w:marLeft w:val="480"/>
                          <w:marRight w:val="0"/>
                          <w:marTop w:val="0"/>
                          <w:marBottom w:val="0"/>
                          <w:divBdr>
                            <w:top w:val="none" w:sz="0" w:space="0" w:color="auto"/>
                            <w:left w:val="none" w:sz="0" w:space="0" w:color="auto"/>
                            <w:bottom w:val="none" w:sz="0" w:space="0" w:color="auto"/>
                            <w:right w:val="none" w:sz="0" w:space="0" w:color="auto"/>
                          </w:divBdr>
                        </w:div>
                        <w:div w:id="323632260">
                          <w:marLeft w:val="480"/>
                          <w:marRight w:val="0"/>
                          <w:marTop w:val="0"/>
                          <w:marBottom w:val="0"/>
                          <w:divBdr>
                            <w:top w:val="none" w:sz="0" w:space="0" w:color="auto"/>
                            <w:left w:val="none" w:sz="0" w:space="0" w:color="auto"/>
                            <w:bottom w:val="none" w:sz="0" w:space="0" w:color="auto"/>
                            <w:right w:val="none" w:sz="0" w:space="0" w:color="auto"/>
                          </w:divBdr>
                        </w:div>
                        <w:div w:id="676425051">
                          <w:marLeft w:val="480"/>
                          <w:marRight w:val="0"/>
                          <w:marTop w:val="0"/>
                          <w:marBottom w:val="0"/>
                          <w:divBdr>
                            <w:top w:val="none" w:sz="0" w:space="0" w:color="auto"/>
                            <w:left w:val="none" w:sz="0" w:space="0" w:color="auto"/>
                            <w:bottom w:val="none" w:sz="0" w:space="0" w:color="auto"/>
                            <w:right w:val="none" w:sz="0" w:space="0" w:color="auto"/>
                          </w:divBdr>
                        </w:div>
                        <w:div w:id="589237540">
                          <w:marLeft w:val="480"/>
                          <w:marRight w:val="0"/>
                          <w:marTop w:val="0"/>
                          <w:marBottom w:val="0"/>
                          <w:divBdr>
                            <w:top w:val="none" w:sz="0" w:space="0" w:color="auto"/>
                            <w:left w:val="none" w:sz="0" w:space="0" w:color="auto"/>
                            <w:bottom w:val="none" w:sz="0" w:space="0" w:color="auto"/>
                            <w:right w:val="none" w:sz="0" w:space="0" w:color="auto"/>
                          </w:divBdr>
                        </w:div>
                        <w:div w:id="1604453608">
                          <w:marLeft w:val="480"/>
                          <w:marRight w:val="0"/>
                          <w:marTop w:val="0"/>
                          <w:marBottom w:val="0"/>
                          <w:divBdr>
                            <w:top w:val="none" w:sz="0" w:space="0" w:color="auto"/>
                            <w:left w:val="none" w:sz="0" w:space="0" w:color="auto"/>
                            <w:bottom w:val="none" w:sz="0" w:space="0" w:color="auto"/>
                            <w:right w:val="none" w:sz="0" w:space="0" w:color="auto"/>
                          </w:divBdr>
                        </w:div>
                        <w:div w:id="447353861">
                          <w:marLeft w:val="480"/>
                          <w:marRight w:val="0"/>
                          <w:marTop w:val="0"/>
                          <w:marBottom w:val="0"/>
                          <w:divBdr>
                            <w:top w:val="none" w:sz="0" w:space="0" w:color="auto"/>
                            <w:left w:val="none" w:sz="0" w:space="0" w:color="auto"/>
                            <w:bottom w:val="none" w:sz="0" w:space="0" w:color="auto"/>
                            <w:right w:val="none" w:sz="0" w:space="0" w:color="auto"/>
                          </w:divBdr>
                        </w:div>
                        <w:div w:id="692682196">
                          <w:marLeft w:val="480"/>
                          <w:marRight w:val="0"/>
                          <w:marTop w:val="0"/>
                          <w:marBottom w:val="0"/>
                          <w:divBdr>
                            <w:top w:val="none" w:sz="0" w:space="0" w:color="auto"/>
                            <w:left w:val="none" w:sz="0" w:space="0" w:color="auto"/>
                            <w:bottom w:val="none" w:sz="0" w:space="0" w:color="auto"/>
                            <w:right w:val="none" w:sz="0" w:space="0" w:color="auto"/>
                          </w:divBdr>
                        </w:div>
                        <w:div w:id="1266380536">
                          <w:marLeft w:val="480"/>
                          <w:marRight w:val="0"/>
                          <w:marTop w:val="0"/>
                          <w:marBottom w:val="0"/>
                          <w:divBdr>
                            <w:top w:val="none" w:sz="0" w:space="0" w:color="auto"/>
                            <w:left w:val="none" w:sz="0" w:space="0" w:color="auto"/>
                            <w:bottom w:val="none" w:sz="0" w:space="0" w:color="auto"/>
                            <w:right w:val="none" w:sz="0" w:space="0" w:color="auto"/>
                          </w:divBdr>
                        </w:div>
                        <w:div w:id="453644930">
                          <w:marLeft w:val="480"/>
                          <w:marRight w:val="0"/>
                          <w:marTop w:val="0"/>
                          <w:marBottom w:val="0"/>
                          <w:divBdr>
                            <w:top w:val="none" w:sz="0" w:space="0" w:color="auto"/>
                            <w:left w:val="none" w:sz="0" w:space="0" w:color="auto"/>
                            <w:bottom w:val="none" w:sz="0" w:space="0" w:color="auto"/>
                            <w:right w:val="none" w:sz="0" w:space="0" w:color="auto"/>
                          </w:divBdr>
                        </w:div>
                        <w:div w:id="634216045">
                          <w:marLeft w:val="480"/>
                          <w:marRight w:val="0"/>
                          <w:marTop w:val="0"/>
                          <w:marBottom w:val="0"/>
                          <w:divBdr>
                            <w:top w:val="none" w:sz="0" w:space="0" w:color="auto"/>
                            <w:left w:val="none" w:sz="0" w:space="0" w:color="auto"/>
                            <w:bottom w:val="none" w:sz="0" w:space="0" w:color="auto"/>
                            <w:right w:val="none" w:sz="0" w:space="0" w:color="auto"/>
                          </w:divBdr>
                        </w:div>
                        <w:div w:id="414593037">
                          <w:marLeft w:val="480"/>
                          <w:marRight w:val="0"/>
                          <w:marTop w:val="0"/>
                          <w:marBottom w:val="0"/>
                          <w:divBdr>
                            <w:top w:val="none" w:sz="0" w:space="0" w:color="auto"/>
                            <w:left w:val="none" w:sz="0" w:space="0" w:color="auto"/>
                            <w:bottom w:val="none" w:sz="0" w:space="0" w:color="auto"/>
                            <w:right w:val="none" w:sz="0" w:space="0" w:color="auto"/>
                          </w:divBdr>
                        </w:div>
                        <w:div w:id="487017317">
                          <w:marLeft w:val="480"/>
                          <w:marRight w:val="0"/>
                          <w:marTop w:val="0"/>
                          <w:marBottom w:val="0"/>
                          <w:divBdr>
                            <w:top w:val="none" w:sz="0" w:space="0" w:color="auto"/>
                            <w:left w:val="none" w:sz="0" w:space="0" w:color="auto"/>
                            <w:bottom w:val="none" w:sz="0" w:space="0" w:color="auto"/>
                            <w:right w:val="none" w:sz="0" w:space="0" w:color="auto"/>
                          </w:divBdr>
                        </w:div>
                        <w:div w:id="624895173">
                          <w:marLeft w:val="480"/>
                          <w:marRight w:val="0"/>
                          <w:marTop w:val="0"/>
                          <w:marBottom w:val="0"/>
                          <w:divBdr>
                            <w:top w:val="none" w:sz="0" w:space="0" w:color="auto"/>
                            <w:left w:val="none" w:sz="0" w:space="0" w:color="auto"/>
                            <w:bottom w:val="none" w:sz="0" w:space="0" w:color="auto"/>
                            <w:right w:val="none" w:sz="0" w:space="0" w:color="auto"/>
                          </w:divBdr>
                        </w:div>
                        <w:div w:id="705983487">
                          <w:marLeft w:val="480"/>
                          <w:marRight w:val="0"/>
                          <w:marTop w:val="0"/>
                          <w:marBottom w:val="0"/>
                          <w:divBdr>
                            <w:top w:val="none" w:sz="0" w:space="0" w:color="auto"/>
                            <w:left w:val="none" w:sz="0" w:space="0" w:color="auto"/>
                            <w:bottom w:val="none" w:sz="0" w:space="0" w:color="auto"/>
                            <w:right w:val="none" w:sz="0" w:space="0" w:color="auto"/>
                          </w:divBdr>
                        </w:div>
                        <w:div w:id="153373393">
                          <w:marLeft w:val="480"/>
                          <w:marRight w:val="0"/>
                          <w:marTop w:val="0"/>
                          <w:marBottom w:val="0"/>
                          <w:divBdr>
                            <w:top w:val="none" w:sz="0" w:space="0" w:color="auto"/>
                            <w:left w:val="none" w:sz="0" w:space="0" w:color="auto"/>
                            <w:bottom w:val="none" w:sz="0" w:space="0" w:color="auto"/>
                            <w:right w:val="none" w:sz="0" w:space="0" w:color="auto"/>
                          </w:divBdr>
                        </w:div>
                        <w:div w:id="909584428">
                          <w:marLeft w:val="480"/>
                          <w:marRight w:val="0"/>
                          <w:marTop w:val="0"/>
                          <w:marBottom w:val="0"/>
                          <w:divBdr>
                            <w:top w:val="none" w:sz="0" w:space="0" w:color="auto"/>
                            <w:left w:val="none" w:sz="0" w:space="0" w:color="auto"/>
                            <w:bottom w:val="none" w:sz="0" w:space="0" w:color="auto"/>
                            <w:right w:val="none" w:sz="0" w:space="0" w:color="auto"/>
                          </w:divBdr>
                        </w:div>
                        <w:div w:id="1574315950">
                          <w:marLeft w:val="480"/>
                          <w:marRight w:val="0"/>
                          <w:marTop w:val="0"/>
                          <w:marBottom w:val="0"/>
                          <w:divBdr>
                            <w:top w:val="none" w:sz="0" w:space="0" w:color="auto"/>
                            <w:left w:val="none" w:sz="0" w:space="0" w:color="auto"/>
                            <w:bottom w:val="none" w:sz="0" w:space="0" w:color="auto"/>
                            <w:right w:val="none" w:sz="0" w:space="0" w:color="auto"/>
                          </w:divBdr>
                        </w:div>
                        <w:div w:id="186405735">
                          <w:marLeft w:val="480"/>
                          <w:marRight w:val="0"/>
                          <w:marTop w:val="0"/>
                          <w:marBottom w:val="0"/>
                          <w:divBdr>
                            <w:top w:val="none" w:sz="0" w:space="0" w:color="auto"/>
                            <w:left w:val="none" w:sz="0" w:space="0" w:color="auto"/>
                            <w:bottom w:val="none" w:sz="0" w:space="0" w:color="auto"/>
                            <w:right w:val="none" w:sz="0" w:space="0" w:color="auto"/>
                          </w:divBdr>
                        </w:div>
                        <w:div w:id="885334910">
                          <w:marLeft w:val="480"/>
                          <w:marRight w:val="0"/>
                          <w:marTop w:val="0"/>
                          <w:marBottom w:val="0"/>
                          <w:divBdr>
                            <w:top w:val="none" w:sz="0" w:space="0" w:color="auto"/>
                            <w:left w:val="none" w:sz="0" w:space="0" w:color="auto"/>
                            <w:bottom w:val="none" w:sz="0" w:space="0" w:color="auto"/>
                            <w:right w:val="none" w:sz="0" w:space="0" w:color="auto"/>
                          </w:divBdr>
                        </w:div>
                        <w:div w:id="82339537">
                          <w:marLeft w:val="480"/>
                          <w:marRight w:val="0"/>
                          <w:marTop w:val="0"/>
                          <w:marBottom w:val="0"/>
                          <w:divBdr>
                            <w:top w:val="none" w:sz="0" w:space="0" w:color="auto"/>
                            <w:left w:val="none" w:sz="0" w:space="0" w:color="auto"/>
                            <w:bottom w:val="none" w:sz="0" w:space="0" w:color="auto"/>
                            <w:right w:val="none" w:sz="0" w:space="0" w:color="auto"/>
                          </w:divBdr>
                        </w:div>
                      </w:divsChild>
                    </w:div>
                    <w:div w:id="1684241984">
                      <w:marLeft w:val="0"/>
                      <w:marRight w:val="0"/>
                      <w:marTop w:val="0"/>
                      <w:marBottom w:val="0"/>
                      <w:divBdr>
                        <w:top w:val="none" w:sz="0" w:space="0" w:color="auto"/>
                        <w:left w:val="none" w:sz="0" w:space="0" w:color="auto"/>
                        <w:bottom w:val="none" w:sz="0" w:space="0" w:color="auto"/>
                        <w:right w:val="none" w:sz="0" w:space="0" w:color="auto"/>
                      </w:divBdr>
                      <w:divsChild>
                        <w:div w:id="998995072">
                          <w:marLeft w:val="480"/>
                          <w:marRight w:val="0"/>
                          <w:marTop w:val="0"/>
                          <w:marBottom w:val="0"/>
                          <w:divBdr>
                            <w:top w:val="none" w:sz="0" w:space="0" w:color="auto"/>
                            <w:left w:val="none" w:sz="0" w:space="0" w:color="auto"/>
                            <w:bottom w:val="none" w:sz="0" w:space="0" w:color="auto"/>
                            <w:right w:val="none" w:sz="0" w:space="0" w:color="auto"/>
                          </w:divBdr>
                        </w:div>
                        <w:div w:id="49965244">
                          <w:marLeft w:val="480"/>
                          <w:marRight w:val="0"/>
                          <w:marTop w:val="0"/>
                          <w:marBottom w:val="0"/>
                          <w:divBdr>
                            <w:top w:val="none" w:sz="0" w:space="0" w:color="auto"/>
                            <w:left w:val="none" w:sz="0" w:space="0" w:color="auto"/>
                            <w:bottom w:val="none" w:sz="0" w:space="0" w:color="auto"/>
                            <w:right w:val="none" w:sz="0" w:space="0" w:color="auto"/>
                          </w:divBdr>
                        </w:div>
                        <w:div w:id="1731347654">
                          <w:marLeft w:val="480"/>
                          <w:marRight w:val="0"/>
                          <w:marTop w:val="0"/>
                          <w:marBottom w:val="0"/>
                          <w:divBdr>
                            <w:top w:val="none" w:sz="0" w:space="0" w:color="auto"/>
                            <w:left w:val="none" w:sz="0" w:space="0" w:color="auto"/>
                            <w:bottom w:val="none" w:sz="0" w:space="0" w:color="auto"/>
                            <w:right w:val="none" w:sz="0" w:space="0" w:color="auto"/>
                          </w:divBdr>
                        </w:div>
                        <w:div w:id="1197429926">
                          <w:marLeft w:val="480"/>
                          <w:marRight w:val="0"/>
                          <w:marTop w:val="0"/>
                          <w:marBottom w:val="0"/>
                          <w:divBdr>
                            <w:top w:val="none" w:sz="0" w:space="0" w:color="auto"/>
                            <w:left w:val="none" w:sz="0" w:space="0" w:color="auto"/>
                            <w:bottom w:val="none" w:sz="0" w:space="0" w:color="auto"/>
                            <w:right w:val="none" w:sz="0" w:space="0" w:color="auto"/>
                          </w:divBdr>
                        </w:div>
                        <w:div w:id="321858397">
                          <w:marLeft w:val="480"/>
                          <w:marRight w:val="0"/>
                          <w:marTop w:val="0"/>
                          <w:marBottom w:val="0"/>
                          <w:divBdr>
                            <w:top w:val="none" w:sz="0" w:space="0" w:color="auto"/>
                            <w:left w:val="none" w:sz="0" w:space="0" w:color="auto"/>
                            <w:bottom w:val="none" w:sz="0" w:space="0" w:color="auto"/>
                            <w:right w:val="none" w:sz="0" w:space="0" w:color="auto"/>
                          </w:divBdr>
                        </w:div>
                        <w:div w:id="1420100263">
                          <w:marLeft w:val="480"/>
                          <w:marRight w:val="0"/>
                          <w:marTop w:val="0"/>
                          <w:marBottom w:val="0"/>
                          <w:divBdr>
                            <w:top w:val="none" w:sz="0" w:space="0" w:color="auto"/>
                            <w:left w:val="none" w:sz="0" w:space="0" w:color="auto"/>
                            <w:bottom w:val="none" w:sz="0" w:space="0" w:color="auto"/>
                            <w:right w:val="none" w:sz="0" w:space="0" w:color="auto"/>
                          </w:divBdr>
                        </w:div>
                        <w:div w:id="947081130">
                          <w:marLeft w:val="480"/>
                          <w:marRight w:val="0"/>
                          <w:marTop w:val="0"/>
                          <w:marBottom w:val="0"/>
                          <w:divBdr>
                            <w:top w:val="none" w:sz="0" w:space="0" w:color="auto"/>
                            <w:left w:val="none" w:sz="0" w:space="0" w:color="auto"/>
                            <w:bottom w:val="none" w:sz="0" w:space="0" w:color="auto"/>
                            <w:right w:val="none" w:sz="0" w:space="0" w:color="auto"/>
                          </w:divBdr>
                        </w:div>
                        <w:div w:id="760376449">
                          <w:marLeft w:val="480"/>
                          <w:marRight w:val="0"/>
                          <w:marTop w:val="0"/>
                          <w:marBottom w:val="0"/>
                          <w:divBdr>
                            <w:top w:val="none" w:sz="0" w:space="0" w:color="auto"/>
                            <w:left w:val="none" w:sz="0" w:space="0" w:color="auto"/>
                            <w:bottom w:val="none" w:sz="0" w:space="0" w:color="auto"/>
                            <w:right w:val="none" w:sz="0" w:space="0" w:color="auto"/>
                          </w:divBdr>
                        </w:div>
                        <w:div w:id="266238619">
                          <w:marLeft w:val="480"/>
                          <w:marRight w:val="0"/>
                          <w:marTop w:val="0"/>
                          <w:marBottom w:val="0"/>
                          <w:divBdr>
                            <w:top w:val="none" w:sz="0" w:space="0" w:color="auto"/>
                            <w:left w:val="none" w:sz="0" w:space="0" w:color="auto"/>
                            <w:bottom w:val="none" w:sz="0" w:space="0" w:color="auto"/>
                            <w:right w:val="none" w:sz="0" w:space="0" w:color="auto"/>
                          </w:divBdr>
                        </w:div>
                        <w:div w:id="1085803367">
                          <w:marLeft w:val="480"/>
                          <w:marRight w:val="0"/>
                          <w:marTop w:val="0"/>
                          <w:marBottom w:val="0"/>
                          <w:divBdr>
                            <w:top w:val="none" w:sz="0" w:space="0" w:color="auto"/>
                            <w:left w:val="none" w:sz="0" w:space="0" w:color="auto"/>
                            <w:bottom w:val="none" w:sz="0" w:space="0" w:color="auto"/>
                            <w:right w:val="none" w:sz="0" w:space="0" w:color="auto"/>
                          </w:divBdr>
                        </w:div>
                        <w:div w:id="1284573607">
                          <w:marLeft w:val="480"/>
                          <w:marRight w:val="0"/>
                          <w:marTop w:val="0"/>
                          <w:marBottom w:val="0"/>
                          <w:divBdr>
                            <w:top w:val="none" w:sz="0" w:space="0" w:color="auto"/>
                            <w:left w:val="none" w:sz="0" w:space="0" w:color="auto"/>
                            <w:bottom w:val="none" w:sz="0" w:space="0" w:color="auto"/>
                            <w:right w:val="none" w:sz="0" w:space="0" w:color="auto"/>
                          </w:divBdr>
                        </w:div>
                        <w:div w:id="1934698878">
                          <w:marLeft w:val="480"/>
                          <w:marRight w:val="0"/>
                          <w:marTop w:val="0"/>
                          <w:marBottom w:val="0"/>
                          <w:divBdr>
                            <w:top w:val="none" w:sz="0" w:space="0" w:color="auto"/>
                            <w:left w:val="none" w:sz="0" w:space="0" w:color="auto"/>
                            <w:bottom w:val="none" w:sz="0" w:space="0" w:color="auto"/>
                            <w:right w:val="none" w:sz="0" w:space="0" w:color="auto"/>
                          </w:divBdr>
                        </w:div>
                        <w:div w:id="195041535">
                          <w:marLeft w:val="480"/>
                          <w:marRight w:val="0"/>
                          <w:marTop w:val="0"/>
                          <w:marBottom w:val="0"/>
                          <w:divBdr>
                            <w:top w:val="none" w:sz="0" w:space="0" w:color="auto"/>
                            <w:left w:val="none" w:sz="0" w:space="0" w:color="auto"/>
                            <w:bottom w:val="none" w:sz="0" w:space="0" w:color="auto"/>
                            <w:right w:val="none" w:sz="0" w:space="0" w:color="auto"/>
                          </w:divBdr>
                        </w:div>
                        <w:div w:id="980425593">
                          <w:marLeft w:val="480"/>
                          <w:marRight w:val="0"/>
                          <w:marTop w:val="0"/>
                          <w:marBottom w:val="0"/>
                          <w:divBdr>
                            <w:top w:val="none" w:sz="0" w:space="0" w:color="auto"/>
                            <w:left w:val="none" w:sz="0" w:space="0" w:color="auto"/>
                            <w:bottom w:val="none" w:sz="0" w:space="0" w:color="auto"/>
                            <w:right w:val="none" w:sz="0" w:space="0" w:color="auto"/>
                          </w:divBdr>
                        </w:div>
                        <w:div w:id="1716081725">
                          <w:marLeft w:val="480"/>
                          <w:marRight w:val="0"/>
                          <w:marTop w:val="0"/>
                          <w:marBottom w:val="0"/>
                          <w:divBdr>
                            <w:top w:val="none" w:sz="0" w:space="0" w:color="auto"/>
                            <w:left w:val="none" w:sz="0" w:space="0" w:color="auto"/>
                            <w:bottom w:val="none" w:sz="0" w:space="0" w:color="auto"/>
                            <w:right w:val="none" w:sz="0" w:space="0" w:color="auto"/>
                          </w:divBdr>
                        </w:div>
                        <w:div w:id="531459598">
                          <w:marLeft w:val="480"/>
                          <w:marRight w:val="0"/>
                          <w:marTop w:val="0"/>
                          <w:marBottom w:val="0"/>
                          <w:divBdr>
                            <w:top w:val="none" w:sz="0" w:space="0" w:color="auto"/>
                            <w:left w:val="none" w:sz="0" w:space="0" w:color="auto"/>
                            <w:bottom w:val="none" w:sz="0" w:space="0" w:color="auto"/>
                            <w:right w:val="none" w:sz="0" w:space="0" w:color="auto"/>
                          </w:divBdr>
                        </w:div>
                        <w:div w:id="1225683017">
                          <w:marLeft w:val="480"/>
                          <w:marRight w:val="0"/>
                          <w:marTop w:val="0"/>
                          <w:marBottom w:val="0"/>
                          <w:divBdr>
                            <w:top w:val="none" w:sz="0" w:space="0" w:color="auto"/>
                            <w:left w:val="none" w:sz="0" w:space="0" w:color="auto"/>
                            <w:bottom w:val="none" w:sz="0" w:space="0" w:color="auto"/>
                            <w:right w:val="none" w:sz="0" w:space="0" w:color="auto"/>
                          </w:divBdr>
                        </w:div>
                        <w:div w:id="130447109">
                          <w:marLeft w:val="480"/>
                          <w:marRight w:val="0"/>
                          <w:marTop w:val="0"/>
                          <w:marBottom w:val="0"/>
                          <w:divBdr>
                            <w:top w:val="none" w:sz="0" w:space="0" w:color="auto"/>
                            <w:left w:val="none" w:sz="0" w:space="0" w:color="auto"/>
                            <w:bottom w:val="none" w:sz="0" w:space="0" w:color="auto"/>
                            <w:right w:val="none" w:sz="0" w:space="0" w:color="auto"/>
                          </w:divBdr>
                        </w:div>
                        <w:div w:id="2068993396">
                          <w:marLeft w:val="480"/>
                          <w:marRight w:val="0"/>
                          <w:marTop w:val="0"/>
                          <w:marBottom w:val="0"/>
                          <w:divBdr>
                            <w:top w:val="none" w:sz="0" w:space="0" w:color="auto"/>
                            <w:left w:val="none" w:sz="0" w:space="0" w:color="auto"/>
                            <w:bottom w:val="none" w:sz="0" w:space="0" w:color="auto"/>
                            <w:right w:val="none" w:sz="0" w:space="0" w:color="auto"/>
                          </w:divBdr>
                        </w:div>
                        <w:div w:id="406538415">
                          <w:marLeft w:val="480"/>
                          <w:marRight w:val="0"/>
                          <w:marTop w:val="0"/>
                          <w:marBottom w:val="0"/>
                          <w:divBdr>
                            <w:top w:val="none" w:sz="0" w:space="0" w:color="auto"/>
                            <w:left w:val="none" w:sz="0" w:space="0" w:color="auto"/>
                            <w:bottom w:val="none" w:sz="0" w:space="0" w:color="auto"/>
                            <w:right w:val="none" w:sz="0" w:space="0" w:color="auto"/>
                          </w:divBdr>
                        </w:div>
                        <w:div w:id="770248469">
                          <w:marLeft w:val="480"/>
                          <w:marRight w:val="0"/>
                          <w:marTop w:val="0"/>
                          <w:marBottom w:val="0"/>
                          <w:divBdr>
                            <w:top w:val="none" w:sz="0" w:space="0" w:color="auto"/>
                            <w:left w:val="none" w:sz="0" w:space="0" w:color="auto"/>
                            <w:bottom w:val="none" w:sz="0" w:space="0" w:color="auto"/>
                            <w:right w:val="none" w:sz="0" w:space="0" w:color="auto"/>
                          </w:divBdr>
                        </w:div>
                        <w:div w:id="1164392218">
                          <w:marLeft w:val="480"/>
                          <w:marRight w:val="0"/>
                          <w:marTop w:val="0"/>
                          <w:marBottom w:val="0"/>
                          <w:divBdr>
                            <w:top w:val="none" w:sz="0" w:space="0" w:color="auto"/>
                            <w:left w:val="none" w:sz="0" w:space="0" w:color="auto"/>
                            <w:bottom w:val="none" w:sz="0" w:space="0" w:color="auto"/>
                            <w:right w:val="none" w:sz="0" w:space="0" w:color="auto"/>
                          </w:divBdr>
                        </w:div>
                        <w:div w:id="1469712696">
                          <w:marLeft w:val="480"/>
                          <w:marRight w:val="0"/>
                          <w:marTop w:val="0"/>
                          <w:marBottom w:val="0"/>
                          <w:divBdr>
                            <w:top w:val="none" w:sz="0" w:space="0" w:color="auto"/>
                            <w:left w:val="none" w:sz="0" w:space="0" w:color="auto"/>
                            <w:bottom w:val="none" w:sz="0" w:space="0" w:color="auto"/>
                            <w:right w:val="none" w:sz="0" w:space="0" w:color="auto"/>
                          </w:divBdr>
                        </w:div>
                        <w:div w:id="1843624777">
                          <w:marLeft w:val="480"/>
                          <w:marRight w:val="0"/>
                          <w:marTop w:val="0"/>
                          <w:marBottom w:val="0"/>
                          <w:divBdr>
                            <w:top w:val="none" w:sz="0" w:space="0" w:color="auto"/>
                            <w:left w:val="none" w:sz="0" w:space="0" w:color="auto"/>
                            <w:bottom w:val="none" w:sz="0" w:space="0" w:color="auto"/>
                            <w:right w:val="none" w:sz="0" w:space="0" w:color="auto"/>
                          </w:divBdr>
                        </w:div>
                        <w:div w:id="78672034">
                          <w:marLeft w:val="480"/>
                          <w:marRight w:val="0"/>
                          <w:marTop w:val="0"/>
                          <w:marBottom w:val="0"/>
                          <w:divBdr>
                            <w:top w:val="none" w:sz="0" w:space="0" w:color="auto"/>
                            <w:left w:val="none" w:sz="0" w:space="0" w:color="auto"/>
                            <w:bottom w:val="none" w:sz="0" w:space="0" w:color="auto"/>
                            <w:right w:val="none" w:sz="0" w:space="0" w:color="auto"/>
                          </w:divBdr>
                        </w:div>
                        <w:div w:id="1566719482">
                          <w:marLeft w:val="480"/>
                          <w:marRight w:val="0"/>
                          <w:marTop w:val="0"/>
                          <w:marBottom w:val="0"/>
                          <w:divBdr>
                            <w:top w:val="none" w:sz="0" w:space="0" w:color="auto"/>
                            <w:left w:val="none" w:sz="0" w:space="0" w:color="auto"/>
                            <w:bottom w:val="none" w:sz="0" w:space="0" w:color="auto"/>
                            <w:right w:val="none" w:sz="0" w:space="0" w:color="auto"/>
                          </w:divBdr>
                        </w:div>
                        <w:div w:id="1389763793">
                          <w:marLeft w:val="480"/>
                          <w:marRight w:val="0"/>
                          <w:marTop w:val="0"/>
                          <w:marBottom w:val="0"/>
                          <w:divBdr>
                            <w:top w:val="none" w:sz="0" w:space="0" w:color="auto"/>
                            <w:left w:val="none" w:sz="0" w:space="0" w:color="auto"/>
                            <w:bottom w:val="none" w:sz="0" w:space="0" w:color="auto"/>
                            <w:right w:val="none" w:sz="0" w:space="0" w:color="auto"/>
                          </w:divBdr>
                        </w:div>
                        <w:div w:id="46624684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951942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60635575">
          <w:marLeft w:val="480"/>
          <w:marRight w:val="0"/>
          <w:marTop w:val="0"/>
          <w:marBottom w:val="0"/>
          <w:divBdr>
            <w:top w:val="none" w:sz="0" w:space="0" w:color="auto"/>
            <w:left w:val="none" w:sz="0" w:space="0" w:color="auto"/>
            <w:bottom w:val="none" w:sz="0" w:space="0" w:color="auto"/>
            <w:right w:val="none" w:sz="0" w:space="0" w:color="auto"/>
          </w:divBdr>
        </w:div>
        <w:div w:id="1842349802">
          <w:marLeft w:val="480"/>
          <w:marRight w:val="0"/>
          <w:marTop w:val="0"/>
          <w:marBottom w:val="0"/>
          <w:divBdr>
            <w:top w:val="none" w:sz="0" w:space="0" w:color="auto"/>
            <w:left w:val="none" w:sz="0" w:space="0" w:color="auto"/>
            <w:bottom w:val="none" w:sz="0" w:space="0" w:color="auto"/>
            <w:right w:val="none" w:sz="0" w:space="0" w:color="auto"/>
          </w:divBdr>
        </w:div>
        <w:div w:id="1688170997">
          <w:marLeft w:val="480"/>
          <w:marRight w:val="0"/>
          <w:marTop w:val="0"/>
          <w:marBottom w:val="0"/>
          <w:divBdr>
            <w:top w:val="none" w:sz="0" w:space="0" w:color="auto"/>
            <w:left w:val="none" w:sz="0" w:space="0" w:color="auto"/>
            <w:bottom w:val="none" w:sz="0" w:space="0" w:color="auto"/>
            <w:right w:val="none" w:sz="0" w:space="0" w:color="auto"/>
          </w:divBdr>
        </w:div>
        <w:div w:id="1449543096">
          <w:marLeft w:val="480"/>
          <w:marRight w:val="0"/>
          <w:marTop w:val="0"/>
          <w:marBottom w:val="0"/>
          <w:divBdr>
            <w:top w:val="none" w:sz="0" w:space="0" w:color="auto"/>
            <w:left w:val="none" w:sz="0" w:space="0" w:color="auto"/>
            <w:bottom w:val="none" w:sz="0" w:space="0" w:color="auto"/>
            <w:right w:val="none" w:sz="0" w:space="0" w:color="auto"/>
          </w:divBdr>
        </w:div>
      </w:divsChild>
    </w:div>
    <w:div w:id="1921913357">
      <w:bodyDiv w:val="1"/>
      <w:marLeft w:val="0"/>
      <w:marRight w:val="0"/>
      <w:marTop w:val="0"/>
      <w:marBottom w:val="0"/>
      <w:divBdr>
        <w:top w:val="none" w:sz="0" w:space="0" w:color="auto"/>
        <w:left w:val="none" w:sz="0" w:space="0" w:color="auto"/>
        <w:bottom w:val="none" w:sz="0" w:space="0" w:color="auto"/>
        <w:right w:val="none" w:sz="0" w:space="0" w:color="auto"/>
      </w:divBdr>
    </w:div>
    <w:div w:id="1924029237">
      <w:bodyDiv w:val="1"/>
      <w:marLeft w:val="0"/>
      <w:marRight w:val="0"/>
      <w:marTop w:val="0"/>
      <w:marBottom w:val="0"/>
      <w:divBdr>
        <w:top w:val="none" w:sz="0" w:space="0" w:color="auto"/>
        <w:left w:val="none" w:sz="0" w:space="0" w:color="auto"/>
        <w:bottom w:val="none" w:sz="0" w:space="0" w:color="auto"/>
        <w:right w:val="none" w:sz="0" w:space="0" w:color="auto"/>
      </w:divBdr>
    </w:div>
    <w:div w:id="1925139210">
      <w:bodyDiv w:val="1"/>
      <w:marLeft w:val="0"/>
      <w:marRight w:val="0"/>
      <w:marTop w:val="0"/>
      <w:marBottom w:val="0"/>
      <w:divBdr>
        <w:top w:val="none" w:sz="0" w:space="0" w:color="auto"/>
        <w:left w:val="none" w:sz="0" w:space="0" w:color="auto"/>
        <w:bottom w:val="none" w:sz="0" w:space="0" w:color="auto"/>
        <w:right w:val="none" w:sz="0" w:space="0" w:color="auto"/>
      </w:divBdr>
    </w:div>
    <w:div w:id="1925216640">
      <w:bodyDiv w:val="1"/>
      <w:marLeft w:val="0"/>
      <w:marRight w:val="0"/>
      <w:marTop w:val="0"/>
      <w:marBottom w:val="0"/>
      <w:divBdr>
        <w:top w:val="none" w:sz="0" w:space="0" w:color="auto"/>
        <w:left w:val="none" w:sz="0" w:space="0" w:color="auto"/>
        <w:bottom w:val="none" w:sz="0" w:space="0" w:color="auto"/>
        <w:right w:val="none" w:sz="0" w:space="0" w:color="auto"/>
      </w:divBdr>
    </w:div>
    <w:div w:id="1925993232">
      <w:bodyDiv w:val="1"/>
      <w:marLeft w:val="0"/>
      <w:marRight w:val="0"/>
      <w:marTop w:val="0"/>
      <w:marBottom w:val="0"/>
      <w:divBdr>
        <w:top w:val="none" w:sz="0" w:space="0" w:color="auto"/>
        <w:left w:val="none" w:sz="0" w:space="0" w:color="auto"/>
        <w:bottom w:val="none" w:sz="0" w:space="0" w:color="auto"/>
        <w:right w:val="none" w:sz="0" w:space="0" w:color="auto"/>
      </w:divBdr>
    </w:div>
    <w:div w:id="1926986645">
      <w:bodyDiv w:val="1"/>
      <w:marLeft w:val="0"/>
      <w:marRight w:val="0"/>
      <w:marTop w:val="0"/>
      <w:marBottom w:val="0"/>
      <w:divBdr>
        <w:top w:val="none" w:sz="0" w:space="0" w:color="auto"/>
        <w:left w:val="none" w:sz="0" w:space="0" w:color="auto"/>
        <w:bottom w:val="none" w:sz="0" w:space="0" w:color="auto"/>
        <w:right w:val="none" w:sz="0" w:space="0" w:color="auto"/>
      </w:divBdr>
    </w:div>
    <w:div w:id="1929381278">
      <w:bodyDiv w:val="1"/>
      <w:marLeft w:val="0"/>
      <w:marRight w:val="0"/>
      <w:marTop w:val="0"/>
      <w:marBottom w:val="0"/>
      <w:divBdr>
        <w:top w:val="none" w:sz="0" w:space="0" w:color="auto"/>
        <w:left w:val="none" w:sz="0" w:space="0" w:color="auto"/>
        <w:bottom w:val="none" w:sz="0" w:space="0" w:color="auto"/>
        <w:right w:val="none" w:sz="0" w:space="0" w:color="auto"/>
      </w:divBdr>
    </w:div>
    <w:div w:id="1933972736">
      <w:bodyDiv w:val="1"/>
      <w:marLeft w:val="0"/>
      <w:marRight w:val="0"/>
      <w:marTop w:val="0"/>
      <w:marBottom w:val="0"/>
      <w:divBdr>
        <w:top w:val="none" w:sz="0" w:space="0" w:color="auto"/>
        <w:left w:val="none" w:sz="0" w:space="0" w:color="auto"/>
        <w:bottom w:val="none" w:sz="0" w:space="0" w:color="auto"/>
        <w:right w:val="none" w:sz="0" w:space="0" w:color="auto"/>
      </w:divBdr>
    </w:div>
    <w:div w:id="1934970341">
      <w:bodyDiv w:val="1"/>
      <w:marLeft w:val="0"/>
      <w:marRight w:val="0"/>
      <w:marTop w:val="0"/>
      <w:marBottom w:val="0"/>
      <w:divBdr>
        <w:top w:val="none" w:sz="0" w:space="0" w:color="auto"/>
        <w:left w:val="none" w:sz="0" w:space="0" w:color="auto"/>
        <w:bottom w:val="none" w:sz="0" w:space="0" w:color="auto"/>
        <w:right w:val="none" w:sz="0" w:space="0" w:color="auto"/>
      </w:divBdr>
    </w:div>
    <w:div w:id="1935627019">
      <w:bodyDiv w:val="1"/>
      <w:marLeft w:val="0"/>
      <w:marRight w:val="0"/>
      <w:marTop w:val="0"/>
      <w:marBottom w:val="0"/>
      <w:divBdr>
        <w:top w:val="none" w:sz="0" w:space="0" w:color="auto"/>
        <w:left w:val="none" w:sz="0" w:space="0" w:color="auto"/>
        <w:bottom w:val="none" w:sz="0" w:space="0" w:color="auto"/>
        <w:right w:val="none" w:sz="0" w:space="0" w:color="auto"/>
      </w:divBdr>
    </w:div>
    <w:div w:id="193851944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2178619">
      <w:bodyDiv w:val="1"/>
      <w:marLeft w:val="0"/>
      <w:marRight w:val="0"/>
      <w:marTop w:val="0"/>
      <w:marBottom w:val="0"/>
      <w:divBdr>
        <w:top w:val="none" w:sz="0" w:space="0" w:color="auto"/>
        <w:left w:val="none" w:sz="0" w:space="0" w:color="auto"/>
        <w:bottom w:val="none" w:sz="0" w:space="0" w:color="auto"/>
        <w:right w:val="none" w:sz="0" w:space="0" w:color="auto"/>
      </w:divBdr>
    </w:div>
    <w:div w:id="1942833093">
      <w:bodyDiv w:val="1"/>
      <w:marLeft w:val="0"/>
      <w:marRight w:val="0"/>
      <w:marTop w:val="0"/>
      <w:marBottom w:val="0"/>
      <w:divBdr>
        <w:top w:val="none" w:sz="0" w:space="0" w:color="auto"/>
        <w:left w:val="none" w:sz="0" w:space="0" w:color="auto"/>
        <w:bottom w:val="none" w:sz="0" w:space="0" w:color="auto"/>
        <w:right w:val="none" w:sz="0" w:space="0" w:color="auto"/>
      </w:divBdr>
    </w:div>
    <w:div w:id="1948536624">
      <w:bodyDiv w:val="1"/>
      <w:marLeft w:val="0"/>
      <w:marRight w:val="0"/>
      <w:marTop w:val="0"/>
      <w:marBottom w:val="0"/>
      <w:divBdr>
        <w:top w:val="none" w:sz="0" w:space="0" w:color="auto"/>
        <w:left w:val="none" w:sz="0" w:space="0" w:color="auto"/>
        <w:bottom w:val="none" w:sz="0" w:space="0" w:color="auto"/>
        <w:right w:val="none" w:sz="0" w:space="0" w:color="auto"/>
      </w:divBdr>
    </w:div>
    <w:div w:id="1951085746">
      <w:bodyDiv w:val="1"/>
      <w:marLeft w:val="0"/>
      <w:marRight w:val="0"/>
      <w:marTop w:val="0"/>
      <w:marBottom w:val="0"/>
      <w:divBdr>
        <w:top w:val="none" w:sz="0" w:space="0" w:color="auto"/>
        <w:left w:val="none" w:sz="0" w:space="0" w:color="auto"/>
        <w:bottom w:val="none" w:sz="0" w:space="0" w:color="auto"/>
        <w:right w:val="none" w:sz="0" w:space="0" w:color="auto"/>
      </w:divBdr>
    </w:div>
    <w:div w:id="1954554583">
      <w:bodyDiv w:val="1"/>
      <w:marLeft w:val="0"/>
      <w:marRight w:val="0"/>
      <w:marTop w:val="0"/>
      <w:marBottom w:val="0"/>
      <w:divBdr>
        <w:top w:val="none" w:sz="0" w:space="0" w:color="auto"/>
        <w:left w:val="none" w:sz="0" w:space="0" w:color="auto"/>
        <w:bottom w:val="none" w:sz="0" w:space="0" w:color="auto"/>
        <w:right w:val="none" w:sz="0" w:space="0" w:color="auto"/>
      </w:divBdr>
    </w:div>
    <w:div w:id="1957321805">
      <w:bodyDiv w:val="1"/>
      <w:marLeft w:val="0"/>
      <w:marRight w:val="0"/>
      <w:marTop w:val="0"/>
      <w:marBottom w:val="0"/>
      <w:divBdr>
        <w:top w:val="none" w:sz="0" w:space="0" w:color="auto"/>
        <w:left w:val="none" w:sz="0" w:space="0" w:color="auto"/>
        <w:bottom w:val="none" w:sz="0" w:space="0" w:color="auto"/>
        <w:right w:val="none" w:sz="0" w:space="0" w:color="auto"/>
      </w:divBdr>
    </w:div>
    <w:div w:id="1971858754">
      <w:bodyDiv w:val="1"/>
      <w:marLeft w:val="0"/>
      <w:marRight w:val="0"/>
      <w:marTop w:val="0"/>
      <w:marBottom w:val="0"/>
      <w:divBdr>
        <w:top w:val="none" w:sz="0" w:space="0" w:color="auto"/>
        <w:left w:val="none" w:sz="0" w:space="0" w:color="auto"/>
        <w:bottom w:val="none" w:sz="0" w:space="0" w:color="auto"/>
        <w:right w:val="none" w:sz="0" w:space="0" w:color="auto"/>
      </w:divBdr>
    </w:div>
    <w:div w:id="1979450236">
      <w:bodyDiv w:val="1"/>
      <w:marLeft w:val="0"/>
      <w:marRight w:val="0"/>
      <w:marTop w:val="0"/>
      <w:marBottom w:val="0"/>
      <w:divBdr>
        <w:top w:val="none" w:sz="0" w:space="0" w:color="auto"/>
        <w:left w:val="none" w:sz="0" w:space="0" w:color="auto"/>
        <w:bottom w:val="none" w:sz="0" w:space="0" w:color="auto"/>
        <w:right w:val="none" w:sz="0" w:space="0" w:color="auto"/>
      </w:divBdr>
    </w:div>
    <w:div w:id="1983729523">
      <w:bodyDiv w:val="1"/>
      <w:marLeft w:val="0"/>
      <w:marRight w:val="0"/>
      <w:marTop w:val="0"/>
      <w:marBottom w:val="0"/>
      <w:divBdr>
        <w:top w:val="none" w:sz="0" w:space="0" w:color="auto"/>
        <w:left w:val="none" w:sz="0" w:space="0" w:color="auto"/>
        <w:bottom w:val="none" w:sz="0" w:space="0" w:color="auto"/>
        <w:right w:val="none" w:sz="0" w:space="0" w:color="auto"/>
      </w:divBdr>
    </w:div>
    <w:div w:id="1987658929">
      <w:bodyDiv w:val="1"/>
      <w:marLeft w:val="0"/>
      <w:marRight w:val="0"/>
      <w:marTop w:val="0"/>
      <w:marBottom w:val="0"/>
      <w:divBdr>
        <w:top w:val="none" w:sz="0" w:space="0" w:color="auto"/>
        <w:left w:val="none" w:sz="0" w:space="0" w:color="auto"/>
        <w:bottom w:val="none" w:sz="0" w:space="0" w:color="auto"/>
        <w:right w:val="none" w:sz="0" w:space="0" w:color="auto"/>
      </w:divBdr>
    </w:div>
    <w:div w:id="1991976601">
      <w:bodyDiv w:val="1"/>
      <w:marLeft w:val="0"/>
      <w:marRight w:val="0"/>
      <w:marTop w:val="0"/>
      <w:marBottom w:val="0"/>
      <w:divBdr>
        <w:top w:val="none" w:sz="0" w:space="0" w:color="auto"/>
        <w:left w:val="none" w:sz="0" w:space="0" w:color="auto"/>
        <w:bottom w:val="none" w:sz="0" w:space="0" w:color="auto"/>
        <w:right w:val="none" w:sz="0" w:space="0" w:color="auto"/>
      </w:divBdr>
    </w:div>
    <w:div w:id="1996183233">
      <w:bodyDiv w:val="1"/>
      <w:marLeft w:val="0"/>
      <w:marRight w:val="0"/>
      <w:marTop w:val="0"/>
      <w:marBottom w:val="0"/>
      <w:divBdr>
        <w:top w:val="none" w:sz="0" w:space="0" w:color="auto"/>
        <w:left w:val="none" w:sz="0" w:space="0" w:color="auto"/>
        <w:bottom w:val="none" w:sz="0" w:space="0" w:color="auto"/>
        <w:right w:val="none" w:sz="0" w:space="0" w:color="auto"/>
      </w:divBdr>
    </w:div>
    <w:div w:id="1996756939">
      <w:bodyDiv w:val="1"/>
      <w:marLeft w:val="0"/>
      <w:marRight w:val="0"/>
      <w:marTop w:val="0"/>
      <w:marBottom w:val="0"/>
      <w:divBdr>
        <w:top w:val="none" w:sz="0" w:space="0" w:color="auto"/>
        <w:left w:val="none" w:sz="0" w:space="0" w:color="auto"/>
        <w:bottom w:val="none" w:sz="0" w:space="0" w:color="auto"/>
        <w:right w:val="none" w:sz="0" w:space="0" w:color="auto"/>
      </w:divBdr>
    </w:div>
    <w:div w:id="1997149769">
      <w:bodyDiv w:val="1"/>
      <w:marLeft w:val="0"/>
      <w:marRight w:val="0"/>
      <w:marTop w:val="0"/>
      <w:marBottom w:val="0"/>
      <w:divBdr>
        <w:top w:val="none" w:sz="0" w:space="0" w:color="auto"/>
        <w:left w:val="none" w:sz="0" w:space="0" w:color="auto"/>
        <w:bottom w:val="none" w:sz="0" w:space="0" w:color="auto"/>
        <w:right w:val="none" w:sz="0" w:space="0" w:color="auto"/>
      </w:divBdr>
    </w:div>
    <w:div w:id="1997806298">
      <w:bodyDiv w:val="1"/>
      <w:marLeft w:val="0"/>
      <w:marRight w:val="0"/>
      <w:marTop w:val="0"/>
      <w:marBottom w:val="0"/>
      <w:divBdr>
        <w:top w:val="none" w:sz="0" w:space="0" w:color="auto"/>
        <w:left w:val="none" w:sz="0" w:space="0" w:color="auto"/>
        <w:bottom w:val="none" w:sz="0" w:space="0" w:color="auto"/>
        <w:right w:val="none" w:sz="0" w:space="0" w:color="auto"/>
      </w:divBdr>
    </w:div>
    <w:div w:id="2002073490">
      <w:bodyDiv w:val="1"/>
      <w:marLeft w:val="0"/>
      <w:marRight w:val="0"/>
      <w:marTop w:val="0"/>
      <w:marBottom w:val="0"/>
      <w:divBdr>
        <w:top w:val="none" w:sz="0" w:space="0" w:color="auto"/>
        <w:left w:val="none" w:sz="0" w:space="0" w:color="auto"/>
        <w:bottom w:val="none" w:sz="0" w:space="0" w:color="auto"/>
        <w:right w:val="none" w:sz="0" w:space="0" w:color="auto"/>
      </w:divBdr>
    </w:div>
    <w:div w:id="2002537715">
      <w:bodyDiv w:val="1"/>
      <w:marLeft w:val="0"/>
      <w:marRight w:val="0"/>
      <w:marTop w:val="0"/>
      <w:marBottom w:val="0"/>
      <w:divBdr>
        <w:top w:val="none" w:sz="0" w:space="0" w:color="auto"/>
        <w:left w:val="none" w:sz="0" w:space="0" w:color="auto"/>
        <w:bottom w:val="none" w:sz="0" w:space="0" w:color="auto"/>
        <w:right w:val="none" w:sz="0" w:space="0" w:color="auto"/>
      </w:divBdr>
    </w:div>
    <w:div w:id="2012944294">
      <w:bodyDiv w:val="1"/>
      <w:marLeft w:val="0"/>
      <w:marRight w:val="0"/>
      <w:marTop w:val="0"/>
      <w:marBottom w:val="0"/>
      <w:divBdr>
        <w:top w:val="none" w:sz="0" w:space="0" w:color="auto"/>
        <w:left w:val="none" w:sz="0" w:space="0" w:color="auto"/>
        <w:bottom w:val="none" w:sz="0" w:space="0" w:color="auto"/>
        <w:right w:val="none" w:sz="0" w:space="0" w:color="auto"/>
      </w:divBdr>
    </w:div>
    <w:div w:id="2022318595">
      <w:bodyDiv w:val="1"/>
      <w:marLeft w:val="0"/>
      <w:marRight w:val="0"/>
      <w:marTop w:val="0"/>
      <w:marBottom w:val="0"/>
      <w:divBdr>
        <w:top w:val="none" w:sz="0" w:space="0" w:color="auto"/>
        <w:left w:val="none" w:sz="0" w:space="0" w:color="auto"/>
        <w:bottom w:val="none" w:sz="0" w:space="0" w:color="auto"/>
        <w:right w:val="none" w:sz="0" w:space="0" w:color="auto"/>
      </w:divBdr>
    </w:div>
    <w:div w:id="203668788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3548996">
      <w:bodyDiv w:val="1"/>
      <w:marLeft w:val="0"/>
      <w:marRight w:val="0"/>
      <w:marTop w:val="0"/>
      <w:marBottom w:val="0"/>
      <w:divBdr>
        <w:top w:val="none" w:sz="0" w:space="0" w:color="auto"/>
        <w:left w:val="none" w:sz="0" w:space="0" w:color="auto"/>
        <w:bottom w:val="none" w:sz="0" w:space="0" w:color="auto"/>
        <w:right w:val="none" w:sz="0" w:space="0" w:color="auto"/>
      </w:divBdr>
    </w:div>
    <w:div w:id="2044285720">
      <w:bodyDiv w:val="1"/>
      <w:marLeft w:val="0"/>
      <w:marRight w:val="0"/>
      <w:marTop w:val="0"/>
      <w:marBottom w:val="0"/>
      <w:divBdr>
        <w:top w:val="none" w:sz="0" w:space="0" w:color="auto"/>
        <w:left w:val="none" w:sz="0" w:space="0" w:color="auto"/>
        <w:bottom w:val="none" w:sz="0" w:space="0" w:color="auto"/>
        <w:right w:val="none" w:sz="0" w:space="0" w:color="auto"/>
      </w:divBdr>
    </w:div>
    <w:div w:id="2047368671">
      <w:bodyDiv w:val="1"/>
      <w:marLeft w:val="0"/>
      <w:marRight w:val="0"/>
      <w:marTop w:val="0"/>
      <w:marBottom w:val="0"/>
      <w:divBdr>
        <w:top w:val="none" w:sz="0" w:space="0" w:color="auto"/>
        <w:left w:val="none" w:sz="0" w:space="0" w:color="auto"/>
        <w:bottom w:val="none" w:sz="0" w:space="0" w:color="auto"/>
        <w:right w:val="none" w:sz="0" w:space="0" w:color="auto"/>
      </w:divBdr>
    </w:div>
    <w:div w:id="2051414601">
      <w:bodyDiv w:val="1"/>
      <w:marLeft w:val="0"/>
      <w:marRight w:val="0"/>
      <w:marTop w:val="0"/>
      <w:marBottom w:val="0"/>
      <w:divBdr>
        <w:top w:val="none" w:sz="0" w:space="0" w:color="auto"/>
        <w:left w:val="none" w:sz="0" w:space="0" w:color="auto"/>
        <w:bottom w:val="none" w:sz="0" w:space="0" w:color="auto"/>
        <w:right w:val="none" w:sz="0" w:space="0" w:color="auto"/>
      </w:divBdr>
    </w:div>
    <w:div w:id="2053455388">
      <w:bodyDiv w:val="1"/>
      <w:marLeft w:val="0"/>
      <w:marRight w:val="0"/>
      <w:marTop w:val="0"/>
      <w:marBottom w:val="0"/>
      <w:divBdr>
        <w:top w:val="none" w:sz="0" w:space="0" w:color="auto"/>
        <w:left w:val="none" w:sz="0" w:space="0" w:color="auto"/>
        <w:bottom w:val="none" w:sz="0" w:space="0" w:color="auto"/>
        <w:right w:val="none" w:sz="0" w:space="0" w:color="auto"/>
      </w:divBdr>
    </w:div>
    <w:div w:id="2054499145">
      <w:bodyDiv w:val="1"/>
      <w:marLeft w:val="0"/>
      <w:marRight w:val="0"/>
      <w:marTop w:val="0"/>
      <w:marBottom w:val="0"/>
      <w:divBdr>
        <w:top w:val="none" w:sz="0" w:space="0" w:color="auto"/>
        <w:left w:val="none" w:sz="0" w:space="0" w:color="auto"/>
        <w:bottom w:val="none" w:sz="0" w:space="0" w:color="auto"/>
        <w:right w:val="none" w:sz="0" w:space="0" w:color="auto"/>
      </w:divBdr>
    </w:div>
    <w:div w:id="2058427054">
      <w:bodyDiv w:val="1"/>
      <w:marLeft w:val="0"/>
      <w:marRight w:val="0"/>
      <w:marTop w:val="0"/>
      <w:marBottom w:val="0"/>
      <w:divBdr>
        <w:top w:val="none" w:sz="0" w:space="0" w:color="auto"/>
        <w:left w:val="none" w:sz="0" w:space="0" w:color="auto"/>
        <w:bottom w:val="none" w:sz="0" w:space="0" w:color="auto"/>
        <w:right w:val="none" w:sz="0" w:space="0" w:color="auto"/>
      </w:divBdr>
    </w:div>
    <w:div w:id="2060204503">
      <w:bodyDiv w:val="1"/>
      <w:marLeft w:val="0"/>
      <w:marRight w:val="0"/>
      <w:marTop w:val="0"/>
      <w:marBottom w:val="0"/>
      <w:divBdr>
        <w:top w:val="none" w:sz="0" w:space="0" w:color="auto"/>
        <w:left w:val="none" w:sz="0" w:space="0" w:color="auto"/>
        <w:bottom w:val="none" w:sz="0" w:space="0" w:color="auto"/>
        <w:right w:val="none" w:sz="0" w:space="0" w:color="auto"/>
      </w:divBdr>
    </w:div>
    <w:div w:id="2062359175">
      <w:bodyDiv w:val="1"/>
      <w:marLeft w:val="0"/>
      <w:marRight w:val="0"/>
      <w:marTop w:val="0"/>
      <w:marBottom w:val="0"/>
      <w:divBdr>
        <w:top w:val="none" w:sz="0" w:space="0" w:color="auto"/>
        <w:left w:val="none" w:sz="0" w:space="0" w:color="auto"/>
        <w:bottom w:val="none" w:sz="0" w:space="0" w:color="auto"/>
        <w:right w:val="none" w:sz="0" w:space="0" w:color="auto"/>
      </w:divBdr>
      <w:divsChild>
        <w:div w:id="1677339049">
          <w:marLeft w:val="480"/>
          <w:marRight w:val="0"/>
          <w:marTop w:val="0"/>
          <w:marBottom w:val="0"/>
          <w:divBdr>
            <w:top w:val="none" w:sz="0" w:space="0" w:color="auto"/>
            <w:left w:val="none" w:sz="0" w:space="0" w:color="auto"/>
            <w:bottom w:val="none" w:sz="0" w:space="0" w:color="auto"/>
            <w:right w:val="none" w:sz="0" w:space="0" w:color="auto"/>
          </w:divBdr>
        </w:div>
        <w:div w:id="346442977">
          <w:marLeft w:val="480"/>
          <w:marRight w:val="0"/>
          <w:marTop w:val="0"/>
          <w:marBottom w:val="0"/>
          <w:divBdr>
            <w:top w:val="none" w:sz="0" w:space="0" w:color="auto"/>
            <w:left w:val="none" w:sz="0" w:space="0" w:color="auto"/>
            <w:bottom w:val="none" w:sz="0" w:space="0" w:color="auto"/>
            <w:right w:val="none" w:sz="0" w:space="0" w:color="auto"/>
          </w:divBdr>
        </w:div>
        <w:div w:id="1051417214">
          <w:marLeft w:val="480"/>
          <w:marRight w:val="0"/>
          <w:marTop w:val="0"/>
          <w:marBottom w:val="0"/>
          <w:divBdr>
            <w:top w:val="none" w:sz="0" w:space="0" w:color="auto"/>
            <w:left w:val="none" w:sz="0" w:space="0" w:color="auto"/>
            <w:bottom w:val="none" w:sz="0" w:space="0" w:color="auto"/>
            <w:right w:val="none" w:sz="0" w:space="0" w:color="auto"/>
          </w:divBdr>
        </w:div>
        <w:div w:id="1042945257">
          <w:marLeft w:val="480"/>
          <w:marRight w:val="0"/>
          <w:marTop w:val="0"/>
          <w:marBottom w:val="0"/>
          <w:divBdr>
            <w:top w:val="none" w:sz="0" w:space="0" w:color="auto"/>
            <w:left w:val="none" w:sz="0" w:space="0" w:color="auto"/>
            <w:bottom w:val="none" w:sz="0" w:space="0" w:color="auto"/>
            <w:right w:val="none" w:sz="0" w:space="0" w:color="auto"/>
          </w:divBdr>
        </w:div>
      </w:divsChild>
    </w:div>
    <w:div w:id="2065254581">
      <w:bodyDiv w:val="1"/>
      <w:marLeft w:val="0"/>
      <w:marRight w:val="0"/>
      <w:marTop w:val="0"/>
      <w:marBottom w:val="0"/>
      <w:divBdr>
        <w:top w:val="none" w:sz="0" w:space="0" w:color="auto"/>
        <w:left w:val="none" w:sz="0" w:space="0" w:color="auto"/>
        <w:bottom w:val="none" w:sz="0" w:space="0" w:color="auto"/>
        <w:right w:val="none" w:sz="0" w:space="0" w:color="auto"/>
      </w:divBdr>
    </w:div>
    <w:div w:id="2066293799">
      <w:bodyDiv w:val="1"/>
      <w:marLeft w:val="0"/>
      <w:marRight w:val="0"/>
      <w:marTop w:val="0"/>
      <w:marBottom w:val="0"/>
      <w:divBdr>
        <w:top w:val="none" w:sz="0" w:space="0" w:color="auto"/>
        <w:left w:val="none" w:sz="0" w:space="0" w:color="auto"/>
        <w:bottom w:val="none" w:sz="0" w:space="0" w:color="auto"/>
        <w:right w:val="none" w:sz="0" w:space="0" w:color="auto"/>
      </w:divBdr>
    </w:div>
    <w:div w:id="2069497861">
      <w:bodyDiv w:val="1"/>
      <w:marLeft w:val="0"/>
      <w:marRight w:val="0"/>
      <w:marTop w:val="0"/>
      <w:marBottom w:val="0"/>
      <w:divBdr>
        <w:top w:val="none" w:sz="0" w:space="0" w:color="auto"/>
        <w:left w:val="none" w:sz="0" w:space="0" w:color="auto"/>
        <w:bottom w:val="none" w:sz="0" w:space="0" w:color="auto"/>
        <w:right w:val="none" w:sz="0" w:space="0" w:color="auto"/>
      </w:divBdr>
    </w:div>
    <w:div w:id="2073116163">
      <w:bodyDiv w:val="1"/>
      <w:marLeft w:val="0"/>
      <w:marRight w:val="0"/>
      <w:marTop w:val="0"/>
      <w:marBottom w:val="0"/>
      <w:divBdr>
        <w:top w:val="none" w:sz="0" w:space="0" w:color="auto"/>
        <w:left w:val="none" w:sz="0" w:space="0" w:color="auto"/>
        <w:bottom w:val="none" w:sz="0" w:space="0" w:color="auto"/>
        <w:right w:val="none" w:sz="0" w:space="0" w:color="auto"/>
      </w:divBdr>
    </w:div>
    <w:div w:id="2075857460">
      <w:bodyDiv w:val="1"/>
      <w:marLeft w:val="0"/>
      <w:marRight w:val="0"/>
      <w:marTop w:val="0"/>
      <w:marBottom w:val="0"/>
      <w:divBdr>
        <w:top w:val="none" w:sz="0" w:space="0" w:color="auto"/>
        <w:left w:val="none" w:sz="0" w:space="0" w:color="auto"/>
        <w:bottom w:val="none" w:sz="0" w:space="0" w:color="auto"/>
        <w:right w:val="none" w:sz="0" w:space="0" w:color="auto"/>
      </w:divBdr>
    </w:div>
    <w:div w:id="2077775527">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137056">
      <w:bodyDiv w:val="1"/>
      <w:marLeft w:val="0"/>
      <w:marRight w:val="0"/>
      <w:marTop w:val="0"/>
      <w:marBottom w:val="0"/>
      <w:divBdr>
        <w:top w:val="none" w:sz="0" w:space="0" w:color="auto"/>
        <w:left w:val="none" w:sz="0" w:space="0" w:color="auto"/>
        <w:bottom w:val="none" w:sz="0" w:space="0" w:color="auto"/>
        <w:right w:val="none" w:sz="0" w:space="0" w:color="auto"/>
      </w:divBdr>
    </w:div>
    <w:div w:id="2085103837">
      <w:bodyDiv w:val="1"/>
      <w:marLeft w:val="0"/>
      <w:marRight w:val="0"/>
      <w:marTop w:val="0"/>
      <w:marBottom w:val="0"/>
      <w:divBdr>
        <w:top w:val="none" w:sz="0" w:space="0" w:color="auto"/>
        <w:left w:val="none" w:sz="0" w:space="0" w:color="auto"/>
        <w:bottom w:val="none" w:sz="0" w:space="0" w:color="auto"/>
        <w:right w:val="none" w:sz="0" w:space="0" w:color="auto"/>
      </w:divBdr>
      <w:divsChild>
        <w:div w:id="1977026157">
          <w:marLeft w:val="0"/>
          <w:marRight w:val="0"/>
          <w:marTop w:val="0"/>
          <w:marBottom w:val="0"/>
          <w:divBdr>
            <w:top w:val="none" w:sz="0" w:space="0" w:color="auto"/>
            <w:left w:val="none" w:sz="0" w:space="0" w:color="auto"/>
            <w:bottom w:val="none" w:sz="0" w:space="0" w:color="auto"/>
            <w:right w:val="none" w:sz="0" w:space="0" w:color="auto"/>
          </w:divBdr>
        </w:div>
      </w:divsChild>
    </w:div>
    <w:div w:id="2086564558">
      <w:bodyDiv w:val="1"/>
      <w:marLeft w:val="0"/>
      <w:marRight w:val="0"/>
      <w:marTop w:val="0"/>
      <w:marBottom w:val="0"/>
      <w:divBdr>
        <w:top w:val="none" w:sz="0" w:space="0" w:color="auto"/>
        <w:left w:val="none" w:sz="0" w:space="0" w:color="auto"/>
        <w:bottom w:val="none" w:sz="0" w:space="0" w:color="auto"/>
        <w:right w:val="none" w:sz="0" w:space="0" w:color="auto"/>
      </w:divBdr>
    </w:div>
    <w:div w:id="2089380281">
      <w:bodyDiv w:val="1"/>
      <w:marLeft w:val="0"/>
      <w:marRight w:val="0"/>
      <w:marTop w:val="0"/>
      <w:marBottom w:val="0"/>
      <w:divBdr>
        <w:top w:val="none" w:sz="0" w:space="0" w:color="auto"/>
        <w:left w:val="none" w:sz="0" w:space="0" w:color="auto"/>
        <w:bottom w:val="none" w:sz="0" w:space="0" w:color="auto"/>
        <w:right w:val="none" w:sz="0" w:space="0" w:color="auto"/>
      </w:divBdr>
    </w:div>
    <w:div w:id="2089424722">
      <w:bodyDiv w:val="1"/>
      <w:marLeft w:val="0"/>
      <w:marRight w:val="0"/>
      <w:marTop w:val="0"/>
      <w:marBottom w:val="0"/>
      <w:divBdr>
        <w:top w:val="none" w:sz="0" w:space="0" w:color="auto"/>
        <w:left w:val="none" w:sz="0" w:space="0" w:color="auto"/>
        <w:bottom w:val="none" w:sz="0" w:space="0" w:color="auto"/>
        <w:right w:val="none" w:sz="0" w:space="0" w:color="auto"/>
      </w:divBdr>
    </w:div>
    <w:div w:id="2090106575">
      <w:bodyDiv w:val="1"/>
      <w:marLeft w:val="0"/>
      <w:marRight w:val="0"/>
      <w:marTop w:val="0"/>
      <w:marBottom w:val="0"/>
      <w:divBdr>
        <w:top w:val="none" w:sz="0" w:space="0" w:color="auto"/>
        <w:left w:val="none" w:sz="0" w:space="0" w:color="auto"/>
        <w:bottom w:val="none" w:sz="0" w:space="0" w:color="auto"/>
        <w:right w:val="none" w:sz="0" w:space="0" w:color="auto"/>
      </w:divBdr>
    </w:div>
    <w:div w:id="2091853662">
      <w:bodyDiv w:val="1"/>
      <w:marLeft w:val="0"/>
      <w:marRight w:val="0"/>
      <w:marTop w:val="0"/>
      <w:marBottom w:val="0"/>
      <w:divBdr>
        <w:top w:val="none" w:sz="0" w:space="0" w:color="auto"/>
        <w:left w:val="none" w:sz="0" w:space="0" w:color="auto"/>
        <w:bottom w:val="none" w:sz="0" w:space="0" w:color="auto"/>
        <w:right w:val="none" w:sz="0" w:space="0" w:color="auto"/>
      </w:divBdr>
    </w:div>
    <w:div w:id="2095273526">
      <w:bodyDiv w:val="1"/>
      <w:marLeft w:val="0"/>
      <w:marRight w:val="0"/>
      <w:marTop w:val="0"/>
      <w:marBottom w:val="0"/>
      <w:divBdr>
        <w:top w:val="none" w:sz="0" w:space="0" w:color="auto"/>
        <w:left w:val="none" w:sz="0" w:space="0" w:color="auto"/>
        <w:bottom w:val="none" w:sz="0" w:space="0" w:color="auto"/>
        <w:right w:val="none" w:sz="0" w:space="0" w:color="auto"/>
      </w:divBdr>
    </w:div>
    <w:div w:id="209578321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0055212">
      <w:bodyDiv w:val="1"/>
      <w:marLeft w:val="0"/>
      <w:marRight w:val="0"/>
      <w:marTop w:val="0"/>
      <w:marBottom w:val="0"/>
      <w:divBdr>
        <w:top w:val="none" w:sz="0" w:space="0" w:color="auto"/>
        <w:left w:val="none" w:sz="0" w:space="0" w:color="auto"/>
        <w:bottom w:val="none" w:sz="0" w:space="0" w:color="auto"/>
        <w:right w:val="none" w:sz="0" w:space="0" w:color="auto"/>
      </w:divBdr>
    </w:div>
    <w:div w:id="2100717313">
      <w:bodyDiv w:val="1"/>
      <w:marLeft w:val="0"/>
      <w:marRight w:val="0"/>
      <w:marTop w:val="0"/>
      <w:marBottom w:val="0"/>
      <w:divBdr>
        <w:top w:val="none" w:sz="0" w:space="0" w:color="auto"/>
        <w:left w:val="none" w:sz="0" w:space="0" w:color="auto"/>
        <w:bottom w:val="none" w:sz="0" w:space="0" w:color="auto"/>
        <w:right w:val="none" w:sz="0" w:space="0" w:color="auto"/>
      </w:divBdr>
    </w:div>
    <w:div w:id="2101363775">
      <w:bodyDiv w:val="1"/>
      <w:marLeft w:val="0"/>
      <w:marRight w:val="0"/>
      <w:marTop w:val="0"/>
      <w:marBottom w:val="0"/>
      <w:divBdr>
        <w:top w:val="none" w:sz="0" w:space="0" w:color="auto"/>
        <w:left w:val="none" w:sz="0" w:space="0" w:color="auto"/>
        <w:bottom w:val="none" w:sz="0" w:space="0" w:color="auto"/>
        <w:right w:val="none" w:sz="0" w:space="0" w:color="auto"/>
      </w:divBdr>
    </w:div>
    <w:div w:id="2102797951">
      <w:bodyDiv w:val="1"/>
      <w:marLeft w:val="0"/>
      <w:marRight w:val="0"/>
      <w:marTop w:val="0"/>
      <w:marBottom w:val="0"/>
      <w:divBdr>
        <w:top w:val="none" w:sz="0" w:space="0" w:color="auto"/>
        <w:left w:val="none" w:sz="0" w:space="0" w:color="auto"/>
        <w:bottom w:val="none" w:sz="0" w:space="0" w:color="auto"/>
        <w:right w:val="none" w:sz="0" w:space="0" w:color="auto"/>
      </w:divBdr>
    </w:div>
    <w:div w:id="2110351063">
      <w:bodyDiv w:val="1"/>
      <w:marLeft w:val="0"/>
      <w:marRight w:val="0"/>
      <w:marTop w:val="0"/>
      <w:marBottom w:val="0"/>
      <w:divBdr>
        <w:top w:val="none" w:sz="0" w:space="0" w:color="auto"/>
        <w:left w:val="none" w:sz="0" w:space="0" w:color="auto"/>
        <w:bottom w:val="none" w:sz="0" w:space="0" w:color="auto"/>
        <w:right w:val="none" w:sz="0" w:space="0" w:color="auto"/>
      </w:divBdr>
    </w:div>
    <w:div w:id="2111268790">
      <w:bodyDiv w:val="1"/>
      <w:marLeft w:val="0"/>
      <w:marRight w:val="0"/>
      <w:marTop w:val="0"/>
      <w:marBottom w:val="0"/>
      <w:divBdr>
        <w:top w:val="none" w:sz="0" w:space="0" w:color="auto"/>
        <w:left w:val="none" w:sz="0" w:space="0" w:color="auto"/>
        <w:bottom w:val="none" w:sz="0" w:space="0" w:color="auto"/>
        <w:right w:val="none" w:sz="0" w:space="0" w:color="auto"/>
      </w:divBdr>
      <w:divsChild>
        <w:div w:id="1933199398">
          <w:marLeft w:val="480"/>
          <w:marRight w:val="0"/>
          <w:marTop w:val="0"/>
          <w:marBottom w:val="0"/>
          <w:divBdr>
            <w:top w:val="none" w:sz="0" w:space="0" w:color="auto"/>
            <w:left w:val="none" w:sz="0" w:space="0" w:color="auto"/>
            <w:bottom w:val="none" w:sz="0" w:space="0" w:color="auto"/>
            <w:right w:val="none" w:sz="0" w:space="0" w:color="auto"/>
          </w:divBdr>
        </w:div>
        <w:div w:id="73551865">
          <w:marLeft w:val="480"/>
          <w:marRight w:val="0"/>
          <w:marTop w:val="0"/>
          <w:marBottom w:val="0"/>
          <w:divBdr>
            <w:top w:val="none" w:sz="0" w:space="0" w:color="auto"/>
            <w:left w:val="none" w:sz="0" w:space="0" w:color="auto"/>
            <w:bottom w:val="none" w:sz="0" w:space="0" w:color="auto"/>
            <w:right w:val="none" w:sz="0" w:space="0" w:color="auto"/>
          </w:divBdr>
        </w:div>
        <w:div w:id="710149122">
          <w:marLeft w:val="480"/>
          <w:marRight w:val="0"/>
          <w:marTop w:val="0"/>
          <w:marBottom w:val="0"/>
          <w:divBdr>
            <w:top w:val="none" w:sz="0" w:space="0" w:color="auto"/>
            <w:left w:val="none" w:sz="0" w:space="0" w:color="auto"/>
            <w:bottom w:val="none" w:sz="0" w:space="0" w:color="auto"/>
            <w:right w:val="none" w:sz="0" w:space="0" w:color="auto"/>
          </w:divBdr>
        </w:div>
        <w:div w:id="281113842">
          <w:marLeft w:val="480"/>
          <w:marRight w:val="0"/>
          <w:marTop w:val="0"/>
          <w:marBottom w:val="0"/>
          <w:divBdr>
            <w:top w:val="none" w:sz="0" w:space="0" w:color="auto"/>
            <w:left w:val="none" w:sz="0" w:space="0" w:color="auto"/>
            <w:bottom w:val="none" w:sz="0" w:space="0" w:color="auto"/>
            <w:right w:val="none" w:sz="0" w:space="0" w:color="auto"/>
          </w:divBdr>
        </w:div>
      </w:divsChild>
    </w:div>
    <w:div w:id="2111732315">
      <w:bodyDiv w:val="1"/>
      <w:marLeft w:val="0"/>
      <w:marRight w:val="0"/>
      <w:marTop w:val="0"/>
      <w:marBottom w:val="0"/>
      <w:divBdr>
        <w:top w:val="none" w:sz="0" w:space="0" w:color="auto"/>
        <w:left w:val="none" w:sz="0" w:space="0" w:color="auto"/>
        <w:bottom w:val="none" w:sz="0" w:space="0" w:color="auto"/>
        <w:right w:val="none" w:sz="0" w:space="0" w:color="auto"/>
      </w:divBdr>
    </w:div>
    <w:div w:id="2117359392">
      <w:bodyDiv w:val="1"/>
      <w:marLeft w:val="0"/>
      <w:marRight w:val="0"/>
      <w:marTop w:val="0"/>
      <w:marBottom w:val="0"/>
      <w:divBdr>
        <w:top w:val="none" w:sz="0" w:space="0" w:color="auto"/>
        <w:left w:val="none" w:sz="0" w:space="0" w:color="auto"/>
        <w:bottom w:val="none" w:sz="0" w:space="0" w:color="auto"/>
        <w:right w:val="none" w:sz="0" w:space="0" w:color="auto"/>
      </w:divBdr>
    </w:div>
    <w:div w:id="2118794677">
      <w:bodyDiv w:val="1"/>
      <w:marLeft w:val="0"/>
      <w:marRight w:val="0"/>
      <w:marTop w:val="0"/>
      <w:marBottom w:val="0"/>
      <w:divBdr>
        <w:top w:val="none" w:sz="0" w:space="0" w:color="auto"/>
        <w:left w:val="none" w:sz="0" w:space="0" w:color="auto"/>
        <w:bottom w:val="none" w:sz="0" w:space="0" w:color="auto"/>
        <w:right w:val="none" w:sz="0" w:space="0" w:color="auto"/>
      </w:divBdr>
    </w:div>
    <w:div w:id="2119333626">
      <w:bodyDiv w:val="1"/>
      <w:marLeft w:val="0"/>
      <w:marRight w:val="0"/>
      <w:marTop w:val="0"/>
      <w:marBottom w:val="0"/>
      <w:divBdr>
        <w:top w:val="none" w:sz="0" w:space="0" w:color="auto"/>
        <w:left w:val="none" w:sz="0" w:space="0" w:color="auto"/>
        <w:bottom w:val="none" w:sz="0" w:space="0" w:color="auto"/>
        <w:right w:val="none" w:sz="0" w:space="0" w:color="auto"/>
      </w:divBdr>
    </w:div>
    <w:div w:id="2121753167">
      <w:bodyDiv w:val="1"/>
      <w:marLeft w:val="0"/>
      <w:marRight w:val="0"/>
      <w:marTop w:val="0"/>
      <w:marBottom w:val="0"/>
      <w:divBdr>
        <w:top w:val="none" w:sz="0" w:space="0" w:color="auto"/>
        <w:left w:val="none" w:sz="0" w:space="0" w:color="auto"/>
        <w:bottom w:val="none" w:sz="0" w:space="0" w:color="auto"/>
        <w:right w:val="none" w:sz="0" w:space="0" w:color="auto"/>
      </w:divBdr>
    </w:div>
    <w:div w:id="2127847579">
      <w:bodyDiv w:val="1"/>
      <w:marLeft w:val="0"/>
      <w:marRight w:val="0"/>
      <w:marTop w:val="0"/>
      <w:marBottom w:val="0"/>
      <w:divBdr>
        <w:top w:val="none" w:sz="0" w:space="0" w:color="auto"/>
        <w:left w:val="none" w:sz="0" w:space="0" w:color="auto"/>
        <w:bottom w:val="none" w:sz="0" w:space="0" w:color="auto"/>
        <w:right w:val="none" w:sz="0" w:space="0" w:color="auto"/>
      </w:divBdr>
    </w:div>
    <w:div w:id="2129658205">
      <w:bodyDiv w:val="1"/>
      <w:marLeft w:val="0"/>
      <w:marRight w:val="0"/>
      <w:marTop w:val="0"/>
      <w:marBottom w:val="0"/>
      <w:divBdr>
        <w:top w:val="none" w:sz="0" w:space="0" w:color="auto"/>
        <w:left w:val="none" w:sz="0" w:space="0" w:color="auto"/>
        <w:bottom w:val="none" w:sz="0" w:space="0" w:color="auto"/>
        <w:right w:val="none" w:sz="0" w:space="0" w:color="auto"/>
      </w:divBdr>
    </w:div>
    <w:div w:id="2132674105">
      <w:bodyDiv w:val="1"/>
      <w:marLeft w:val="0"/>
      <w:marRight w:val="0"/>
      <w:marTop w:val="0"/>
      <w:marBottom w:val="0"/>
      <w:divBdr>
        <w:top w:val="none" w:sz="0" w:space="0" w:color="auto"/>
        <w:left w:val="none" w:sz="0" w:space="0" w:color="auto"/>
        <w:bottom w:val="none" w:sz="0" w:space="0" w:color="auto"/>
        <w:right w:val="none" w:sz="0" w:space="0" w:color="auto"/>
      </w:divBdr>
    </w:div>
    <w:div w:id="2134206480">
      <w:bodyDiv w:val="1"/>
      <w:marLeft w:val="0"/>
      <w:marRight w:val="0"/>
      <w:marTop w:val="0"/>
      <w:marBottom w:val="0"/>
      <w:divBdr>
        <w:top w:val="none" w:sz="0" w:space="0" w:color="auto"/>
        <w:left w:val="none" w:sz="0" w:space="0" w:color="auto"/>
        <w:bottom w:val="none" w:sz="0" w:space="0" w:color="auto"/>
        <w:right w:val="none" w:sz="0" w:space="0" w:color="auto"/>
      </w:divBdr>
    </w:div>
    <w:div w:id="2134982740">
      <w:bodyDiv w:val="1"/>
      <w:marLeft w:val="0"/>
      <w:marRight w:val="0"/>
      <w:marTop w:val="0"/>
      <w:marBottom w:val="0"/>
      <w:divBdr>
        <w:top w:val="none" w:sz="0" w:space="0" w:color="auto"/>
        <w:left w:val="none" w:sz="0" w:space="0" w:color="auto"/>
        <w:bottom w:val="none" w:sz="0" w:space="0" w:color="auto"/>
        <w:right w:val="none" w:sz="0" w:space="0" w:color="auto"/>
      </w:divBdr>
    </w:div>
    <w:div w:id="2135439336">
      <w:bodyDiv w:val="1"/>
      <w:marLeft w:val="0"/>
      <w:marRight w:val="0"/>
      <w:marTop w:val="0"/>
      <w:marBottom w:val="0"/>
      <w:divBdr>
        <w:top w:val="none" w:sz="0" w:space="0" w:color="auto"/>
        <w:left w:val="none" w:sz="0" w:space="0" w:color="auto"/>
        <w:bottom w:val="none" w:sz="0" w:space="0" w:color="auto"/>
        <w:right w:val="none" w:sz="0" w:space="0" w:color="auto"/>
      </w:divBdr>
    </w:div>
    <w:div w:id="2144694704">
      <w:bodyDiv w:val="1"/>
      <w:marLeft w:val="0"/>
      <w:marRight w:val="0"/>
      <w:marTop w:val="0"/>
      <w:marBottom w:val="0"/>
      <w:divBdr>
        <w:top w:val="none" w:sz="0" w:space="0" w:color="auto"/>
        <w:left w:val="none" w:sz="0" w:space="0" w:color="auto"/>
        <w:bottom w:val="none" w:sz="0" w:space="0" w:color="auto"/>
        <w:right w:val="none" w:sz="0" w:space="0" w:color="auto"/>
      </w:divBdr>
    </w:div>
    <w:div w:id="2147157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8/08/relationships/commentsExtensible" Target="commentsExtensible.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7E066BA-E90F-418B-8B59-247575DFD376}"/>
      </w:docPartPr>
      <w:docPartBody>
        <w:p w:rsidR="00007372" w:rsidRDefault="00A632DD">
          <w:r w:rsidRPr="009A63DA">
            <w:rPr>
              <w:rStyle w:val="Textsubstituent"/>
            </w:rPr>
            <w:t>Faceți clic sau atingeți aici pentru a introduce text.</w:t>
          </w:r>
        </w:p>
      </w:docPartBody>
    </w:docPart>
    <w:docPart>
      <w:docPartPr>
        <w:name w:val="77D826E599934B2BAD71174C38853D75"/>
        <w:category>
          <w:name w:val="General"/>
          <w:gallery w:val="placeholder"/>
        </w:category>
        <w:types>
          <w:type w:val="bbPlcHdr"/>
        </w:types>
        <w:behaviors>
          <w:behavior w:val="content"/>
        </w:behaviors>
        <w:guid w:val="{08343025-A96C-4BC0-81B0-112CFDDF702E}"/>
      </w:docPartPr>
      <w:docPartBody>
        <w:p w:rsidR="00000000" w:rsidRDefault="003F4FB6" w:rsidP="003F4FB6">
          <w:pPr>
            <w:pStyle w:val="77D826E599934B2BAD71174C38853D75"/>
          </w:pPr>
          <w:r w:rsidRPr="009A63DA">
            <w:rPr>
              <w:rStyle w:val="Textsubstituent"/>
            </w:rPr>
            <w:t>Faceți clic sau atingeți aici pentru a introduce text.</w:t>
          </w:r>
        </w:p>
      </w:docPartBody>
    </w:docPart>
    <w:docPart>
      <w:docPartPr>
        <w:name w:val="58B114D0BFC5494DAEBBA15E4A85CAEE"/>
        <w:category>
          <w:name w:val="General"/>
          <w:gallery w:val="placeholder"/>
        </w:category>
        <w:types>
          <w:type w:val="bbPlcHdr"/>
        </w:types>
        <w:behaviors>
          <w:behavior w:val="content"/>
        </w:behaviors>
        <w:guid w:val="{C27E484A-0CA0-4196-877A-16453E89FB9B}"/>
      </w:docPartPr>
      <w:docPartBody>
        <w:p w:rsidR="00000000" w:rsidRDefault="003F4FB6" w:rsidP="003F4FB6">
          <w:pPr>
            <w:pStyle w:val="58B114D0BFC5494DAEBBA15E4A85CAEE"/>
          </w:pPr>
          <w:r w:rsidRPr="009A63DA">
            <w:rPr>
              <w:rStyle w:val="Textsubstituent"/>
            </w:rPr>
            <w:t>Faceți clic sau atingeți aici pentru a introduce text.</w:t>
          </w:r>
        </w:p>
      </w:docPartBody>
    </w:docPart>
    <w:docPart>
      <w:docPartPr>
        <w:name w:val="CB0716C8AE944AFB94B5EF0B2FC8C75F"/>
        <w:category>
          <w:name w:val="General"/>
          <w:gallery w:val="placeholder"/>
        </w:category>
        <w:types>
          <w:type w:val="bbPlcHdr"/>
        </w:types>
        <w:behaviors>
          <w:behavior w:val="content"/>
        </w:behaviors>
        <w:guid w:val="{2E9BA413-2A88-46B7-8F2D-7862A511A55A}"/>
      </w:docPartPr>
      <w:docPartBody>
        <w:p w:rsidR="00000000" w:rsidRDefault="003F4FB6" w:rsidP="003F4FB6">
          <w:pPr>
            <w:pStyle w:val="CB0716C8AE944AFB94B5EF0B2FC8C75F"/>
          </w:pPr>
          <w:r w:rsidRPr="009A63DA">
            <w:rPr>
              <w:rStyle w:val="Textsubstituent"/>
            </w:rPr>
            <w:t>Faceți clic sau atingeți aici pentru a introduce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2DD"/>
    <w:rsid w:val="00007372"/>
    <w:rsid w:val="000126BF"/>
    <w:rsid w:val="00053609"/>
    <w:rsid w:val="0015406C"/>
    <w:rsid w:val="00182B6F"/>
    <w:rsid w:val="001D4FA4"/>
    <w:rsid w:val="00270018"/>
    <w:rsid w:val="00283FF1"/>
    <w:rsid w:val="00315574"/>
    <w:rsid w:val="0034136B"/>
    <w:rsid w:val="00376F36"/>
    <w:rsid w:val="003F4FB6"/>
    <w:rsid w:val="0045476E"/>
    <w:rsid w:val="004A0932"/>
    <w:rsid w:val="004D342F"/>
    <w:rsid w:val="00503E8E"/>
    <w:rsid w:val="00565EAC"/>
    <w:rsid w:val="006C6C49"/>
    <w:rsid w:val="00714B6C"/>
    <w:rsid w:val="00777660"/>
    <w:rsid w:val="007D114F"/>
    <w:rsid w:val="007D5CC5"/>
    <w:rsid w:val="007F6E71"/>
    <w:rsid w:val="008154CC"/>
    <w:rsid w:val="008B43F8"/>
    <w:rsid w:val="009265E8"/>
    <w:rsid w:val="0096495F"/>
    <w:rsid w:val="009649ED"/>
    <w:rsid w:val="009F32F8"/>
    <w:rsid w:val="00A632DD"/>
    <w:rsid w:val="00A84657"/>
    <w:rsid w:val="00AB7E1F"/>
    <w:rsid w:val="00B8158E"/>
    <w:rsid w:val="00C036AD"/>
    <w:rsid w:val="00C802F8"/>
    <w:rsid w:val="00C96CBB"/>
    <w:rsid w:val="00CC11EA"/>
    <w:rsid w:val="00D726D5"/>
    <w:rsid w:val="00DA63F8"/>
    <w:rsid w:val="00F35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3F4FB6"/>
    <w:rPr>
      <w:color w:val="808080"/>
    </w:rPr>
  </w:style>
  <w:style w:type="paragraph" w:customStyle="1" w:styleId="C34059B49BDC4B718D3E20AB37506433">
    <w:name w:val="C34059B49BDC4B718D3E20AB37506433"/>
    <w:rsid w:val="003F4FB6"/>
  </w:style>
  <w:style w:type="paragraph" w:customStyle="1" w:styleId="77D826E599934B2BAD71174C38853D75">
    <w:name w:val="77D826E599934B2BAD71174C38853D75"/>
    <w:rsid w:val="003F4FB6"/>
  </w:style>
  <w:style w:type="paragraph" w:customStyle="1" w:styleId="58B114D0BFC5494DAEBBA15E4A85CAEE">
    <w:name w:val="58B114D0BFC5494DAEBBA15E4A85CAEE"/>
    <w:rsid w:val="003F4FB6"/>
  </w:style>
  <w:style w:type="paragraph" w:customStyle="1" w:styleId="CB0716C8AE944AFB94B5EF0B2FC8C75F">
    <w:name w:val="CB0716C8AE944AFB94B5EF0B2FC8C75F"/>
    <w:rsid w:val="003F4F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C3525-F53F-4DE9-8271-33D33CE3C5CE}">
  <we:reference id="wa104382081" version="1.55.1.0" store="en-US" storeType="OMEX"/>
  <we:alternateReferences>
    <we:reference id="wa104382081" version="1.55.1.0" store="" storeType="OMEX"/>
  </we:alternateReferences>
  <we:properties>
    <we:property name="MENDELEY_CITATIONS" value="[{&quot;citationID&quot;:&quot;MENDELEY_CITATION_237f695c-2b13-4d77-a98e-336efd4d3786&quot;,&quot;properties&quot;:{&quot;noteIndex&quot;:0},&quot;isEdited&quot;:false,&quot;manualOverride&quot;:{&quot;isManuallyOverridden&quot;:false,&quot;citeprocText&quot;:&quot;(Nadkarni et al., 2011)&quot;,&quot;manualOverrideText&quot;:&quot;&quot;},&quot;citationItems&quot;:[{&quot;id&quot;:&quot;431a8b62-65aa-3075-8008-fad315baaaf5&quot;,&quot;itemData&quot;:{&quot;type&quot;:&quot;article-journal&quot;,&quot;id&quot;:&quot;431a8b62-65aa-3075-8008-fad315baaaf5&quot;,&quot;title&quot;:&quot;Natural language processing: an introduction&quot;,&quot;author&quot;:[{&quot;family&quot;:&quot;Nadkarni&quot;,&quot;given&quot;:&quot;Prakash M&quot;,&quot;parse-names&quot;:false,&quot;dropping-particle&quot;:&quot;&quot;,&quot;non-dropping-particle&quot;:&quot;&quot;},{&quot;family&quot;:&quot;Ohno-Machado&quot;,&quot;given&quot;:&quot;Lucila&quot;,&quot;parse-names&quot;:false,&quot;dropping-particle&quot;:&quot;&quot;,&quot;non-dropping-particle&quot;:&quot;&quot;},{&quot;family&quot;:&quot;Chapman&quot;,&quot;given&quot;:&quot;Wendy W&quot;,&quot;parse-names&quot;:false,&quot;dropping-particle&quot;:&quot;&quot;,&quot;non-dropping-particle&quot;:&quot;&quot;}],&quot;container-title&quot;:&quot;Journal of the American Medical Informatics Association&quot;,&quot;DOI&quot;:&quot;10.1136/amiajnl-2011-000464&quot;,&quot;ISSN&quot;:&quot;1067-5027&quot;,&quot;URL&quot;:&quot;https://doi.org/10.1136/amiajnl-2011-000464&quot;,&quot;issued&quot;:{&quot;date-parts&quot;:[[2011,6]]},&quot;page&quot;:&quot;544-551&quot;,&quot;abstract&quot;:&quot;Objectives To provide an overview and tutorial of natural language processing (NLP) and modern NLP-system design.Target audience This tutorial targets the medical informatics generalist who has limited acquaintance with the principles behind NLP and/or limited knowledge of the current state of the art.Scope We describe the historical evolution of NLP, and summarize common NLP sub-problems in this extensive field. We then provide a synopsis of selected highlights of medical NLP efforts. After providing a brief description of common machine-learning approaches that are being used for diverse NLP sub-problems, we discuss how modern NLP architectures are designed, with a summary of the Apache Foundation's Unstructured Information Management Architecture. We finally consider possible future directions for NLP, and reflect on the possible impact of IBM Watson on the medical field.&quot;,&quot;issue&quot;:&quot;5&quot;,&quot;volume&quot;:&quot;18&quot;,&quot;container-title-short&quot;:&quot;&quot;},&quot;isTemporary&quot;:false}],&quot;citationTag&quot;:&quot;MENDELEY_CITATION_v3_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&quot;},{&quot;citationID&quot;:&quot;MENDELEY_CITATION_685dff75-1255-4564-8de6-42a9cff633aa&quot;,&quot;properties&quot;:{&quot;noteIndex&quot;:0},&quot;isEdited&quot;:false,&quot;manualOverride&quot;:{&quot;isManuallyOverridden&quot;:false,&quot;citeprocText&quot;:&quot;(Arora et al., 2016; Nomoto, 2022)&quot;,&quot;manualOverrideText&quot;:&quot;&quot;},&quot;citationItems&quot;:[{&quot;id&quot;:&quot;64312479-e84c-31b4-ae1d-67fa4e9fa8e9&quot;,&quot;itemData&quot;:{&quot;type&quot;:&quot;article-journal&quot;,&quot;id&quot;:&quot;64312479-e84c-31b4-ae1d-67fa4e9fa8e9&quot;,&quot;title&quot;:&quot;Evaluation of information retrieval: precision and recall&quot;,&quot;author&quot;:[{&quot;family&quot;:&quot;Arora&quot;,&quot;given&quot;:&quot;Monika&quot;,&quot;parse-names&quot;:false,&quot;dropping-particle&quot;:&quot;&quot;,&quot;non-dropping-particle&quot;:&quot;&quot;},{&quot;family&quot;:&quot;Kanjilal&quot;,&quot;given&quot;:&quot;Uma&quot;,&quot;parse-names&quot;:false,&quot;dropping-particle&quot;:&quot;&quot;,&quot;non-dropping-particle&quot;:&quot;&quot;},{&quot;family&quot;:&quot;Varshney&quot;,&quot;given&quot;:&quot;Dinesh&quot;,&quot;parse-names&quot;:false,&quot;dropping-particle&quot;:&quot;&quot;,&quot;non-dropping-particle&quot;:&quot;&quot;}],&quot;container-title&quot;:&quot;International Journal of Indian Culture and Business Management&quot;,&quot;DOI&quot;:&quot;10.1504/IJICBM.2016.074482&quot;,&quot;issued&quot;:{&quot;date-parts&quot;:[[2016,6]]},&quot;page&quot;:&quot;224&quot;,&quot;volume&quot;:&quot;12&quot;,&quot;container-title-short&quot;:&quot;&quot;},&quot;isTemporary&quot;:false},{&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Tag&quot;:&quot;MENDELEY_CITATION_v3_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&quot;},{&quot;citationID&quot;:&quot;MENDELEY_CITATION_1a9e5ed9-ae9a-4a13-84bf-2ba701aa857b&quot;,&quot;properties&quot;:{&quot;noteIndex&quot;:0},&quot;isEdited&quot;:false,&quot;manualOverride&quot;:{&quot;isManuallyOverridden&quot;:false,&quot;citeprocText&quot;:&quot;(Zhang, 2008)&quot;,&quot;manualOverrideText&quot;:&quot;&quot;},&quot;citationItems&quot;:[{&quot;id&quot;:&quot;d874cb19-ba0f-3652-b3ff-0833a9285b30&quot;,&quot;itemData&quot;:{&quot;type&quot;:&quot;article-journal&quot;,&quot;id&quot;:&quot;d874cb19-ba0f-3652-b3ff-0833a9285b30&quot;,&quot;title&quot;:&quot;Automatic keyword extraction from documents using conditional random fields&quot;,&quot;author&quot;:[{&quot;family&quot;:&quot;Zhang&quot;,&quot;given&quot;:&quot;Chengzhi&quot;,&quot;parse-names&quot;:false,&quot;dropping-particle&quot;:&quot;&quot;,&quot;non-dropping-particle&quot;:&quot;&quot;}],&quot;container-title&quot;:&quot;Journal of Computational Information Systems&quot;,&quot;issued&quot;:{&quot;date-parts&quot;:[[2008]]},&quot;page&quot;:&quot;1169-1180&quot;,&quot;publisher&quot;:&quot;Binary Information Press&quot;,&quot;issue&quot;:&quot;3&quot;,&quot;volume&quot;:&quot;4&quot;,&quot;container-title-short&quot;:&quot;&quot;},&quot;isTemporary&quot;:false}],&quot;citationTag&quot;:&quot;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quot;},{&quot;citationID&quot;:&quot;MENDELEY_CITATION_b9414b8d-dfd8-4b7f-97eb-50acb3965923&quot;,&quot;properties&quot;:{&quot;noteIndex&quot;:0},&quot;isEdited&quot;:false,&quot;manualOverride&quot;:{&quot;isManuallyOverridden&quot;:false,&quot;citeprocText&quot;:&quot;(Campos et al., 2018)&quot;,&quot;manualOverrideText&quot;:&quot;&quot;},&quot;citationItems&quot;:[{&quot;id&quot;:&quot;b9c29295-d7ec-36fa-893b-84387c8a1d76&quot;,&quot;itemData&quot;:{&quot;type&quot;:&quot;paper-conference&quot;,&quot;id&quot;:&quot;b9c29295-d7ec-36fa-893b-84387c8a1d76&quot;,&quot;title&quot;:&quot;YAKE! Collection-Independent Automatic Keyword Extractor&quot;,&quot;author&quot;:[{&quot;family&quot;:&quot;Campos&quot;,&quot;given&quot;:&quot;Ricardo&quot;,&quot;parse-names&quot;:false,&quot;dropping-particle&quot;:&quot;&quot;,&quot;non-dropping-particle&quot;:&quot;&quot;},{&quot;family&quot;:&quot;Mangaravite&quot;,&quot;given&quot;:&quot;V\\'\\i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ipio Már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Retrieval Technology&quot;,&quot;DOI&quot;:&quot;10.1007/978-3-319-76941-7_80&quot;,&quot;issued&quot;:{&quot;date-parts&quot;:[[2018]]},&quot;page&quot;:&quot;806-810&quot;,&quot;container-title-short&quot;:&quot;&quot;},&quot;isTemporary&quot;:false}],&quot;citationTag&quot;:&quot;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quot;},{&quot;citationID&quot;:&quot;MENDELEY_CITATION_f6d2fafa-4a0d-4a82-9048-b0ab0497dfcc&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623a13d8-cba4-4512-8550-87033a0555ed&quot;,&quot;properties&quot;:{&quot;noteIndex&quot;:0},&quot;isEdited&quot;:false,&quot;manualOverride&quot;:{&quot;isManuallyOverridden&quot;:false,&quot;citeprocText&quot;:&quot;(Matthew Honnibal, n.d.)&quot;,&quot;manualOverrideText&quot;:&quot;&quot;},&quot;citationItems&quot;:[{&quot;id&quot;:&quot;790fced0-57af-369e-8076-8bdebbb2e8b9&quot;,&quot;itemData&quot;:{&quot;type&quot;:&quot;webpage&quot;,&quot;id&quot;:&quot;790fced0-57af-369e-8076-8bdebbb2e8b9&quot;,&quot;title&quot;:&quot;Dead Code Should Be Buried&quot;,&quot;author&quot;:[{&quot;family&quot;:&quot;Matthew Honnibal&quot;,&quot;given&quot;:&quot;&quot;,&quot;parse-names&quot;:false,&quot;dropping-particle&quot;:&quot;&quot;,&quot;non-dropping-particle&quot;:&quot;&quot;}],&quot;accessed&quot;:{&quot;date-parts&quot;:[[2024,6,9]]},&quot;URL&quot;:&quot;https://explosion.ai/blog/dead-code-should-be-buried&quot;,&quot;container-title-short&quot;:&quot;&quot;},&quot;isTemporary&quot;:false}],&quot;citationTag&quot;:&quot;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quot;},{&quot;citationID&quot;:&quot;MENDELEY_CITATION_39c6c5d1-f892-443f-822e-e8bfad6cc75b&quot;,&quot;properties&quot;:{&quot;noteIndex&quot;:0},&quot;isEdited&quot;:false,&quot;manualOverride&quot;:{&quot;isManuallyOverridden&quot;:false,&quot;citeprocText&quot;:&quot;(Srinivasa-Desikan, 2018)&quot;,&quot;manualOverrideText&quot;:&quot;&quot;},&quot;citationItems&quot;:[{&quot;id&quot;:&quot;a4c888c4-37e6-373d-8c8e-ff82120e439a&quot;,&quot;itemData&quot;:{&quot;type&quot;:&quot;book&quot;,&quot;id&quot;:&quot;a4c888c4-37e6-373d-8c8e-ff82120e439a&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sued&quot;:{&quot;date-parts&quot;:[[2018]]},&quot;publisher&quot;:&quot;Packt Publishing Ltd&quot;,&quot;container-title-short&quot;:&quot;&quot;},&quot;isTemporary&quot;:false}],&quot;citationTag&quot;:&quot;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quot;},{&quot;citationID&quot;:&quot;MENDELEY_CITATION_16fc32ff-ae60-4e14-8d61-75b265269345&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624f19b0-d34e-4f76-9235-6d93e483eab4&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22a3d72e-d0a6-4e4b-94e0-ed17cda80abc&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0cbbfd85-f22d-4086-92cb-4a07ce1ec05e&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e9e4fe28-5ee7-4e31-94b6-021d912639fe&quot;,&quot;properties&quot;:{&quot;noteIndex&quot;:0},&quot;isEdited&quot;:false,&quot;manualOverride&quot;:{&quot;isManuallyOverridden&quot;:true,&quot;citeprocText&quot;:&quot;(Joulin, Grave, Bojanowski, &amp;#38; Mikolov, 2016)&quot;,&quot;manualOverrideText&quot;:&quot;(Joulin et al., 2016)&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Tag&quot;:&quot;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D&quot;:&quot;MENDELEY_CITATION_ec1a160f-cf0c-4fb8-a024-3ee7a06f00b4&quot;,&quot;properties&quot;:{&quot;noteIndex&quot;:0},&quot;isEdited&quot;:false,&quot;manualOverride&quot;:{&quot;isManuallyOverridden&quot;:true,&quot;citeprocText&quot;:&quot;(Joulin, Grave, Bojanowski, &amp;#38; Mikolov, 2016)&quot;,&quot;manualOverrideText&quot;:&quot;(Joulin et al., 2016)&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Tag&quot;:&quot;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D&quot;:&quot;MENDELEY_CITATION_13f53deb-f294-4e6f-9d08-e408d80edea6&quot;,&quot;properties&quot;:{&quot;noteIndex&quot;:0},&quot;isEdited&quot;:false,&quot;manualOverride&quot;:{&quot;isManuallyOverridden&quot;:true,&quot;citeprocText&quot;:&quot;(Joulin, Grave, Bojanowski, &amp;#38; Mikolov, 2016)&quot;,&quot;manualOverrideText&quot;:&quot;(Joulin et al., 2016)&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Tag&quot;:&quot;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D&quot;:&quot;MENDELEY_CITATION_68759fc2-4a46-4313-a589-7402f0dfb7fe&quot;,&quot;properties&quot;:{&quot;noteIndex&quot;:0,&quot;mode&quot;:&quot;composite&quot;},&quot;isEdited&quot;:false,&quot;manualOverride&quot;:{&quot;isManuallyOverridden&quot;:false,&quot;citeprocText&quot;:&quot;Joulin, Grave, Bojanowski, Douze, et al. (2016)&quot;,&quot;manualOverrideText&quot;:&quot;&quot;},&quot;citationItems&quot;:[{&quot;id&quot;:&quot;0d52e886-6aef-3eb0-a3b2-8655af136d8f&quot;,&quot;itemData&quot;:{&quot;type&quot;:&quot;article-journal&quot;,&quot;id&quot;:&quot;0d52e886-6aef-3eb0-a3b2-8655af136d8f&quot;,&quot;title&quot;:&quot;FastText.zip: Compressing text classification models&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Douze&quot;,&quot;given&quot;:&quot;Matthijs&quot;,&quot;parse-names&quot;:false,&quot;dropping-particle&quot;:&quot;&quot;,&quot;non-dropping-particle&quot;:&quot;&quot;},{&quot;family&quot;:&quot;Jégou&quot;,&quot;given&quot;:&quot;Hérve&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12.03651&quot;,&quot;issued&quot;:{&quot;date-parts&quot;:[[2016]]},&quot;container-title-short&quot;:&quot;&quot;},&quot;isTemporary&quot;:false,&quot;displayAs&quot;:&quot;composite&quot;,&quot;suppress-author&quot;:false,&quot;composite&quot;:true,&quot;author-only&quot;:false}],&quot;citationTag&quot;:&quot;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quot;},{&quot;citationID&quot;:&quot;MENDELEY_CITATION_70a16a40-6008-4cf5-b970-3b54c1c30666&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e65deb65-a70a-444f-a7be-f2b22bf8896d&quot;,&quot;properties&quot;:{&quot;noteIndex&quot;:0},&quot;isEdited&quot;:false,&quot;manualOverride&quot;:{&quot;isManuallyOverridden&quot;:false,&quot;citeprocText&quot;:&quot;(Nomoto, 2022)&quot;,&quot;manualOverrideText&quot;:&quot;&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Tag&quot;:&quot;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D&quot;:&quot;MENDELEY_CITATION_1560233e-2695-40bf-8c0d-d226d28b4c9a&quot;,&quot;properties&quot;:{&quot;noteIndex&quot;:0},&quot;isEdited&quot;:false,&quot;manualOverride&quot;:{&quot;isManuallyOverridden&quot;:false,&quot;citeprocText&quot;:&quot;(Nomoto, 2022)&quot;,&quot;manualOverrideText&quot;:&quot;&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Tag&quot;:&quot;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D&quot;:&quot;MENDELEY_CITATION_359add66-2741-48fc-ad9b-807020f65415&quot;,&quot;properties&quot;:{&quot;noteIndex&quot;:0},&quot;isEdited&quot;:false,&quot;manualOverride&quot;:{&quot;isManuallyOverridden&quot;:false,&quot;citeprocText&quot;:&quot;(Rose et al., 2010)&quot;,&quot;manualOverrideText&quot;:&quot;&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Tag&quot;:&quot;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D&quot;:&quot;MENDELEY_CITATION_e74cf343-9ad4-4657-97ef-f7d1eb28e6ea&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17bec593-ab20-4208-98c1-bd6222d74d2b&quot;,&quot;properties&quot;:{&quot;noteIndex&quot;:0},&quot;isEdited&quot;:false,&quot;manualOverride&quot;:{&quot;isManuallyOverridden&quot;:false,&quot;citeprocText&quot;:&quot;(Rose et al., 2010)&quot;,&quot;manualOverrideText&quot;:&quot;&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Tag&quot;:&quot;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D&quot;:&quot;MENDELEY_CITATION_bb6cc1a6-8487-44d4-9191-5efbd7331853&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c9b059d0-e36c-4b59-afa3-0a1057ca65b5&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adca9676-6e19-4ad5-8bbf-67bdeb5543b0&quot;,&quot;properties&quot;:{&quot;noteIndex&quot;:0},&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Tag&quot;:&quot;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D&quot;:&quot;MENDELEY_CITATION_265a33e0-80b9-452c-8052-bb2127a38a90&quot;,&quot;properties&quot;:{&quot;noteIndex&quot;:0},&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Tag&quot;:&quot;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D&quot;:&quot;MENDELEY_CITATION_682a6166-df8e-4e3c-ba90-c164eb9514f5&quot;,&quot;properties&quot;:{&quot;noteIndex&quot;:0},&quot;isEdited&quot;:false,&quot;manualOverride&quot;:{&quot;isManuallyOverridden&quot;:false,&quot;citeprocText&quot;:&quot;(Deerwester et al., 1990)&quot;,&quot;manualOverrideText&quot;:&quot;&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Tag&quot;:&quot;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D&quot;:&quot;MENDELEY_CITATION_7b4e1e64-0e08-409f-ad07-9607b57f4dfb&quot;,&quot;properties&quot;:{&quot;noteIndex&quot;:0,&quot;mode&quot;:&quot;composite&quot;},&quot;isEdited&quot;:false,&quot;manualOverride&quot;:{&quot;isManuallyOverridden&quot;:false,&quot;citeprocText&quot;:&quot;Deerwester et al. (1990)&quot;,&quot;manualOverrideText&quot;:&quot;&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displayAs&quot;:&quot;composite&quot;,&quot;suppress-author&quot;:false,&quot;composite&quot;:true,&quot;author-only&quot;:false}],&quot;citationTag&quot;:&quot;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quot;},{&quot;citationID&quot;:&quot;MENDELEY_CITATION_89ce0b02-69cd-4c68-855f-9da298902e28&quot;,&quot;properties&quot;:{&quot;noteIndex&quot;:0},&quot;isEdited&quot;:false,&quot;manualOverride&quot;:{&quot;isManuallyOverridden&quot;:false,&quot;citeprocText&quot;:&quot;(Deerwester et al., 1990)&quot;,&quot;manualOverrideText&quot;:&quot;&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Tag&quot;:&quot;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D&quot;:&quot;MENDELEY_CITATION_03615956-1231-44b7-9ca3-22a3dc758830&quot;,&quot;properties&quot;:{&quot;noteIndex&quot;:0},&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Tag&quot;:&quot;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D&quot;:&quot;MENDELEY_CITATION_c1da0e87-497b-40c5-9bea-2eb50c3a5c8b&quot;,&quot;properties&quot;:{&quot;noteIndex&quot;:0,&quot;mode&quot;:&quot;composite&quot;},&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displayAs&quot;:&quot;composite&quot;,&quot;suppress-author&quot;:false,&quot;composite&quot;:true,&quot;author-only&quot;:false}],&quot;citationTag&quot;:&quot;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quot;},{&quot;citationID&quot;:&quot;MENDELEY_CITATION_1710e87d-e695-4869-b5f9-088ee00be5b7&quot;,&quot;properties&quot;:{&quot;noteIndex&quot;:0,&quot;mode&quot;:&quot;composite&quot;},&quot;isEdited&quot;:false,&quot;manualOverride&quot;:{&quot;isManuallyOverridden&quot;:false,&quot;citeprocText&quot;:&quot;Blei et al. (2003)&quot;,&quot;manualOverrideText&quot;:&quot;&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displayAs&quot;:&quot;composite&quot;,&quot;suppress-author&quot;:false,&quot;composite&quot;:true,&quot;author-only&quot;:false}],&quot;citationTag&quot;:&quot;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quot;},{&quot;citationID&quot;:&quot;MENDELEY_CITATION_95f6d4e8-50fb-4447-9dff-324c276694c4&quot;,&quot;properties&quot;:{&quot;noteIndex&quot;:0},&quot;isEdited&quot;:false,&quot;manualOverride&quot;:{&quot;isManuallyOverridden&quot;:false,&quot;citeprocText&quot;:&quot;(Blei et al., 2003)&quot;,&quot;manualOverrideText&quot;:&quot;&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Tag&quot;:&quot;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D&quot;:&quot;MENDELEY_CITATION_bcec06c5-3d82-446e-a72f-0b22d05be1d8&quot;,&quot;properties&quot;:{&quot;noteIndex&quot;:0},&quot;isEdited&quot;:false,&quot;manualOverride&quot;:{&quot;isManuallyOverridden&quot;:false,&quot;citeprocText&quot;:&quot;(Jelodar et al., 2017)&quot;,&quot;manualOverrideText&quot;:&quot;&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Tag&quot;:&quot;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D&quot;:&quot;MENDELEY_CITATION_a18a51bd-fca1-443e-83f8-bfd4ab02cd5c&quot;,&quot;properties&quot;:{&quot;noteIndex&quot;:0},&quot;isEdited&quot;:false,&quot;manualOverride&quot;:{&quot;isManuallyOverridden&quot;:false,&quot;citeprocText&quot;:&quot;(Jelodar et al., 2017)&quot;,&quot;manualOverrideText&quot;:&quot;&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Tag&quot;:&quot;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D&quot;:&quot;MENDELEY_CITATION_86c7fdec-71b6-4ba2-aa00-679c5684783a&quot;,&quot;properties&quot;:{&quot;noteIndex&quot;:0},&quot;isEdited&quot;:false,&quot;manualOverride&quot;:{&quot;isManuallyOverridden&quot;:false,&quot;citeprocText&quot;:&quot;(Blei et al., 2003)&quot;,&quot;manualOverrideText&quot;:&quot;&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Tag&quot;:&quot;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D&quot;:&quot;MENDELEY_CITATION_602ee4fd-035d-43e7-8b5f-2dd8e14ea39c&quot;,&quot;properties&quot;:{&quot;noteIndex&quot;:0,&quot;mode&quot;:&quot;composite&quot;},&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Tag&quot;:&quot;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D&quot;:&quot;MENDELEY_CITATION_9d3f240f-6dfd-4de2-aa8a-c615304eaee6&quot;,&quot;properties&quot;:{&quot;noteIndex&quot;:0},&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Tag&quot;:&quot;MENDELEY_CITATION_v3_eyJjaXRhdGlvbklEIjoiTUVOREVMRVlfQ0lUQVRJT05fOWQzZjI0MGYtNmRmZC00ZGUyLWFhOGEtYzYxNTMwNGVhZWU2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D&quot;:&quot;MENDELEY_CITATION_8057f291-83d2-4f0b-9a1d-97f9289534e9&quot;,&quot;properties&quot;:{&quot;noteIndex&quot;:0,&quot;mode&quot;:&quot;composite&quot;},&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Tag&quot;:&quot;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D&quot;:&quot;MENDELEY_CITATION_fc7f000e-a5a9-4d0b-9751-68353bba9751&quot;,&quot;properties&quot;:{&quot;noteIndex&quot;:0},&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Tag&quot;:&quot;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D&quot;:&quot;MENDELEY_CITATION_ecc005ab-bd1f-4685-8dc7-47dca27dec4c&quot;,&quot;properties&quot;:{&quot;noteIndex&quot;:0},&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Tag&quot;:&quot;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D&quot;:&quot;MENDELEY_CITATION_f52e3f68-3968-4647-b8eb-335380bcba6d&quot;,&quot;properties&quot;:{&quot;noteIndex&quot;:0},&quot;isEdited&quot;:false,&quot;manualOverride&quot;:{&quot;isManuallyOverridden&quot;:false,&quot;citeprocText&quot;:&quot;(Moreno-Ortiz, 2024)&quot;,&quot;manualOverrideText&quot;:&quot;&quot;},&quot;citationItems&quot;:[{&quot;id&quot;:&quot;69065500-2b69-30b6-879b-ed74d5ce6747&quot;,&quot;itemData&quot;:{&quot;type&quot;:&quot;chapter&quot;,&quot;id&quot;:&quot;69065500-2b69-30b6-879b-ed74d5ce6747&quot;,&quot;title&quot;:&quot;Keywords&quot;,&quot;author&quot;:[{&quot;family&quot;:&quot;Moreno-Ortiz&quot;,&quot;given&quot;:&quot;Antonio&quot;,&quot;parse-names&quot;:false,&quot;dropping-particle&quot;:&quot;&quot;,&quot;non-dropping-particle&quot;:&quot;&quot;}],&quot;DOI&quot;:&quot;10.1007/978-3-031-52719-7_4&quot;,&quot;ISBN&quot;:&quot;978-3-031-52718-0&quot;,&quot;issued&quot;:{&quot;date-parts&quot;:[[2024,6]]},&quot;page&quot;:&quot;59-102&quot;,&quot;container-title-short&quot;:&quot;&quot;},&quot;isTemporary&quot;:false}],&quot;citationTag&quot;:&quot;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quot;},{&quot;citationID&quot;:&quot;MENDELEY_CITATION_231e4d27-e492-4357-b521-d3d525fe4241&quot;,&quot;properties&quot;:{&quot;noteIndex&quot;:0,&quot;mode&quot;:&quot;composite&quot;},&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Tag&quot;:&quot;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D&quot;:&quot;MENDELEY_CITATION_e56d0d2d-2291-4c15-a062-0d9f0f376871&quot;,&quot;properties&quot;:{&quot;noteIndex&quot;:0,&quot;mode&quot;:&quot;composite&quot;},&quot;isEdited&quot;:false,&quot;manualOverride&quot;:{&quot;isManuallyOverridden&quot;:false,&quot;citeprocText&quot;:&quot;Röder et al. (2015)&quot;,&quot;manualOverrideText&quot;:&quot;&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Tag&quot;:&quot;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D&quot;:&quot;MENDELEY_CITATION_7982537d-a0e4-47b2-b751-18c8d7dbc679&quot;,&quot;properties&quot;:{&quot;noteIndex&quot;:0,&quot;mode&quot;:&quot;composite&quot;},&quot;isEdited&quot;:false,&quot;manualOverride&quot;:{&quot;isManuallyOverridden&quot;:false,&quot;citeprocText&quot;:&quot;Röder et al. (2015)&quot;,&quot;manualOverrideText&quot;:&quot;&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Tag&quot;:&quot;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D&quot;:&quot;MENDELEY_CITATION_fb69f17b-c6af-429d-8bc6-ec688e94df31&quot;,&quot;properties&quot;:{&quot;noteIndex&quot;:0},&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Tag&quot;:&quot;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D&quot;:&quot;MENDELEY_CITATION_bc7db969-35a1-4892-8300-abbfaec09559&quot;,&quot;properties&quot;:{&quot;noteIndex&quot;:0,&quot;mode&quot;:&quot;composite&quot;},&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Tag&quot;:&quot;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D&quot;:&quot;MENDELEY_CITATION_0b964317-d2a6-45cf-87dd-b00aea3e440a&quot;,&quot;properties&quot;:{&quot;noteIndex&quot;:0,&quot;mode&quot;:&quot;composite&quot;},&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Tag&quot;:&quot;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D&quot;:&quot;MENDELEY_CITATION_b1d3d71d-39a4-41f2-bdf1-7e5b2e820d97&quot;,&quot;properties&quot;:{&quot;noteIndex&quot;:0},&quot;isEdited&quot;:false,&quot;manualOverride&quot;:{&quot;isManuallyOverridden&quot;:false,&quot;citeprocText&quot;:&quot;(Řeh uřek &amp;#38; Sojka, 2010)&quot;,&quot;manualOverrideText&quot;:&quot;&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citationTag&quot;:&quot;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quot;},{&quot;citationID&quot;:&quot;MENDELEY_CITATION_144d63e0-fb10-46b6-8b56-d392e622cf4b&quot;,&quot;properties&quot;:{&quot;noteIndex&quot;:0,&quot;mode&quot;:&quot;composite&quot;},&quot;isEdited&quot;:false,&quot;manualOverride&quot;:{&quot;isManuallyOverridden&quot;:false,&quot;citeprocText&quot;:&quot;Řeh uřek &amp;#38; Sojka (2010)&quot;,&quot;manualOverrideText&quot;:&quot;&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displayAs&quot;:&quot;composite&quot;,&quot;suppress-author&quot;:false,&quot;composite&quot;:true,&quot;author-only&quot;:false}],&quot;citationTag&quot;:&quot;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quot;},{&quot;citationID&quot;:&quot;MENDELEY_CITATION_ac96f876-afba-454c-ba8f-dfee3b0b8d7d&quot;,&quot;properties&quot;:{&quot;noteIndex&quot;:0,&quot;mode&quot;:&quot;composite&quot;},&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Tag&quot;:&quot;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D&quot;:&quot;MENDELEY_CITATION_38771030-c0d6-4b89-b55e-7b1237958ba8&quot;,&quot;properties&quot;:{&quot;noteIndex&quot;:0,&quot;mode&quot;:&quot;composite&quot;},&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Tag&quot;:&quot;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D&quot;:&quot;MENDELEY_CITATION_803c0c70-b49a-4288-945a-ead2f7d1a28d&quot;,&quot;properties&quot;:{&quot;noteIndex&quot;:0,&quot;mode&quot;:&quot;composite&quot;},&quot;isEdited&quot;:false,&quot;manualOverride&quot;:{&quot;isManuallyOverridden&quot;:false,&quot;citeprocText&quot;:&quot;Justeson &amp;#38; Katz (1995)&quot;,&quot;manualOverrideText&quot;:&quot;&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displayAs&quot;:&quot;composite&quot;,&quot;suppress-author&quot;:false,&quot;composite&quot;:true,&quot;author-only&quot;:false}],&quot;citationTag&quot;:&quot;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quot;},{&quot;citationID&quot;:&quot;MENDELEY_CITATION_e69d50b7-4d9c-47f0-9c20-151b13c527ff&quot;,&quot;properties&quot;:{&quot;noteIndex&quot;:0},&quot;isEdited&quot;:false,&quot;manualOverride&quot;:{&quot;isManuallyOverridden&quot;:false,&quot;citeprocText&quot;:&quot;(Justeson &amp;#38; Katz, 1995)&quot;,&quot;manualOverrideText&quot;:&quot;&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citationTag&quot;:&quot;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quot;},{&quot;citationID&quot;:&quot;MENDELEY_CITATION_a9f9a577-6cbc-42e4-b211-2a7a027650c1&quot;,&quot;properties&quot;:{&quot;noteIndex&quot;:0},&quot;isEdited&quot;:false,&quot;manualOverride&quot;:{&quot;isManuallyOverridden&quot;:false,&quot;citeprocText&quot;:&quot;(Vaswani et al., 2023)&quot;,&quot;manualOverrideText&quot;:&quot;&quot;},&quot;citationItems&quot;:[{&quot;id&quot;:&quot;0c1813c9-b907-3f8f-b8ad-8c017cd4ebea&quot;,&quot;itemData&quot;:{&quot;type&quot;:&quot;article&quot;,&quot;id&quot;:&quot;0c1813c9-b907-3f8f-b8ad-8c017cd4ebea&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Lukasz&quot;,&quot;parse-names&quot;:false,&quot;dropping-particle&quot;:&quot;&quot;,&quot;non-dropping-particle&quot;:&quot;&quot;},{&quot;family&quot;:&quot;Polosukhin&quot;,&quot;given&quot;:&quot;Illia&quot;,&quot;parse-names&quot;:false,&quot;dropping-particle&quot;:&quot;&quot;,&quot;non-dropping-particle&quot;:&quot;&quot;}],&quot;issued&quot;:{&quot;date-parts&quot;:[[2023]]},&quot;container-title-short&quot;:&quot;&quot;},&quot;isTemporary&quot;:false}],&quot;citationTag&quot;:&quot;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quot;},{&quot;citationID&quot;:&quot;MENDELEY_CITATION_6e7aeb94-aaf7-4be6-b161-36770d93e300&quot;,&quot;properties&quot;:{&quot;noteIndex&quot;:0},&quot;isEdited&quot;:false,&quot;manualOverride&quot;:{&quot;isManuallyOverridden&quot;:false,&quot;citeprocText&quot;:&quot;(Hripcsak &amp;#38; Rothschild, 2005; Maier &amp;#38; Simmen, 2001; Nguyen &amp;#38; Kan, 2007)&quot;,&quot;manualOverrideText&quot;:&quot;&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id&quot;:&quot;1c0d76a3-9771-35cd-ad2e-573b43aaa621&quot;,&quot;itemData&quot;:{&quot;type&quot;:&quot;article-journal&quot;,&quot;id&quot;:&quot;1c0d76a3-9771-35cd-ad2e-573b43aaa621&quot;,&quot;title&quot;:&quot;DB2 Optimization in Support of Full Text Search.&quot;,&quot;author&quot;:[{&quot;family&quot;:&quot;Maier&quot;,&quot;given&quot;:&quot;Albert&quot;,&quot;parse-names&quot;:false,&quot;dropping-particle&quot;:&quot;&quot;,&quot;non-dropping-particle&quot;:&quot;&quot;},{&quot;family&quot;:&quot;Simmen&quot;,&quot;given&quot;:&quot;David&quot;,&quot;parse-names&quot;:false,&quot;dropping-particle&quot;:&quot;&quot;,&quot;non-dropping-particle&quot;:&quot;&quot;}],&quot;container-title&quot;:&quot;IEEE Data Eng. Bull.&quot;,&quot;issued&quot;:{&quot;date-parts&quot;:[[2001,6]]},&quot;page&quot;:&quot;3-6&quot;,&quot;volume&quot;:&quot;24&quot;,&quot;container-title-short&quot;:&quot;&quot;},&quot;isTemporary&quot;:false}],&quot;citationTag&quot;:&quot;MENDELEY_CITATION_v3_eyJjaXRhdGlvbklEIjoiTUVOREVMRVlfQ0lUQVRJT05fNmU3YWViOTQtYWFmNy00YmU2LWIxNjEtMzY3NzBkOTNlMzAwIiwicHJvcGVydGllcyI6eyJub3RlSW5kZXgiOjB9LCJpc0VkaXRlZCI6ZmFsc2UsIm1hbnVhbE92ZXJyaWRlIjp7ImlzTWFudWFsbHlPdmVycmlkZGVuIjpmYWxzZSwiY2l0ZXByb2NUZXh0IjoiKEhyaXBjc2FrICYjMzg7IFJvdGhzY2hpbGQsIDIwMDU7IE1haWVyICYjMzg7IFNpbW1lbiwgMjAwMTsgTmd1eWVuICYjMzg7IEthbiwgMjAwNykiLCJtYW51YWxPdmVycmlkZVRleHQiOiIifSwiY2l0YXRpb25JdGVtcyI6W3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Sx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&quot;},{&quot;citationID&quot;:&quot;MENDELEY_CITATION_04d06e3b-3cdd-49e2-80e6-c8ea5760e06e&quot;,&quot;properties&quot;:{&quot;noteIndex&quot;:0},&quot;isEdited&quot;:false,&quot;manualOverride&quot;:{&quot;isManuallyOverridden&quot;:false,&quot;citeprocText&quot;:&quot;(Nguyen &amp;#38; Kan, 2007)&quot;,&quot;manualOverrideText&quot;:&quot;&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citationTag&quot;:&quot;MENDELEY_CITATION_v3_eyJjaXRhdGlvbklEIjoiTUVOREVMRVlfQ0lUQVRJT05fMDRkMDZlM2ItM2NkZC00OWUyLTgwZTYtYzhlYTU3NjBlMDZlIiwicHJvcGVydGllcyI6eyJub3RlSW5kZXgiOjB9LCJpc0VkaXRlZCI6ZmFsc2UsIm1hbnVhbE92ZXJyaWRlIjp7ImlzTWFudWFsbHlPdmVycmlkZGVuIjpmYWxzZSwiY2l0ZXByb2NUZXh0IjoiKE5ndXllbiAmIzM4OyBLYW4sI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X1dfQ==&quot;},{&quot;citationID&quot;:&quot;MENDELEY_CITATION_c07c2b5e-bbb8-4fa0-95da-8f92db7a0eaf&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YzA3YzJiNWUtYmJiOC00ZmEwLTk1ZGEtOGY5MmRiN2EwZWFm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dbcee410-aa50-4f9c-9aa7-252260a2743e&quot;,&quot;properties&quot;:{&quot;noteIndex&quot;:0,&quot;mode&quot;:&quot;composite&quot;},&quot;isEdited&quot;:false,&quot;manualOverride&quot;:{&quot;isManuallyOverridden&quot;:false,&quot;citeprocText&quot;:&quot;Nguyen &amp;#38; Kan (2007)&quot;,&quot;manualOverrideText&quot;:&quot;&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displayAs&quot;:&quot;composite&quot;,&quot;suppress-author&quot;:false,&quot;composite&quot;:true,&quot;author-only&quot;:false}],&quot;citationTag&quot;:&quot;MENDELEY_CITATION_v3_eyJjaXRhdGlvbklEIjoiTUVOREVMRVlfQ0lUQVRJT05fZGJjZWU0MTAtYWE1MC00ZjljLTlhYTctMjUyMjYwYTI3NDNlIiwicHJvcGVydGllcyI6eyJub3RlSW5kZXgiOjAsIm1vZGUiOiJjb21wb3NpdGUifSwiaXNFZGl0ZWQiOmZhbHNlLCJtYW51YWxPdmVycmlkZSI6eyJpc01hbnVhbGx5T3ZlcnJpZGRlbiI6ZmFsc2UsImNpdGVwcm9jVGV4dCI6Ik5ndXllbiAmIzM4OyBLYW4gK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SwiZGlzcGxheUFzIjoiY29tcG9zaXRlIiwic3VwcHJlc3MtYXV0aG9yIjpmYWxzZSwiY29tcG9zaXRlIjp0cnVlLCJhdXRob3Itb25seSI6ZmFsc2V9XX0=&quot;},{&quot;citationID&quot;:&quot;MENDELEY_CITATION_d3e79f3b-651c-48c4-8a63-2f66dae5ce3b&quot;,&quot;properties&quot;:{&quot;noteIndex&quot;:0,&quot;mode&quot;:&quot;composite&quot;},&quot;isEdited&quot;:false,&quot;manualOverride&quot;:{&quot;isManuallyOverridden&quot;:false,&quot;citeprocText&quot;:&quot;Hripcsak &amp;#38; Rothschild (2005)&quot;,&quot;manualOverrideText&quot;:&quot;&quot;},&quot;citationItems&quot;:[{&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displayAs&quot;:&quot;composite&quot;,&quot;suppress-author&quot;:false,&quot;composite&quot;:true,&quot;author-only&quot;:false}],&quot;citationTag&quot;:&quot;MENDELEY_CITATION_v3_eyJjaXRhdGlvbklEIjoiTUVOREVMRVlfQ0lUQVRJT05fZDNlNzlmM2ItNjUxYy00OGM0LThhNjMtMmY2NmRhZTVjZTNiIiwicHJvcGVydGllcyI6eyJub3RlSW5kZXgiOjAsIm1vZGUiOiJjb21wb3NpdGUifSwiaXNFZGl0ZWQiOmZhbHNlLCJtYW51YWxPdmVycmlkZSI6eyJpc01hbnVhbGx5T3ZlcnJpZGRlbiI6ZmFsc2UsImNpdGVwcm9jVGV4dCI6IkhyaXBjc2FrICYjMzg7IFJvdGhzY2hpbGQgKDIwMDU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UsImRpc3BsYXlBcyI6ImNvbXBvc2l0ZSIsInN1cHByZXNzLWF1dGhvciI6ZmFsc2UsImNvbXBvc2l0ZSI6dHJ1ZSwiYXV0aG9yLW9ubHkiOmZhbHNlfV19&quot;},{&quot;citationID&quot;:&quot;MENDELEY_CITATION_4f45ab96-e6e1-411b-889f-083d91ae21e3&quot;,&quot;properties&quot;:{&quot;noteIndex&quot;:0,&quot;mode&quot;:&quot;composite&quot;},&quot;isEdited&quot;:false,&quot;manualOverride&quot;:{&quot;isManuallyOverridden&quot;:false,&quot;citeprocText&quot;:&quot;Kumbhar et al. (2019)&quot;,&quot;manualOverrideText&quot;:&quot;&quot;},&quot;citationItems&quot;:[{&quot;id&quot;:&quot;dbb495d8-8bd4-3d9b-8266-56027c793231&quot;,&quot;itemData&quot;:{&quot;type&quot;:&quot;paper-conference&quot;,&quot;id&quot;:&quot;dbb495d8-8bd4-3d9b-8266-56027c793231&quot;,&quot;title&quot;:&quot;Keyword Extraction Performance Analysis&quot;,&quot;author&quot;:[{&quot;family&quot;:&quot;Kumbhar&quot;,&quot;given&quot;:&quot;Abhishek&quot;,&quot;parse-names&quot;:false,&quot;dropping-particle&quot;:&quot;&quot;,&quot;non-dropping-particle&quot;:&quot;&quot;},{&quot;family&quot;:&quot;Savargaonkar&quot;,&quot;given&quot;:&quot;Mayuresh&quot;,&quot;parse-names&quot;:false,&quot;dropping-particle&quot;:&quot;&quot;,&quot;non-dropping-particle&quot;:&quot;&quot;},{&quot;family&quot;:&quot;Nalwaya&quot;,&quot;given&quot;:&quot;Aayush&quot;,&quot;parse-names&quot;:false,&quot;dropping-particle&quot;:&quot;&quot;,&quot;non-dropping-particle&quot;:&quot;&quot;},{&quot;family&quot;:&quot;Bian&quot;,&quot;given&quot;:&quot;Chengqi&quot;,&quot;parse-names&quot;:false,&quot;dropping-particle&quot;:&quot;&quot;,&quot;non-dropping-particle&quot;:&quot;&quot;},{&quot;family&quot;:&quot;Abouelenien&quot;,&quot;given&quot;:&quot;Mohamed&quot;,&quot;parse-names&quot;:false,&quot;dropping-particle&quot;:&quot;&quot;,&quot;non-dropping-particle&quot;:&quot;&quot;}],&quot;DOI&quot;:&quot;10.1109/MIPR.2019.00111&quot;,&quot;issued&quot;:{&quot;date-parts&quot;:[[2019,6]]},&quot;page&quot;:&quot;550-553&quot;,&quot;container-title-short&quot;:&quot;&quot;},&quot;isTemporary&quot;:false,&quot;displayAs&quot;:&quot;composite&quot;,&quot;suppress-author&quot;:false,&quot;composite&quot;:true,&quot;author-only&quot;:false}],&quot;citationTag&quot;:&quot;MENDELEY_CITATION_v3_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&quot;},{&quot;citationID&quot;:&quot;MENDELEY_CITATION_8130c798-f483-4da5-801a-003d5cda68e2&quot;,&quot;properties&quot;:{&quot;noteIndex&quot;:0,&quot;mode&quot;:&quot;composite&quot;},&quot;isEdited&quot;:false,&quot;manualOverride&quot;:{&quot;isManuallyOverridden&quot;:false,&quot;citeprocText&quot;:&quot;Liu et al. (2020)&quot;,&quot;manualOverrideText&quot;:&quot;&quot;},&quot;citationItems&quot;:[{&quot;id&quot;:&quot;1e235966-2315-336f-bc7b-e8221a3fcf33&quot;,&quot;itemData&quot;:{&quot;type&quot;:&quot;article-journal&quot;,&quot;id&quot;:&quot;1e235966-2315-336f-bc7b-e8221a3fcf33&quot;,&quot;title&quot;:&quot;Performance Evaluation of Keyword Extraction Methods and Visualization for Student Online Comments&quot;,&quot;author&quot;:[{&quot;family&quot;:&quot;Liu&quot;,&quot;given&quot;:&quot;Feng&quot;,&quot;parse-names&quot;:false,&quot;dropping-particle&quot;:&quot;&quot;,&quot;non-dropping-particle&quot;:&quot;&quot;},{&quot;family&quot;:&quot;Huang&quot;,&quot;given&quot;:&quot;Xiaodi&quot;,&quot;parse-names&quot;:false,&quot;dropping-particle&quot;:&quot;&quot;,&quot;non-dropping-particle&quot;:&quot;&quot;},{&quot;family&quot;:&quot;Huang&quot;,&quot;given&quot;:&quot;Weidong&quot;,&quot;parse-names&quot;:false,&quot;dropping-particle&quot;:&quot;&quot;,&quot;non-dropping-particle&quot;:&quot;&quot;},{&quot;family&quot;:&quot;Duan&quot;,&quot;given&quot;:&quot;Sophia&quot;,&quot;parse-names&quot;:false,&quot;dropping-particle&quot;:&quot;&quot;,&quot;non-dropping-particle&quot;:&quot;&quot;}],&quot;container-title&quot;:&quot;Symmetry&quot;,&quot;container-title-short&quot;:&quot;Symmetry (Basel)&quot;,&quot;DOI&quot;:&quot;10.3390/sym12111923&quot;,&quot;issued&quot;:{&quot;date-parts&quot;:[[2020,6]]},&quot;page&quot;:&quot;1923&quot;,&quot;volume&quot;:&quot;12&quot;},&quot;isTemporary&quot;:false,&quot;displayAs&quot;:&quot;composite&quot;,&quot;suppress-author&quot;:false,&quot;composite&quot;:true,&quot;author-only&quot;:false}],&quot;citationTag&quot;:&quot;MENDELEY_CITATION_v3_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&quot;},{&quot;citationID&quot;:&quot;MENDELEY_CITATION_22d1df3c-7cf0-4274-bdd5-3198f2d873f9&quot;,&quot;properties&quot;:{&quot;noteIndex&quot;:0},&quot;isEdited&quot;:false,&quot;manualOverride&quot;:{&quot;isManuallyOverridden&quot;:false,&quot;citeprocText&quot;:&quot;(Hripcsak &amp;#38; Rothschild, 2005; Nguyen &amp;#38; Kan, 2007)&quot;,&quot;manualOverrideText&quot;:&quot;&quot;},&quot;citationItems&quot;:[{&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citationTag&quot;:&quot;MENDELEY_CITATION_v3_eyJjaXRhdGlvbklEIjoiTUVOREVMRVlfQ0lUQVRJT05fMjJkMWRmM2MtN2NmMC00Mjc0LWJkZDUtMzE5OGYyZDg3M2Y5IiwicHJvcGVydGllcyI6eyJub3RlSW5kZXgiOjB9LCJpc0VkaXRlZCI6ZmFsc2UsIm1hbnVhbE92ZXJyaWRlIjp7ImlzTWFudWFsbHlPdmVycmlkZGVuIjpmYWxzZSwiY2l0ZXByb2NUZXh0IjoiKEhyaXBjc2FrICYjMzg7IFJvdGhzY2hpbGQsIDIwMDU7IE5ndXllbiAmIzM4OyBLYW4sIDIwMDc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8FA8DDD-02D9-4C13-A31D-C85ADFFCC20E}">
  <we:reference id="wa200000011" version="1.0.1.0" store="en-US" storeType="OMEX"/>
  <we:alternateReferences>
    <we:reference id="wa200000011" version="1.0.1.0" store="" storeType="OMEX"/>
  </we:alternateReferences>
  <we:properties>
    <we:property name="language" value="&quot;Python&quot;"/>
    <we:property name="theme" value="&quot;Atelier Cav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20319</TotalTime>
  <Pages>47</Pages>
  <Words>14225</Words>
  <Characters>81086</Characters>
  <Application>Microsoft Office Word</Application>
  <DocSecurity>0</DocSecurity>
  <Lines>675</Lines>
  <Paragraphs>190</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Ana-Maria NĂSTASE (117464)</cp:lastModifiedBy>
  <cp:revision>877</cp:revision>
  <cp:lastPrinted>2018-02-16T14:19:00Z</cp:lastPrinted>
  <dcterms:created xsi:type="dcterms:W3CDTF">2024-06-05T08:42:00Z</dcterms:created>
  <dcterms:modified xsi:type="dcterms:W3CDTF">2024-06-23T16:25:00Z</dcterms:modified>
</cp:coreProperties>
</file>