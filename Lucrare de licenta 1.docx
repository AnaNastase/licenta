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560BA3" w:rsidRDefault="0010238D" w:rsidP="0053404B">
      <w:pPr>
        <w:pStyle w:val="Tcoveraffiliation"/>
      </w:pPr>
      <w:r w:rsidRPr="00560BA3">
        <w:t xml:space="preserve">UNIVERSITATEA </w:t>
      </w:r>
      <w:r w:rsidR="002334FF" w:rsidRPr="00560BA3">
        <w:t xml:space="preserve">NAȚIONALĂ DE ȘTIINȚĂ ȘI TEHNOLOGIE </w:t>
      </w:r>
      <w:r w:rsidRPr="00560BA3">
        <w:t>POLITEHNICA BUCURE</w:t>
      </w:r>
      <w:r w:rsidR="00B42A3B" w:rsidRPr="00560BA3">
        <w:t>Ș</w:t>
      </w:r>
      <w:r w:rsidRPr="00560BA3">
        <w:t>TI</w:t>
      </w:r>
    </w:p>
    <w:p w14:paraId="4C249FEE" w14:textId="4E9A1A59" w:rsidR="0010238D" w:rsidRPr="00560BA3" w:rsidRDefault="0010238D" w:rsidP="0053404B">
      <w:pPr>
        <w:pStyle w:val="Tcoveraffiliation"/>
      </w:pPr>
      <w:r w:rsidRPr="00560BA3">
        <w:t xml:space="preserve"> FACULTATEA DE AUTOMATICĂ </w:t>
      </w:r>
      <w:r w:rsidR="00FB2C1F" w:rsidRPr="00560BA3">
        <w:t>Ș</w:t>
      </w:r>
      <w:r w:rsidRPr="00560BA3">
        <w:t>I CALCULATOARE</w:t>
      </w:r>
    </w:p>
    <w:p w14:paraId="34185503" w14:textId="77777777" w:rsidR="0010238D" w:rsidRPr="00560BA3" w:rsidRDefault="0010238D" w:rsidP="0053404B">
      <w:pPr>
        <w:pStyle w:val="Tcoveraffiliation"/>
      </w:pPr>
      <w:r w:rsidRPr="00560BA3">
        <w:t>DEPARTAMENTUL CALCULATOARE</w:t>
      </w:r>
    </w:p>
    <w:p w14:paraId="24822EFB" w14:textId="77777777" w:rsidR="0010238D" w:rsidRPr="00560BA3" w:rsidRDefault="0010238D" w:rsidP="0053404B">
      <w:pPr>
        <w:pStyle w:val="Tcoveraffiliation"/>
      </w:pPr>
    </w:p>
    <w:p w14:paraId="31511353" w14:textId="77777777" w:rsidR="0010238D" w:rsidRPr="00560BA3" w:rsidRDefault="0010238D" w:rsidP="0053404B"/>
    <w:tbl>
      <w:tblPr>
        <w:tblW w:w="8880" w:type="dxa"/>
        <w:jc w:val="center"/>
        <w:tblLook w:val="0000" w:firstRow="0" w:lastRow="0" w:firstColumn="0" w:lastColumn="0" w:noHBand="0" w:noVBand="0"/>
      </w:tblPr>
      <w:tblGrid>
        <w:gridCol w:w="4296"/>
        <w:gridCol w:w="4584"/>
      </w:tblGrid>
      <w:tr w:rsidR="0010238D" w:rsidRPr="00560BA3" w14:paraId="30A2572B" w14:textId="77777777" w:rsidTr="0010238D">
        <w:trPr>
          <w:trHeight w:val="1305"/>
          <w:jc w:val="center"/>
        </w:trPr>
        <w:tc>
          <w:tcPr>
            <w:tcW w:w="4296" w:type="dxa"/>
            <w:vAlign w:val="center"/>
          </w:tcPr>
          <w:p w14:paraId="0E5F1D37" w14:textId="77777777" w:rsidR="0010238D" w:rsidRPr="00560BA3" w:rsidRDefault="0010238D" w:rsidP="0053404B">
            <w:pPr>
              <w:pStyle w:val="Tcoverlogo"/>
            </w:pPr>
            <w:r w:rsidRPr="00560BA3">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60BA3" w:rsidRDefault="0010238D" w:rsidP="0053404B">
            <w:pPr>
              <w:pStyle w:val="Tcoverlogo"/>
            </w:pPr>
            <w:r w:rsidRPr="00560BA3">
              <w:rPr>
                <w:noProof/>
                <w:lang w:eastAsia="en-GB"/>
              </w:rPr>
              <w:drawing>
                <wp:inline distT="0" distB="0" distL="0" distR="0" wp14:anchorId="6EE32417" wp14:editId="72240BD3">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60BA3" w:rsidRDefault="0010238D" w:rsidP="0053404B"/>
    <w:p w14:paraId="41A64685" w14:textId="77777777" w:rsidR="0010238D" w:rsidRPr="00560BA3" w:rsidRDefault="0010238D" w:rsidP="0053404B"/>
    <w:p w14:paraId="22EC42BF" w14:textId="77777777" w:rsidR="0010238D" w:rsidRPr="00560BA3" w:rsidRDefault="0010238D" w:rsidP="0053404B"/>
    <w:p w14:paraId="5CC9587A" w14:textId="77777777" w:rsidR="0010238D" w:rsidRPr="00560BA3" w:rsidRDefault="0010238D" w:rsidP="0053404B"/>
    <w:p w14:paraId="335417EA" w14:textId="77777777" w:rsidR="0010238D" w:rsidRPr="00560BA3" w:rsidRDefault="0010238D" w:rsidP="0053404B">
      <w:pPr>
        <w:pStyle w:val="Tcovertitle"/>
      </w:pPr>
      <w:r w:rsidRPr="00560BA3">
        <w:t>PROIECT DE DIPLOMĂ</w:t>
      </w:r>
    </w:p>
    <w:p w14:paraId="3C262C72" w14:textId="77777777" w:rsidR="0010238D" w:rsidRPr="00560BA3" w:rsidRDefault="0010238D" w:rsidP="0053404B"/>
    <w:p w14:paraId="241B6052" w14:textId="1F58511D" w:rsidR="0010238D" w:rsidRPr="00560BA3" w:rsidRDefault="001A2000" w:rsidP="0053404B">
      <w:pPr>
        <w:pStyle w:val="Tcoverprojecttitle"/>
      </w:pPr>
      <w:proofErr w:type="spellStart"/>
      <w:r>
        <w:t>Extragere</w:t>
      </w:r>
      <w:proofErr w:type="spellEnd"/>
      <w:r>
        <w:t xml:space="preserve"> de </w:t>
      </w:r>
      <w:proofErr w:type="spellStart"/>
      <w:r>
        <w:t>competen</w:t>
      </w:r>
      <w:r w:rsidRPr="001A2000">
        <w:t>ț</w:t>
      </w:r>
      <w:r>
        <w:t>e</w:t>
      </w:r>
      <w:proofErr w:type="spellEnd"/>
      <w:r>
        <w:t xml:space="preserve"> </w:t>
      </w:r>
      <w:proofErr w:type="spellStart"/>
      <w:r w:rsidRPr="001A2000">
        <w:t>ș</w:t>
      </w:r>
      <w:r>
        <w:t>tiin</w:t>
      </w:r>
      <w:r w:rsidRPr="001A2000">
        <w:t>ț</w:t>
      </w:r>
      <w:r>
        <w:t>ifice</w:t>
      </w:r>
      <w:proofErr w:type="spellEnd"/>
    </w:p>
    <w:p w14:paraId="494AEC1A" w14:textId="77777777" w:rsidR="0010238D" w:rsidRPr="00560BA3" w:rsidRDefault="0010238D" w:rsidP="0053404B"/>
    <w:p w14:paraId="5A5071C4" w14:textId="3D91055C" w:rsidR="0058193F" w:rsidRPr="00560BA3" w:rsidRDefault="00560BA3" w:rsidP="0058193F">
      <w:pPr>
        <w:pStyle w:val="Tcoverauthorname"/>
        <w:ind w:firstLine="0"/>
        <w:jc w:val="center"/>
        <w:rPr>
          <w:sz w:val="36"/>
          <w:szCs w:val="28"/>
        </w:rPr>
      </w:pPr>
      <w:r w:rsidRPr="00560BA3">
        <w:rPr>
          <w:sz w:val="36"/>
          <w:szCs w:val="28"/>
        </w:rPr>
        <w:t xml:space="preserve">Ana-Maria </w:t>
      </w:r>
      <w:proofErr w:type="spellStart"/>
      <w:r w:rsidRPr="00560BA3">
        <w:rPr>
          <w:sz w:val="36"/>
          <w:szCs w:val="28"/>
        </w:rPr>
        <w:t>Nă</w:t>
      </w:r>
      <w:r>
        <w:rPr>
          <w:sz w:val="36"/>
          <w:szCs w:val="28"/>
        </w:rPr>
        <w:t>stase</w:t>
      </w:r>
      <w:proofErr w:type="spellEnd"/>
    </w:p>
    <w:p w14:paraId="5B29619D" w14:textId="77777777" w:rsidR="0058193F" w:rsidRPr="00560BA3" w:rsidRDefault="0058193F" w:rsidP="0053404B">
      <w:pPr>
        <w:rPr>
          <w:sz w:val="36"/>
          <w:szCs w:val="28"/>
        </w:rPr>
      </w:pPr>
    </w:p>
    <w:p w14:paraId="5D92B613" w14:textId="77777777" w:rsidR="0058193F" w:rsidRPr="00560BA3" w:rsidRDefault="0058193F" w:rsidP="0053404B">
      <w:pPr>
        <w:rPr>
          <w:sz w:val="36"/>
          <w:szCs w:val="28"/>
        </w:rPr>
      </w:pPr>
    </w:p>
    <w:p w14:paraId="605FE246" w14:textId="50E3B20D" w:rsidR="0058193F" w:rsidRPr="008C66F5" w:rsidRDefault="0058193F" w:rsidP="0058193F">
      <w:pPr>
        <w:spacing w:after="0"/>
        <w:jc w:val="right"/>
        <w:rPr>
          <w:b/>
          <w:sz w:val="28"/>
          <w:szCs w:val="28"/>
          <w:lang w:val="ro-RO"/>
        </w:rPr>
      </w:pPr>
      <w:proofErr w:type="spellStart"/>
      <w:r w:rsidRPr="00560BA3">
        <w:rPr>
          <w:b/>
          <w:sz w:val="28"/>
          <w:szCs w:val="28"/>
        </w:rPr>
        <w:t>Coordonator</w:t>
      </w:r>
      <w:proofErr w:type="spellEnd"/>
      <w:r w:rsidRPr="00560BA3">
        <w:rPr>
          <w:b/>
          <w:sz w:val="28"/>
          <w:szCs w:val="28"/>
        </w:rPr>
        <w:t xml:space="preserve"> </w:t>
      </w:r>
      <w:proofErr w:type="spellStart"/>
      <w:r w:rsidR="00DF005F" w:rsidRPr="00560BA3">
        <w:rPr>
          <w:b/>
          <w:sz w:val="28"/>
          <w:szCs w:val="28"/>
        </w:rPr>
        <w:t>ș</w:t>
      </w:r>
      <w:r w:rsidRPr="00560BA3">
        <w:rPr>
          <w:b/>
          <w:sz w:val="28"/>
          <w:szCs w:val="28"/>
        </w:rPr>
        <w:t>tiin</w:t>
      </w:r>
      <w:r w:rsidR="00DF005F" w:rsidRPr="00560BA3">
        <w:rPr>
          <w:b/>
          <w:sz w:val="28"/>
          <w:szCs w:val="28"/>
        </w:rPr>
        <w:t>ț</w:t>
      </w:r>
      <w:r w:rsidRPr="00560BA3">
        <w:rPr>
          <w:b/>
          <w:sz w:val="28"/>
          <w:szCs w:val="28"/>
        </w:rPr>
        <w:t>ific</w:t>
      </w:r>
      <w:proofErr w:type="spellEnd"/>
      <w:r w:rsidRPr="00560BA3">
        <w:rPr>
          <w:b/>
          <w:sz w:val="28"/>
          <w:szCs w:val="28"/>
        </w:rPr>
        <w:t xml:space="preserve">: </w:t>
      </w:r>
      <w:r w:rsidR="00523848">
        <w:rPr>
          <w:b/>
          <w:sz w:val="28"/>
          <w:szCs w:val="28"/>
        </w:rPr>
        <w:br/>
      </w:r>
      <w:r w:rsidR="00523848">
        <w:rPr>
          <w:bCs/>
          <w:sz w:val="28"/>
          <w:szCs w:val="28"/>
        </w:rPr>
        <w:t xml:space="preserve">Dr. </w:t>
      </w:r>
      <w:proofErr w:type="spellStart"/>
      <w:r w:rsidR="00523848">
        <w:rPr>
          <w:bCs/>
          <w:sz w:val="28"/>
          <w:szCs w:val="28"/>
        </w:rPr>
        <w:t>ing</w:t>
      </w:r>
      <w:proofErr w:type="spellEnd"/>
      <w:r w:rsidR="00523848">
        <w:rPr>
          <w:bCs/>
          <w:sz w:val="28"/>
          <w:szCs w:val="28"/>
        </w:rPr>
        <w:t xml:space="preserve">. </w:t>
      </w:r>
      <w:r w:rsidR="00523848" w:rsidRPr="008C66F5">
        <w:rPr>
          <w:bCs/>
          <w:sz w:val="28"/>
          <w:szCs w:val="28"/>
        </w:rPr>
        <w:t>Gabriel</w:t>
      </w:r>
      <w:r w:rsidR="00AC3E45">
        <w:rPr>
          <w:bCs/>
          <w:sz w:val="28"/>
          <w:szCs w:val="28"/>
        </w:rPr>
        <w:t xml:space="preserve"> </w:t>
      </w:r>
      <w:r w:rsidR="00523848" w:rsidRPr="008C66F5">
        <w:rPr>
          <w:bCs/>
          <w:sz w:val="28"/>
          <w:szCs w:val="28"/>
        </w:rPr>
        <w:t>Gu</w:t>
      </w:r>
      <w:proofErr w:type="spellStart"/>
      <w:r w:rsidR="00523848" w:rsidRPr="008C66F5">
        <w:rPr>
          <w:bCs/>
          <w:sz w:val="28"/>
          <w:szCs w:val="28"/>
          <w:lang w:val="ro-RO"/>
        </w:rPr>
        <w:t>țu</w:t>
      </w:r>
      <w:proofErr w:type="spellEnd"/>
      <w:r w:rsidR="00523848" w:rsidRPr="008C66F5">
        <w:rPr>
          <w:bCs/>
          <w:sz w:val="28"/>
          <w:szCs w:val="28"/>
          <w:lang w:val="ro-RO"/>
        </w:rPr>
        <w:t>-Robu</w:t>
      </w:r>
    </w:p>
    <w:p w14:paraId="7E4A8277" w14:textId="77777777" w:rsidR="0010238D" w:rsidRPr="00560BA3" w:rsidRDefault="0010238D" w:rsidP="0053404B">
      <w:pPr>
        <w:pStyle w:val="Tcovercoordinator"/>
      </w:pPr>
    </w:p>
    <w:p w14:paraId="0B7C0EC3" w14:textId="77777777" w:rsidR="0010238D" w:rsidRPr="00560BA3" w:rsidRDefault="0010238D" w:rsidP="0053404B">
      <w:pPr>
        <w:pStyle w:val="Tcovercity"/>
      </w:pPr>
      <w:r w:rsidRPr="00560BA3">
        <w:t>BUCUREŞTI</w:t>
      </w:r>
    </w:p>
    <w:p w14:paraId="314F0850" w14:textId="6A31DD0D" w:rsidR="0010238D" w:rsidRPr="00560BA3" w:rsidRDefault="0010238D" w:rsidP="0046216C">
      <w:pPr>
        <w:jc w:val="center"/>
      </w:pPr>
      <w:r w:rsidRPr="00560BA3">
        <w:t>20</w:t>
      </w:r>
      <w:r w:rsidR="00560BA3">
        <w:t>24</w:t>
      </w:r>
    </w:p>
    <w:p w14:paraId="3FFEA4C0" w14:textId="11338FB7" w:rsidR="003255B3" w:rsidRPr="00560BA3" w:rsidRDefault="003255B3" w:rsidP="00C70C38">
      <w:pPr>
        <w:pStyle w:val="Tcoveraffiliation"/>
      </w:pPr>
      <w:r w:rsidRPr="00560BA3">
        <w:br w:type="page"/>
      </w:r>
      <w:r w:rsidR="001A2000" w:rsidRPr="001A2000">
        <w:lastRenderedPageBreak/>
        <w:t>NATIONAL UNIVERSITY OF SCIENCE AND TECHNOLOGY POLITEHNICA BUCHAREST</w:t>
      </w:r>
    </w:p>
    <w:p w14:paraId="270342BA" w14:textId="77777777" w:rsidR="003255B3" w:rsidRPr="00560BA3" w:rsidRDefault="003255B3" w:rsidP="0053404B">
      <w:pPr>
        <w:pStyle w:val="Tcoveraffiliation"/>
      </w:pPr>
      <w:r w:rsidRPr="00560BA3">
        <w:t>FACULTY OF AUTOMATIC CONTROL AND COMPUTERS</w:t>
      </w:r>
    </w:p>
    <w:p w14:paraId="43239F67" w14:textId="77777777" w:rsidR="003255B3" w:rsidRPr="00560BA3" w:rsidRDefault="003255B3" w:rsidP="0053404B">
      <w:pPr>
        <w:pStyle w:val="Tcoveraffiliation"/>
      </w:pPr>
      <w:r w:rsidRPr="00560BA3">
        <w:t>COMPUTER SCIENCE DEPARTMENT</w:t>
      </w:r>
    </w:p>
    <w:p w14:paraId="48A71759" w14:textId="77777777" w:rsidR="003255B3" w:rsidRPr="00560BA3" w:rsidRDefault="003255B3" w:rsidP="0053404B">
      <w:pPr>
        <w:pStyle w:val="Tcoveraffiliation"/>
      </w:pPr>
    </w:p>
    <w:p w14:paraId="4D377E82" w14:textId="77777777" w:rsidR="003255B3" w:rsidRPr="00560BA3" w:rsidRDefault="003255B3" w:rsidP="0053404B"/>
    <w:tbl>
      <w:tblPr>
        <w:tblW w:w="8880" w:type="dxa"/>
        <w:jc w:val="center"/>
        <w:tblLook w:val="0000" w:firstRow="0" w:lastRow="0" w:firstColumn="0" w:lastColumn="0" w:noHBand="0" w:noVBand="0"/>
      </w:tblPr>
      <w:tblGrid>
        <w:gridCol w:w="4296"/>
        <w:gridCol w:w="4584"/>
      </w:tblGrid>
      <w:tr w:rsidR="003255B3" w:rsidRPr="00560BA3" w14:paraId="54E06131" w14:textId="77777777" w:rsidTr="008E669E">
        <w:trPr>
          <w:trHeight w:val="1305"/>
          <w:jc w:val="center"/>
        </w:trPr>
        <w:tc>
          <w:tcPr>
            <w:tcW w:w="4296" w:type="dxa"/>
            <w:vAlign w:val="center"/>
          </w:tcPr>
          <w:p w14:paraId="64FD1E83" w14:textId="77777777" w:rsidR="003255B3" w:rsidRPr="00560BA3" w:rsidRDefault="003255B3" w:rsidP="0053404B">
            <w:pPr>
              <w:pStyle w:val="Tcoverlogo"/>
            </w:pPr>
            <w:r w:rsidRPr="00560BA3">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560BA3" w:rsidRDefault="003255B3" w:rsidP="0053404B">
            <w:pPr>
              <w:pStyle w:val="Tcoverlogo"/>
            </w:pPr>
            <w:r w:rsidRPr="00560BA3">
              <w:rPr>
                <w:noProof/>
                <w:lang w:eastAsia="en-GB"/>
              </w:rPr>
              <w:drawing>
                <wp:inline distT="0" distB="0" distL="0" distR="0" wp14:anchorId="0DD36C98" wp14:editId="2A3C9B71">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60BA3" w:rsidRDefault="003255B3" w:rsidP="0053404B"/>
    <w:p w14:paraId="1C61F18E" w14:textId="77777777" w:rsidR="003255B3" w:rsidRPr="00560BA3" w:rsidRDefault="003255B3" w:rsidP="0053404B"/>
    <w:p w14:paraId="747C8570" w14:textId="77777777" w:rsidR="003255B3" w:rsidRPr="00560BA3" w:rsidRDefault="003255B3" w:rsidP="0053404B"/>
    <w:p w14:paraId="68180402" w14:textId="77777777" w:rsidR="003255B3" w:rsidRPr="00560BA3" w:rsidRDefault="003255B3" w:rsidP="0053404B"/>
    <w:p w14:paraId="7C5EB756" w14:textId="77777777" w:rsidR="003255B3" w:rsidRPr="00560BA3" w:rsidRDefault="003255B3" w:rsidP="00C70C38">
      <w:pPr>
        <w:jc w:val="center"/>
        <w:rPr>
          <w:rFonts w:ascii="Calibri" w:eastAsia="Times New Roman" w:hAnsi="Calibri" w:cs="Times New Roman"/>
          <w:sz w:val="48"/>
          <w:szCs w:val="20"/>
          <w:lang w:eastAsia="ro-RO"/>
        </w:rPr>
      </w:pPr>
      <w:r w:rsidRPr="00560BA3">
        <w:rPr>
          <w:rFonts w:ascii="Calibri" w:eastAsia="Times New Roman" w:hAnsi="Calibri" w:cs="Times New Roman"/>
          <w:sz w:val="48"/>
          <w:szCs w:val="20"/>
          <w:lang w:eastAsia="ro-RO"/>
        </w:rPr>
        <w:t>DIPLOMA PROJECT</w:t>
      </w:r>
    </w:p>
    <w:p w14:paraId="6506CBE2" w14:textId="5FA51C19" w:rsidR="003255B3" w:rsidRPr="00560BA3" w:rsidRDefault="00C96B70" w:rsidP="0053404B">
      <w:pPr>
        <w:pStyle w:val="Tcoverprojecttitle"/>
      </w:pPr>
      <w:r>
        <w:t>Extraction of Scientific Competences</w:t>
      </w:r>
    </w:p>
    <w:p w14:paraId="50C89609" w14:textId="77777777" w:rsidR="003255B3" w:rsidRPr="00560BA3" w:rsidRDefault="003255B3" w:rsidP="0053404B"/>
    <w:p w14:paraId="15FA31BD" w14:textId="77777777" w:rsidR="00560BA3" w:rsidRPr="00560BA3" w:rsidRDefault="00560BA3" w:rsidP="00560BA3">
      <w:pPr>
        <w:pStyle w:val="Tcoverauthorname"/>
        <w:ind w:firstLine="0"/>
        <w:jc w:val="center"/>
        <w:rPr>
          <w:sz w:val="36"/>
          <w:szCs w:val="28"/>
        </w:rPr>
      </w:pPr>
      <w:r w:rsidRPr="00560BA3">
        <w:rPr>
          <w:sz w:val="36"/>
          <w:szCs w:val="28"/>
        </w:rPr>
        <w:t xml:space="preserve">Ana-Maria </w:t>
      </w:r>
      <w:proofErr w:type="spellStart"/>
      <w:r w:rsidRPr="00560BA3">
        <w:rPr>
          <w:sz w:val="36"/>
          <w:szCs w:val="28"/>
        </w:rPr>
        <w:t>Nă</w:t>
      </w:r>
      <w:r>
        <w:rPr>
          <w:sz w:val="36"/>
          <w:szCs w:val="28"/>
        </w:rPr>
        <w:t>stase</w:t>
      </w:r>
      <w:proofErr w:type="spellEnd"/>
    </w:p>
    <w:p w14:paraId="79FE85B8" w14:textId="77777777" w:rsidR="004B5E77" w:rsidRPr="00560BA3" w:rsidRDefault="004B5E77" w:rsidP="004B5E77">
      <w:pPr>
        <w:rPr>
          <w:sz w:val="36"/>
          <w:szCs w:val="28"/>
        </w:rPr>
      </w:pPr>
    </w:p>
    <w:p w14:paraId="345CDA75" w14:textId="77777777" w:rsidR="004B5E77" w:rsidRPr="00560BA3" w:rsidRDefault="004B5E77" w:rsidP="004B5E77">
      <w:pPr>
        <w:rPr>
          <w:sz w:val="36"/>
          <w:szCs w:val="28"/>
        </w:rPr>
      </w:pPr>
    </w:p>
    <w:p w14:paraId="693582A8" w14:textId="77777777" w:rsidR="0058193F" w:rsidRDefault="00B15072" w:rsidP="0058193F">
      <w:pPr>
        <w:spacing w:after="0"/>
        <w:jc w:val="right"/>
        <w:rPr>
          <w:b/>
          <w:sz w:val="28"/>
          <w:szCs w:val="28"/>
        </w:rPr>
      </w:pPr>
      <w:r w:rsidRPr="00560BA3">
        <w:rPr>
          <w:b/>
          <w:sz w:val="28"/>
          <w:szCs w:val="28"/>
        </w:rPr>
        <w:t>Thesis advisor:</w:t>
      </w:r>
    </w:p>
    <w:p w14:paraId="1BBC1562" w14:textId="0218FD3A" w:rsidR="006571C3" w:rsidRPr="008C66F5" w:rsidRDefault="006571C3" w:rsidP="0058193F">
      <w:pPr>
        <w:spacing w:after="0"/>
        <w:jc w:val="right"/>
        <w:rPr>
          <w:bCs/>
          <w:sz w:val="28"/>
          <w:szCs w:val="28"/>
        </w:rPr>
      </w:pPr>
      <w:r w:rsidRPr="008C66F5">
        <w:rPr>
          <w:bCs/>
          <w:sz w:val="28"/>
          <w:szCs w:val="28"/>
        </w:rPr>
        <w:t xml:space="preserve">Gabriel </w:t>
      </w:r>
      <w:proofErr w:type="spellStart"/>
      <w:r w:rsidRPr="008C66F5">
        <w:rPr>
          <w:bCs/>
          <w:sz w:val="28"/>
          <w:szCs w:val="28"/>
        </w:rPr>
        <w:t>Guțu</w:t>
      </w:r>
      <w:proofErr w:type="spellEnd"/>
      <w:r w:rsidRPr="008C66F5">
        <w:rPr>
          <w:bCs/>
          <w:sz w:val="28"/>
          <w:szCs w:val="28"/>
        </w:rPr>
        <w:t>-Robu, Ph.D.</w:t>
      </w:r>
    </w:p>
    <w:p w14:paraId="44E26429" w14:textId="3A52D65C" w:rsidR="0058193F" w:rsidRPr="00560BA3" w:rsidRDefault="0058193F" w:rsidP="0058193F">
      <w:pPr>
        <w:spacing w:after="0"/>
        <w:jc w:val="right"/>
        <w:rPr>
          <w:sz w:val="28"/>
          <w:szCs w:val="28"/>
        </w:rPr>
      </w:pPr>
    </w:p>
    <w:p w14:paraId="3C295FC6" w14:textId="77777777" w:rsidR="00DC243B" w:rsidRPr="00560BA3" w:rsidRDefault="00DC243B" w:rsidP="0053404B">
      <w:pPr>
        <w:pStyle w:val="Tcovercity"/>
      </w:pPr>
    </w:p>
    <w:p w14:paraId="1A4BF178" w14:textId="77777777" w:rsidR="003255B3" w:rsidRPr="00560BA3" w:rsidRDefault="00DC243B" w:rsidP="0053404B">
      <w:pPr>
        <w:pStyle w:val="Tcovercity"/>
      </w:pPr>
      <w:r w:rsidRPr="00560BA3">
        <w:t>BUCHAREST</w:t>
      </w:r>
    </w:p>
    <w:p w14:paraId="6E7B4775" w14:textId="6BC9F024" w:rsidR="004B5E77" w:rsidRPr="00560BA3" w:rsidRDefault="003255B3" w:rsidP="0046216C">
      <w:pPr>
        <w:jc w:val="center"/>
        <w:rPr>
          <w:bCs/>
          <w:caps/>
        </w:rPr>
      </w:pPr>
      <w:r w:rsidRPr="00560BA3">
        <w:t>20</w:t>
      </w:r>
      <w:r w:rsidR="00560BA3">
        <w:t>24</w:t>
      </w:r>
      <w:r w:rsidR="004B5E77" w:rsidRPr="00560BA3">
        <w:br w:type="page"/>
      </w:r>
    </w:p>
    <w:p w14:paraId="1DD14A50" w14:textId="77777777" w:rsidR="00FB2C1F" w:rsidRPr="00560BA3" w:rsidRDefault="00FB2C1F" w:rsidP="00C70C38">
      <w:pPr>
        <w:pStyle w:val="Titlu1"/>
        <w:numPr>
          <w:ilvl w:val="0"/>
          <w:numId w:val="0"/>
        </w:numPr>
        <w:ind w:left="432" w:hanging="432"/>
        <w:sectPr w:rsidR="00FB2C1F" w:rsidRPr="00560BA3"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236F486A" w:rsidR="003255B3" w:rsidRPr="00560BA3" w:rsidRDefault="00575311" w:rsidP="0046216C">
          <w:pPr>
            <w:rPr>
              <w:b/>
              <w:sz w:val="32"/>
              <w:szCs w:val="32"/>
            </w:rPr>
          </w:pPr>
          <w:r>
            <w:rPr>
              <w:b/>
              <w:sz w:val="32"/>
              <w:szCs w:val="32"/>
            </w:rPr>
            <w:t>CONTENTS</w:t>
          </w:r>
        </w:p>
        <w:p w14:paraId="21A85421" w14:textId="54A2102E" w:rsidR="00C96B70" w:rsidRDefault="003255B3">
          <w:pPr>
            <w:pStyle w:val="Cuprins1"/>
            <w:tabs>
              <w:tab w:val="right" w:leader="dot" w:pos="9019"/>
            </w:tabs>
            <w:rPr>
              <w:noProof/>
              <w:kern w:val="2"/>
              <w14:ligatures w14:val="standardContextual"/>
            </w:rPr>
          </w:pPr>
          <w:r w:rsidRPr="00560BA3">
            <w:fldChar w:fldCharType="begin"/>
          </w:r>
          <w:r w:rsidRPr="00560BA3">
            <w:instrText xml:space="preserve"> TOC \o "1-3" \h \z \u </w:instrText>
          </w:r>
          <w:r w:rsidRPr="00560BA3">
            <w:fldChar w:fldCharType="separate"/>
          </w:r>
          <w:hyperlink w:anchor="_Toc170049036" w:history="1">
            <w:r w:rsidR="00C96B70" w:rsidRPr="005A59CE">
              <w:rPr>
                <w:rStyle w:val="Hyperlink"/>
                <w:noProof/>
              </w:rPr>
              <w:t>Sinopsis</w:t>
            </w:r>
            <w:r w:rsidR="00C96B70">
              <w:rPr>
                <w:noProof/>
                <w:webHidden/>
              </w:rPr>
              <w:tab/>
            </w:r>
            <w:r w:rsidR="00C96B70">
              <w:rPr>
                <w:noProof/>
                <w:webHidden/>
              </w:rPr>
              <w:fldChar w:fldCharType="begin"/>
            </w:r>
            <w:r w:rsidR="00C96B70">
              <w:rPr>
                <w:noProof/>
                <w:webHidden/>
              </w:rPr>
              <w:instrText xml:space="preserve"> PAGEREF _Toc170049036 \h </w:instrText>
            </w:r>
            <w:r w:rsidR="00C96B70">
              <w:rPr>
                <w:noProof/>
                <w:webHidden/>
              </w:rPr>
            </w:r>
            <w:r w:rsidR="00C96B70">
              <w:rPr>
                <w:noProof/>
                <w:webHidden/>
              </w:rPr>
              <w:fldChar w:fldCharType="separate"/>
            </w:r>
            <w:r w:rsidR="00C96B70">
              <w:rPr>
                <w:noProof/>
                <w:webHidden/>
              </w:rPr>
              <w:t>3</w:t>
            </w:r>
            <w:r w:rsidR="00C96B70">
              <w:rPr>
                <w:noProof/>
                <w:webHidden/>
              </w:rPr>
              <w:fldChar w:fldCharType="end"/>
            </w:r>
          </w:hyperlink>
        </w:p>
        <w:p w14:paraId="51B04D6E" w14:textId="6C3B2E7D" w:rsidR="00C96B70" w:rsidRDefault="00C96B70">
          <w:pPr>
            <w:pStyle w:val="Cuprins1"/>
            <w:tabs>
              <w:tab w:val="right" w:leader="dot" w:pos="9019"/>
            </w:tabs>
            <w:rPr>
              <w:noProof/>
              <w:kern w:val="2"/>
              <w14:ligatures w14:val="standardContextual"/>
            </w:rPr>
          </w:pPr>
          <w:hyperlink w:anchor="_Toc170049037" w:history="1">
            <w:r w:rsidRPr="005A59CE">
              <w:rPr>
                <w:rStyle w:val="Hyperlink"/>
                <w:noProof/>
              </w:rPr>
              <w:t>Abstract</w:t>
            </w:r>
            <w:r>
              <w:rPr>
                <w:noProof/>
                <w:webHidden/>
              </w:rPr>
              <w:tab/>
            </w:r>
            <w:r>
              <w:rPr>
                <w:noProof/>
                <w:webHidden/>
              </w:rPr>
              <w:fldChar w:fldCharType="begin"/>
            </w:r>
            <w:r>
              <w:rPr>
                <w:noProof/>
                <w:webHidden/>
              </w:rPr>
              <w:instrText xml:space="preserve"> PAGEREF _Toc170049037 \h </w:instrText>
            </w:r>
            <w:r>
              <w:rPr>
                <w:noProof/>
                <w:webHidden/>
              </w:rPr>
            </w:r>
            <w:r>
              <w:rPr>
                <w:noProof/>
                <w:webHidden/>
              </w:rPr>
              <w:fldChar w:fldCharType="separate"/>
            </w:r>
            <w:r>
              <w:rPr>
                <w:noProof/>
                <w:webHidden/>
              </w:rPr>
              <w:t>3</w:t>
            </w:r>
            <w:r>
              <w:rPr>
                <w:noProof/>
                <w:webHidden/>
              </w:rPr>
              <w:fldChar w:fldCharType="end"/>
            </w:r>
          </w:hyperlink>
        </w:p>
        <w:p w14:paraId="73974DD3" w14:textId="6DD1905B" w:rsidR="00C96B70" w:rsidRDefault="00C96B70">
          <w:pPr>
            <w:pStyle w:val="Cuprins1"/>
            <w:tabs>
              <w:tab w:val="left" w:pos="480"/>
              <w:tab w:val="right" w:leader="dot" w:pos="9019"/>
            </w:tabs>
            <w:rPr>
              <w:noProof/>
              <w:kern w:val="2"/>
              <w14:ligatures w14:val="standardContextual"/>
            </w:rPr>
          </w:pPr>
          <w:hyperlink w:anchor="_Toc170049038" w:history="1">
            <w:r w:rsidRPr="005A59CE">
              <w:rPr>
                <w:rStyle w:val="Hyperlink"/>
                <w:noProof/>
              </w:rPr>
              <w:t>1</w:t>
            </w:r>
            <w:r>
              <w:rPr>
                <w:noProof/>
                <w:kern w:val="2"/>
                <w14:ligatures w14:val="standardContextual"/>
              </w:rPr>
              <w:tab/>
            </w:r>
            <w:r w:rsidRPr="005A59CE">
              <w:rPr>
                <w:rStyle w:val="Hyperlink"/>
                <w:noProof/>
              </w:rPr>
              <w:t>INTRODUCTION</w:t>
            </w:r>
            <w:r>
              <w:rPr>
                <w:noProof/>
                <w:webHidden/>
              </w:rPr>
              <w:tab/>
            </w:r>
            <w:r>
              <w:rPr>
                <w:noProof/>
                <w:webHidden/>
              </w:rPr>
              <w:fldChar w:fldCharType="begin"/>
            </w:r>
            <w:r>
              <w:rPr>
                <w:noProof/>
                <w:webHidden/>
              </w:rPr>
              <w:instrText xml:space="preserve"> PAGEREF _Toc170049038 \h </w:instrText>
            </w:r>
            <w:r>
              <w:rPr>
                <w:noProof/>
                <w:webHidden/>
              </w:rPr>
            </w:r>
            <w:r>
              <w:rPr>
                <w:noProof/>
                <w:webHidden/>
              </w:rPr>
              <w:fldChar w:fldCharType="separate"/>
            </w:r>
            <w:r>
              <w:rPr>
                <w:noProof/>
                <w:webHidden/>
              </w:rPr>
              <w:t>4</w:t>
            </w:r>
            <w:r>
              <w:rPr>
                <w:noProof/>
                <w:webHidden/>
              </w:rPr>
              <w:fldChar w:fldCharType="end"/>
            </w:r>
          </w:hyperlink>
        </w:p>
        <w:p w14:paraId="0E9181D4" w14:textId="45025EC0" w:rsidR="00C96B70" w:rsidRDefault="00C96B70">
          <w:pPr>
            <w:pStyle w:val="Cuprins2"/>
            <w:tabs>
              <w:tab w:val="left" w:pos="960"/>
              <w:tab w:val="right" w:leader="dot" w:pos="9019"/>
            </w:tabs>
            <w:rPr>
              <w:noProof/>
              <w:kern w:val="2"/>
              <w14:ligatures w14:val="standardContextual"/>
            </w:rPr>
          </w:pPr>
          <w:hyperlink w:anchor="_Toc170049039" w:history="1">
            <w:r w:rsidRPr="005A59CE">
              <w:rPr>
                <w:rStyle w:val="Hyperlink"/>
                <w:noProof/>
              </w:rPr>
              <w:t>1.1</w:t>
            </w:r>
            <w:r>
              <w:rPr>
                <w:noProof/>
                <w:kern w:val="2"/>
                <w14:ligatures w14:val="standardContextual"/>
              </w:rPr>
              <w:tab/>
            </w:r>
            <w:r w:rsidRPr="005A59CE">
              <w:rPr>
                <w:rStyle w:val="Hyperlink"/>
                <w:noProof/>
              </w:rPr>
              <w:t>Background</w:t>
            </w:r>
            <w:r>
              <w:rPr>
                <w:noProof/>
                <w:webHidden/>
              </w:rPr>
              <w:tab/>
            </w:r>
            <w:r>
              <w:rPr>
                <w:noProof/>
                <w:webHidden/>
              </w:rPr>
              <w:fldChar w:fldCharType="begin"/>
            </w:r>
            <w:r>
              <w:rPr>
                <w:noProof/>
                <w:webHidden/>
              </w:rPr>
              <w:instrText xml:space="preserve"> PAGEREF _Toc170049039 \h </w:instrText>
            </w:r>
            <w:r>
              <w:rPr>
                <w:noProof/>
                <w:webHidden/>
              </w:rPr>
            </w:r>
            <w:r>
              <w:rPr>
                <w:noProof/>
                <w:webHidden/>
              </w:rPr>
              <w:fldChar w:fldCharType="separate"/>
            </w:r>
            <w:r>
              <w:rPr>
                <w:noProof/>
                <w:webHidden/>
              </w:rPr>
              <w:t>4</w:t>
            </w:r>
            <w:r>
              <w:rPr>
                <w:noProof/>
                <w:webHidden/>
              </w:rPr>
              <w:fldChar w:fldCharType="end"/>
            </w:r>
          </w:hyperlink>
        </w:p>
        <w:p w14:paraId="7F2E6453" w14:textId="4F10476C" w:rsidR="00C96B70" w:rsidRDefault="00C96B70">
          <w:pPr>
            <w:pStyle w:val="Cuprins2"/>
            <w:tabs>
              <w:tab w:val="left" w:pos="960"/>
              <w:tab w:val="right" w:leader="dot" w:pos="9019"/>
            </w:tabs>
            <w:rPr>
              <w:noProof/>
              <w:kern w:val="2"/>
              <w14:ligatures w14:val="standardContextual"/>
            </w:rPr>
          </w:pPr>
          <w:hyperlink w:anchor="_Toc170049040" w:history="1">
            <w:r w:rsidRPr="005A59CE">
              <w:rPr>
                <w:rStyle w:val="Hyperlink"/>
                <w:noProof/>
              </w:rPr>
              <w:t>1.2</w:t>
            </w:r>
            <w:r>
              <w:rPr>
                <w:noProof/>
                <w:kern w:val="2"/>
                <w14:ligatures w14:val="standardContextual"/>
              </w:rPr>
              <w:tab/>
            </w:r>
            <w:r w:rsidRPr="005A59CE">
              <w:rPr>
                <w:rStyle w:val="Hyperlink"/>
                <w:noProof/>
              </w:rPr>
              <w:t>Problem</w:t>
            </w:r>
            <w:r>
              <w:rPr>
                <w:noProof/>
                <w:webHidden/>
              </w:rPr>
              <w:tab/>
            </w:r>
            <w:r>
              <w:rPr>
                <w:noProof/>
                <w:webHidden/>
              </w:rPr>
              <w:fldChar w:fldCharType="begin"/>
            </w:r>
            <w:r>
              <w:rPr>
                <w:noProof/>
                <w:webHidden/>
              </w:rPr>
              <w:instrText xml:space="preserve"> PAGEREF _Toc170049040 \h </w:instrText>
            </w:r>
            <w:r>
              <w:rPr>
                <w:noProof/>
                <w:webHidden/>
              </w:rPr>
            </w:r>
            <w:r>
              <w:rPr>
                <w:noProof/>
                <w:webHidden/>
              </w:rPr>
              <w:fldChar w:fldCharType="separate"/>
            </w:r>
            <w:r>
              <w:rPr>
                <w:noProof/>
                <w:webHidden/>
              </w:rPr>
              <w:t>4</w:t>
            </w:r>
            <w:r>
              <w:rPr>
                <w:noProof/>
                <w:webHidden/>
              </w:rPr>
              <w:fldChar w:fldCharType="end"/>
            </w:r>
          </w:hyperlink>
        </w:p>
        <w:p w14:paraId="31CBBAD7" w14:textId="7D11DDBF" w:rsidR="00C96B70" w:rsidRDefault="00C96B70">
          <w:pPr>
            <w:pStyle w:val="Cuprins2"/>
            <w:tabs>
              <w:tab w:val="left" w:pos="960"/>
              <w:tab w:val="right" w:leader="dot" w:pos="9019"/>
            </w:tabs>
            <w:rPr>
              <w:noProof/>
              <w:kern w:val="2"/>
              <w14:ligatures w14:val="standardContextual"/>
            </w:rPr>
          </w:pPr>
          <w:hyperlink w:anchor="_Toc170049041" w:history="1">
            <w:r w:rsidRPr="005A59CE">
              <w:rPr>
                <w:rStyle w:val="Hyperlink"/>
                <w:noProof/>
              </w:rPr>
              <w:t>1.3</w:t>
            </w:r>
            <w:r>
              <w:rPr>
                <w:noProof/>
                <w:kern w:val="2"/>
                <w14:ligatures w14:val="standardContextual"/>
              </w:rPr>
              <w:tab/>
            </w:r>
            <w:r w:rsidRPr="005A59CE">
              <w:rPr>
                <w:rStyle w:val="Hyperlink"/>
                <w:noProof/>
              </w:rPr>
              <w:t>Objectives</w:t>
            </w:r>
            <w:r>
              <w:rPr>
                <w:noProof/>
                <w:webHidden/>
              </w:rPr>
              <w:tab/>
            </w:r>
            <w:r>
              <w:rPr>
                <w:noProof/>
                <w:webHidden/>
              </w:rPr>
              <w:fldChar w:fldCharType="begin"/>
            </w:r>
            <w:r>
              <w:rPr>
                <w:noProof/>
                <w:webHidden/>
              </w:rPr>
              <w:instrText xml:space="preserve"> PAGEREF _Toc170049041 \h </w:instrText>
            </w:r>
            <w:r>
              <w:rPr>
                <w:noProof/>
                <w:webHidden/>
              </w:rPr>
            </w:r>
            <w:r>
              <w:rPr>
                <w:noProof/>
                <w:webHidden/>
              </w:rPr>
              <w:fldChar w:fldCharType="separate"/>
            </w:r>
            <w:r>
              <w:rPr>
                <w:noProof/>
                <w:webHidden/>
              </w:rPr>
              <w:t>5</w:t>
            </w:r>
            <w:r>
              <w:rPr>
                <w:noProof/>
                <w:webHidden/>
              </w:rPr>
              <w:fldChar w:fldCharType="end"/>
            </w:r>
          </w:hyperlink>
        </w:p>
        <w:p w14:paraId="6FCB9927" w14:textId="2D738404" w:rsidR="00C96B70" w:rsidRDefault="00C96B70">
          <w:pPr>
            <w:pStyle w:val="Cuprins2"/>
            <w:tabs>
              <w:tab w:val="left" w:pos="960"/>
              <w:tab w:val="right" w:leader="dot" w:pos="9019"/>
            </w:tabs>
            <w:rPr>
              <w:noProof/>
              <w:kern w:val="2"/>
              <w14:ligatures w14:val="standardContextual"/>
            </w:rPr>
          </w:pPr>
          <w:hyperlink w:anchor="_Toc170049042" w:history="1">
            <w:r w:rsidRPr="005A59CE">
              <w:rPr>
                <w:rStyle w:val="Hyperlink"/>
                <w:noProof/>
              </w:rPr>
              <w:t>1.4</w:t>
            </w:r>
            <w:r>
              <w:rPr>
                <w:noProof/>
                <w:kern w:val="2"/>
                <w14:ligatures w14:val="standardContextual"/>
              </w:rPr>
              <w:tab/>
            </w:r>
            <w:r w:rsidRPr="005A59CE">
              <w:rPr>
                <w:rStyle w:val="Hyperlink"/>
                <w:noProof/>
              </w:rPr>
              <w:t>Structure</w:t>
            </w:r>
            <w:r>
              <w:rPr>
                <w:noProof/>
                <w:webHidden/>
              </w:rPr>
              <w:tab/>
            </w:r>
            <w:r>
              <w:rPr>
                <w:noProof/>
                <w:webHidden/>
              </w:rPr>
              <w:fldChar w:fldCharType="begin"/>
            </w:r>
            <w:r>
              <w:rPr>
                <w:noProof/>
                <w:webHidden/>
              </w:rPr>
              <w:instrText xml:space="preserve"> PAGEREF _Toc170049042 \h </w:instrText>
            </w:r>
            <w:r>
              <w:rPr>
                <w:noProof/>
                <w:webHidden/>
              </w:rPr>
            </w:r>
            <w:r>
              <w:rPr>
                <w:noProof/>
                <w:webHidden/>
              </w:rPr>
              <w:fldChar w:fldCharType="separate"/>
            </w:r>
            <w:r>
              <w:rPr>
                <w:noProof/>
                <w:webHidden/>
              </w:rPr>
              <w:t>5</w:t>
            </w:r>
            <w:r>
              <w:rPr>
                <w:noProof/>
                <w:webHidden/>
              </w:rPr>
              <w:fldChar w:fldCharType="end"/>
            </w:r>
          </w:hyperlink>
        </w:p>
        <w:p w14:paraId="70BF5F35" w14:textId="24F2AD53" w:rsidR="00C96B70" w:rsidRDefault="00C96B70">
          <w:pPr>
            <w:pStyle w:val="Cuprins1"/>
            <w:tabs>
              <w:tab w:val="left" w:pos="480"/>
              <w:tab w:val="right" w:leader="dot" w:pos="9019"/>
            </w:tabs>
            <w:rPr>
              <w:noProof/>
              <w:kern w:val="2"/>
              <w14:ligatures w14:val="standardContextual"/>
            </w:rPr>
          </w:pPr>
          <w:hyperlink w:anchor="_Toc170049043" w:history="1">
            <w:r w:rsidRPr="005A59CE">
              <w:rPr>
                <w:rStyle w:val="Hyperlink"/>
                <w:noProof/>
              </w:rPr>
              <w:t>2</w:t>
            </w:r>
            <w:r>
              <w:rPr>
                <w:noProof/>
                <w:kern w:val="2"/>
                <w14:ligatures w14:val="standardContextual"/>
              </w:rPr>
              <w:tab/>
            </w:r>
            <w:r w:rsidRPr="005A59CE">
              <w:rPr>
                <w:rStyle w:val="Hyperlink"/>
                <w:noProof/>
              </w:rPr>
              <w:t>STATE OF THE ART</w:t>
            </w:r>
            <w:r>
              <w:rPr>
                <w:noProof/>
                <w:webHidden/>
              </w:rPr>
              <w:tab/>
            </w:r>
            <w:r>
              <w:rPr>
                <w:noProof/>
                <w:webHidden/>
              </w:rPr>
              <w:fldChar w:fldCharType="begin"/>
            </w:r>
            <w:r>
              <w:rPr>
                <w:noProof/>
                <w:webHidden/>
              </w:rPr>
              <w:instrText xml:space="preserve"> PAGEREF _Toc170049043 \h </w:instrText>
            </w:r>
            <w:r>
              <w:rPr>
                <w:noProof/>
                <w:webHidden/>
              </w:rPr>
            </w:r>
            <w:r>
              <w:rPr>
                <w:noProof/>
                <w:webHidden/>
              </w:rPr>
              <w:fldChar w:fldCharType="separate"/>
            </w:r>
            <w:r>
              <w:rPr>
                <w:noProof/>
                <w:webHidden/>
              </w:rPr>
              <w:t>6</w:t>
            </w:r>
            <w:r>
              <w:rPr>
                <w:noProof/>
                <w:webHidden/>
              </w:rPr>
              <w:fldChar w:fldCharType="end"/>
            </w:r>
          </w:hyperlink>
        </w:p>
        <w:p w14:paraId="78B45FC6" w14:textId="3295B511" w:rsidR="00C96B70" w:rsidRDefault="00C96B70">
          <w:pPr>
            <w:pStyle w:val="Cuprins2"/>
            <w:tabs>
              <w:tab w:val="left" w:pos="960"/>
              <w:tab w:val="right" w:leader="dot" w:pos="9019"/>
            </w:tabs>
            <w:rPr>
              <w:noProof/>
              <w:kern w:val="2"/>
              <w14:ligatures w14:val="standardContextual"/>
            </w:rPr>
          </w:pPr>
          <w:hyperlink w:anchor="_Toc170049044" w:history="1">
            <w:r w:rsidRPr="005A59CE">
              <w:rPr>
                <w:rStyle w:val="Hyperlink"/>
                <w:noProof/>
              </w:rPr>
              <w:t>2.1</w:t>
            </w:r>
            <w:r>
              <w:rPr>
                <w:noProof/>
                <w:kern w:val="2"/>
                <w14:ligatures w14:val="standardContextual"/>
              </w:rPr>
              <w:tab/>
            </w:r>
            <w:r w:rsidRPr="005A59CE">
              <w:rPr>
                <w:rStyle w:val="Hyperlink"/>
                <w:noProof/>
              </w:rPr>
              <w:t>Preprocessing pipeline</w:t>
            </w:r>
            <w:r>
              <w:rPr>
                <w:noProof/>
                <w:webHidden/>
              </w:rPr>
              <w:tab/>
            </w:r>
            <w:r>
              <w:rPr>
                <w:noProof/>
                <w:webHidden/>
              </w:rPr>
              <w:fldChar w:fldCharType="begin"/>
            </w:r>
            <w:r>
              <w:rPr>
                <w:noProof/>
                <w:webHidden/>
              </w:rPr>
              <w:instrText xml:space="preserve"> PAGEREF _Toc170049044 \h </w:instrText>
            </w:r>
            <w:r>
              <w:rPr>
                <w:noProof/>
                <w:webHidden/>
              </w:rPr>
            </w:r>
            <w:r>
              <w:rPr>
                <w:noProof/>
                <w:webHidden/>
              </w:rPr>
              <w:fldChar w:fldCharType="separate"/>
            </w:r>
            <w:r>
              <w:rPr>
                <w:noProof/>
                <w:webHidden/>
              </w:rPr>
              <w:t>6</w:t>
            </w:r>
            <w:r>
              <w:rPr>
                <w:noProof/>
                <w:webHidden/>
              </w:rPr>
              <w:fldChar w:fldCharType="end"/>
            </w:r>
          </w:hyperlink>
        </w:p>
        <w:p w14:paraId="3ACB21F2" w14:textId="26A26D91" w:rsidR="00C96B70" w:rsidRDefault="00C96B70">
          <w:pPr>
            <w:pStyle w:val="Cuprins2"/>
            <w:tabs>
              <w:tab w:val="left" w:pos="960"/>
              <w:tab w:val="right" w:leader="dot" w:pos="9019"/>
            </w:tabs>
            <w:rPr>
              <w:noProof/>
              <w:kern w:val="2"/>
              <w14:ligatures w14:val="standardContextual"/>
            </w:rPr>
          </w:pPr>
          <w:hyperlink w:anchor="_Toc170049045" w:history="1">
            <w:r w:rsidRPr="005A59CE">
              <w:rPr>
                <w:rStyle w:val="Hyperlink"/>
                <w:noProof/>
              </w:rPr>
              <w:t>2.2</w:t>
            </w:r>
            <w:r>
              <w:rPr>
                <w:noProof/>
                <w:kern w:val="2"/>
                <w14:ligatures w14:val="standardContextual"/>
              </w:rPr>
              <w:tab/>
            </w:r>
            <w:r w:rsidRPr="005A59CE">
              <w:rPr>
                <w:rStyle w:val="Hyperlink"/>
                <w:noProof/>
              </w:rPr>
              <w:t>Detecting the Language of a Text</w:t>
            </w:r>
            <w:r>
              <w:rPr>
                <w:noProof/>
                <w:webHidden/>
              </w:rPr>
              <w:tab/>
            </w:r>
            <w:r>
              <w:rPr>
                <w:noProof/>
                <w:webHidden/>
              </w:rPr>
              <w:fldChar w:fldCharType="begin"/>
            </w:r>
            <w:r>
              <w:rPr>
                <w:noProof/>
                <w:webHidden/>
              </w:rPr>
              <w:instrText xml:space="preserve"> PAGEREF _Toc170049045 \h </w:instrText>
            </w:r>
            <w:r>
              <w:rPr>
                <w:noProof/>
                <w:webHidden/>
              </w:rPr>
            </w:r>
            <w:r>
              <w:rPr>
                <w:noProof/>
                <w:webHidden/>
              </w:rPr>
              <w:fldChar w:fldCharType="separate"/>
            </w:r>
            <w:r>
              <w:rPr>
                <w:noProof/>
                <w:webHidden/>
              </w:rPr>
              <w:t>10</w:t>
            </w:r>
            <w:r>
              <w:rPr>
                <w:noProof/>
                <w:webHidden/>
              </w:rPr>
              <w:fldChar w:fldCharType="end"/>
            </w:r>
          </w:hyperlink>
        </w:p>
        <w:p w14:paraId="1DE213DD" w14:textId="40FAD72A" w:rsidR="00C96B70" w:rsidRDefault="00C96B70">
          <w:pPr>
            <w:pStyle w:val="Cuprins2"/>
            <w:tabs>
              <w:tab w:val="left" w:pos="960"/>
              <w:tab w:val="right" w:leader="dot" w:pos="9019"/>
            </w:tabs>
            <w:rPr>
              <w:noProof/>
              <w:kern w:val="2"/>
              <w14:ligatures w14:val="standardContextual"/>
            </w:rPr>
          </w:pPr>
          <w:hyperlink w:anchor="_Toc170049046" w:history="1">
            <w:r w:rsidRPr="005A59CE">
              <w:rPr>
                <w:rStyle w:val="Hyperlink"/>
                <w:noProof/>
              </w:rPr>
              <w:t>2.3</w:t>
            </w:r>
            <w:r>
              <w:rPr>
                <w:noProof/>
                <w:kern w:val="2"/>
                <w14:ligatures w14:val="standardContextual"/>
              </w:rPr>
              <w:tab/>
            </w:r>
            <w:r w:rsidRPr="005A59CE">
              <w:rPr>
                <w:rStyle w:val="Hyperlink"/>
                <w:noProof/>
              </w:rPr>
              <w:t>Keyword Extraction</w:t>
            </w:r>
            <w:r>
              <w:rPr>
                <w:noProof/>
                <w:webHidden/>
              </w:rPr>
              <w:tab/>
            </w:r>
            <w:r>
              <w:rPr>
                <w:noProof/>
                <w:webHidden/>
              </w:rPr>
              <w:fldChar w:fldCharType="begin"/>
            </w:r>
            <w:r>
              <w:rPr>
                <w:noProof/>
                <w:webHidden/>
              </w:rPr>
              <w:instrText xml:space="preserve"> PAGEREF _Toc170049046 \h </w:instrText>
            </w:r>
            <w:r>
              <w:rPr>
                <w:noProof/>
                <w:webHidden/>
              </w:rPr>
            </w:r>
            <w:r>
              <w:rPr>
                <w:noProof/>
                <w:webHidden/>
              </w:rPr>
              <w:fldChar w:fldCharType="separate"/>
            </w:r>
            <w:r>
              <w:rPr>
                <w:noProof/>
                <w:webHidden/>
              </w:rPr>
              <w:t>11</w:t>
            </w:r>
            <w:r>
              <w:rPr>
                <w:noProof/>
                <w:webHidden/>
              </w:rPr>
              <w:fldChar w:fldCharType="end"/>
            </w:r>
          </w:hyperlink>
        </w:p>
        <w:p w14:paraId="0520BBB0" w14:textId="377D48CF" w:rsidR="00C96B70" w:rsidRDefault="00C96B70">
          <w:pPr>
            <w:pStyle w:val="Cuprins2"/>
            <w:tabs>
              <w:tab w:val="left" w:pos="960"/>
              <w:tab w:val="right" w:leader="dot" w:pos="9019"/>
            </w:tabs>
            <w:rPr>
              <w:noProof/>
              <w:kern w:val="2"/>
              <w14:ligatures w14:val="standardContextual"/>
            </w:rPr>
          </w:pPr>
          <w:hyperlink w:anchor="_Toc170049047" w:history="1">
            <w:r w:rsidRPr="005A59CE">
              <w:rPr>
                <w:rStyle w:val="Hyperlink"/>
                <w:noProof/>
              </w:rPr>
              <w:t>2.4</w:t>
            </w:r>
            <w:r>
              <w:rPr>
                <w:noProof/>
                <w:kern w:val="2"/>
                <w14:ligatures w14:val="standardContextual"/>
              </w:rPr>
              <w:tab/>
            </w:r>
            <w:r w:rsidRPr="005A59CE">
              <w:rPr>
                <w:rStyle w:val="Hyperlink"/>
                <w:noProof/>
              </w:rPr>
              <w:t>Topic Modeling</w:t>
            </w:r>
            <w:r>
              <w:rPr>
                <w:noProof/>
                <w:webHidden/>
              </w:rPr>
              <w:tab/>
            </w:r>
            <w:r>
              <w:rPr>
                <w:noProof/>
                <w:webHidden/>
              </w:rPr>
              <w:fldChar w:fldCharType="begin"/>
            </w:r>
            <w:r>
              <w:rPr>
                <w:noProof/>
                <w:webHidden/>
              </w:rPr>
              <w:instrText xml:space="preserve"> PAGEREF _Toc170049047 \h </w:instrText>
            </w:r>
            <w:r>
              <w:rPr>
                <w:noProof/>
                <w:webHidden/>
              </w:rPr>
            </w:r>
            <w:r>
              <w:rPr>
                <w:noProof/>
                <w:webHidden/>
              </w:rPr>
              <w:fldChar w:fldCharType="separate"/>
            </w:r>
            <w:r>
              <w:rPr>
                <w:noProof/>
                <w:webHidden/>
              </w:rPr>
              <w:t>14</w:t>
            </w:r>
            <w:r>
              <w:rPr>
                <w:noProof/>
                <w:webHidden/>
              </w:rPr>
              <w:fldChar w:fldCharType="end"/>
            </w:r>
          </w:hyperlink>
        </w:p>
        <w:p w14:paraId="53CCFD78" w14:textId="327758AC" w:rsidR="00C96B70" w:rsidRDefault="00C96B70">
          <w:pPr>
            <w:pStyle w:val="Cuprins2"/>
            <w:tabs>
              <w:tab w:val="left" w:pos="960"/>
              <w:tab w:val="right" w:leader="dot" w:pos="9019"/>
            </w:tabs>
            <w:rPr>
              <w:noProof/>
              <w:kern w:val="2"/>
              <w14:ligatures w14:val="standardContextual"/>
            </w:rPr>
          </w:pPr>
          <w:hyperlink w:anchor="_Toc170049048" w:history="1">
            <w:r w:rsidRPr="005A59CE">
              <w:rPr>
                <w:rStyle w:val="Hyperlink"/>
                <w:noProof/>
              </w:rPr>
              <w:t>2.5</w:t>
            </w:r>
            <w:r>
              <w:rPr>
                <w:noProof/>
                <w:kern w:val="2"/>
                <w14:ligatures w14:val="standardContextual"/>
              </w:rPr>
              <w:tab/>
            </w:r>
            <w:r w:rsidRPr="005A59CE">
              <w:rPr>
                <w:rStyle w:val="Hyperlink"/>
                <w:noProof/>
              </w:rPr>
              <w:t>Gensim</w:t>
            </w:r>
            <w:r>
              <w:rPr>
                <w:noProof/>
                <w:webHidden/>
              </w:rPr>
              <w:tab/>
            </w:r>
            <w:r>
              <w:rPr>
                <w:noProof/>
                <w:webHidden/>
              </w:rPr>
              <w:fldChar w:fldCharType="begin"/>
            </w:r>
            <w:r>
              <w:rPr>
                <w:noProof/>
                <w:webHidden/>
              </w:rPr>
              <w:instrText xml:space="preserve"> PAGEREF _Toc170049048 \h </w:instrText>
            </w:r>
            <w:r>
              <w:rPr>
                <w:noProof/>
                <w:webHidden/>
              </w:rPr>
            </w:r>
            <w:r>
              <w:rPr>
                <w:noProof/>
                <w:webHidden/>
              </w:rPr>
              <w:fldChar w:fldCharType="separate"/>
            </w:r>
            <w:r>
              <w:rPr>
                <w:noProof/>
                <w:webHidden/>
              </w:rPr>
              <w:t>17</w:t>
            </w:r>
            <w:r>
              <w:rPr>
                <w:noProof/>
                <w:webHidden/>
              </w:rPr>
              <w:fldChar w:fldCharType="end"/>
            </w:r>
          </w:hyperlink>
        </w:p>
        <w:p w14:paraId="7A24B6B6" w14:textId="27624EC4" w:rsidR="00C96B70" w:rsidRDefault="00C96B70">
          <w:pPr>
            <w:pStyle w:val="Cuprins1"/>
            <w:tabs>
              <w:tab w:val="left" w:pos="480"/>
              <w:tab w:val="right" w:leader="dot" w:pos="9019"/>
            </w:tabs>
            <w:rPr>
              <w:noProof/>
              <w:kern w:val="2"/>
              <w14:ligatures w14:val="standardContextual"/>
            </w:rPr>
          </w:pPr>
          <w:hyperlink w:anchor="_Toc170049049" w:history="1">
            <w:r w:rsidRPr="005A59CE">
              <w:rPr>
                <w:rStyle w:val="Hyperlink"/>
                <w:noProof/>
              </w:rPr>
              <w:t>3</w:t>
            </w:r>
            <w:r>
              <w:rPr>
                <w:noProof/>
                <w:kern w:val="2"/>
                <w14:ligatures w14:val="standardContextual"/>
              </w:rPr>
              <w:tab/>
            </w:r>
            <w:r w:rsidRPr="005A59CE">
              <w:rPr>
                <w:rStyle w:val="Hyperlink"/>
                <w:noProof/>
              </w:rPr>
              <w:t>SOLUTION</w:t>
            </w:r>
            <w:r>
              <w:rPr>
                <w:noProof/>
                <w:webHidden/>
              </w:rPr>
              <w:tab/>
            </w:r>
            <w:r>
              <w:rPr>
                <w:noProof/>
                <w:webHidden/>
              </w:rPr>
              <w:fldChar w:fldCharType="begin"/>
            </w:r>
            <w:r>
              <w:rPr>
                <w:noProof/>
                <w:webHidden/>
              </w:rPr>
              <w:instrText xml:space="preserve"> PAGEREF _Toc170049049 \h </w:instrText>
            </w:r>
            <w:r>
              <w:rPr>
                <w:noProof/>
                <w:webHidden/>
              </w:rPr>
            </w:r>
            <w:r>
              <w:rPr>
                <w:noProof/>
                <w:webHidden/>
              </w:rPr>
              <w:fldChar w:fldCharType="separate"/>
            </w:r>
            <w:r>
              <w:rPr>
                <w:noProof/>
                <w:webHidden/>
              </w:rPr>
              <w:t>19</w:t>
            </w:r>
            <w:r>
              <w:rPr>
                <w:noProof/>
                <w:webHidden/>
              </w:rPr>
              <w:fldChar w:fldCharType="end"/>
            </w:r>
          </w:hyperlink>
        </w:p>
        <w:p w14:paraId="6D826750" w14:textId="1BF97F0E" w:rsidR="00C96B70" w:rsidRDefault="00C96B70">
          <w:pPr>
            <w:pStyle w:val="Cuprins2"/>
            <w:tabs>
              <w:tab w:val="left" w:pos="960"/>
              <w:tab w:val="right" w:leader="dot" w:pos="9019"/>
            </w:tabs>
            <w:rPr>
              <w:noProof/>
              <w:kern w:val="2"/>
              <w14:ligatures w14:val="standardContextual"/>
            </w:rPr>
          </w:pPr>
          <w:hyperlink w:anchor="_Toc170049050" w:history="1">
            <w:r w:rsidRPr="005A59CE">
              <w:rPr>
                <w:rStyle w:val="Hyperlink"/>
                <w:noProof/>
              </w:rPr>
              <w:t>3.1</w:t>
            </w:r>
            <w:r>
              <w:rPr>
                <w:noProof/>
                <w:kern w:val="2"/>
                <w14:ligatures w14:val="standardContextual"/>
              </w:rPr>
              <w:tab/>
            </w:r>
            <w:r w:rsidRPr="005A59CE">
              <w:rPr>
                <w:rStyle w:val="Hyperlink"/>
                <w:noProof/>
              </w:rPr>
              <w:t>Filtering the Abstract List</w:t>
            </w:r>
            <w:r>
              <w:rPr>
                <w:noProof/>
                <w:webHidden/>
              </w:rPr>
              <w:tab/>
            </w:r>
            <w:r>
              <w:rPr>
                <w:noProof/>
                <w:webHidden/>
              </w:rPr>
              <w:fldChar w:fldCharType="begin"/>
            </w:r>
            <w:r>
              <w:rPr>
                <w:noProof/>
                <w:webHidden/>
              </w:rPr>
              <w:instrText xml:space="preserve"> PAGEREF _Toc170049050 \h </w:instrText>
            </w:r>
            <w:r>
              <w:rPr>
                <w:noProof/>
                <w:webHidden/>
              </w:rPr>
            </w:r>
            <w:r>
              <w:rPr>
                <w:noProof/>
                <w:webHidden/>
              </w:rPr>
              <w:fldChar w:fldCharType="separate"/>
            </w:r>
            <w:r>
              <w:rPr>
                <w:noProof/>
                <w:webHidden/>
              </w:rPr>
              <w:t>19</w:t>
            </w:r>
            <w:r>
              <w:rPr>
                <w:noProof/>
                <w:webHidden/>
              </w:rPr>
              <w:fldChar w:fldCharType="end"/>
            </w:r>
          </w:hyperlink>
        </w:p>
        <w:p w14:paraId="3EC26A5D" w14:textId="7374ACC7" w:rsidR="00C96B70" w:rsidRDefault="00C96B70">
          <w:pPr>
            <w:pStyle w:val="Cuprins2"/>
            <w:tabs>
              <w:tab w:val="left" w:pos="960"/>
              <w:tab w:val="right" w:leader="dot" w:pos="9019"/>
            </w:tabs>
            <w:rPr>
              <w:noProof/>
              <w:kern w:val="2"/>
              <w14:ligatures w14:val="standardContextual"/>
            </w:rPr>
          </w:pPr>
          <w:hyperlink w:anchor="_Toc170049051" w:history="1">
            <w:r w:rsidRPr="005A59CE">
              <w:rPr>
                <w:rStyle w:val="Hyperlink"/>
                <w:noProof/>
              </w:rPr>
              <w:t>3.2</w:t>
            </w:r>
            <w:r>
              <w:rPr>
                <w:noProof/>
                <w:kern w:val="2"/>
                <w14:ligatures w14:val="standardContextual"/>
              </w:rPr>
              <w:tab/>
            </w:r>
            <w:r w:rsidRPr="005A59CE">
              <w:rPr>
                <w:rStyle w:val="Hyperlink"/>
                <w:noProof/>
              </w:rPr>
              <w:t>Extracting Keywords with YAKE</w:t>
            </w:r>
            <w:r>
              <w:rPr>
                <w:noProof/>
                <w:webHidden/>
              </w:rPr>
              <w:tab/>
            </w:r>
            <w:r>
              <w:rPr>
                <w:noProof/>
                <w:webHidden/>
              </w:rPr>
              <w:fldChar w:fldCharType="begin"/>
            </w:r>
            <w:r>
              <w:rPr>
                <w:noProof/>
                <w:webHidden/>
              </w:rPr>
              <w:instrText xml:space="preserve"> PAGEREF _Toc170049051 \h </w:instrText>
            </w:r>
            <w:r>
              <w:rPr>
                <w:noProof/>
                <w:webHidden/>
              </w:rPr>
            </w:r>
            <w:r>
              <w:rPr>
                <w:noProof/>
                <w:webHidden/>
              </w:rPr>
              <w:fldChar w:fldCharType="separate"/>
            </w:r>
            <w:r>
              <w:rPr>
                <w:noProof/>
                <w:webHidden/>
              </w:rPr>
              <w:t>21</w:t>
            </w:r>
            <w:r>
              <w:rPr>
                <w:noProof/>
                <w:webHidden/>
              </w:rPr>
              <w:fldChar w:fldCharType="end"/>
            </w:r>
          </w:hyperlink>
        </w:p>
        <w:p w14:paraId="437746D4" w14:textId="0EEA2B82" w:rsidR="00C96B70" w:rsidRDefault="00C96B70">
          <w:pPr>
            <w:pStyle w:val="Cuprins3"/>
            <w:tabs>
              <w:tab w:val="left" w:pos="1440"/>
              <w:tab w:val="right" w:leader="dot" w:pos="9019"/>
            </w:tabs>
            <w:rPr>
              <w:noProof/>
              <w:kern w:val="2"/>
              <w14:ligatures w14:val="standardContextual"/>
            </w:rPr>
          </w:pPr>
          <w:hyperlink w:anchor="_Toc170049052" w:history="1">
            <w:r w:rsidRPr="005A59CE">
              <w:rPr>
                <w:rStyle w:val="Hyperlink"/>
                <w:noProof/>
              </w:rPr>
              <w:t>3.2.1</w:t>
            </w:r>
            <w:r>
              <w:rPr>
                <w:noProof/>
                <w:kern w:val="2"/>
                <w14:ligatures w14:val="standardContextual"/>
              </w:rPr>
              <w:tab/>
            </w:r>
            <w:r w:rsidRPr="005A59CE">
              <w:rPr>
                <w:rStyle w:val="Hyperlink"/>
                <w:noProof/>
              </w:rPr>
              <w:t>Preprocessing</w:t>
            </w:r>
            <w:r>
              <w:rPr>
                <w:noProof/>
                <w:webHidden/>
              </w:rPr>
              <w:tab/>
            </w:r>
            <w:r>
              <w:rPr>
                <w:noProof/>
                <w:webHidden/>
              </w:rPr>
              <w:fldChar w:fldCharType="begin"/>
            </w:r>
            <w:r>
              <w:rPr>
                <w:noProof/>
                <w:webHidden/>
              </w:rPr>
              <w:instrText xml:space="preserve"> PAGEREF _Toc170049052 \h </w:instrText>
            </w:r>
            <w:r>
              <w:rPr>
                <w:noProof/>
                <w:webHidden/>
              </w:rPr>
            </w:r>
            <w:r>
              <w:rPr>
                <w:noProof/>
                <w:webHidden/>
              </w:rPr>
              <w:fldChar w:fldCharType="separate"/>
            </w:r>
            <w:r>
              <w:rPr>
                <w:noProof/>
                <w:webHidden/>
              </w:rPr>
              <w:t>21</w:t>
            </w:r>
            <w:r>
              <w:rPr>
                <w:noProof/>
                <w:webHidden/>
              </w:rPr>
              <w:fldChar w:fldCharType="end"/>
            </w:r>
          </w:hyperlink>
        </w:p>
        <w:p w14:paraId="51E51313" w14:textId="05D68CD4" w:rsidR="00C96B70" w:rsidRDefault="00C96B70">
          <w:pPr>
            <w:pStyle w:val="Cuprins3"/>
            <w:tabs>
              <w:tab w:val="left" w:pos="1440"/>
              <w:tab w:val="right" w:leader="dot" w:pos="9019"/>
            </w:tabs>
            <w:rPr>
              <w:noProof/>
              <w:kern w:val="2"/>
              <w14:ligatures w14:val="standardContextual"/>
            </w:rPr>
          </w:pPr>
          <w:hyperlink w:anchor="_Toc170049053" w:history="1">
            <w:r w:rsidRPr="005A59CE">
              <w:rPr>
                <w:rStyle w:val="Hyperlink"/>
                <w:noProof/>
              </w:rPr>
              <w:t>3.2.2</w:t>
            </w:r>
            <w:r>
              <w:rPr>
                <w:noProof/>
                <w:kern w:val="2"/>
                <w14:ligatures w14:val="standardContextual"/>
              </w:rPr>
              <w:tab/>
            </w:r>
            <w:r w:rsidRPr="005A59CE">
              <w:rPr>
                <w:rStyle w:val="Hyperlink"/>
                <w:noProof/>
              </w:rPr>
              <w:t>Keyword extraction</w:t>
            </w:r>
            <w:r>
              <w:rPr>
                <w:noProof/>
                <w:webHidden/>
              </w:rPr>
              <w:tab/>
            </w:r>
            <w:r>
              <w:rPr>
                <w:noProof/>
                <w:webHidden/>
              </w:rPr>
              <w:fldChar w:fldCharType="begin"/>
            </w:r>
            <w:r>
              <w:rPr>
                <w:noProof/>
                <w:webHidden/>
              </w:rPr>
              <w:instrText xml:space="preserve"> PAGEREF _Toc170049053 \h </w:instrText>
            </w:r>
            <w:r>
              <w:rPr>
                <w:noProof/>
                <w:webHidden/>
              </w:rPr>
            </w:r>
            <w:r>
              <w:rPr>
                <w:noProof/>
                <w:webHidden/>
              </w:rPr>
              <w:fldChar w:fldCharType="separate"/>
            </w:r>
            <w:r>
              <w:rPr>
                <w:noProof/>
                <w:webHidden/>
              </w:rPr>
              <w:t>23</w:t>
            </w:r>
            <w:r>
              <w:rPr>
                <w:noProof/>
                <w:webHidden/>
              </w:rPr>
              <w:fldChar w:fldCharType="end"/>
            </w:r>
          </w:hyperlink>
        </w:p>
        <w:p w14:paraId="5C19947F" w14:textId="3A7294E1" w:rsidR="00C96B70" w:rsidRDefault="00C96B70">
          <w:pPr>
            <w:pStyle w:val="Cuprins2"/>
            <w:tabs>
              <w:tab w:val="left" w:pos="960"/>
              <w:tab w:val="right" w:leader="dot" w:pos="9019"/>
            </w:tabs>
            <w:rPr>
              <w:noProof/>
              <w:kern w:val="2"/>
              <w14:ligatures w14:val="standardContextual"/>
            </w:rPr>
          </w:pPr>
          <w:hyperlink w:anchor="_Toc170049054" w:history="1">
            <w:r w:rsidRPr="005A59CE">
              <w:rPr>
                <w:rStyle w:val="Hyperlink"/>
                <w:noProof/>
              </w:rPr>
              <w:t>3.3</w:t>
            </w:r>
            <w:r>
              <w:rPr>
                <w:noProof/>
                <w:kern w:val="2"/>
                <w14:ligatures w14:val="standardContextual"/>
              </w:rPr>
              <w:tab/>
            </w:r>
            <w:r w:rsidRPr="005A59CE">
              <w:rPr>
                <w:rStyle w:val="Hyperlink"/>
                <w:noProof/>
              </w:rPr>
              <w:t>Topic Modeling with Latent Dirichlet Allocation</w:t>
            </w:r>
            <w:r>
              <w:rPr>
                <w:noProof/>
                <w:webHidden/>
              </w:rPr>
              <w:tab/>
            </w:r>
            <w:r>
              <w:rPr>
                <w:noProof/>
                <w:webHidden/>
              </w:rPr>
              <w:fldChar w:fldCharType="begin"/>
            </w:r>
            <w:r>
              <w:rPr>
                <w:noProof/>
                <w:webHidden/>
              </w:rPr>
              <w:instrText xml:space="preserve"> PAGEREF _Toc170049054 \h </w:instrText>
            </w:r>
            <w:r>
              <w:rPr>
                <w:noProof/>
                <w:webHidden/>
              </w:rPr>
            </w:r>
            <w:r>
              <w:rPr>
                <w:noProof/>
                <w:webHidden/>
              </w:rPr>
              <w:fldChar w:fldCharType="separate"/>
            </w:r>
            <w:r>
              <w:rPr>
                <w:noProof/>
                <w:webHidden/>
              </w:rPr>
              <w:t>25</w:t>
            </w:r>
            <w:r>
              <w:rPr>
                <w:noProof/>
                <w:webHidden/>
              </w:rPr>
              <w:fldChar w:fldCharType="end"/>
            </w:r>
          </w:hyperlink>
        </w:p>
        <w:p w14:paraId="5C62A8BF" w14:textId="3BA67CB7" w:rsidR="00C96B70" w:rsidRDefault="00C96B70">
          <w:pPr>
            <w:pStyle w:val="Cuprins3"/>
            <w:tabs>
              <w:tab w:val="left" w:pos="1440"/>
              <w:tab w:val="right" w:leader="dot" w:pos="9019"/>
            </w:tabs>
            <w:rPr>
              <w:noProof/>
              <w:kern w:val="2"/>
              <w14:ligatures w14:val="standardContextual"/>
            </w:rPr>
          </w:pPr>
          <w:hyperlink w:anchor="_Toc170049055" w:history="1">
            <w:r w:rsidRPr="005A59CE">
              <w:rPr>
                <w:rStyle w:val="Hyperlink"/>
                <w:noProof/>
              </w:rPr>
              <w:t>3.3.1</w:t>
            </w:r>
            <w:r>
              <w:rPr>
                <w:noProof/>
                <w:kern w:val="2"/>
                <w14:ligatures w14:val="standardContextual"/>
              </w:rPr>
              <w:tab/>
            </w:r>
            <w:r w:rsidRPr="005A59CE">
              <w:rPr>
                <w:rStyle w:val="Hyperlink"/>
                <w:noProof/>
              </w:rPr>
              <w:t>Preprocessing</w:t>
            </w:r>
            <w:r>
              <w:rPr>
                <w:noProof/>
                <w:webHidden/>
              </w:rPr>
              <w:tab/>
            </w:r>
            <w:r>
              <w:rPr>
                <w:noProof/>
                <w:webHidden/>
              </w:rPr>
              <w:fldChar w:fldCharType="begin"/>
            </w:r>
            <w:r>
              <w:rPr>
                <w:noProof/>
                <w:webHidden/>
              </w:rPr>
              <w:instrText xml:space="preserve"> PAGEREF _Toc170049055 \h </w:instrText>
            </w:r>
            <w:r>
              <w:rPr>
                <w:noProof/>
                <w:webHidden/>
              </w:rPr>
            </w:r>
            <w:r>
              <w:rPr>
                <w:noProof/>
                <w:webHidden/>
              </w:rPr>
              <w:fldChar w:fldCharType="separate"/>
            </w:r>
            <w:r>
              <w:rPr>
                <w:noProof/>
                <w:webHidden/>
              </w:rPr>
              <w:t>26</w:t>
            </w:r>
            <w:r>
              <w:rPr>
                <w:noProof/>
                <w:webHidden/>
              </w:rPr>
              <w:fldChar w:fldCharType="end"/>
            </w:r>
          </w:hyperlink>
        </w:p>
        <w:p w14:paraId="4FF094B5" w14:textId="7E20FCBA" w:rsidR="00C96B70" w:rsidRDefault="00C96B70">
          <w:pPr>
            <w:pStyle w:val="Cuprins3"/>
            <w:tabs>
              <w:tab w:val="left" w:pos="1440"/>
              <w:tab w:val="right" w:leader="dot" w:pos="9019"/>
            </w:tabs>
            <w:rPr>
              <w:noProof/>
              <w:kern w:val="2"/>
              <w14:ligatures w14:val="standardContextual"/>
            </w:rPr>
          </w:pPr>
          <w:hyperlink w:anchor="_Toc170049056" w:history="1">
            <w:r w:rsidRPr="005A59CE">
              <w:rPr>
                <w:rStyle w:val="Hyperlink"/>
                <w:noProof/>
              </w:rPr>
              <w:t>3.3.2</w:t>
            </w:r>
            <w:r>
              <w:rPr>
                <w:noProof/>
                <w:kern w:val="2"/>
                <w14:ligatures w14:val="standardContextual"/>
              </w:rPr>
              <w:tab/>
            </w:r>
            <w:r w:rsidRPr="005A59CE">
              <w:rPr>
                <w:rStyle w:val="Hyperlink"/>
                <w:noProof/>
              </w:rPr>
              <w:t>Topics and Keywords Extraction</w:t>
            </w:r>
            <w:r>
              <w:rPr>
                <w:noProof/>
                <w:webHidden/>
              </w:rPr>
              <w:tab/>
            </w:r>
            <w:r>
              <w:rPr>
                <w:noProof/>
                <w:webHidden/>
              </w:rPr>
              <w:fldChar w:fldCharType="begin"/>
            </w:r>
            <w:r>
              <w:rPr>
                <w:noProof/>
                <w:webHidden/>
              </w:rPr>
              <w:instrText xml:space="preserve"> PAGEREF _Toc170049056 \h </w:instrText>
            </w:r>
            <w:r>
              <w:rPr>
                <w:noProof/>
                <w:webHidden/>
              </w:rPr>
            </w:r>
            <w:r>
              <w:rPr>
                <w:noProof/>
                <w:webHidden/>
              </w:rPr>
              <w:fldChar w:fldCharType="separate"/>
            </w:r>
            <w:r>
              <w:rPr>
                <w:noProof/>
                <w:webHidden/>
              </w:rPr>
              <w:t>27</w:t>
            </w:r>
            <w:r>
              <w:rPr>
                <w:noProof/>
                <w:webHidden/>
              </w:rPr>
              <w:fldChar w:fldCharType="end"/>
            </w:r>
          </w:hyperlink>
        </w:p>
        <w:p w14:paraId="5B85BE1E" w14:textId="4635855D" w:rsidR="00C96B70" w:rsidRDefault="00C96B70">
          <w:pPr>
            <w:pStyle w:val="Cuprins1"/>
            <w:tabs>
              <w:tab w:val="left" w:pos="480"/>
              <w:tab w:val="right" w:leader="dot" w:pos="9019"/>
            </w:tabs>
            <w:rPr>
              <w:noProof/>
              <w:kern w:val="2"/>
              <w14:ligatures w14:val="standardContextual"/>
            </w:rPr>
          </w:pPr>
          <w:hyperlink w:anchor="_Toc170049057" w:history="1">
            <w:r w:rsidRPr="005A59CE">
              <w:rPr>
                <w:rStyle w:val="Hyperlink"/>
                <w:noProof/>
              </w:rPr>
              <w:t>5</w:t>
            </w:r>
            <w:r>
              <w:rPr>
                <w:noProof/>
                <w:kern w:val="2"/>
                <w14:ligatures w14:val="standardContextual"/>
              </w:rPr>
              <w:tab/>
            </w:r>
            <w:r w:rsidRPr="005A59CE">
              <w:rPr>
                <w:rStyle w:val="Hyperlink"/>
                <w:noProof/>
              </w:rPr>
              <w:t>IMPLEMENTATION DETAILS</w:t>
            </w:r>
            <w:r>
              <w:rPr>
                <w:noProof/>
                <w:webHidden/>
              </w:rPr>
              <w:tab/>
            </w:r>
            <w:r>
              <w:rPr>
                <w:noProof/>
                <w:webHidden/>
              </w:rPr>
              <w:fldChar w:fldCharType="begin"/>
            </w:r>
            <w:r>
              <w:rPr>
                <w:noProof/>
                <w:webHidden/>
              </w:rPr>
              <w:instrText xml:space="preserve"> PAGEREF _Toc170049057 \h </w:instrText>
            </w:r>
            <w:r>
              <w:rPr>
                <w:noProof/>
                <w:webHidden/>
              </w:rPr>
            </w:r>
            <w:r>
              <w:rPr>
                <w:noProof/>
                <w:webHidden/>
              </w:rPr>
              <w:fldChar w:fldCharType="separate"/>
            </w:r>
            <w:r>
              <w:rPr>
                <w:noProof/>
                <w:webHidden/>
              </w:rPr>
              <w:t>30</w:t>
            </w:r>
            <w:r>
              <w:rPr>
                <w:noProof/>
                <w:webHidden/>
              </w:rPr>
              <w:fldChar w:fldCharType="end"/>
            </w:r>
          </w:hyperlink>
        </w:p>
        <w:p w14:paraId="34DB60FC" w14:textId="023D40C0" w:rsidR="00C96B70" w:rsidRDefault="00C96B70">
          <w:pPr>
            <w:pStyle w:val="Cuprins2"/>
            <w:tabs>
              <w:tab w:val="left" w:pos="960"/>
              <w:tab w:val="right" w:leader="dot" w:pos="9019"/>
            </w:tabs>
            <w:rPr>
              <w:noProof/>
              <w:kern w:val="2"/>
              <w14:ligatures w14:val="standardContextual"/>
            </w:rPr>
          </w:pPr>
          <w:hyperlink w:anchor="_Toc170049058" w:history="1">
            <w:r w:rsidRPr="005A59CE">
              <w:rPr>
                <w:rStyle w:val="Hyperlink"/>
                <w:noProof/>
              </w:rPr>
              <w:t>5.1</w:t>
            </w:r>
            <w:r>
              <w:rPr>
                <w:noProof/>
                <w:kern w:val="2"/>
                <w14:ligatures w14:val="standardContextual"/>
              </w:rPr>
              <w:tab/>
            </w:r>
            <w:r w:rsidRPr="005A59CE">
              <w:rPr>
                <w:rStyle w:val="Hyperlink"/>
                <w:noProof/>
              </w:rPr>
              <w:t>The source code</w:t>
            </w:r>
            <w:r>
              <w:rPr>
                <w:noProof/>
                <w:webHidden/>
              </w:rPr>
              <w:tab/>
            </w:r>
            <w:r>
              <w:rPr>
                <w:noProof/>
                <w:webHidden/>
              </w:rPr>
              <w:fldChar w:fldCharType="begin"/>
            </w:r>
            <w:r>
              <w:rPr>
                <w:noProof/>
                <w:webHidden/>
              </w:rPr>
              <w:instrText xml:space="preserve"> PAGEREF _Toc170049058 \h </w:instrText>
            </w:r>
            <w:r>
              <w:rPr>
                <w:noProof/>
                <w:webHidden/>
              </w:rPr>
            </w:r>
            <w:r>
              <w:rPr>
                <w:noProof/>
                <w:webHidden/>
              </w:rPr>
              <w:fldChar w:fldCharType="separate"/>
            </w:r>
            <w:r>
              <w:rPr>
                <w:noProof/>
                <w:webHidden/>
              </w:rPr>
              <w:t>30</w:t>
            </w:r>
            <w:r>
              <w:rPr>
                <w:noProof/>
                <w:webHidden/>
              </w:rPr>
              <w:fldChar w:fldCharType="end"/>
            </w:r>
          </w:hyperlink>
        </w:p>
        <w:p w14:paraId="5F248673" w14:textId="0F86EC9C" w:rsidR="00C96B70" w:rsidRDefault="00C96B70">
          <w:pPr>
            <w:pStyle w:val="Cuprins3"/>
            <w:tabs>
              <w:tab w:val="left" w:pos="1440"/>
              <w:tab w:val="right" w:leader="dot" w:pos="9019"/>
            </w:tabs>
            <w:rPr>
              <w:noProof/>
              <w:kern w:val="2"/>
              <w14:ligatures w14:val="standardContextual"/>
            </w:rPr>
          </w:pPr>
          <w:hyperlink w:anchor="_Toc170049059" w:history="1">
            <w:r w:rsidRPr="005A59CE">
              <w:rPr>
                <w:rStyle w:val="Hyperlink"/>
                <w:noProof/>
              </w:rPr>
              <w:t>5.1.1</w:t>
            </w:r>
            <w:r>
              <w:rPr>
                <w:noProof/>
                <w:kern w:val="2"/>
                <w14:ligatures w14:val="standardContextual"/>
              </w:rPr>
              <w:tab/>
            </w:r>
            <w:r w:rsidRPr="005A59CE">
              <w:rPr>
                <w:rStyle w:val="Hyperlink"/>
                <w:noProof/>
              </w:rPr>
              <w:t>Parsing the input files</w:t>
            </w:r>
            <w:r>
              <w:rPr>
                <w:noProof/>
                <w:webHidden/>
              </w:rPr>
              <w:tab/>
            </w:r>
            <w:r>
              <w:rPr>
                <w:noProof/>
                <w:webHidden/>
              </w:rPr>
              <w:fldChar w:fldCharType="begin"/>
            </w:r>
            <w:r>
              <w:rPr>
                <w:noProof/>
                <w:webHidden/>
              </w:rPr>
              <w:instrText xml:space="preserve"> PAGEREF _Toc170049059 \h </w:instrText>
            </w:r>
            <w:r>
              <w:rPr>
                <w:noProof/>
                <w:webHidden/>
              </w:rPr>
            </w:r>
            <w:r>
              <w:rPr>
                <w:noProof/>
                <w:webHidden/>
              </w:rPr>
              <w:fldChar w:fldCharType="separate"/>
            </w:r>
            <w:r>
              <w:rPr>
                <w:noProof/>
                <w:webHidden/>
              </w:rPr>
              <w:t>30</w:t>
            </w:r>
            <w:r>
              <w:rPr>
                <w:noProof/>
                <w:webHidden/>
              </w:rPr>
              <w:fldChar w:fldCharType="end"/>
            </w:r>
          </w:hyperlink>
        </w:p>
        <w:p w14:paraId="1746E0FE" w14:textId="61BA2F13" w:rsidR="00C96B70" w:rsidRDefault="00C96B70">
          <w:pPr>
            <w:pStyle w:val="Cuprins3"/>
            <w:tabs>
              <w:tab w:val="left" w:pos="1440"/>
              <w:tab w:val="right" w:leader="dot" w:pos="9019"/>
            </w:tabs>
            <w:rPr>
              <w:noProof/>
              <w:kern w:val="2"/>
              <w14:ligatures w14:val="standardContextual"/>
            </w:rPr>
          </w:pPr>
          <w:hyperlink w:anchor="_Toc170049060" w:history="1">
            <w:r w:rsidRPr="005A59CE">
              <w:rPr>
                <w:rStyle w:val="Hyperlink"/>
                <w:noProof/>
              </w:rPr>
              <w:t>5.1.2</w:t>
            </w:r>
            <w:r>
              <w:rPr>
                <w:noProof/>
                <w:kern w:val="2"/>
                <w14:ligatures w14:val="standardContextual"/>
              </w:rPr>
              <w:tab/>
            </w:r>
            <w:r w:rsidRPr="005A59CE">
              <w:rPr>
                <w:rStyle w:val="Hyperlink"/>
                <w:noProof/>
              </w:rPr>
              <w:t>Filtering the abstract list</w:t>
            </w:r>
            <w:r>
              <w:rPr>
                <w:noProof/>
                <w:webHidden/>
              </w:rPr>
              <w:tab/>
            </w:r>
            <w:r>
              <w:rPr>
                <w:noProof/>
                <w:webHidden/>
              </w:rPr>
              <w:fldChar w:fldCharType="begin"/>
            </w:r>
            <w:r>
              <w:rPr>
                <w:noProof/>
                <w:webHidden/>
              </w:rPr>
              <w:instrText xml:space="preserve"> PAGEREF _Toc170049060 \h </w:instrText>
            </w:r>
            <w:r>
              <w:rPr>
                <w:noProof/>
                <w:webHidden/>
              </w:rPr>
            </w:r>
            <w:r>
              <w:rPr>
                <w:noProof/>
                <w:webHidden/>
              </w:rPr>
              <w:fldChar w:fldCharType="separate"/>
            </w:r>
            <w:r>
              <w:rPr>
                <w:noProof/>
                <w:webHidden/>
              </w:rPr>
              <w:t>30</w:t>
            </w:r>
            <w:r>
              <w:rPr>
                <w:noProof/>
                <w:webHidden/>
              </w:rPr>
              <w:fldChar w:fldCharType="end"/>
            </w:r>
          </w:hyperlink>
        </w:p>
        <w:p w14:paraId="15322361" w14:textId="056EEFCF" w:rsidR="00C96B70" w:rsidRDefault="00C96B70">
          <w:pPr>
            <w:pStyle w:val="Cuprins3"/>
            <w:tabs>
              <w:tab w:val="left" w:pos="1440"/>
              <w:tab w:val="right" w:leader="dot" w:pos="9019"/>
            </w:tabs>
            <w:rPr>
              <w:noProof/>
              <w:kern w:val="2"/>
              <w14:ligatures w14:val="standardContextual"/>
            </w:rPr>
          </w:pPr>
          <w:hyperlink w:anchor="_Toc170049061" w:history="1">
            <w:r w:rsidRPr="005A59CE">
              <w:rPr>
                <w:rStyle w:val="Hyperlink"/>
                <w:noProof/>
              </w:rPr>
              <w:t>5.1.3</w:t>
            </w:r>
            <w:r>
              <w:rPr>
                <w:noProof/>
                <w:kern w:val="2"/>
                <w14:ligatures w14:val="standardContextual"/>
              </w:rPr>
              <w:tab/>
            </w:r>
            <w:r w:rsidRPr="005A59CE">
              <w:rPr>
                <w:rStyle w:val="Hyperlink"/>
                <w:noProof/>
              </w:rPr>
              <w:t>Extracting keywords with YAKE</w:t>
            </w:r>
            <w:r>
              <w:rPr>
                <w:noProof/>
                <w:webHidden/>
              </w:rPr>
              <w:tab/>
            </w:r>
            <w:r>
              <w:rPr>
                <w:noProof/>
                <w:webHidden/>
              </w:rPr>
              <w:fldChar w:fldCharType="begin"/>
            </w:r>
            <w:r>
              <w:rPr>
                <w:noProof/>
                <w:webHidden/>
              </w:rPr>
              <w:instrText xml:space="preserve"> PAGEREF _Toc170049061 \h </w:instrText>
            </w:r>
            <w:r>
              <w:rPr>
                <w:noProof/>
                <w:webHidden/>
              </w:rPr>
            </w:r>
            <w:r>
              <w:rPr>
                <w:noProof/>
                <w:webHidden/>
              </w:rPr>
              <w:fldChar w:fldCharType="separate"/>
            </w:r>
            <w:r>
              <w:rPr>
                <w:noProof/>
                <w:webHidden/>
              </w:rPr>
              <w:t>31</w:t>
            </w:r>
            <w:r>
              <w:rPr>
                <w:noProof/>
                <w:webHidden/>
              </w:rPr>
              <w:fldChar w:fldCharType="end"/>
            </w:r>
          </w:hyperlink>
        </w:p>
        <w:p w14:paraId="3F83EF12" w14:textId="7CD71969" w:rsidR="00C96B70" w:rsidRDefault="00C96B70">
          <w:pPr>
            <w:pStyle w:val="Cuprins3"/>
            <w:tabs>
              <w:tab w:val="left" w:pos="1440"/>
              <w:tab w:val="right" w:leader="dot" w:pos="9019"/>
            </w:tabs>
            <w:rPr>
              <w:noProof/>
              <w:kern w:val="2"/>
              <w14:ligatures w14:val="standardContextual"/>
            </w:rPr>
          </w:pPr>
          <w:hyperlink w:anchor="_Toc170049062" w:history="1">
            <w:r w:rsidRPr="005A59CE">
              <w:rPr>
                <w:rStyle w:val="Hyperlink"/>
                <w:noProof/>
              </w:rPr>
              <w:t>5.1.4</w:t>
            </w:r>
            <w:r>
              <w:rPr>
                <w:noProof/>
                <w:kern w:val="2"/>
                <w14:ligatures w14:val="standardContextual"/>
              </w:rPr>
              <w:tab/>
            </w:r>
            <w:r w:rsidRPr="005A59CE">
              <w:rPr>
                <w:rStyle w:val="Hyperlink"/>
                <w:noProof/>
              </w:rPr>
              <w:t>Extracting keywords with LDA</w:t>
            </w:r>
            <w:r>
              <w:rPr>
                <w:noProof/>
                <w:webHidden/>
              </w:rPr>
              <w:tab/>
            </w:r>
            <w:r>
              <w:rPr>
                <w:noProof/>
                <w:webHidden/>
              </w:rPr>
              <w:fldChar w:fldCharType="begin"/>
            </w:r>
            <w:r>
              <w:rPr>
                <w:noProof/>
                <w:webHidden/>
              </w:rPr>
              <w:instrText xml:space="preserve"> PAGEREF _Toc170049062 \h </w:instrText>
            </w:r>
            <w:r>
              <w:rPr>
                <w:noProof/>
                <w:webHidden/>
              </w:rPr>
            </w:r>
            <w:r>
              <w:rPr>
                <w:noProof/>
                <w:webHidden/>
              </w:rPr>
              <w:fldChar w:fldCharType="separate"/>
            </w:r>
            <w:r>
              <w:rPr>
                <w:noProof/>
                <w:webHidden/>
              </w:rPr>
              <w:t>32</w:t>
            </w:r>
            <w:r>
              <w:rPr>
                <w:noProof/>
                <w:webHidden/>
              </w:rPr>
              <w:fldChar w:fldCharType="end"/>
            </w:r>
          </w:hyperlink>
        </w:p>
        <w:p w14:paraId="43774D2C" w14:textId="4E943ADD" w:rsidR="00C96B70" w:rsidRDefault="00C96B70">
          <w:pPr>
            <w:pStyle w:val="Cuprins3"/>
            <w:tabs>
              <w:tab w:val="left" w:pos="1440"/>
              <w:tab w:val="right" w:leader="dot" w:pos="9019"/>
            </w:tabs>
            <w:rPr>
              <w:noProof/>
              <w:kern w:val="2"/>
              <w14:ligatures w14:val="standardContextual"/>
            </w:rPr>
          </w:pPr>
          <w:hyperlink w:anchor="_Toc170049063" w:history="1">
            <w:r w:rsidRPr="005A59CE">
              <w:rPr>
                <w:rStyle w:val="Hyperlink"/>
                <w:noProof/>
              </w:rPr>
              <w:t>5.1.5</w:t>
            </w:r>
            <w:r>
              <w:rPr>
                <w:noProof/>
                <w:kern w:val="2"/>
                <w14:ligatures w14:val="standardContextual"/>
              </w:rPr>
              <w:tab/>
            </w:r>
            <w:r w:rsidRPr="005A59CE">
              <w:rPr>
                <w:rStyle w:val="Hyperlink"/>
                <w:noProof/>
              </w:rPr>
              <w:t>The output</w:t>
            </w:r>
            <w:r>
              <w:rPr>
                <w:noProof/>
                <w:webHidden/>
              </w:rPr>
              <w:tab/>
            </w:r>
            <w:r>
              <w:rPr>
                <w:noProof/>
                <w:webHidden/>
              </w:rPr>
              <w:fldChar w:fldCharType="begin"/>
            </w:r>
            <w:r>
              <w:rPr>
                <w:noProof/>
                <w:webHidden/>
              </w:rPr>
              <w:instrText xml:space="preserve"> PAGEREF _Toc170049063 \h </w:instrText>
            </w:r>
            <w:r>
              <w:rPr>
                <w:noProof/>
                <w:webHidden/>
              </w:rPr>
            </w:r>
            <w:r>
              <w:rPr>
                <w:noProof/>
                <w:webHidden/>
              </w:rPr>
              <w:fldChar w:fldCharType="separate"/>
            </w:r>
            <w:r>
              <w:rPr>
                <w:noProof/>
                <w:webHidden/>
              </w:rPr>
              <w:t>33</w:t>
            </w:r>
            <w:r>
              <w:rPr>
                <w:noProof/>
                <w:webHidden/>
              </w:rPr>
              <w:fldChar w:fldCharType="end"/>
            </w:r>
          </w:hyperlink>
        </w:p>
        <w:p w14:paraId="52D85D56" w14:textId="47D93E39" w:rsidR="00C96B70" w:rsidRDefault="00C96B70">
          <w:pPr>
            <w:pStyle w:val="Cuprins2"/>
            <w:tabs>
              <w:tab w:val="left" w:pos="960"/>
              <w:tab w:val="right" w:leader="dot" w:pos="9019"/>
            </w:tabs>
            <w:rPr>
              <w:noProof/>
              <w:kern w:val="2"/>
              <w14:ligatures w14:val="standardContextual"/>
            </w:rPr>
          </w:pPr>
          <w:hyperlink w:anchor="_Toc170049064" w:history="1">
            <w:r w:rsidRPr="005A59CE">
              <w:rPr>
                <w:rStyle w:val="Hyperlink"/>
                <w:noProof/>
              </w:rPr>
              <w:t>5.2</w:t>
            </w:r>
            <w:r>
              <w:rPr>
                <w:noProof/>
                <w:kern w:val="2"/>
                <w14:ligatures w14:val="standardContextual"/>
              </w:rPr>
              <w:tab/>
            </w:r>
            <w:r w:rsidRPr="005A59CE">
              <w:rPr>
                <w:rStyle w:val="Hyperlink"/>
                <w:noProof/>
              </w:rPr>
              <w:t>Choosing a spaCy model</w:t>
            </w:r>
            <w:r>
              <w:rPr>
                <w:noProof/>
                <w:webHidden/>
              </w:rPr>
              <w:tab/>
            </w:r>
            <w:r>
              <w:rPr>
                <w:noProof/>
                <w:webHidden/>
              </w:rPr>
              <w:fldChar w:fldCharType="begin"/>
            </w:r>
            <w:r>
              <w:rPr>
                <w:noProof/>
                <w:webHidden/>
              </w:rPr>
              <w:instrText xml:space="preserve"> PAGEREF _Toc170049064 \h </w:instrText>
            </w:r>
            <w:r>
              <w:rPr>
                <w:noProof/>
                <w:webHidden/>
              </w:rPr>
            </w:r>
            <w:r>
              <w:rPr>
                <w:noProof/>
                <w:webHidden/>
              </w:rPr>
              <w:fldChar w:fldCharType="separate"/>
            </w:r>
            <w:r>
              <w:rPr>
                <w:noProof/>
                <w:webHidden/>
              </w:rPr>
              <w:t>34</w:t>
            </w:r>
            <w:r>
              <w:rPr>
                <w:noProof/>
                <w:webHidden/>
              </w:rPr>
              <w:fldChar w:fldCharType="end"/>
            </w:r>
          </w:hyperlink>
        </w:p>
        <w:p w14:paraId="5181899A" w14:textId="6ED0C2EA" w:rsidR="00C96B70" w:rsidRDefault="00C96B70">
          <w:pPr>
            <w:pStyle w:val="Cuprins1"/>
            <w:tabs>
              <w:tab w:val="left" w:pos="480"/>
              <w:tab w:val="right" w:leader="dot" w:pos="9019"/>
            </w:tabs>
            <w:rPr>
              <w:noProof/>
              <w:kern w:val="2"/>
              <w14:ligatures w14:val="standardContextual"/>
            </w:rPr>
          </w:pPr>
          <w:hyperlink w:anchor="_Toc170049065" w:history="1">
            <w:r w:rsidRPr="005A59CE">
              <w:rPr>
                <w:rStyle w:val="Hyperlink"/>
                <w:noProof/>
              </w:rPr>
              <w:t>6</w:t>
            </w:r>
            <w:r>
              <w:rPr>
                <w:noProof/>
                <w:kern w:val="2"/>
                <w14:ligatures w14:val="standardContextual"/>
              </w:rPr>
              <w:tab/>
            </w:r>
            <w:r w:rsidRPr="005A59CE">
              <w:rPr>
                <w:rStyle w:val="Hyperlink"/>
                <w:noProof/>
              </w:rPr>
              <w:t>EVALUATION OF RESULTS</w:t>
            </w:r>
            <w:r>
              <w:rPr>
                <w:noProof/>
                <w:webHidden/>
              </w:rPr>
              <w:tab/>
            </w:r>
            <w:r>
              <w:rPr>
                <w:noProof/>
                <w:webHidden/>
              </w:rPr>
              <w:fldChar w:fldCharType="begin"/>
            </w:r>
            <w:r>
              <w:rPr>
                <w:noProof/>
                <w:webHidden/>
              </w:rPr>
              <w:instrText xml:space="preserve"> PAGEREF _Toc170049065 \h </w:instrText>
            </w:r>
            <w:r>
              <w:rPr>
                <w:noProof/>
                <w:webHidden/>
              </w:rPr>
            </w:r>
            <w:r>
              <w:rPr>
                <w:noProof/>
                <w:webHidden/>
              </w:rPr>
              <w:fldChar w:fldCharType="separate"/>
            </w:r>
            <w:r>
              <w:rPr>
                <w:noProof/>
                <w:webHidden/>
              </w:rPr>
              <w:t>35</w:t>
            </w:r>
            <w:r>
              <w:rPr>
                <w:noProof/>
                <w:webHidden/>
              </w:rPr>
              <w:fldChar w:fldCharType="end"/>
            </w:r>
          </w:hyperlink>
        </w:p>
        <w:p w14:paraId="7188BF38" w14:textId="52448D47" w:rsidR="00C96B70" w:rsidRDefault="00C96B70">
          <w:pPr>
            <w:pStyle w:val="Cuprins2"/>
            <w:tabs>
              <w:tab w:val="left" w:pos="960"/>
              <w:tab w:val="right" w:leader="dot" w:pos="9019"/>
            </w:tabs>
            <w:rPr>
              <w:noProof/>
              <w:kern w:val="2"/>
              <w14:ligatures w14:val="standardContextual"/>
            </w:rPr>
          </w:pPr>
          <w:hyperlink w:anchor="_Toc170049066" w:history="1">
            <w:r w:rsidRPr="005A59CE">
              <w:rPr>
                <w:rStyle w:val="Hyperlink"/>
                <w:noProof/>
              </w:rPr>
              <w:t>6.1</w:t>
            </w:r>
            <w:r>
              <w:rPr>
                <w:noProof/>
                <w:kern w:val="2"/>
                <w14:ligatures w14:val="standardContextual"/>
              </w:rPr>
              <w:tab/>
            </w:r>
            <w:r w:rsidRPr="005A59CE">
              <w:rPr>
                <w:rStyle w:val="Hyperlink"/>
                <w:noProof/>
              </w:rPr>
              <w:t>Evaluation Metrics</w:t>
            </w:r>
            <w:r>
              <w:rPr>
                <w:noProof/>
                <w:webHidden/>
              </w:rPr>
              <w:tab/>
            </w:r>
            <w:r>
              <w:rPr>
                <w:noProof/>
                <w:webHidden/>
              </w:rPr>
              <w:fldChar w:fldCharType="begin"/>
            </w:r>
            <w:r>
              <w:rPr>
                <w:noProof/>
                <w:webHidden/>
              </w:rPr>
              <w:instrText xml:space="preserve"> PAGEREF _Toc170049066 \h </w:instrText>
            </w:r>
            <w:r>
              <w:rPr>
                <w:noProof/>
                <w:webHidden/>
              </w:rPr>
            </w:r>
            <w:r>
              <w:rPr>
                <w:noProof/>
                <w:webHidden/>
              </w:rPr>
              <w:fldChar w:fldCharType="separate"/>
            </w:r>
            <w:r>
              <w:rPr>
                <w:noProof/>
                <w:webHidden/>
              </w:rPr>
              <w:t>36</w:t>
            </w:r>
            <w:r>
              <w:rPr>
                <w:noProof/>
                <w:webHidden/>
              </w:rPr>
              <w:fldChar w:fldCharType="end"/>
            </w:r>
          </w:hyperlink>
        </w:p>
        <w:p w14:paraId="261CC53A" w14:textId="7A18C3E2" w:rsidR="00C96B70" w:rsidRDefault="00C96B70">
          <w:pPr>
            <w:pStyle w:val="Cuprins2"/>
            <w:tabs>
              <w:tab w:val="left" w:pos="960"/>
              <w:tab w:val="right" w:leader="dot" w:pos="9019"/>
            </w:tabs>
            <w:rPr>
              <w:noProof/>
              <w:kern w:val="2"/>
              <w14:ligatures w14:val="standardContextual"/>
            </w:rPr>
          </w:pPr>
          <w:hyperlink w:anchor="_Toc170049067" w:history="1">
            <w:r w:rsidRPr="005A59CE">
              <w:rPr>
                <w:rStyle w:val="Hyperlink"/>
                <w:noProof/>
              </w:rPr>
              <w:t>6.2</w:t>
            </w:r>
            <w:r>
              <w:rPr>
                <w:noProof/>
                <w:kern w:val="2"/>
                <w14:ligatures w14:val="standardContextual"/>
              </w:rPr>
              <w:tab/>
            </w:r>
            <w:r w:rsidRPr="005A59CE">
              <w:rPr>
                <w:rStyle w:val="Hyperlink"/>
                <w:noProof/>
              </w:rPr>
              <w:t>Comparison between YAKE and LDA</w:t>
            </w:r>
            <w:r>
              <w:rPr>
                <w:noProof/>
                <w:webHidden/>
              </w:rPr>
              <w:tab/>
            </w:r>
            <w:r>
              <w:rPr>
                <w:noProof/>
                <w:webHidden/>
              </w:rPr>
              <w:fldChar w:fldCharType="begin"/>
            </w:r>
            <w:r>
              <w:rPr>
                <w:noProof/>
                <w:webHidden/>
              </w:rPr>
              <w:instrText xml:space="preserve"> PAGEREF _Toc170049067 \h </w:instrText>
            </w:r>
            <w:r>
              <w:rPr>
                <w:noProof/>
                <w:webHidden/>
              </w:rPr>
            </w:r>
            <w:r>
              <w:rPr>
                <w:noProof/>
                <w:webHidden/>
              </w:rPr>
              <w:fldChar w:fldCharType="separate"/>
            </w:r>
            <w:r>
              <w:rPr>
                <w:noProof/>
                <w:webHidden/>
              </w:rPr>
              <w:t>39</w:t>
            </w:r>
            <w:r>
              <w:rPr>
                <w:noProof/>
                <w:webHidden/>
              </w:rPr>
              <w:fldChar w:fldCharType="end"/>
            </w:r>
          </w:hyperlink>
        </w:p>
        <w:p w14:paraId="38C6FB8B" w14:textId="0FDAAF23" w:rsidR="00C96B70" w:rsidRDefault="00C96B70">
          <w:pPr>
            <w:pStyle w:val="Cuprins1"/>
            <w:tabs>
              <w:tab w:val="left" w:pos="480"/>
              <w:tab w:val="right" w:leader="dot" w:pos="9019"/>
            </w:tabs>
            <w:rPr>
              <w:noProof/>
              <w:kern w:val="2"/>
              <w14:ligatures w14:val="standardContextual"/>
            </w:rPr>
          </w:pPr>
          <w:hyperlink w:anchor="_Toc170049068" w:history="1">
            <w:r w:rsidRPr="005A59CE">
              <w:rPr>
                <w:rStyle w:val="Hyperlink"/>
                <w:noProof/>
              </w:rPr>
              <w:t>7</w:t>
            </w:r>
            <w:r>
              <w:rPr>
                <w:noProof/>
                <w:kern w:val="2"/>
                <w14:ligatures w14:val="standardContextual"/>
              </w:rPr>
              <w:tab/>
            </w:r>
            <w:r w:rsidRPr="005A59CE">
              <w:rPr>
                <w:rStyle w:val="Hyperlink"/>
                <w:noProof/>
              </w:rPr>
              <w:t>CONCLUS</w:t>
            </w:r>
            <w:r w:rsidRPr="005A59CE">
              <w:rPr>
                <w:rStyle w:val="Hyperlink"/>
                <w:noProof/>
              </w:rPr>
              <w:t>I</w:t>
            </w:r>
            <w:r w:rsidRPr="005A59CE">
              <w:rPr>
                <w:rStyle w:val="Hyperlink"/>
                <w:noProof/>
              </w:rPr>
              <w:t>ON and future work</w:t>
            </w:r>
            <w:r>
              <w:rPr>
                <w:noProof/>
                <w:webHidden/>
              </w:rPr>
              <w:tab/>
            </w:r>
            <w:r>
              <w:rPr>
                <w:noProof/>
                <w:webHidden/>
              </w:rPr>
              <w:fldChar w:fldCharType="begin"/>
            </w:r>
            <w:r>
              <w:rPr>
                <w:noProof/>
                <w:webHidden/>
              </w:rPr>
              <w:instrText xml:space="preserve"> PAGEREF _Toc170049068 \h </w:instrText>
            </w:r>
            <w:r>
              <w:rPr>
                <w:noProof/>
                <w:webHidden/>
              </w:rPr>
            </w:r>
            <w:r>
              <w:rPr>
                <w:noProof/>
                <w:webHidden/>
              </w:rPr>
              <w:fldChar w:fldCharType="separate"/>
            </w:r>
            <w:r>
              <w:rPr>
                <w:noProof/>
                <w:webHidden/>
              </w:rPr>
              <w:t>42</w:t>
            </w:r>
            <w:r>
              <w:rPr>
                <w:noProof/>
                <w:webHidden/>
              </w:rPr>
              <w:fldChar w:fldCharType="end"/>
            </w:r>
          </w:hyperlink>
        </w:p>
        <w:p w14:paraId="44ACC32F" w14:textId="59092A62" w:rsidR="00C96B70" w:rsidRDefault="00C96B70">
          <w:pPr>
            <w:pStyle w:val="Cuprins1"/>
            <w:tabs>
              <w:tab w:val="left" w:pos="480"/>
              <w:tab w:val="right" w:leader="dot" w:pos="9019"/>
            </w:tabs>
            <w:rPr>
              <w:noProof/>
              <w:kern w:val="2"/>
              <w14:ligatures w14:val="standardContextual"/>
            </w:rPr>
          </w:pPr>
          <w:hyperlink w:anchor="_Toc170049069" w:history="1">
            <w:r w:rsidRPr="005A59CE">
              <w:rPr>
                <w:rStyle w:val="Hyperlink"/>
                <w:noProof/>
              </w:rPr>
              <w:t>8</w:t>
            </w:r>
            <w:r>
              <w:rPr>
                <w:noProof/>
                <w:kern w:val="2"/>
                <w14:ligatures w14:val="standardContextual"/>
              </w:rPr>
              <w:tab/>
            </w:r>
            <w:r w:rsidRPr="005A59CE">
              <w:rPr>
                <w:rStyle w:val="Hyperlink"/>
                <w:noProof/>
              </w:rPr>
              <w:t>REFERENCES</w:t>
            </w:r>
            <w:r>
              <w:rPr>
                <w:noProof/>
                <w:webHidden/>
              </w:rPr>
              <w:tab/>
            </w:r>
            <w:r>
              <w:rPr>
                <w:noProof/>
                <w:webHidden/>
              </w:rPr>
              <w:fldChar w:fldCharType="begin"/>
            </w:r>
            <w:r>
              <w:rPr>
                <w:noProof/>
                <w:webHidden/>
              </w:rPr>
              <w:instrText xml:space="preserve"> PAGEREF _Toc170049069 \h </w:instrText>
            </w:r>
            <w:r>
              <w:rPr>
                <w:noProof/>
                <w:webHidden/>
              </w:rPr>
            </w:r>
            <w:r>
              <w:rPr>
                <w:noProof/>
                <w:webHidden/>
              </w:rPr>
              <w:fldChar w:fldCharType="separate"/>
            </w:r>
            <w:r>
              <w:rPr>
                <w:noProof/>
                <w:webHidden/>
              </w:rPr>
              <w:t>43</w:t>
            </w:r>
            <w:r>
              <w:rPr>
                <w:noProof/>
                <w:webHidden/>
              </w:rPr>
              <w:fldChar w:fldCharType="end"/>
            </w:r>
          </w:hyperlink>
        </w:p>
        <w:p w14:paraId="36D77612" w14:textId="32C8CB0D" w:rsidR="003255B3" w:rsidRPr="00560BA3" w:rsidRDefault="003255B3" w:rsidP="00DB7E7D">
          <w:pPr>
            <w:pStyle w:val="Cuprins1"/>
            <w:tabs>
              <w:tab w:val="left" w:pos="440"/>
              <w:tab w:val="right" w:leader="dot" w:pos="9019"/>
            </w:tabs>
          </w:pPr>
          <w:r w:rsidRPr="00560BA3">
            <w:fldChar w:fldCharType="end"/>
          </w:r>
        </w:p>
      </w:sdtContent>
    </w:sdt>
    <w:p w14:paraId="3CC6A2E3" w14:textId="77777777" w:rsidR="0046216C" w:rsidRPr="00560BA3"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560BA3">
        <w:br w:type="page"/>
      </w:r>
    </w:p>
    <w:p w14:paraId="02D96D9B" w14:textId="3880B5AE" w:rsidR="003957E4" w:rsidRPr="00560BA3" w:rsidRDefault="0053404B" w:rsidP="0053404B">
      <w:pPr>
        <w:pStyle w:val="Titlu1"/>
        <w:numPr>
          <w:ilvl w:val="0"/>
          <w:numId w:val="0"/>
        </w:numPr>
        <w:ind w:left="432" w:hanging="432"/>
      </w:pPr>
      <w:bookmarkStart w:id="1" w:name="_Toc170049036"/>
      <w:r w:rsidRPr="00560BA3">
        <w:lastRenderedPageBreak/>
        <w:t>Sinopsis</w:t>
      </w:r>
      <w:bookmarkEnd w:id="1"/>
    </w:p>
    <w:p w14:paraId="6A4E7759" w14:textId="77777777" w:rsidR="003957E4" w:rsidRPr="008C66F5" w:rsidRDefault="0053404B" w:rsidP="00A51F8A">
      <w:pPr>
        <w:rPr>
          <w:highlight w:val="yellow"/>
        </w:rPr>
      </w:pPr>
      <w:proofErr w:type="spellStart"/>
      <w:r w:rsidRPr="008C66F5">
        <w:rPr>
          <w:highlight w:val="yellow"/>
        </w:rPr>
        <w:t>Sinopsisul</w:t>
      </w:r>
      <w:proofErr w:type="spellEnd"/>
      <w:r w:rsidR="008E669E" w:rsidRPr="008C66F5">
        <w:rPr>
          <w:highlight w:val="yellow"/>
        </w:rPr>
        <w:t xml:space="preserve"> </w:t>
      </w:r>
      <w:proofErr w:type="spellStart"/>
      <w:r w:rsidR="008E669E" w:rsidRPr="008C66F5">
        <w:rPr>
          <w:highlight w:val="yellow"/>
        </w:rPr>
        <w:t>proiectului</w:t>
      </w:r>
      <w:proofErr w:type="spellEnd"/>
      <w:r w:rsidR="008E669E" w:rsidRPr="008C66F5">
        <w:rPr>
          <w:highlight w:val="yellow"/>
        </w:rPr>
        <w:t xml:space="preserve"> are </w:t>
      </w:r>
      <w:proofErr w:type="spellStart"/>
      <w:r w:rsidR="008E669E" w:rsidRPr="008C66F5">
        <w:rPr>
          <w:highlight w:val="yellow"/>
        </w:rPr>
        <w:t>rol</w:t>
      </w:r>
      <w:proofErr w:type="spellEnd"/>
      <w:r w:rsidR="008E669E" w:rsidRPr="008C66F5">
        <w:rPr>
          <w:highlight w:val="yellow"/>
        </w:rPr>
        <w:t xml:space="preserve"> de </w:t>
      </w:r>
      <w:proofErr w:type="spellStart"/>
      <w:r w:rsidR="008E669E" w:rsidRPr="008C66F5">
        <w:rPr>
          <w:highlight w:val="yellow"/>
        </w:rPr>
        <w:t>introducere</w:t>
      </w:r>
      <w:proofErr w:type="spellEnd"/>
      <w:r w:rsidR="00C70C38" w:rsidRPr="008C66F5">
        <w:rPr>
          <w:highlight w:val="yellow"/>
        </w:rPr>
        <w:t>,</w:t>
      </w:r>
      <w:r w:rsidR="008E669E" w:rsidRPr="008C66F5">
        <w:rPr>
          <w:highlight w:val="yellow"/>
        </w:rPr>
        <w:t xml:space="preserve"> </w:t>
      </w:r>
      <w:proofErr w:type="spellStart"/>
      <w:r w:rsidR="008E669E" w:rsidRPr="008C66F5">
        <w:rPr>
          <w:highlight w:val="yellow"/>
        </w:rPr>
        <w:t>conținând</w:t>
      </w:r>
      <w:proofErr w:type="spellEnd"/>
      <w:r w:rsidR="008E669E" w:rsidRPr="008C66F5">
        <w:rPr>
          <w:highlight w:val="yellow"/>
        </w:rPr>
        <w:t xml:space="preserve"> </w:t>
      </w:r>
      <w:proofErr w:type="spellStart"/>
      <w:r w:rsidR="008E669E" w:rsidRPr="008C66F5">
        <w:rPr>
          <w:highlight w:val="yellow"/>
        </w:rPr>
        <w:t>atât</w:t>
      </w:r>
      <w:proofErr w:type="spellEnd"/>
      <w:r w:rsidR="008E669E" w:rsidRPr="008C66F5">
        <w:rPr>
          <w:highlight w:val="yellow"/>
        </w:rPr>
        <w:t xml:space="preserve"> o </w:t>
      </w:r>
      <w:proofErr w:type="spellStart"/>
      <w:r w:rsidR="008E669E" w:rsidRPr="008C66F5">
        <w:rPr>
          <w:highlight w:val="yellow"/>
        </w:rPr>
        <w:t>descriere</w:t>
      </w:r>
      <w:proofErr w:type="spellEnd"/>
      <w:r w:rsidR="008E669E" w:rsidRPr="008C66F5">
        <w:rPr>
          <w:highlight w:val="yellow"/>
        </w:rPr>
        <w:t xml:space="preserve"> pe </w:t>
      </w:r>
      <w:proofErr w:type="spellStart"/>
      <w:r w:rsidR="008E669E" w:rsidRPr="008C66F5">
        <w:rPr>
          <w:highlight w:val="yellow"/>
        </w:rPr>
        <w:t>scurt</w:t>
      </w:r>
      <w:proofErr w:type="spellEnd"/>
      <w:r w:rsidR="008E669E" w:rsidRPr="008C66F5">
        <w:rPr>
          <w:highlight w:val="yellow"/>
        </w:rPr>
        <w:t xml:space="preserve"> a </w:t>
      </w:r>
      <w:proofErr w:type="spellStart"/>
      <w:r w:rsidR="008E669E" w:rsidRPr="008C66F5">
        <w:rPr>
          <w:highlight w:val="yellow"/>
        </w:rPr>
        <w:t>problemei</w:t>
      </w:r>
      <w:proofErr w:type="spellEnd"/>
      <w:r w:rsidR="008E669E" w:rsidRPr="008C66F5">
        <w:rPr>
          <w:highlight w:val="yellow"/>
        </w:rPr>
        <w:t xml:space="preserve"> </w:t>
      </w:r>
      <w:proofErr w:type="spellStart"/>
      <w:r w:rsidR="008E669E" w:rsidRPr="008C66F5">
        <w:rPr>
          <w:highlight w:val="yellow"/>
        </w:rPr>
        <w:t>abordate</w:t>
      </w:r>
      <w:proofErr w:type="spellEnd"/>
      <w:r w:rsidR="008E669E" w:rsidRPr="008C66F5">
        <w:rPr>
          <w:highlight w:val="yellow"/>
        </w:rPr>
        <w:t xml:space="preserve"> </w:t>
      </w:r>
      <w:proofErr w:type="spellStart"/>
      <w:r w:rsidR="008E669E" w:rsidRPr="008C66F5">
        <w:rPr>
          <w:highlight w:val="yellow"/>
        </w:rPr>
        <w:t>cât</w:t>
      </w:r>
      <w:proofErr w:type="spellEnd"/>
      <w:r w:rsidR="008E669E" w:rsidRPr="008C66F5">
        <w:rPr>
          <w:highlight w:val="yellow"/>
        </w:rPr>
        <w:t xml:space="preserve"> </w:t>
      </w:r>
      <w:proofErr w:type="spellStart"/>
      <w:r w:rsidR="008E669E" w:rsidRPr="008C66F5">
        <w:rPr>
          <w:highlight w:val="yellow"/>
        </w:rPr>
        <w:t>și</w:t>
      </w:r>
      <w:proofErr w:type="spellEnd"/>
      <w:r w:rsidR="008E669E" w:rsidRPr="008C66F5">
        <w:rPr>
          <w:highlight w:val="yellow"/>
        </w:rPr>
        <w:t xml:space="preserve"> o </w:t>
      </w:r>
      <w:proofErr w:type="spellStart"/>
      <w:r w:rsidR="008E669E" w:rsidRPr="008C66F5">
        <w:rPr>
          <w:highlight w:val="yellow"/>
        </w:rPr>
        <w:t>enumerare</w:t>
      </w:r>
      <w:proofErr w:type="spellEnd"/>
      <w:r w:rsidR="008E669E" w:rsidRPr="008C66F5">
        <w:rPr>
          <w:highlight w:val="yellow"/>
        </w:rPr>
        <w:t xml:space="preserve"> </w:t>
      </w:r>
      <w:proofErr w:type="spellStart"/>
      <w:r w:rsidR="008E669E" w:rsidRPr="008C66F5">
        <w:rPr>
          <w:highlight w:val="yellow"/>
        </w:rPr>
        <w:t>sumară</w:t>
      </w:r>
      <w:proofErr w:type="spellEnd"/>
      <w:r w:rsidR="008E669E" w:rsidRPr="008C66F5">
        <w:rPr>
          <w:highlight w:val="yellow"/>
        </w:rPr>
        <w:t xml:space="preserve"> a </w:t>
      </w:r>
      <w:proofErr w:type="spellStart"/>
      <w:r w:rsidR="008E669E" w:rsidRPr="008C66F5">
        <w:rPr>
          <w:highlight w:val="yellow"/>
        </w:rPr>
        <w:t>rezultatelor</w:t>
      </w:r>
      <w:proofErr w:type="spellEnd"/>
      <w:r w:rsidR="008E669E" w:rsidRPr="008C66F5">
        <w:rPr>
          <w:highlight w:val="yellow"/>
        </w:rPr>
        <w:t xml:space="preserve"> </w:t>
      </w:r>
      <w:proofErr w:type="spellStart"/>
      <w:r w:rsidR="008E669E" w:rsidRPr="008C66F5">
        <w:rPr>
          <w:highlight w:val="yellow"/>
        </w:rPr>
        <w:t>și</w:t>
      </w:r>
      <w:proofErr w:type="spellEnd"/>
      <w:r w:rsidR="008E669E" w:rsidRPr="008C66F5">
        <w:rPr>
          <w:highlight w:val="yellow"/>
        </w:rPr>
        <w:t xml:space="preserve"> a </w:t>
      </w:r>
      <w:proofErr w:type="spellStart"/>
      <w:r w:rsidR="008E669E" w:rsidRPr="008C66F5">
        <w:rPr>
          <w:highlight w:val="yellow"/>
        </w:rPr>
        <w:t>concluziilor</w:t>
      </w:r>
      <w:proofErr w:type="spellEnd"/>
      <w:r w:rsidR="008E669E" w:rsidRPr="008C66F5">
        <w:rPr>
          <w:highlight w:val="yellow"/>
        </w:rPr>
        <w:t xml:space="preserve">. Se </w:t>
      </w:r>
      <w:proofErr w:type="spellStart"/>
      <w:r w:rsidR="008E669E" w:rsidRPr="008C66F5">
        <w:rPr>
          <w:highlight w:val="yellow"/>
        </w:rPr>
        <w:t>recomandă</w:t>
      </w:r>
      <w:proofErr w:type="spellEnd"/>
      <w:r w:rsidR="008E669E" w:rsidRPr="008C66F5">
        <w:rPr>
          <w:highlight w:val="yellow"/>
        </w:rPr>
        <w:t xml:space="preserve"> ca </w:t>
      </w:r>
      <w:proofErr w:type="spellStart"/>
      <w:r w:rsidRPr="008C66F5">
        <w:rPr>
          <w:highlight w:val="yellow"/>
        </w:rPr>
        <w:t>sinopsisul</w:t>
      </w:r>
      <w:proofErr w:type="spellEnd"/>
      <w:r w:rsidR="008E669E" w:rsidRPr="008C66F5">
        <w:rPr>
          <w:highlight w:val="yellow"/>
        </w:rPr>
        <w:t xml:space="preserve"> </w:t>
      </w:r>
      <w:proofErr w:type="spellStart"/>
      <w:r w:rsidR="008E669E" w:rsidRPr="008C66F5">
        <w:rPr>
          <w:highlight w:val="yellow"/>
        </w:rPr>
        <w:t>să</w:t>
      </w:r>
      <w:proofErr w:type="spellEnd"/>
      <w:r w:rsidR="008E669E" w:rsidRPr="008C66F5">
        <w:rPr>
          <w:highlight w:val="yellow"/>
        </w:rPr>
        <w:t xml:space="preserve"> fie </w:t>
      </w:r>
      <w:proofErr w:type="spellStart"/>
      <w:r w:rsidR="008E669E" w:rsidRPr="008C66F5">
        <w:rPr>
          <w:highlight w:val="yellow"/>
        </w:rPr>
        <w:t>redactat</w:t>
      </w:r>
      <w:proofErr w:type="spellEnd"/>
      <w:r w:rsidR="008E669E" w:rsidRPr="008C66F5">
        <w:rPr>
          <w:highlight w:val="yellow"/>
        </w:rPr>
        <w:t xml:space="preserve"> </w:t>
      </w:r>
      <w:proofErr w:type="spellStart"/>
      <w:r w:rsidR="008E669E" w:rsidRPr="008C66F5">
        <w:rPr>
          <w:highlight w:val="yellow"/>
        </w:rPr>
        <w:t>într</w:t>
      </w:r>
      <w:proofErr w:type="spellEnd"/>
      <w:r w:rsidR="008E669E" w:rsidRPr="008C66F5">
        <w:rPr>
          <w:highlight w:val="yellow"/>
        </w:rPr>
        <w:t xml:space="preserve">-un </w:t>
      </w:r>
      <w:proofErr w:type="spellStart"/>
      <w:r w:rsidR="008E669E" w:rsidRPr="008C66F5">
        <w:rPr>
          <w:highlight w:val="yellow"/>
        </w:rPr>
        <w:t>limbaj</w:t>
      </w:r>
      <w:proofErr w:type="spellEnd"/>
      <w:r w:rsidR="008E669E" w:rsidRPr="008C66F5">
        <w:rPr>
          <w:highlight w:val="yellow"/>
        </w:rPr>
        <w:t xml:space="preserve"> </w:t>
      </w:r>
      <w:proofErr w:type="spellStart"/>
      <w:r w:rsidR="008E669E" w:rsidRPr="008C66F5">
        <w:rPr>
          <w:highlight w:val="yellow"/>
        </w:rPr>
        <w:t>accesibil</w:t>
      </w:r>
      <w:proofErr w:type="spellEnd"/>
      <w:r w:rsidR="008E669E" w:rsidRPr="008C66F5">
        <w:rPr>
          <w:highlight w:val="yellow"/>
        </w:rPr>
        <w:t xml:space="preserve"> </w:t>
      </w:r>
      <w:proofErr w:type="spellStart"/>
      <w:r w:rsidR="008E669E" w:rsidRPr="008C66F5">
        <w:rPr>
          <w:highlight w:val="yellow"/>
        </w:rPr>
        <w:t>unei</w:t>
      </w:r>
      <w:proofErr w:type="spellEnd"/>
      <w:r w:rsidR="008E669E" w:rsidRPr="008C66F5">
        <w:rPr>
          <w:highlight w:val="yellow"/>
        </w:rPr>
        <w:t xml:space="preserve"> </w:t>
      </w:r>
      <w:proofErr w:type="spellStart"/>
      <w:r w:rsidR="008E669E" w:rsidRPr="008C66F5">
        <w:rPr>
          <w:highlight w:val="yellow"/>
        </w:rPr>
        <w:t>persoane</w:t>
      </w:r>
      <w:proofErr w:type="spellEnd"/>
      <w:r w:rsidR="008E669E" w:rsidRPr="008C66F5">
        <w:rPr>
          <w:highlight w:val="yellow"/>
        </w:rPr>
        <w:t xml:space="preserve"> </w:t>
      </w:r>
      <w:proofErr w:type="spellStart"/>
      <w:r w:rsidR="008E669E" w:rsidRPr="008C66F5">
        <w:rPr>
          <w:highlight w:val="yellow"/>
        </w:rPr>
        <w:t>nefamiliarizate</w:t>
      </w:r>
      <w:proofErr w:type="spellEnd"/>
      <w:r w:rsidR="008E669E" w:rsidRPr="008C66F5">
        <w:rPr>
          <w:highlight w:val="yellow"/>
        </w:rPr>
        <w:t xml:space="preserve"> cu </w:t>
      </w:r>
      <w:proofErr w:type="spellStart"/>
      <w:r w:rsidR="008E669E" w:rsidRPr="008C66F5">
        <w:rPr>
          <w:highlight w:val="yellow"/>
        </w:rPr>
        <w:t>domeniul</w:t>
      </w:r>
      <w:proofErr w:type="spellEnd"/>
      <w:r w:rsidR="008E669E" w:rsidRPr="008C66F5">
        <w:rPr>
          <w:highlight w:val="yellow"/>
        </w:rPr>
        <w:t xml:space="preserve">, </w:t>
      </w:r>
      <w:proofErr w:type="spellStart"/>
      <w:r w:rsidR="008E669E" w:rsidRPr="008C66F5">
        <w:rPr>
          <w:highlight w:val="yellow"/>
        </w:rPr>
        <w:t>dar</w:t>
      </w:r>
      <w:proofErr w:type="spellEnd"/>
      <w:r w:rsidR="008E669E" w:rsidRPr="008C66F5">
        <w:rPr>
          <w:highlight w:val="yellow"/>
        </w:rPr>
        <w:t xml:space="preserve"> </w:t>
      </w:r>
      <w:proofErr w:type="spellStart"/>
      <w:r w:rsidR="008E669E" w:rsidRPr="008C66F5">
        <w:rPr>
          <w:highlight w:val="yellow"/>
        </w:rPr>
        <w:t>în</w:t>
      </w:r>
      <w:proofErr w:type="spellEnd"/>
      <w:r w:rsidR="008E669E" w:rsidRPr="008C66F5">
        <w:rPr>
          <w:highlight w:val="yellow"/>
        </w:rPr>
        <w:t xml:space="preserve"> </w:t>
      </w:r>
      <w:proofErr w:type="spellStart"/>
      <w:r w:rsidR="008E669E" w:rsidRPr="008C66F5">
        <w:rPr>
          <w:highlight w:val="yellow"/>
        </w:rPr>
        <w:t>același</w:t>
      </w:r>
      <w:proofErr w:type="spellEnd"/>
      <w:r w:rsidR="008E669E" w:rsidRPr="008C66F5">
        <w:rPr>
          <w:highlight w:val="yellow"/>
        </w:rPr>
        <w:t xml:space="preserve"> </w:t>
      </w:r>
      <w:proofErr w:type="spellStart"/>
      <w:r w:rsidR="008E669E" w:rsidRPr="008C66F5">
        <w:rPr>
          <w:highlight w:val="yellow"/>
        </w:rPr>
        <w:t>timp</w:t>
      </w:r>
      <w:proofErr w:type="spellEnd"/>
      <w:r w:rsidR="008E669E" w:rsidRPr="008C66F5">
        <w:rPr>
          <w:highlight w:val="yellow"/>
        </w:rPr>
        <w:t xml:space="preserve"> </w:t>
      </w:r>
      <w:proofErr w:type="spellStart"/>
      <w:r w:rsidR="008E669E" w:rsidRPr="008C66F5">
        <w:rPr>
          <w:highlight w:val="yellow"/>
        </w:rPr>
        <w:t>destul</w:t>
      </w:r>
      <w:proofErr w:type="spellEnd"/>
      <w:r w:rsidR="008E669E" w:rsidRPr="008C66F5">
        <w:rPr>
          <w:highlight w:val="yellow"/>
        </w:rPr>
        <w:t xml:space="preserve"> de specific </w:t>
      </w:r>
      <w:proofErr w:type="spellStart"/>
      <w:r w:rsidR="008E669E" w:rsidRPr="008C66F5">
        <w:rPr>
          <w:highlight w:val="yellow"/>
        </w:rPr>
        <w:t>pentru</w:t>
      </w:r>
      <w:proofErr w:type="spellEnd"/>
      <w:r w:rsidR="008E669E" w:rsidRPr="008C66F5">
        <w:rPr>
          <w:highlight w:val="yellow"/>
        </w:rPr>
        <w:t xml:space="preserve"> </w:t>
      </w:r>
      <w:proofErr w:type="gramStart"/>
      <w:r w:rsidR="008E669E" w:rsidRPr="008C66F5">
        <w:rPr>
          <w:highlight w:val="yellow"/>
        </w:rPr>
        <w:t>a</w:t>
      </w:r>
      <w:proofErr w:type="gramEnd"/>
      <w:r w:rsidR="008E669E" w:rsidRPr="008C66F5">
        <w:rPr>
          <w:highlight w:val="yellow"/>
        </w:rPr>
        <w:t xml:space="preserve"> </w:t>
      </w:r>
      <w:proofErr w:type="spellStart"/>
      <w:r w:rsidR="008E669E" w:rsidRPr="008C66F5">
        <w:rPr>
          <w:highlight w:val="yellow"/>
        </w:rPr>
        <w:t>oferi</w:t>
      </w:r>
      <w:proofErr w:type="spellEnd"/>
      <w:r w:rsidR="008E669E" w:rsidRPr="008C66F5">
        <w:rPr>
          <w:highlight w:val="yellow"/>
        </w:rPr>
        <w:t xml:space="preserve"> rapid o </w:t>
      </w:r>
      <w:proofErr w:type="spellStart"/>
      <w:r w:rsidR="008E669E" w:rsidRPr="008C66F5">
        <w:rPr>
          <w:highlight w:val="yellow"/>
        </w:rPr>
        <w:t>vedere</w:t>
      </w:r>
      <w:proofErr w:type="spellEnd"/>
      <w:r w:rsidR="008E669E" w:rsidRPr="008C66F5">
        <w:rPr>
          <w:highlight w:val="yellow"/>
        </w:rPr>
        <w:t xml:space="preserve"> de </w:t>
      </w:r>
      <w:proofErr w:type="spellStart"/>
      <w:r w:rsidR="008E669E" w:rsidRPr="008C66F5">
        <w:rPr>
          <w:highlight w:val="yellow"/>
        </w:rPr>
        <w:t>ansamblu</w:t>
      </w:r>
      <w:proofErr w:type="spellEnd"/>
      <w:r w:rsidR="008E669E" w:rsidRPr="008C66F5">
        <w:rPr>
          <w:highlight w:val="yellow"/>
        </w:rPr>
        <w:t xml:space="preserve"> </w:t>
      </w:r>
      <w:proofErr w:type="spellStart"/>
      <w:r w:rsidR="008E669E" w:rsidRPr="008C66F5">
        <w:rPr>
          <w:highlight w:val="yellow"/>
        </w:rPr>
        <w:t>asupra</w:t>
      </w:r>
      <w:proofErr w:type="spellEnd"/>
      <w:r w:rsidR="008E669E" w:rsidRPr="008C66F5">
        <w:rPr>
          <w:highlight w:val="yellow"/>
        </w:rPr>
        <w:t xml:space="preserve"> </w:t>
      </w:r>
      <w:proofErr w:type="spellStart"/>
      <w:r w:rsidR="008E669E" w:rsidRPr="008C66F5">
        <w:rPr>
          <w:highlight w:val="yellow"/>
        </w:rPr>
        <w:t>proiectului</w:t>
      </w:r>
      <w:proofErr w:type="spellEnd"/>
      <w:r w:rsidR="008E669E" w:rsidRPr="008C66F5">
        <w:rPr>
          <w:highlight w:val="yellow"/>
        </w:rPr>
        <w:t xml:space="preserve"> </w:t>
      </w:r>
      <w:proofErr w:type="spellStart"/>
      <w:r w:rsidR="008E669E" w:rsidRPr="008C66F5">
        <w:rPr>
          <w:highlight w:val="yellow"/>
        </w:rPr>
        <w:t>prezentat</w:t>
      </w:r>
      <w:proofErr w:type="spellEnd"/>
      <w:r w:rsidR="008E669E" w:rsidRPr="008C66F5">
        <w:rPr>
          <w:highlight w:val="yellow"/>
        </w:rPr>
        <w:t>.</w:t>
      </w:r>
    </w:p>
    <w:p w14:paraId="5F457955" w14:textId="77777777" w:rsidR="00F57319" w:rsidRPr="00560BA3" w:rsidRDefault="00C70C38" w:rsidP="00A51F8A">
      <w:proofErr w:type="spellStart"/>
      <w:r w:rsidRPr="008C66F5">
        <w:rPr>
          <w:highlight w:val="yellow"/>
        </w:rPr>
        <w:t>Sinopsisul</w:t>
      </w:r>
      <w:proofErr w:type="spellEnd"/>
      <w:r w:rsidR="008E669E" w:rsidRPr="008C66F5">
        <w:rPr>
          <w:highlight w:val="yellow"/>
        </w:rPr>
        <w:t xml:space="preserve"> </w:t>
      </w:r>
      <w:proofErr w:type="spellStart"/>
      <w:r w:rsidR="008E669E" w:rsidRPr="008C66F5">
        <w:rPr>
          <w:highlight w:val="yellow"/>
        </w:rPr>
        <w:t>proiectului</w:t>
      </w:r>
      <w:proofErr w:type="spellEnd"/>
      <w:r w:rsidR="008E669E" w:rsidRPr="008C66F5">
        <w:rPr>
          <w:highlight w:val="yellow"/>
        </w:rPr>
        <w:t xml:space="preserve"> </w:t>
      </w:r>
      <w:proofErr w:type="spellStart"/>
      <w:r w:rsidR="008E669E" w:rsidRPr="008C66F5">
        <w:rPr>
          <w:highlight w:val="yellow"/>
        </w:rPr>
        <w:t>va</w:t>
      </w:r>
      <w:proofErr w:type="spellEnd"/>
      <w:r w:rsidR="008E669E" w:rsidRPr="008C66F5">
        <w:rPr>
          <w:highlight w:val="yellow"/>
        </w:rPr>
        <w:t xml:space="preserve"> fi </w:t>
      </w:r>
      <w:proofErr w:type="spellStart"/>
      <w:r w:rsidR="008E669E" w:rsidRPr="008C66F5">
        <w:rPr>
          <w:highlight w:val="yellow"/>
        </w:rPr>
        <w:t>redactat</w:t>
      </w:r>
      <w:proofErr w:type="spellEnd"/>
      <w:r w:rsidR="008E669E" w:rsidRPr="008C66F5">
        <w:rPr>
          <w:highlight w:val="yellow"/>
        </w:rPr>
        <w:t xml:space="preserve"> </w:t>
      </w:r>
      <w:proofErr w:type="spellStart"/>
      <w:r w:rsidR="008E669E" w:rsidRPr="008C66F5">
        <w:rPr>
          <w:highlight w:val="yellow"/>
        </w:rPr>
        <w:t>atât</w:t>
      </w:r>
      <w:proofErr w:type="spellEnd"/>
      <w:r w:rsidR="008E669E" w:rsidRPr="008C66F5">
        <w:rPr>
          <w:highlight w:val="yellow"/>
        </w:rPr>
        <w:t xml:space="preserve"> </w:t>
      </w:r>
      <w:proofErr w:type="spellStart"/>
      <w:r w:rsidR="008E669E" w:rsidRPr="008C66F5">
        <w:rPr>
          <w:highlight w:val="yellow"/>
        </w:rPr>
        <w:t>în</w:t>
      </w:r>
      <w:proofErr w:type="spellEnd"/>
      <w:r w:rsidR="008E669E" w:rsidRPr="008C66F5">
        <w:rPr>
          <w:highlight w:val="yellow"/>
        </w:rPr>
        <w:t xml:space="preserve"> </w:t>
      </w:r>
      <w:proofErr w:type="spellStart"/>
      <w:r w:rsidR="008E669E" w:rsidRPr="008C66F5">
        <w:rPr>
          <w:highlight w:val="yellow"/>
        </w:rPr>
        <w:t>română</w:t>
      </w:r>
      <w:proofErr w:type="spellEnd"/>
      <w:r w:rsidR="008E669E" w:rsidRPr="008C66F5">
        <w:rPr>
          <w:highlight w:val="yellow"/>
        </w:rPr>
        <w:t xml:space="preserve"> </w:t>
      </w:r>
      <w:proofErr w:type="spellStart"/>
      <w:r w:rsidR="008E669E" w:rsidRPr="008C66F5">
        <w:rPr>
          <w:highlight w:val="yellow"/>
        </w:rPr>
        <w:t>cât</w:t>
      </w:r>
      <w:proofErr w:type="spellEnd"/>
      <w:r w:rsidR="008E669E" w:rsidRPr="008C66F5">
        <w:rPr>
          <w:highlight w:val="yellow"/>
        </w:rPr>
        <w:t xml:space="preserve"> </w:t>
      </w:r>
      <w:proofErr w:type="spellStart"/>
      <w:r w:rsidR="008E669E" w:rsidRPr="008C66F5">
        <w:rPr>
          <w:highlight w:val="yellow"/>
        </w:rPr>
        <w:t>și</w:t>
      </w:r>
      <w:proofErr w:type="spellEnd"/>
      <w:r w:rsidR="008E669E" w:rsidRPr="008C66F5">
        <w:rPr>
          <w:highlight w:val="yellow"/>
        </w:rPr>
        <w:t xml:space="preserve"> </w:t>
      </w:r>
      <w:proofErr w:type="spellStart"/>
      <w:r w:rsidR="008E669E" w:rsidRPr="008C66F5">
        <w:rPr>
          <w:highlight w:val="yellow"/>
        </w:rPr>
        <w:t>în</w:t>
      </w:r>
      <w:proofErr w:type="spellEnd"/>
      <w:r w:rsidR="008E669E" w:rsidRPr="008C66F5">
        <w:rPr>
          <w:highlight w:val="yellow"/>
        </w:rPr>
        <w:t xml:space="preserve"> </w:t>
      </w:r>
      <w:proofErr w:type="spellStart"/>
      <w:r w:rsidR="008E669E" w:rsidRPr="008C66F5">
        <w:rPr>
          <w:highlight w:val="yellow"/>
        </w:rPr>
        <w:t>engleză</w:t>
      </w:r>
      <w:proofErr w:type="spellEnd"/>
      <w:r w:rsidR="008E669E" w:rsidRPr="008C66F5">
        <w:rPr>
          <w:highlight w:val="yellow"/>
        </w:rPr>
        <w:t xml:space="preserve">. Ca </w:t>
      </w:r>
      <w:proofErr w:type="spellStart"/>
      <w:r w:rsidR="008E669E" w:rsidRPr="008C66F5">
        <w:rPr>
          <w:highlight w:val="yellow"/>
        </w:rPr>
        <w:t>dimensiunea</w:t>
      </w:r>
      <w:proofErr w:type="spellEnd"/>
      <w:r w:rsidR="008E669E" w:rsidRPr="008C66F5">
        <w:rPr>
          <w:highlight w:val="yellow"/>
        </w:rPr>
        <w:t xml:space="preserve"> </w:t>
      </w:r>
      <w:proofErr w:type="spellStart"/>
      <w:r w:rsidR="008E669E" w:rsidRPr="008C66F5">
        <w:rPr>
          <w:highlight w:val="yellow"/>
        </w:rPr>
        <w:t>recomandată</w:t>
      </w:r>
      <w:proofErr w:type="spellEnd"/>
      <w:r w:rsidR="008E669E" w:rsidRPr="008C66F5">
        <w:rPr>
          <w:highlight w:val="yellow"/>
        </w:rPr>
        <w:t xml:space="preserve"> </w:t>
      </w:r>
      <w:proofErr w:type="spellStart"/>
      <w:r w:rsidR="008E669E" w:rsidRPr="008C66F5">
        <w:rPr>
          <w:highlight w:val="yellow"/>
        </w:rPr>
        <w:t>aceasta</w:t>
      </w:r>
      <w:proofErr w:type="spellEnd"/>
      <w:r w:rsidR="008E669E" w:rsidRPr="008C66F5">
        <w:rPr>
          <w:highlight w:val="yellow"/>
        </w:rPr>
        <w:t xml:space="preserve"> </w:t>
      </w:r>
      <w:proofErr w:type="spellStart"/>
      <w:r w:rsidR="008E669E" w:rsidRPr="008C66F5">
        <w:rPr>
          <w:highlight w:val="yellow"/>
        </w:rPr>
        <w:t>secțiune</w:t>
      </w:r>
      <w:proofErr w:type="spellEnd"/>
      <w:r w:rsidR="008E669E" w:rsidRPr="008C66F5">
        <w:rPr>
          <w:highlight w:val="yellow"/>
        </w:rPr>
        <w:t xml:space="preserve"> </w:t>
      </w:r>
      <w:proofErr w:type="spellStart"/>
      <w:r w:rsidR="008E669E" w:rsidRPr="008C66F5">
        <w:rPr>
          <w:highlight w:val="yellow"/>
        </w:rPr>
        <w:t>va</w:t>
      </w:r>
      <w:proofErr w:type="spellEnd"/>
      <w:r w:rsidR="008E669E" w:rsidRPr="008C66F5">
        <w:rPr>
          <w:highlight w:val="yellow"/>
        </w:rPr>
        <w:t xml:space="preserve"> </w:t>
      </w:r>
      <w:proofErr w:type="spellStart"/>
      <w:r w:rsidR="008E669E" w:rsidRPr="008C66F5">
        <w:rPr>
          <w:highlight w:val="yellow"/>
        </w:rPr>
        <w:t>avea</w:t>
      </w:r>
      <w:proofErr w:type="spellEnd"/>
      <w:r w:rsidR="008E669E" w:rsidRPr="008C66F5">
        <w:rPr>
          <w:highlight w:val="yellow"/>
        </w:rPr>
        <w:t xml:space="preserve"> maxim </w:t>
      </w:r>
      <w:r w:rsidR="00DD104C" w:rsidRPr="008C66F5">
        <w:rPr>
          <w:highlight w:val="yellow"/>
        </w:rPr>
        <w:t>200</w:t>
      </w:r>
      <w:r w:rsidR="008E669E" w:rsidRPr="008C66F5">
        <w:rPr>
          <w:highlight w:val="yellow"/>
        </w:rPr>
        <w:t xml:space="preserve"> de </w:t>
      </w:r>
      <w:proofErr w:type="spellStart"/>
      <w:r w:rsidR="008E669E" w:rsidRPr="008C66F5">
        <w:rPr>
          <w:highlight w:val="yellow"/>
        </w:rPr>
        <w:t>cuvinte</w:t>
      </w:r>
      <w:proofErr w:type="spellEnd"/>
      <w:r w:rsidR="00DD104C" w:rsidRPr="008C66F5">
        <w:rPr>
          <w:highlight w:val="yellow"/>
        </w:rPr>
        <w:t xml:space="preserve"> </w:t>
      </w:r>
      <w:proofErr w:type="spellStart"/>
      <w:r w:rsidR="00DD104C" w:rsidRPr="008C66F5">
        <w:rPr>
          <w:highlight w:val="yellow"/>
        </w:rPr>
        <w:t>pentru</w:t>
      </w:r>
      <w:proofErr w:type="spellEnd"/>
      <w:r w:rsidR="00DD104C" w:rsidRPr="008C66F5">
        <w:rPr>
          <w:highlight w:val="yellow"/>
        </w:rPr>
        <w:t xml:space="preserve"> </w:t>
      </w:r>
      <w:proofErr w:type="spellStart"/>
      <w:r w:rsidR="00DD104C" w:rsidRPr="008C66F5">
        <w:rPr>
          <w:highlight w:val="yellow"/>
        </w:rPr>
        <w:t>fiecare</w:t>
      </w:r>
      <w:proofErr w:type="spellEnd"/>
      <w:r w:rsidR="00DD104C" w:rsidRPr="008C66F5">
        <w:rPr>
          <w:highlight w:val="yellow"/>
        </w:rPr>
        <w:t xml:space="preserve"> </w:t>
      </w:r>
      <w:proofErr w:type="spellStart"/>
      <w:r w:rsidR="00DD104C" w:rsidRPr="008C66F5">
        <w:rPr>
          <w:highlight w:val="yellow"/>
        </w:rPr>
        <w:t>variantă</w:t>
      </w:r>
      <w:proofErr w:type="spellEnd"/>
      <w:r w:rsidR="008E669E" w:rsidRPr="008C66F5">
        <w:rPr>
          <w:highlight w:val="yellow"/>
        </w:rPr>
        <w:t xml:space="preserve">. </w:t>
      </w:r>
      <w:proofErr w:type="spellStart"/>
      <w:r w:rsidR="00580C6E" w:rsidRPr="008C66F5">
        <w:rPr>
          <w:highlight w:val="yellow"/>
        </w:rPr>
        <w:t>Împreună</w:t>
      </w:r>
      <w:proofErr w:type="spellEnd"/>
      <w:r w:rsidR="00580C6E" w:rsidRPr="008C66F5">
        <w:rPr>
          <w:highlight w:val="yellow"/>
        </w:rPr>
        <w:t xml:space="preserve">, </w:t>
      </w:r>
      <w:proofErr w:type="spellStart"/>
      <w:r w:rsidR="00580C6E" w:rsidRPr="008C66F5">
        <w:rPr>
          <w:highlight w:val="yellow"/>
        </w:rPr>
        <w:t>a</w:t>
      </w:r>
      <w:r w:rsidR="00DD104C" w:rsidRPr="008C66F5">
        <w:rPr>
          <w:highlight w:val="yellow"/>
        </w:rPr>
        <w:t>mbele</w:t>
      </w:r>
      <w:proofErr w:type="spellEnd"/>
      <w:r w:rsidR="00DD104C" w:rsidRPr="008C66F5">
        <w:rPr>
          <w:highlight w:val="yellow"/>
        </w:rPr>
        <w:t xml:space="preserve"> </w:t>
      </w:r>
      <w:proofErr w:type="spellStart"/>
      <w:r w:rsidR="00DD104C" w:rsidRPr="008C66F5">
        <w:rPr>
          <w:highlight w:val="yellow"/>
        </w:rPr>
        <w:t>variante</w:t>
      </w:r>
      <w:proofErr w:type="spellEnd"/>
      <w:r w:rsidR="00DD104C" w:rsidRPr="008C66F5">
        <w:rPr>
          <w:highlight w:val="yellow"/>
        </w:rPr>
        <w:t xml:space="preserve"> se </w:t>
      </w:r>
      <w:proofErr w:type="spellStart"/>
      <w:r w:rsidR="00DD104C" w:rsidRPr="008C66F5">
        <w:rPr>
          <w:highlight w:val="yellow"/>
        </w:rPr>
        <w:t>vor</w:t>
      </w:r>
      <w:proofErr w:type="spellEnd"/>
      <w:r w:rsidR="00DD104C" w:rsidRPr="008C66F5">
        <w:rPr>
          <w:highlight w:val="yellow"/>
        </w:rPr>
        <w:t xml:space="preserve"> </w:t>
      </w:r>
      <w:proofErr w:type="spellStart"/>
      <w:r w:rsidR="00DD104C" w:rsidRPr="008C66F5">
        <w:rPr>
          <w:highlight w:val="yellow"/>
        </w:rPr>
        <w:t>încadra</w:t>
      </w:r>
      <w:proofErr w:type="spellEnd"/>
      <w:r w:rsidR="00DD104C" w:rsidRPr="008C66F5">
        <w:rPr>
          <w:highlight w:val="yellow"/>
        </w:rPr>
        <w:t xml:space="preserve"> </w:t>
      </w:r>
      <w:proofErr w:type="spellStart"/>
      <w:r w:rsidR="00DD104C" w:rsidRPr="008C66F5">
        <w:rPr>
          <w:highlight w:val="yellow"/>
        </w:rPr>
        <w:t>într</w:t>
      </w:r>
      <w:proofErr w:type="spellEnd"/>
      <w:r w:rsidR="00DD104C" w:rsidRPr="008C66F5">
        <w:rPr>
          <w:highlight w:val="yellow"/>
        </w:rPr>
        <w:t xml:space="preserve">-o </w:t>
      </w:r>
      <w:proofErr w:type="spellStart"/>
      <w:r w:rsidR="00DD104C" w:rsidRPr="008C66F5">
        <w:rPr>
          <w:highlight w:val="yellow"/>
        </w:rPr>
        <w:t>singură</w:t>
      </w:r>
      <w:proofErr w:type="spellEnd"/>
      <w:r w:rsidR="00DD104C" w:rsidRPr="008C66F5">
        <w:rPr>
          <w:highlight w:val="yellow"/>
        </w:rPr>
        <w:t xml:space="preserve"> </w:t>
      </w:r>
      <w:proofErr w:type="spellStart"/>
      <w:r w:rsidR="00DD104C" w:rsidRPr="008C66F5">
        <w:rPr>
          <w:highlight w:val="yellow"/>
        </w:rPr>
        <w:t>pagină</w:t>
      </w:r>
      <w:proofErr w:type="spellEnd"/>
      <w:r w:rsidR="00DD104C" w:rsidRPr="008C66F5">
        <w:rPr>
          <w:highlight w:val="yellow"/>
        </w:rPr>
        <w:t>.</w:t>
      </w:r>
    </w:p>
    <w:p w14:paraId="074CA738" w14:textId="77777777" w:rsidR="00DD104C" w:rsidRPr="00560BA3" w:rsidRDefault="00DD104C" w:rsidP="0053404B"/>
    <w:p w14:paraId="22B7D40E" w14:textId="77777777" w:rsidR="00DD104C" w:rsidRPr="00560BA3" w:rsidRDefault="00DD104C" w:rsidP="0053404B"/>
    <w:p w14:paraId="014EE638" w14:textId="77777777" w:rsidR="00DD104C" w:rsidRPr="00560BA3" w:rsidRDefault="00DD104C" w:rsidP="0053404B"/>
    <w:p w14:paraId="4AE2B09C" w14:textId="77777777" w:rsidR="00DD104C" w:rsidRPr="00560BA3" w:rsidRDefault="00DD104C" w:rsidP="0053404B"/>
    <w:p w14:paraId="759E2856" w14:textId="77777777" w:rsidR="00DD104C" w:rsidRPr="00560BA3" w:rsidRDefault="00DD104C" w:rsidP="0053404B"/>
    <w:p w14:paraId="4F7E647A" w14:textId="6CD10453" w:rsidR="003255B3" w:rsidRPr="00560BA3" w:rsidRDefault="00C924C5" w:rsidP="0053404B">
      <w:pPr>
        <w:pStyle w:val="Titlu1"/>
        <w:numPr>
          <w:ilvl w:val="0"/>
          <w:numId w:val="0"/>
        </w:numPr>
        <w:ind w:left="432" w:hanging="432"/>
      </w:pPr>
      <w:bookmarkStart w:id="2" w:name="_wfv3ynp4xcb6" w:colFirst="0" w:colLast="0"/>
      <w:bookmarkStart w:id="3" w:name="_Toc170049037"/>
      <w:bookmarkEnd w:id="2"/>
      <w:r w:rsidRPr="00560BA3">
        <w:t>Abstract</w:t>
      </w:r>
      <w:bookmarkEnd w:id="3"/>
    </w:p>
    <w:p w14:paraId="3EE17243" w14:textId="4EA01615" w:rsidR="003255B3" w:rsidRPr="008C66F5" w:rsidRDefault="003255B3" w:rsidP="00A51F8A">
      <w:pPr>
        <w:rPr>
          <w:highlight w:val="yellow"/>
        </w:rPr>
      </w:pPr>
      <w:r w:rsidRPr="008C66F5">
        <w:rPr>
          <w:highlight w:val="yellow"/>
        </w:rPr>
        <w:t xml:space="preserve">The </w:t>
      </w:r>
      <w:r w:rsidR="0053404B" w:rsidRPr="008C66F5">
        <w:rPr>
          <w:highlight w:val="yellow"/>
        </w:rPr>
        <w:t>abstract</w:t>
      </w:r>
      <w:r w:rsidRPr="008C66F5">
        <w:rPr>
          <w:highlight w:val="yellow"/>
        </w:rPr>
        <w:t xml:space="preserve"> has an introductory </w:t>
      </w:r>
      <w:r w:rsidR="00C45802" w:rsidRPr="008C66F5">
        <w:rPr>
          <w:highlight w:val="yellow"/>
        </w:rPr>
        <w:t>role and</w:t>
      </w:r>
      <w:r w:rsidRPr="008C66F5">
        <w:rPr>
          <w:highlight w:val="yellow"/>
        </w:rPr>
        <w:t xml:space="preserve"> should </w:t>
      </w:r>
      <w:r w:rsidR="00C45802" w:rsidRPr="008C66F5">
        <w:rPr>
          <w:highlight w:val="yellow"/>
        </w:rPr>
        <w:t xml:space="preserve">engulf both a </w:t>
      </w:r>
      <w:r w:rsidR="00DD104C" w:rsidRPr="008C66F5">
        <w:rPr>
          <w:highlight w:val="yellow"/>
        </w:rPr>
        <w:t>brief</w:t>
      </w:r>
      <w:r w:rsidR="00C45802" w:rsidRPr="008C66F5">
        <w:rPr>
          <w:highlight w:val="yellow"/>
        </w:rPr>
        <w:t xml:space="preserve"> description of the issue at hand, as well as an overview of </w:t>
      </w:r>
      <w:r w:rsidR="00F13ECC" w:rsidRPr="008C66F5">
        <w:rPr>
          <w:highlight w:val="yellow"/>
        </w:rPr>
        <w:t xml:space="preserve">the </w:t>
      </w:r>
      <w:r w:rsidR="00C45802" w:rsidRPr="008C66F5">
        <w:rPr>
          <w:highlight w:val="yellow"/>
        </w:rPr>
        <w:t xml:space="preserve">obtained results and conclusions. The </w:t>
      </w:r>
      <w:r w:rsidR="0053404B" w:rsidRPr="008C66F5">
        <w:rPr>
          <w:highlight w:val="yellow"/>
        </w:rPr>
        <w:t>abstract</w:t>
      </w:r>
      <w:r w:rsidR="00C45802" w:rsidRPr="008C66F5">
        <w:rPr>
          <w:highlight w:val="yellow"/>
        </w:rPr>
        <w:t xml:space="preserve"> should be </w:t>
      </w:r>
      <w:r w:rsidR="00F13ECC" w:rsidRPr="008C66F5">
        <w:rPr>
          <w:highlight w:val="yellow"/>
        </w:rPr>
        <w:t xml:space="preserve">formulated </w:t>
      </w:r>
      <w:r w:rsidR="00BE42C8" w:rsidRPr="008C66F5">
        <w:rPr>
          <w:highlight w:val="yellow"/>
        </w:rPr>
        <w:t xml:space="preserve">such </w:t>
      </w:r>
      <w:r w:rsidR="00F13ECC" w:rsidRPr="008C66F5">
        <w:rPr>
          <w:highlight w:val="yellow"/>
        </w:rPr>
        <w:t>that</w:t>
      </w:r>
      <w:r w:rsidR="00BE42C8" w:rsidRPr="008C66F5">
        <w:rPr>
          <w:highlight w:val="yellow"/>
        </w:rPr>
        <w:t xml:space="preserve"> </w:t>
      </w:r>
      <w:r w:rsidR="00F13ECC" w:rsidRPr="008C66F5">
        <w:rPr>
          <w:highlight w:val="yellow"/>
        </w:rPr>
        <w:t xml:space="preserve">even </w:t>
      </w:r>
      <w:r w:rsidR="00BE42C8" w:rsidRPr="008C66F5">
        <w:rPr>
          <w:highlight w:val="yellow"/>
        </w:rPr>
        <w:t xml:space="preserve">somebody </w:t>
      </w:r>
      <w:r w:rsidR="00F13ECC" w:rsidRPr="008C66F5">
        <w:rPr>
          <w:highlight w:val="yellow"/>
        </w:rPr>
        <w:t xml:space="preserve">that is </w:t>
      </w:r>
      <w:r w:rsidR="00BE42C8" w:rsidRPr="008C66F5">
        <w:rPr>
          <w:highlight w:val="yellow"/>
        </w:rPr>
        <w:t xml:space="preserve">unfamiliar with the projects’ domain </w:t>
      </w:r>
      <w:r w:rsidR="00F13ECC" w:rsidRPr="008C66F5">
        <w:rPr>
          <w:highlight w:val="yellow"/>
        </w:rPr>
        <w:t xml:space="preserve">can </w:t>
      </w:r>
      <w:r w:rsidR="00BE42C8" w:rsidRPr="008C66F5">
        <w:rPr>
          <w:highlight w:val="yellow"/>
        </w:rPr>
        <w:t xml:space="preserve">grasp the </w:t>
      </w:r>
      <w:r w:rsidR="00F13ECC" w:rsidRPr="008C66F5">
        <w:rPr>
          <w:highlight w:val="yellow"/>
        </w:rPr>
        <w:t xml:space="preserve">objectives of the </w:t>
      </w:r>
      <w:r w:rsidR="00BE42C8" w:rsidRPr="008C66F5">
        <w:rPr>
          <w:highlight w:val="yellow"/>
        </w:rPr>
        <w:t>thesis while</w:t>
      </w:r>
      <w:r w:rsidR="00F13ECC" w:rsidRPr="008C66F5">
        <w:rPr>
          <w:highlight w:val="yellow"/>
        </w:rPr>
        <w:t>, at the same time,</w:t>
      </w:r>
      <w:r w:rsidR="00BE42C8" w:rsidRPr="008C66F5">
        <w:rPr>
          <w:highlight w:val="yellow"/>
        </w:rPr>
        <w:t xml:space="preserve"> retaining a specificity level </w:t>
      </w:r>
      <w:r w:rsidR="00F13ECC" w:rsidRPr="008C66F5">
        <w:rPr>
          <w:highlight w:val="yellow"/>
        </w:rPr>
        <w:t xml:space="preserve">offering </w:t>
      </w:r>
      <w:r w:rsidR="00BE42C8" w:rsidRPr="008C66F5">
        <w:rPr>
          <w:highlight w:val="yellow"/>
        </w:rPr>
        <w:t xml:space="preserve">a </w:t>
      </w:r>
      <w:r w:rsidR="00F13ECC" w:rsidRPr="008C66F5">
        <w:rPr>
          <w:highlight w:val="yellow"/>
        </w:rPr>
        <w:t>bird’s eye view of the project.</w:t>
      </w:r>
    </w:p>
    <w:p w14:paraId="69E95B4A" w14:textId="269ECA3B" w:rsidR="005231B3" w:rsidRPr="00560BA3" w:rsidRDefault="00DD104C" w:rsidP="00A51F8A">
      <w:r w:rsidRPr="008C66F5">
        <w:rPr>
          <w:highlight w:val="yellow"/>
        </w:rPr>
        <w:t xml:space="preserve">The projects’ </w:t>
      </w:r>
      <w:r w:rsidR="00C70C38" w:rsidRPr="008C66F5">
        <w:rPr>
          <w:highlight w:val="yellow"/>
        </w:rPr>
        <w:t>abstract</w:t>
      </w:r>
      <w:r w:rsidRPr="008C66F5">
        <w:rPr>
          <w:highlight w:val="yellow"/>
        </w:rPr>
        <w:t xml:space="preserve"> will be </w:t>
      </w:r>
      <w:r w:rsidR="00F13ECC" w:rsidRPr="008C66F5">
        <w:rPr>
          <w:highlight w:val="yellow"/>
        </w:rPr>
        <w:t xml:space="preserve">elaborated </w:t>
      </w:r>
      <w:r w:rsidRPr="008C66F5">
        <w:rPr>
          <w:highlight w:val="yellow"/>
        </w:rPr>
        <w:t xml:space="preserve">in both Romanian and English. The recommended size for this section is </w:t>
      </w:r>
      <w:r w:rsidR="00F13ECC" w:rsidRPr="008C66F5">
        <w:rPr>
          <w:highlight w:val="yellow"/>
        </w:rPr>
        <w:t>limited</w:t>
      </w:r>
      <w:r w:rsidRPr="008C66F5">
        <w:rPr>
          <w:highlight w:val="yellow"/>
        </w:rPr>
        <w:t xml:space="preserve"> to 200 words for each version. </w:t>
      </w:r>
      <w:r w:rsidR="00580C6E" w:rsidRPr="008C66F5">
        <w:rPr>
          <w:highlight w:val="yellow"/>
        </w:rPr>
        <w:t>Together, b</w:t>
      </w:r>
      <w:r w:rsidRPr="008C66F5">
        <w:rPr>
          <w:highlight w:val="yellow"/>
        </w:rPr>
        <w:t xml:space="preserve">oth versions will fit </w:t>
      </w:r>
      <w:r w:rsidR="00F13ECC" w:rsidRPr="008C66F5">
        <w:rPr>
          <w:highlight w:val="yellow"/>
        </w:rPr>
        <w:t xml:space="preserve">in </w:t>
      </w:r>
      <w:r w:rsidRPr="008C66F5">
        <w:rPr>
          <w:highlight w:val="yellow"/>
        </w:rPr>
        <w:t>one page.</w:t>
      </w:r>
    </w:p>
    <w:p w14:paraId="386015C0" w14:textId="77777777" w:rsidR="005231B3" w:rsidRPr="00560BA3" w:rsidRDefault="005231B3">
      <w:pPr>
        <w:spacing w:line="252" w:lineRule="auto"/>
      </w:pPr>
      <w:r w:rsidRPr="00560BA3">
        <w:br w:type="page"/>
      </w:r>
    </w:p>
    <w:p w14:paraId="7C3665C4" w14:textId="02C82DAA" w:rsidR="003957E4" w:rsidRDefault="000C34B0" w:rsidP="0053404B">
      <w:pPr>
        <w:pStyle w:val="Titlu1"/>
        <w:numPr>
          <w:ilvl w:val="0"/>
          <w:numId w:val="10"/>
        </w:numPr>
      </w:pPr>
      <w:bookmarkStart w:id="4" w:name="_Toc170049038"/>
      <w:r>
        <w:lastRenderedPageBreak/>
        <w:t>INTRODUCTION</w:t>
      </w:r>
      <w:bookmarkEnd w:id="4"/>
    </w:p>
    <w:p w14:paraId="7D6D6BE1" w14:textId="53082EB0" w:rsidR="009D7648" w:rsidRPr="009D7648" w:rsidRDefault="009D7648" w:rsidP="009D7648">
      <w:r>
        <w:t xml:space="preserve">Natural Language Processing (NLP) is a branch of Artificial Intelligence that </w:t>
      </w:r>
      <w:r w:rsidR="00380DF7">
        <w:t>leverages</w:t>
      </w:r>
      <w:r>
        <w:t xml:space="preserve"> </w:t>
      </w:r>
      <w:r w:rsidR="003810E5">
        <w:t>linguistic</w:t>
      </w:r>
      <w:r w:rsidR="00380DF7">
        <w:t xml:space="preserve"> and mathematical principles</w:t>
      </w:r>
      <w:r w:rsidR="003810E5">
        <w:t xml:space="preserve"> to </w:t>
      </w:r>
      <w:r w:rsidR="00B37313">
        <w:t xml:space="preserve">extract </w:t>
      </w:r>
      <w:r w:rsidR="00886C24">
        <w:t>meaning</w:t>
      </w:r>
      <w:r w:rsidR="00B37313">
        <w:t xml:space="preserve"> from </w:t>
      </w:r>
      <w:r w:rsidR="00886C24">
        <w:t>speech or textual data</w:t>
      </w:r>
      <w:r w:rsidR="00645C48">
        <w:t>,</w:t>
      </w:r>
      <w:r w:rsidR="00B37313">
        <w:t xml:space="preserve"> and even </w:t>
      </w:r>
      <w:r w:rsidR="00645C48">
        <w:t>to automatically</w:t>
      </w:r>
      <w:r w:rsidR="00886C24">
        <w:t xml:space="preserve"> </w:t>
      </w:r>
      <w:r w:rsidR="003810E5">
        <w:t>generat</w:t>
      </w:r>
      <w:r w:rsidR="00645C48">
        <w:t>e h</w:t>
      </w:r>
      <w:r w:rsidR="003810E5">
        <w:t>uman language.</w:t>
      </w:r>
      <w:r w:rsidR="000D7260">
        <w:t xml:space="preserve"> One </w:t>
      </w:r>
      <w:r w:rsidR="00503DD4">
        <w:t>major</w:t>
      </w:r>
      <w:r w:rsidR="000D7260">
        <w:t xml:space="preserve"> use of NLP</w:t>
      </w:r>
      <w:r w:rsidR="004A7DD3">
        <w:t xml:space="preserve"> in today’s information</w:t>
      </w:r>
      <w:r w:rsidR="00B93F9A">
        <w:t>-</w:t>
      </w:r>
      <w:r w:rsidR="004A7DD3">
        <w:t>abundant world, with over 1 billion websites on the Internet</w:t>
      </w:r>
      <w:r w:rsidR="004A7DD3">
        <w:rPr>
          <w:rStyle w:val="Referinnotdesubsol"/>
        </w:rPr>
        <w:footnoteReference w:id="1"/>
      </w:r>
      <w:r w:rsidR="004A7DD3">
        <w:t>, is keyword extraction</w:t>
      </w:r>
      <w:r w:rsidR="004C4EE1">
        <w:t xml:space="preserve">, the process of identifying the most representative words or phrases that </w:t>
      </w:r>
      <w:r w:rsidR="0097565A">
        <w:t xml:space="preserve">concisely </w:t>
      </w:r>
      <w:r w:rsidR="004C4EE1">
        <w:t xml:space="preserve">reflect the </w:t>
      </w:r>
      <w:r w:rsidR="00503DD4">
        <w:t>essence</w:t>
      </w:r>
      <w:r w:rsidR="004C4EE1">
        <w:t xml:space="preserve"> of a tex</w:t>
      </w:r>
      <w:r w:rsidR="0097565A">
        <w:t>t</w:t>
      </w:r>
      <w:r w:rsidR="004C4EE1">
        <w:t xml:space="preserve">. </w:t>
      </w:r>
      <w:r w:rsidR="00B97D4A">
        <w:t>This paper focuses on keyword extraction</w:t>
      </w:r>
      <w:r w:rsidR="00C2299A">
        <w:t xml:space="preserve">, </w:t>
      </w:r>
      <w:r w:rsidR="00B97D4A">
        <w:t xml:space="preserve">detailing my application that extracts relevant phrases from researchers’ abstracts to summarize their scientific </w:t>
      </w:r>
      <w:r w:rsidR="00503DD4">
        <w:t>contributions</w:t>
      </w:r>
      <w:r w:rsidR="00B97D4A">
        <w:t>.</w:t>
      </w:r>
      <w:r w:rsidR="00C2299A">
        <w:t xml:space="preserve"> </w:t>
      </w:r>
      <w:r w:rsidR="00B97D4A">
        <w:t xml:space="preserve">In this </w:t>
      </w:r>
      <w:r w:rsidR="00484FA5">
        <w:t>section</w:t>
      </w:r>
      <w:r w:rsidR="00B97D4A">
        <w:t xml:space="preserve">, I </w:t>
      </w:r>
      <w:r w:rsidR="00F85C4F">
        <w:t>aim to</w:t>
      </w:r>
      <w:r w:rsidR="00B97D4A">
        <w:t xml:space="preserve"> provide </w:t>
      </w:r>
      <w:r w:rsidR="00484FA5">
        <w:t xml:space="preserve">an overview of the document, </w:t>
      </w:r>
      <w:r w:rsidR="00F85C4F">
        <w:t>addressing</w:t>
      </w:r>
      <w:r w:rsidR="00484FA5">
        <w:t xml:space="preserve"> the background, the purpose and the objectives of </w:t>
      </w:r>
      <w:r w:rsidR="00F85C4F">
        <w:t>the project</w:t>
      </w:r>
      <w:r w:rsidR="00484FA5">
        <w:t>.</w:t>
      </w:r>
    </w:p>
    <w:p w14:paraId="59FA4EDA" w14:textId="60D8BD5E" w:rsidR="00F57319" w:rsidRDefault="00380DF7" w:rsidP="0053404B">
      <w:pPr>
        <w:pStyle w:val="Titlu2"/>
      </w:pPr>
      <w:bookmarkStart w:id="5" w:name="_Toc170049039"/>
      <w:r>
        <w:t>Background</w:t>
      </w:r>
      <w:bookmarkEnd w:id="5"/>
    </w:p>
    <w:p w14:paraId="1AF78C33" w14:textId="2D5BA571" w:rsidR="00503DD4" w:rsidRDefault="001E20A3" w:rsidP="00503DD4">
      <w:pPr>
        <w:rPr>
          <w:color w:val="000000"/>
        </w:rPr>
      </w:pPr>
      <w:r>
        <w:t xml:space="preserve">The first steps in the field of </w:t>
      </w:r>
      <w:r w:rsidR="00B37313">
        <w:t xml:space="preserve">Natural Language Processing </w:t>
      </w:r>
      <w:r>
        <w:t xml:space="preserve">were made </w:t>
      </w:r>
      <w:r w:rsidR="00C02A80">
        <w:t>more than 70 years ago</w:t>
      </w:r>
      <w:r>
        <w:t xml:space="preserve">, around 1950, when researchers </w:t>
      </w:r>
      <w:r w:rsidR="00983F7B">
        <w:t>began</w:t>
      </w:r>
      <w:r>
        <w:t xml:space="preserve"> the first attempts at automatic translation.</w:t>
      </w:r>
      <w:r w:rsidR="00675ACE">
        <w:t xml:space="preserve"> Until the 1980s, NLP was </w:t>
      </w:r>
      <w:r w:rsidR="00C06A84">
        <w:t xml:space="preserve">mostly </w:t>
      </w:r>
      <w:r w:rsidR="003231DF">
        <w:t>led</w:t>
      </w:r>
      <w:r w:rsidR="00C06A84">
        <w:t xml:space="preserve"> by linguists, who implemented rule-based methods centered </w:t>
      </w:r>
      <w:r w:rsidR="003231DF">
        <w:t>around</w:t>
      </w:r>
      <w:r w:rsidR="00C06A84">
        <w:t xml:space="preserve"> syntax </w:t>
      </w:r>
      <w:r w:rsidR="003231DF">
        <w:t>rather</w:t>
      </w:r>
      <w:r w:rsidR="00C06A84">
        <w:t xml:space="preserve"> than sema</w:t>
      </w:r>
      <w:r w:rsidR="003231DF">
        <w:t>n</w:t>
      </w:r>
      <w:r w:rsidR="00C06A84">
        <w:t>tics.</w:t>
      </w:r>
      <w:r w:rsidR="00621BE7">
        <w:t xml:space="preserve"> Then, </w:t>
      </w:r>
      <w:r w:rsidR="005F095D">
        <w:t xml:space="preserve">NLP </w:t>
      </w:r>
      <w:r w:rsidR="00C670C1">
        <w:t>transitioned to</w:t>
      </w:r>
      <w:r w:rsidR="005F095D">
        <w:t xml:space="preserve"> </w:t>
      </w:r>
      <w:r w:rsidR="00B82CA9">
        <w:t xml:space="preserve">machine learning algorithms, relying on </w:t>
      </w:r>
      <w:r w:rsidR="005F095D">
        <w:t xml:space="preserve">statistical </w:t>
      </w:r>
      <w:r w:rsidR="001B7DEC">
        <w:t xml:space="preserve">and probabilistic </w:t>
      </w:r>
      <w:r w:rsidR="00B82CA9">
        <w:t xml:space="preserve">methods </w:t>
      </w:r>
      <w:sdt>
        <w:sdtPr>
          <w:rPr>
            <w:color w:val="000000"/>
          </w:rPr>
          <w:tag w:val="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
          <w:id w:val="-748040210"/>
          <w:placeholder>
            <w:docPart w:val="DefaultPlaceholder_-1854013440"/>
          </w:placeholder>
        </w:sdtPr>
        <w:sdtContent>
          <w:r w:rsidR="0054762A" w:rsidRPr="0054762A">
            <w:rPr>
              <w:color w:val="000000"/>
            </w:rPr>
            <w:t>(Nadkarni et al., 2011)</w:t>
          </w:r>
        </w:sdtContent>
      </w:sdt>
      <w:r w:rsidR="00B82CA9">
        <w:rPr>
          <w:color w:val="000000"/>
        </w:rPr>
        <w:t xml:space="preserve">, that </w:t>
      </w:r>
      <w:r w:rsidR="006E6A9C">
        <w:rPr>
          <w:color w:val="000000"/>
        </w:rPr>
        <w:t xml:space="preserve">are still widely used </w:t>
      </w:r>
      <w:r w:rsidR="007F1845">
        <w:rPr>
          <w:color w:val="000000"/>
        </w:rPr>
        <w:t>nowadays,</w:t>
      </w:r>
      <w:r w:rsidR="006E6A9C">
        <w:rPr>
          <w:color w:val="000000"/>
        </w:rPr>
        <w:t xml:space="preserve"> especially in Information Retrieval tasks such as document indexing</w:t>
      </w:r>
      <w:r w:rsidR="00442461">
        <w:rPr>
          <w:color w:val="000000"/>
        </w:rPr>
        <w:t xml:space="preserve">, document </w:t>
      </w:r>
      <w:r w:rsidR="006E6A9C">
        <w:rPr>
          <w:color w:val="000000"/>
        </w:rPr>
        <w:t xml:space="preserve">classification </w:t>
      </w:r>
      <w:r w:rsidR="00442461">
        <w:rPr>
          <w:color w:val="000000"/>
        </w:rPr>
        <w:t>and</w:t>
      </w:r>
      <w:r w:rsidR="006E6A9C">
        <w:rPr>
          <w:color w:val="000000"/>
        </w:rPr>
        <w:t xml:space="preserve"> sentiment analysis. </w:t>
      </w:r>
      <w:r w:rsidR="00B90608">
        <w:rPr>
          <w:color w:val="000000"/>
        </w:rPr>
        <w:t xml:space="preserve">Statistical </w:t>
      </w:r>
      <w:r w:rsidR="00114E0B">
        <w:rPr>
          <w:color w:val="000000"/>
        </w:rPr>
        <w:t>techniques</w:t>
      </w:r>
      <w:r w:rsidR="00B90608">
        <w:rPr>
          <w:color w:val="000000"/>
        </w:rPr>
        <w:t xml:space="preserve"> </w:t>
      </w:r>
      <w:proofErr w:type="gramStart"/>
      <w:r w:rsidR="00442461">
        <w:rPr>
          <w:color w:val="000000"/>
        </w:rPr>
        <w:t>were</w:t>
      </w:r>
      <w:proofErr w:type="gramEnd"/>
      <w:r w:rsidR="00442461">
        <w:rPr>
          <w:color w:val="000000"/>
        </w:rPr>
        <w:t xml:space="preserve"> </w:t>
      </w:r>
      <w:r w:rsidR="00B82CA9">
        <w:rPr>
          <w:color w:val="000000"/>
        </w:rPr>
        <w:t xml:space="preserve">the </w:t>
      </w:r>
      <w:r w:rsidR="00053828">
        <w:rPr>
          <w:color w:val="000000"/>
        </w:rPr>
        <w:t>baseline</w:t>
      </w:r>
      <w:r w:rsidR="00B82CA9">
        <w:rPr>
          <w:color w:val="000000"/>
        </w:rPr>
        <w:t xml:space="preserve"> </w:t>
      </w:r>
      <w:r w:rsidR="00114E0B">
        <w:rPr>
          <w:color w:val="000000"/>
        </w:rPr>
        <w:t xml:space="preserve">methods </w:t>
      </w:r>
      <w:r w:rsidR="00B82CA9">
        <w:rPr>
          <w:color w:val="000000"/>
        </w:rPr>
        <w:t xml:space="preserve">until </w:t>
      </w:r>
      <w:r w:rsidR="006E6A9C">
        <w:rPr>
          <w:color w:val="000000"/>
        </w:rPr>
        <w:t xml:space="preserve">NLP began incorporating </w:t>
      </w:r>
      <w:r w:rsidR="00B82CA9">
        <w:rPr>
          <w:color w:val="000000"/>
        </w:rPr>
        <w:t>neural networks</w:t>
      </w:r>
      <w:r w:rsidR="006E6A9C">
        <w:rPr>
          <w:color w:val="000000"/>
        </w:rPr>
        <w:t xml:space="preserve">, which led to the </w:t>
      </w:r>
      <w:r w:rsidR="00B90608">
        <w:rPr>
          <w:color w:val="000000"/>
        </w:rPr>
        <w:t xml:space="preserve">revolutionary </w:t>
      </w:r>
      <w:r w:rsidR="00053828">
        <w:rPr>
          <w:color w:val="000000"/>
        </w:rPr>
        <w:t xml:space="preserve">emergence of Transformer models </w:t>
      </w:r>
      <w:r w:rsidR="00442461">
        <w:rPr>
          <w:color w:val="000000"/>
        </w:rPr>
        <w:t>starting in</w:t>
      </w:r>
      <w:r w:rsidR="00053828">
        <w:rPr>
          <w:color w:val="000000"/>
        </w:rPr>
        <w:t xml:space="preserve"> 2018</w:t>
      </w:r>
      <w:r w:rsidR="00053828">
        <w:rPr>
          <w:rStyle w:val="Referinnotdesubsol"/>
          <w:color w:val="000000"/>
        </w:rPr>
        <w:footnoteReference w:id="2"/>
      </w:r>
      <w:r w:rsidR="007F1845">
        <w:rPr>
          <w:color w:val="000000"/>
        </w:rPr>
        <w:t xml:space="preserve">. Today, BERT and GPT models achieve remarkable results in complex NLP tasks </w:t>
      </w:r>
      <w:r w:rsidR="00E44001">
        <w:rPr>
          <w:color w:val="000000"/>
        </w:rPr>
        <w:t>such as</w:t>
      </w:r>
      <w:r w:rsidR="007F1845">
        <w:rPr>
          <w:color w:val="000000"/>
        </w:rPr>
        <w:t xml:space="preserve"> summarization, question answering, translation and text generation.</w:t>
      </w:r>
      <w:r w:rsidR="00E93BF0">
        <w:rPr>
          <w:color w:val="000000"/>
        </w:rPr>
        <w:t xml:space="preserve"> </w:t>
      </w:r>
      <w:r w:rsidR="00E47C80">
        <w:rPr>
          <w:color w:val="000000"/>
        </w:rPr>
        <w:t xml:space="preserve">This marks the beginning of an era where natural language processing models are </w:t>
      </w:r>
      <w:r w:rsidR="00E44001">
        <w:rPr>
          <w:color w:val="000000"/>
        </w:rPr>
        <w:t xml:space="preserve">available </w:t>
      </w:r>
      <w:r w:rsidR="00E47C80">
        <w:rPr>
          <w:color w:val="000000"/>
        </w:rPr>
        <w:t xml:space="preserve">to the </w:t>
      </w:r>
      <w:proofErr w:type="gramStart"/>
      <w:r w:rsidR="00E44001">
        <w:rPr>
          <w:color w:val="000000"/>
        </w:rPr>
        <w:t>general</w:t>
      </w:r>
      <w:r w:rsidR="00E47C80">
        <w:rPr>
          <w:color w:val="000000"/>
        </w:rPr>
        <w:t xml:space="preserve"> public</w:t>
      </w:r>
      <w:proofErr w:type="gramEnd"/>
      <w:r w:rsidR="00E47C80">
        <w:rPr>
          <w:color w:val="000000"/>
        </w:rPr>
        <w:t xml:space="preserve"> in the form of digital assistants </w:t>
      </w:r>
      <w:r w:rsidR="00E44001">
        <w:rPr>
          <w:color w:val="000000"/>
        </w:rPr>
        <w:t>and</w:t>
      </w:r>
      <w:r w:rsidR="00E47C80">
        <w:rPr>
          <w:color w:val="000000"/>
        </w:rPr>
        <w:t xml:space="preserve"> chatbots integrated in </w:t>
      </w:r>
      <w:r w:rsidR="00E44001">
        <w:rPr>
          <w:color w:val="000000"/>
        </w:rPr>
        <w:t>various</w:t>
      </w:r>
      <w:r w:rsidR="004418E6">
        <w:rPr>
          <w:color w:val="000000"/>
        </w:rPr>
        <w:t xml:space="preserve"> </w:t>
      </w:r>
      <w:r w:rsidR="002F2E90">
        <w:rPr>
          <w:color w:val="000000"/>
        </w:rPr>
        <w:t xml:space="preserve">web or mobile </w:t>
      </w:r>
      <w:r w:rsidR="004418E6">
        <w:rPr>
          <w:color w:val="000000"/>
        </w:rPr>
        <w:t>applications.</w:t>
      </w:r>
    </w:p>
    <w:p w14:paraId="63C5BB2F" w14:textId="15458D19" w:rsidR="00FD2E4F" w:rsidRPr="00503DD4" w:rsidRDefault="00FD2E4F" w:rsidP="00503DD4">
      <w:r>
        <w:rPr>
          <w:color w:val="000000"/>
        </w:rPr>
        <w:t>Information Retrieval</w:t>
      </w:r>
      <w:r w:rsidR="005555DB">
        <w:rPr>
          <w:color w:val="000000"/>
        </w:rPr>
        <w:t xml:space="preserve"> (IR)</w:t>
      </w:r>
      <w:r>
        <w:rPr>
          <w:color w:val="000000"/>
        </w:rPr>
        <w:t xml:space="preserve"> is a field that focuses on identifying </w:t>
      </w:r>
      <w:r w:rsidR="00D013CF">
        <w:rPr>
          <w:color w:val="000000"/>
        </w:rPr>
        <w:t xml:space="preserve">and ranking </w:t>
      </w:r>
      <w:r>
        <w:rPr>
          <w:color w:val="000000"/>
        </w:rPr>
        <w:t xml:space="preserve">relevant information from vast document collections, </w:t>
      </w:r>
      <w:proofErr w:type="gramStart"/>
      <w:r>
        <w:rPr>
          <w:color w:val="000000"/>
        </w:rPr>
        <w:t>in order to</w:t>
      </w:r>
      <w:proofErr w:type="gramEnd"/>
      <w:r>
        <w:rPr>
          <w:color w:val="000000"/>
        </w:rPr>
        <w:t xml:space="preserve"> improve database queries, </w:t>
      </w:r>
      <w:r w:rsidR="00E37765">
        <w:rPr>
          <w:color w:val="000000"/>
        </w:rPr>
        <w:t>document searching and filtering</w:t>
      </w:r>
      <w:r w:rsidR="00D013CF">
        <w:rPr>
          <w:color w:val="000000"/>
        </w:rPr>
        <w:t xml:space="preserve"> and recommendations based on user preferences</w:t>
      </w:r>
      <w:r w:rsidR="00AB2AB8">
        <w:rPr>
          <w:color w:val="000000"/>
        </w:rPr>
        <w:t xml:space="preserve"> </w:t>
      </w:r>
      <w:sdt>
        <w:sdtPr>
          <w:rPr>
            <w:color w:val="000000"/>
          </w:rPr>
          <w:tag w:val="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
          <w:id w:val="191732257"/>
          <w:placeholder>
            <w:docPart w:val="DefaultPlaceholder_-1854013440"/>
          </w:placeholder>
        </w:sdtPr>
        <w:sdtContent>
          <w:r w:rsidR="0054762A" w:rsidRPr="0054762A">
            <w:rPr>
              <w:color w:val="000000"/>
            </w:rPr>
            <w:t>(Arora et al., 2016; Nomoto, 2022)</w:t>
          </w:r>
        </w:sdtContent>
      </w:sdt>
      <w:r w:rsidR="009B499E">
        <w:rPr>
          <w:color w:val="000000"/>
        </w:rPr>
        <w:t>.</w:t>
      </w:r>
      <w:r w:rsidR="00AB2AB8">
        <w:rPr>
          <w:color w:val="000000"/>
        </w:rPr>
        <w:t xml:space="preserve"> </w:t>
      </w:r>
      <w:r w:rsidR="005555DB">
        <w:rPr>
          <w:color w:val="000000"/>
        </w:rPr>
        <w:t xml:space="preserve">Keyword extraction, the </w:t>
      </w:r>
      <w:r w:rsidR="00575311">
        <w:rPr>
          <w:color w:val="000000"/>
        </w:rPr>
        <w:t>selection</w:t>
      </w:r>
      <w:r w:rsidR="005555DB">
        <w:rPr>
          <w:color w:val="000000"/>
        </w:rPr>
        <w:t xml:space="preserve"> of significant terms from a text, and topic modeling, the uncovering of hidden topics in large document collections, are two tasks that </w:t>
      </w:r>
      <w:r w:rsidR="00575311">
        <w:rPr>
          <w:color w:val="000000"/>
        </w:rPr>
        <w:t>are</w:t>
      </w:r>
      <w:r w:rsidR="005555DB">
        <w:rPr>
          <w:color w:val="000000"/>
        </w:rPr>
        <w:t xml:space="preserve"> positioned at the intersection of IR and NLP, being useful for IR purposes, while making use </w:t>
      </w:r>
      <w:r w:rsidR="00BF2DF9">
        <w:rPr>
          <w:color w:val="000000"/>
        </w:rPr>
        <w:t xml:space="preserve">of linguistic characteristics and NLP techniques, such as tokenization, lemmatization, part of speech tagging, named entity recognition and word </w:t>
      </w:r>
      <w:r w:rsidR="009C6E10">
        <w:rPr>
          <w:color w:val="000000"/>
        </w:rPr>
        <w:t>vectors</w:t>
      </w:r>
      <w:r w:rsidR="00BF2DF9">
        <w:rPr>
          <w:color w:val="000000"/>
        </w:rPr>
        <w:t>.</w:t>
      </w:r>
    </w:p>
    <w:p w14:paraId="62DF727F" w14:textId="12B9ADC1" w:rsidR="00F57319" w:rsidRDefault="00983F7B" w:rsidP="0053404B">
      <w:pPr>
        <w:pStyle w:val="Titlu2"/>
      </w:pPr>
      <w:bookmarkStart w:id="6" w:name="_Toc170049040"/>
      <w:r>
        <w:t>Problem</w:t>
      </w:r>
      <w:bookmarkEnd w:id="6"/>
    </w:p>
    <w:p w14:paraId="19013AEA" w14:textId="39AD25C4" w:rsidR="00956CC4" w:rsidRPr="00114E0B" w:rsidRDefault="00956CC4" w:rsidP="00956CC4">
      <w:pPr>
        <w:rPr>
          <w:color w:val="000000"/>
        </w:rPr>
      </w:pPr>
      <w:r>
        <w:t>CRESCDI</w:t>
      </w:r>
      <w:r>
        <w:rPr>
          <w:rStyle w:val="Referinnotdesubsol"/>
        </w:rPr>
        <w:footnoteReference w:id="3"/>
      </w:r>
      <w:r>
        <w:t xml:space="preserve"> is a platform dedicated to </w:t>
      </w:r>
      <w:r w:rsidRPr="00114E0B">
        <w:rPr>
          <w:color w:val="000000"/>
        </w:rPr>
        <w:t xml:space="preserve">researchers at the </w:t>
      </w:r>
      <w:r w:rsidRPr="00114E0B">
        <w:rPr>
          <w:color w:val="000000"/>
        </w:rPr>
        <w:t>National University of Science and Technology POLITEHNICA Bucharest</w:t>
      </w:r>
      <w:r w:rsidR="007E390E">
        <w:rPr>
          <w:color w:val="000000"/>
        </w:rPr>
        <w:t xml:space="preserve"> (UNSTPB)</w:t>
      </w:r>
      <w:r w:rsidRPr="00114E0B">
        <w:rPr>
          <w:color w:val="000000"/>
        </w:rPr>
        <w:t xml:space="preserve">, where users can </w:t>
      </w:r>
      <w:r w:rsidR="00442461">
        <w:rPr>
          <w:color w:val="000000"/>
        </w:rPr>
        <w:t>access</w:t>
      </w:r>
      <w:r w:rsidRPr="00114E0B">
        <w:rPr>
          <w:color w:val="000000"/>
        </w:rPr>
        <w:t xml:space="preserve"> profiles of </w:t>
      </w:r>
      <w:r w:rsidRPr="00114E0B">
        <w:rPr>
          <w:color w:val="000000"/>
        </w:rPr>
        <w:lastRenderedPageBreak/>
        <w:t>researchers</w:t>
      </w:r>
      <w:r w:rsidR="00CF2ADA" w:rsidRPr="00114E0B">
        <w:rPr>
          <w:color w:val="000000"/>
        </w:rPr>
        <w:t xml:space="preserve">, including </w:t>
      </w:r>
      <w:r w:rsidRPr="00114E0B">
        <w:rPr>
          <w:color w:val="000000"/>
        </w:rPr>
        <w:t xml:space="preserve">information about them and their </w:t>
      </w:r>
      <w:r w:rsidR="007A4AD8" w:rsidRPr="00114E0B">
        <w:rPr>
          <w:color w:val="000000"/>
        </w:rPr>
        <w:t xml:space="preserve">scientific </w:t>
      </w:r>
      <w:r w:rsidRPr="00114E0B">
        <w:rPr>
          <w:color w:val="000000"/>
        </w:rPr>
        <w:t>publications.</w:t>
      </w:r>
      <w:r w:rsidR="009E747F" w:rsidRPr="00114E0B">
        <w:rPr>
          <w:color w:val="000000"/>
        </w:rPr>
        <w:t xml:space="preserve"> Each profile contains a “Keywords” section, where researchers can manually add terms that best highlight their competences and research activity</w:t>
      </w:r>
      <w:r w:rsidR="00E57B22" w:rsidRPr="00114E0B">
        <w:rPr>
          <w:color w:val="000000"/>
        </w:rPr>
        <w:t>, so that other academic professionals or students can easily see them by accessing the CRESCDI profile.</w:t>
      </w:r>
      <w:r w:rsidR="00A44308" w:rsidRPr="00114E0B">
        <w:rPr>
          <w:color w:val="000000"/>
        </w:rPr>
        <w:t xml:space="preserve"> We want to automate the process of </w:t>
      </w:r>
      <w:r w:rsidR="00621103" w:rsidRPr="00114E0B">
        <w:rPr>
          <w:color w:val="000000"/>
        </w:rPr>
        <w:t xml:space="preserve">extracting keywords </w:t>
      </w:r>
      <w:r w:rsidR="0055489A" w:rsidRPr="00114E0B">
        <w:rPr>
          <w:color w:val="000000"/>
        </w:rPr>
        <w:t>from each</w:t>
      </w:r>
      <w:r w:rsidR="00621103" w:rsidRPr="00114E0B">
        <w:rPr>
          <w:color w:val="000000"/>
        </w:rPr>
        <w:t xml:space="preserve"> research</w:t>
      </w:r>
      <w:r w:rsidR="0055489A" w:rsidRPr="00114E0B">
        <w:rPr>
          <w:color w:val="000000"/>
        </w:rPr>
        <w:t>er’s</w:t>
      </w:r>
      <w:r w:rsidR="00621103" w:rsidRPr="00114E0B">
        <w:rPr>
          <w:color w:val="000000"/>
        </w:rPr>
        <w:t xml:space="preserve"> </w:t>
      </w:r>
      <w:r w:rsidR="006A65BA" w:rsidRPr="00114E0B">
        <w:rPr>
          <w:color w:val="000000"/>
        </w:rPr>
        <w:t>publications</w:t>
      </w:r>
      <w:r w:rsidR="00621103" w:rsidRPr="00114E0B">
        <w:rPr>
          <w:color w:val="000000"/>
        </w:rPr>
        <w:t>.</w:t>
      </w:r>
      <w:r w:rsidR="0055489A" w:rsidRPr="00114E0B">
        <w:rPr>
          <w:color w:val="000000"/>
        </w:rPr>
        <w:t xml:space="preserve"> This is the </w:t>
      </w:r>
      <w:r w:rsidR="00B961CC" w:rsidRPr="00114E0B">
        <w:rPr>
          <w:color w:val="000000"/>
        </w:rPr>
        <w:t>focus</w:t>
      </w:r>
      <w:r w:rsidR="0055489A" w:rsidRPr="00114E0B">
        <w:rPr>
          <w:color w:val="000000"/>
        </w:rPr>
        <w:t xml:space="preserve"> of this paper, which I will detail further.</w:t>
      </w:r>
    </w:p>
    <w:p w14:paraId="18E71F0F" w14:textId="2E51C39C" w:rsidR="00F53D42" w:rsidRDefault="00F53D42" w:rsidP="00F53D42">
      <w:pPr>
        <w:pStyle w:val="Titlu2"/>
      </w:pPr>
      <w:bookmarkStart w:id="7" w:name="_Toc170049041"/>
      <w:r>
        <w:t>Objectives</w:t>
      </w:r>
      <w:bookmarkEnd w:id="7"/>
    </w:p>
    <w:p w14:paraId="6191D897" w14:textId="6F3DB66D" w:rsidR="00F53D42" w:rsidRDefault="008C6384" w:rsidP="00F53D42">
      <w:r>
        <w:t>In this project</w:t>
      </w:r>
      <w:r w:rsidR="00B961CC">
        <w:t>, I aimed to use state</w:t>
      </w:r>
      <w:r>
        <w:t>-</w:t>
      </w:r>
      <w:r w:rsidR="00B961CC">
        <w:t>of</w:t>
      </w:r>
      <w:r>
        <w:t>-</w:t>
      </w:r>
      <w:r w:rsidR="00B961CC">
        <w:t>the</w:t>
      </w:r>
      <w:r>
        <w:t>-</w:t>
      </w:r>
      <w:r w:rsidR="00B961CC">
        <w:t xml:space="preserve">art software tools and </w:t>
      </w:r>
      <w:r w:rsidR="007E390E">
        <w:t>algorithms</w:t>
      </w:r>
      <w:r w:rsidR="00B961CC">
        <w:t xml:space="preserve"> to extract</w:t>
      </w:r>
      <w:r w:rsidR="00834AA9">
        <w:t xml:space="preserve"> the most</w:t>
      </w:r>
      <w:r w:rsidR="00B961CC">
        <w:t xml:space="preserve"> relevant </w:t>
      </w:r>
      <w:r w:rsidR="00114E0B">
        <w:t xml:space="preserve">words or </w:t>
      </w:r>
      <w:r w:rsidR="00B961CC">
        <w:t xml:space="preserve">phrases from </w:t>
      </w:r>
      <w:r w:rsidR="00834AA9">
        <w:t xml:space="preserve">the abstracts of </w:t>
      </w:r>
      <w:r w:rsidR="00B961CC">
        <w:t>CRESCDI authors</w:t>
      </w:r>
      <w:r w:rsidR="00114E0B">
        <w:t xml:space="preserve">, terms that </w:t>
      </w:r>
      <w:r w:rsidR="009F196F">
        <w:t>effectively</w:t>
      </w:r>
      <w:r w:rsidR="00114E0B">
        <w:t xml:space="preserve"> </w:t>
      </w:r>
      <w:r w:rsidR="009F196F">
        <w:t>capture</w:t>
      </w:r>
      <w:r w:rsidR="00114E0B">
        <w:t xml:space="preserve"> the </w:t>
      </w:r>
      <w:r w:rsidR="007E390E">
        <w:t>area of interest of each UNSTPB researcher.</w:t>
      </w:r>
    </w:p>
    <w:p w14:paraId="3EB35E5C" w14:textId="78E2D49A" w:rsidR="008D330F" w:rsidRPr="00F53D42" w:rsidRDefault="008D330F" w:rsidP="00F53D42">
      <w:r>
        <w:t xml:space="preserve">In my implementation, I employed two distinct </w:t>
      </w:r>
      <w:r w:rsidR="003C20AE">
        <w:t>techniques</w:t>
      </w:r>
      <w:r>
        <w:t xml:space="preserve"> to identify the keyphrases, Yet Another Keyword Extractor (YAKE), a statistical keyword extraction algorithm</w:t>
      </w:r>
      <w:r w:rsidR="003C20AE">
        <w:t>, and Latent Dirichlet Allocation (LDA), a probabilistic topic modeling method. Consequently, another purpose of this study is the comparison between</w:t>
      </w:r>
      <w:r w:rsidR="00AF2466">
        <w:t xml:space="preserve"> these two methodologies.</w:t>
      </w:r>
    </w:p>
    <w:p w14:paraId="4D1AE9FE" w14:textId="6B69CA9A" w:rsidR="00F57319" w:rsidRPr="00560BA3" w:rsidRDefault="00A44308" w:rsidP="0053404B">
      <w:pPr>
        <w:pStyle w:val="Titlu2"/>
      </w:pPr>
      <w:bookmarkStart w:id="8" w:name="_Toc170049042"/>
      <w:r>
        <w:t>Structure</w:t>
      </w:r>
      <w:bookmarkEnd w:id="8"/>
    </w:p>
    <w:p w14:paraId="78370208" w14:textId="5E99F866" w:rsidR="00E15651" w:rsidRDefault="008C2ABE" w:rsidP="00E15651">
      <w:r>
        <w:t xml:space="preserve">This </w:t>
      </w:r>
      <w:r w:rsidR="00B411F0">
        <w:t>sub</w:t>
      </w:r>
      <w:r>
        <w:t xml:space="preserve">section briefly presents the chapters that will be elaborated </w:t>
      </w:r>
      <w:r w:rsidR="00E15651">
        <w:t xml:space="preserve">in the subsequent </w:t>
      </w:r>
      <w:r w:rsidR="00B411F0">
        <w:t>chapters</w:t>
      </w:r>
      <w:r w:rsidR="00E15651">
        <w:t xml:space="preserve"> of</w:t>
      </w:r>
      <w:r>
        <w:t xml:space="preserve"> this document.</w:t>
      </w:r>
      <w:bookmarkStart w:id="9" w:name="_bxcf2kuryx9t" w:colFirst="0" w:colLast="0"/>
      <w:bookmarkStart w:id="10" w:name="_jqbhck7fzqn5" w:colFirst="0" w:colLast="0"/>
      <w:bookmarkStart w:id="11" w:name="_Ref169282244"/>
      <w:bookmarkStart w:id="12" w:name="_Ref169449194"/>
      <w:bookmarkStart w:id="13" w:name="_Ref169449206"/>
      <w:bookmarkStart w:id="14" w:name="_Ref169449229"/>
      <w:bookmarkEnd w:id="9"/>
      <w:bookmarkEnd w:id="10"/>
      <w:r w:rsidR="004B5533">
        <w:t xml:space="preserve"> In the </w:t>
      </w:r>
      <w:r w:rsidR="007A1EED">
        <w:t>next</w:t>
      </w:r>
      <w:r w:rsidR="004B5533">
        <w:t xml:space="preserve"> chapter, “State of the Art”, I will describe the NLP techniques and software libraries </w:t>
      </w:r>
      <w:r w:rsidR="00B411F0">
        <w:t>employed</w:t>
      </w:r>
      <w:r w:rsidR="004B5533">
        <w:t xml:space="preserve"> in my implementation</w:t>
      </w:r>
      <w:r w:rsidR="00125164">
        <w:t xml:space="preserve">, as well as other similar available tools. The chapter is divided into five subsections, where the first four each represent one task of the project: language identification, particularly discussing the fastText </w:t>
      </w:r>
      <w:r w:rsidR="00FB0794">
        <w:t>Python package</w:t>
      </w:r>
      <w:r w:rsidR="00125164">
        <w:t>, text preprocessing</w:t>
      </w:r>
      <w:r w:rsidR="00FB0794">
        <w:t>, focusing on the spaCy NLP library</w:t>
      </w:r>
      <w:r w:rsidR="00125164">
        <w:t>, keyword extraction</w:t>
      </w:r>
      <w:r w:rsidR="00FB0794">
        <w:t>, subsection that mentions a couple of related algorithms and then largely describes YAKE</w:t>
      </w:r>
      <w:r w:rsidR="00125164">
        <w:t>,</w:t>
      </w:r>
      <w:r w:rsidR="00FB0794">
        <w:t xml:space="preserve"> and</w:t>
      </w:r>
      <w:r w:rsidR="00125164">
        <w:t xml:space="preserve"> topic modeling</w:t>
      </w:r>
      <w:r w:rsidR="00FB0794">
        <w:t>, which centers around LDA</w:t>
      </w:r>
      <w:r w:rsidR="00125164">
        <w:t xml:space="preserve">. </w:t>
      </w:r>
      <w:r w:rsidR="00326992">
        <w:t>In the last subsection</w:t>
      </w:r>
      <w:r w:rsidR="00125164">
        <w:t>, I will talk about Gensim</w:t>
      </w:r>
      <w:r w:rsidR="00326992">
        <w:t xml:space="preserve">, </w:t>
      </w:r>
      <w:r w:rsidR="007A1EED">
        <w:t>an</w:t>
      </w:r>
      <w:r w:rsidR="00125164">
        <w:t xml:space="preserve"> </w:t>
      </w:r>
      <w:r w:rsidR="00326992">
        <w:t xml:space="preserve">NLP </w:t>
      </w:r>
      <w:r w:rsidR="00125164">
        <w:t>library</w:t>
      </w:r>
      <w:r w:rsidR="00326992">
        <w:t xml:space="preserve"> specifically meant for topic modeling.</w:t>
      </w:r>
    </w:p>
    <w:p w14:paraId="59C1CCAA" w14:textId="1201889C" w:rsidR="00D634C8" w:rsidRDefault="007A1EED" w:rsidP="00E15651">
      <w:r>
        <w:t xml:space="preserve">The third section illustrates the way I integrated the previously discussed state of the art NLP tools in my project, to implement a solution for the task of extracting key themes from scientific abstracts. </w:t>
      </w:r>
      <w:r w:rsidR="00B411F0">
        <w:t>The</w:t>
      </w:r>
      <w:r>
        <w:t xml:space="preserve"> “</w:t>
      </w:r>
      <w:r w:rsidR="00A67A9D">
        <w:t>Solution” section</w:t>
      </w:r>
      <w:r>
        <w:t xml:space="preserve"> </w:t>
      </w:r>
      <w:r w:rsidR="00A67A9D">
        <w:t>describes the filtering of the abstract list of an author,</w:t>
      </w:r>
      <w:r w:rsidR="00B411F0">
        <w:t xml:space="preserve"> </w:t>
      </w:r>
      <w:r w:rsidR="00A67A9D">
        <w:t>the keyword extraction with YAKE and the topic modeling with LDA, as well as the distinct steps of text preprocessing before applying YAKE and LD</w:t>
      </w:r>
      <w:r w:rsidR="00451E5F">
        <w:t>A</w:t>
      </w:r>
      <w:r w:rsidR="00A67A9D">
        <w:t>.</w:t>
      </w:r>
    </w:p>
    <w:p w14:paraId="358A8C23" w14:textId="703AFBE5" w:rsidR="00BE5687" w:rsidRDefault="00BE5687" w:rsidP="00E15651">
      <w:r>
        <w:t xml:space="preserve">The fourth chapter reveals some results of my application, along with a thorough evaluation using metrics, then presents a comparison between the </w:t>
      </w:r>
      <w:r w:rsidR="00D91A87">
        <w:t>keywords obtained using</w:t>
      </w:r>
      <w:r>
        <w:t xml:space="preserve"> YAKE and LDA</w:t>
      </w:r>
      <w:r w:rsidR="00D91A87">
        <w:t xml:space="preserve"> respectively</w:t>
      </w:r>
      <w:r>
        <w:t>.</w:t>
      </w:r>
    </w:p>
    <w:p w14:paraId="2080ECE7" w14:textId="760B4107" w:rsidR="00E15651" w:rsidRDefault="00E90CE9" w:rsidP="00E15651">
      <w:r>
        <w:t>Finally, the results of this project are summarized in the “Conclusion” section, and more implementation details are provided in the Appendix.</w:t>
      </w:r>
      <w:r w:rsidR="00491E4C">
        <w:br w:type="page"/>
      </w:r>
    </w:p>
    <w:p w14:paraId="5537BBD8" w14:textId="5AEEFF3A" w:rsidR="003957E4" w:rsidRPr="00560BA3" w:rsidRDefault="006F36FF" w:rsidP="0053404B">
      <w:pPr>
        <w:pStyle w:val="Titlu1"/>
      </w:pPr>
      <w:bookmarkStart w:id="15" w:name="_Ref169971293"/>
      <w:bookmarkStart w:id="16" w:name="_Toc170049043"/>
      <w:r w:rsidRPr="00560BA3">
        <w:lastRenderedPageBreak/>
        <w:t>STATE OF THE ART</w:t>
      </w:r>
      <w:bookmarkEnd w:id="11"/>
      <w:bookmarkEnd w:id="12"/>
      <w:bookmarkEnd w:id="13"/>
      <w:bookmarkEnd w:id="14"/>
      <w:bookmarkEnd w:id="15"/>
      <w:bookmarkEnd w:id="16"/>
    </w:p>
    <w:p w14:paraId="5767EBA5" w14:textId="47B8D50F" w:rsidR="00DC27B1" w:rsidRDefault="00F83476" w:rsidP="00DC27B1">
      <w:pPr>
        <w:rPr>
          <w:color w:val="000000"/>
        </w:rPr>
      </w:pPr>
      <w:r w:rsidRPr="00560BA3">
        <w:t>In the field of Natural Language Processing (NLP), keyword</w:t>
      </w:r>
      <w:r w:rsidR="00082565" w:rsidRPr="00560BA3">
        <w:t xml:space="preserve"> </w:t>
      </w:r>
      <w:r w:rsidRPr="00560BA3">
        <w:t xml:space="preserve">extraction </w:t>
      </w:r>
      <w:r w:rsidR="00F47B71" w:rsidRPr="00560BA3">
        <w:t>is</w:t>
      </w:r>
      <w:r w:rsidR="00082565" w:rsidRPr="00560BA3">
        <w:t xml:space="preserve"> </w:t>
      </w:r>
      <w:r w:rsidRPr="00560BA3">
        <w:t xml:space="preserve">essential for </w:t>
      </w:r>
      <w:r w:rsidR="00F47B71" w:rsidRPr="00560BA3">
        <w:t xml:space="preserve">text mining purposes, such as </w:t>
      </w:r>
      <w:r w:rsidR="00F47B71" w:rsidRPr="008C66F5">
        <w:t>automatic</w:t>
      </w:r>
      <w:r w:rsidR="00F47B71" w:rsidRPr="00560BA3">
        <w:t xml:space="preserve"> indexing, summarization, classification,</w:t>
      </w:r>
      <w:r w:rsidR="008C66F5">
        <w:t xml:space="preserve"> </w:t>
      </w:r>
      <w:r w:rsidR="00F47B71" w:rsidRPr="008C66F5">
        <w:t>automatic</w:t>
      </w:r>
      <w:r w:rsidR="00F47B71" w:rsidRPr="00560BA3">
        <w:t xml:space="preserve"> filtering</w:t>
      </w:r>
      <w:r w:rsidR="003F3F1F" w:rsidRPr="00560BA3">
        <w:t xml:space="preserve"> and</w:t>
      </w:r>
      <w:r w:rsidR="00F47B71" w:rsidRPr="00560BA3">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54762A" w:rsidRPr="0054762A">
            <w:rPr>
              <w:color w:val="000000"/>
            </w:rPr>
            <w:t>(Zhang, 2008)</w:t>
          </w:r>
        </w:sdtContent>
      </w:sdt>
      <w:r w:rsidR="003F3F1F" w:rsidRPr="00560BA3">
        <w:rPr>
          <w:color w:val="000000"/>
        </w:rPr>
        <w:t xml:space="preserve">. </w:t>
      </w:r>
      <w:r w:rsidR="00637F2A" w:rsidRPr="00560BA3">
        <w:rPr>
          <w:color w:val="000000"/>
        </w:rPr>
        <w:t>The necessity of accurately extracting keywords and topics from documents has led to the development of numerous algorithms</w:t>
      </w:r>
      <w:r w:rsidR="008C640B" w:rsidRPr="00560BA3">
        <w:rPr>
          <w:color w:val="000000"/>
        </w:rPr>
        <w:t xml:space="preserve">. However, </w:t>
      </w:r>
      <w:r w:rsidR="00A74268" w:rsidRPr="00A74268">
        <w:rPr>
          <w:color w:val="000000"/>
        </w:rPr>
        <w:t>unlike other computer science fields that have specific methods for performing tasks, NLP lacks a unique solution</w:t>
      </w:r>
      <w:r w:rsidR="00A74268">
        <w:rPr>
          <w:color w:val="000000"/>
        </w:rPr>
        <w:t xml:space="preserve"> for a specific </w:t>
      </w:r>
      <w:r w:rsidR="0004023E">
        <w:rPr>
          <w:color w:val="000000"/>
        </w:rPr>
        <w:t>concern</w:t>
      </w:r>
      <w:r w:rsidR="00C53163" w:rsidRPr="00560BA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54762A" w:rsidRPr="0054762A">
            <w:rPr>
              <w:color w:val="000000"/>
            </w:rPr>
            <w:t>(Campos et al., 2018)</w:t>
          </w:r>
        </w:sdtContent>
      </w:sdt>
      <w:r w:rsidR="00001075" w:rsidRPr="00560BA3">
        <w:rPr>
          <w:color w:val="000000"/>
        </w:rPr>
        <w:t xml:space="preserve">. </w:t>
      </w:r>
      <w:r w:rsidR="00875880" w:rsidRPr="00560BA3">
        <w:rPr>
          <w:color w:val="000000"/>
        </w:rPr>
        <w:t xml:space="preserve"> </w:t>
      </w:r>
      <w:r w:rsidR="00B72E3B" w:rsidRPr="00560BA3">
        <w:rPr>
          <w:color w:val="000000"/>
        </w:rPr>
        <w:t xml:space="preserve">There is no universal approach for effectively extracting </w:t>
      </w:r>
      <w:r w:rsidR="005932ED" w:rsidRPr="00560BA3">
        <w:rPr>
          <w:color w:val="000000"/>
        </w:rPr>
        <w:t>semantic information</w:t>
      </w:r>
      <w:r w:rsidR="00B72E3B" w:rsidRPr="00560BA3">
        <w:rPr>
          <w:color w:val="000000"/>
        </w:rPr>
        <w:t xml:space="preserve"> without requiring </w:t>
      </w:r>
      <w:r w:rsidR="0022471B" w:rsidRPr="00560BA3">
        <w:rPr>
          <w:color w:val="000000"/>
        </w:rPr>
        <w:t xml:space="preserve">either large manually labelled datasets for training or </w:t>
      </w:r>
      <w:r w:rsidR="00245288" w:rsidRPr="00560BA3">
        <w:rPr>
          <w:color w:val="000000"/>
        </w:rPr>
        <w:t xml:space="preserve">a </w:t>
      </w:r>
      <w:r w:rsidR="0022471B" w:rsidRPr="00560BA3">
        <w:t xml:space="preserve">comprehensive </w:t>
      </w:r>
      <w:r w:rsidR="00B72E3B" w:rsidRPr="00560BA3">
        <w:rPr>
          <w:color w:val="000000"/>
        </w:rPr>
        <w:t xml:space="preserve">preprocessing of the </w:t>
      </w:r>
      <w:r w:rsidR="00100F5D">
        <w:rPr>
          <w:color w:val="000000"/>
        </w:rPr>
        <w:t xml:space="preserve">analyzed </w:t>
      </w:r>
      <w:r w:rsidR="00B72E3B" w:rsidRPr="00560BA3">
        <w:rPr>
          <w:color w:val="000000"/>
        </w:rPr>
        <w:t>text</w:t>
      </w:r>
      <w:r w:rsidR="00100F5D">
        <w:rPr>
          <w:color w:val="000000"/>
        </w:rPr>
        <w:t>s</w:t>
      </w:r>
      <w:r w:rsidR="00B72E3B" w:rsidRPr="00560BA3">
        <w:rPr>
          <w:color w:val="000000"/>
        </w:rPr>
        <w:t>, according to the specific</w:t>
      </w:r>
      <w:r w:rsidR="0022471B" w:rsidRPr="00560BA3">
        <w:rPr>
          <w:color w:val="000000"/>
        </w:rPr>
        <w:t>s</w:t>
      </w:r>
      <w:r w:rsidR="00B72E3B" w:rsidRPr="00560BA3">
        <w:rPr>
          <w:color w:val="000000"/>
        </w:rPr>
        <w:t xml:space="preserve"> of the domain </w:t>
      </w:r>
      <w:r w:rsidR="0004023E">
        <w:rPr>
          <w:color w:val="000000"/>
        </w:rPr>
        <w:t>and</w:t>
      </w:r>
      <w:r w:rsidR="00100F5D" w:rsidRPr="00560BA3">
        <w:rPr>
          <w:color w:val="000000"/>
        </w:rPr>
        <w:t xml:space="preserve"> </w:t>
      </w:r>
      <w:r w:rsidR="0022471B" w:rsidRPr="00560BA3">
        <w:rPr>
          <w:color w:val="000000"/>
        </w:rPr>
        <w:t xml:space="preserve">of the </w:t>
      </w:r>
      <w:r w:rsidR="00B72E3B" w:rsidRPr="00560BA3">
        <w:rPr>
          <w:color w:val="000000"/>
        </w:rPr>
        <w:t>individual document</w:t>
      </w:r>
      <w:r w:rsidR="0022471B" w:rsidRPr="00560BA3">
        <w:rPr>
          <w:color w:val="000000"/>
        </w:rPr>
        <w:t>.</w:t>
      </w:r>
      <w:r w:rsidR="00245288" w:rsidRPr="00560BA3">
        <w:rPr>
          <w:color w:val="000000"/>
        </w:rPr>
        <w:t xml:space="preserve"> </w:t>
      </w:r>
      <w:r w:rsidR="009B1074" w:rsidRPr="009B1074">
        <w:rPr>
          <w:color w:val="000000"/>
        </w:rPr>
        <w:t>Consequently</w:t>
      </w:r>
      <w:r w:rsidR="00161A1E" w:rsidRPr="00560BA3">
        <w:rPr>
          <w:color w:val="000000"/>
        </w:rPr>
        <w:t xml:space="preserve">, </w:t>
      </w:r>
      <w:r w:rsidR="009B1074">
        <w:rPr>
          <w:color w:val="000000"/>
        </w:rPr>
        <w:t>advanced NLP tasks</w:t>
      </w:r>
      <w:r w:rsidR="009B1074" w:rsidRPr="00560BA3">
        <w:rPr>
          <w:color w:val="000000"/>
        </w:rPr>
        <w:t xml:space="preserve"> </w:t>
      </w:r>
      <w:r w:rsidR="009B1074">
        <w:rPr>
          <w:color w:val="000000"/>
        </w:rPr>
        <w:t>require the</w:t>
      </w:r>
      <w:r w:rsidR="00D768A0" w:rsidRPr="00560BA3">
        <w:rPr>
          <w:color w:val="000000"/>
        </w:rPr>
        <w:t xml:space="preserve"> us</w:t>
      </w:r>
      <w:r w:rsidR="009B1074">
        <w:rPr>
          <w:color w:val="000000"/>
        </w:rPr>
        <w:t>age of</w:t>
      </w:r>
      <w:r w:rsidR="00D768A0" w:rsidRPr="00560BA3">
        <w:rPr>
          <w:color w:val="000000"/>
        </w:rPr>
        <w:t xml:space="preserve"> more</w:t>
      </w:r>
      <w:r w:rsidR="00F86F31" w:rsidRPr="00560BA3">
        <w:rPr>
          <w:color w:val="000000"/>
        </w:rPr>
        <w:t xml:space="preserve"> than one</w:t>
      </w:r>
      <w:r w:rsidR="00D768A0" w:rsidRPr="00560BA3">
        <w:rPr>
          <w:color w:val="000000"/>
        </w:rPr>
        <w:t xml:space="preserve"> </w:t>
      </w:r>
      <w:r w:rsidR="009B1074">
        <w:rPr>
          <w:color w:val="000000"/>
        </w:rPr>
        <w:t xml:space="preserve">software </w:t>
      </w:r>
      <w:r w:rsidR="00D768A0" w:rsidRPr="00560BA3">
        <w:rPr>
          <w:color w:val="000000"/>
        </w:rPr>
        <w:t xml:space="preserve">tool </w:t>
      </w:r>
      <w:r w:rsidR="009B1074">
        <w:rPr>
          <w:color w:val="000000"/>
        </w:rPr>
        <w:t xml:space="preserve">or algorithm </w:t>
      </w:r>
      <w:proofErr w:type="gramStart"/>
      <w:r w:rsidR="00D768A0" w:rsidRPr="00560BA3">
        <w:rPr>
          <w:color w:val="000000"/>
        </w:rPr>
        <w:t>in order to</w:t>
      </w:r>
      <w:proofErr w:type="gramEnd"/>
      <w:r w:rsidR="00D768A0" w:rsidRPr="00560BA3">
        <w:rPr>
          <w:color w:val="000000"/>
        </w:rPr>
        <w:t xml:space="preserve"> </w:t>
      </w:r>
      <w:r w:rsidR="009B1074">
        <w:rPr>
          <w:color w:val="000000"/>
        </w:rPr>
        <w:t xml:space="preserve">analyze multiple approaches aimed at </w:t>
      </w:r>
      <w:r w:rsidR="00D768A0" w:rsidRPr="00560BA3">
        <w:rPr>
          <w:color w:val="000000"/>
        </w:rPr>
        <w:t>achiev</w:t>
      </w:r>
      <w:r w:rsidR="009B1074">
        <w:rPr>
          <w:color w:val="000000"/>
        </w:rPr>
        <w:t>ing</w:t>
      </w:r>
      <w:r w:rsidR="00D768A0" w:rsidRPr="00560BA3">
        <w:rPr>
          <w:color w:val="000000"/>
        </w:rPr>
        <w:t xml:space="preserve"> </w:t>
      </w:r>
      <w:r w:rsidR="00021A51" w:rsidRPr="00560BA3">
        <w:rPr>
          <w:color w:val="000000"/>
        </w:rPr>
        <w:t>expected</w:t>
      </w:r>
      <w:r w:rsidR="00D768A0" w:rsidRPr="00560BA3">
        <w:rPr>
          <w:color w:val="000000"/>
        </w:rPr>
        <w:t xml:space="preserve"> results. </w:t>
      </w:r>
      <w:r w:rsidR="00330332">
        <w:rPr>
          <w:color w:val="000000"/>
        </w:rPr>
        <w:t>T</w:t>
      </w:r>
      <w:r w:rsidR="00D768A0" w:rsidRPr="00560BA3">
        <w:rPr>
          <w:color w:val="000000"/>
        </w:rPr>
        <w:t>his chapter</w:t>
      </w:r>
      <w:r w:rsidR="00330332">
        <w:rPr>
          <w:color w:val="000000"/>
        </w:rPr>
        <w:t xml:space="preserve"> describes preprocessing techniques followed by </w:t>
      </w:r>
      <w:r w:rsidR="00D768A0" w:rsidRPr="00560BA3">
        <w:rPr>
          <w:color w:val="000000"/>
        </w:rPr>
        <w:t xml:space="preserve">the </w:t>
      </w:r>
      <w:r w:rsidR="00330332">
        <w:rPr>
          <w:color w:val="000000"/>
        </w:rPr>
        <w:t xml:space="preserve">exploited NLP </w:t>
      </w:r>
      <w:r w:rsidR="00D768A0" w:rsidRPr="00560BA3">
        <w:rPr>
          <w:color w:val="000000"/>
        </w:rPr>
        <w:t>tools</w:t>
      </w:r>
      <w:r w:rsidR="00330332">
        <w:rPr>
          <w:color w:val="000000"/>
        </w:rPr>
        <w:t xml:space="preserve">, namely </w:t>
      </w:r>
      <w:r w:rsidR="002A0372" w:rsidRPr="00560BA3">
        <w:rPr>
          <w:color w:val="000000"/>
        </w:rPr>
        <w:t>YAKE!</w:t>
      </w:r>
      <w:r w:rsidR="00330332">
        <w:rPr>
          <w:rStyle w:val="Referinnotdesubsol"/>
          <w:color w:val="000000"/>
        </w:rPr>
        <w:footnoteReference w:id="4"/>
      </w:r>
      <w:r w:rsidR="002A0372" w:rsidRPr="00560BA3">
        <w:rPr>
          <w:color w:val="000000"/>
        </w:rPr>
        <w:t xml:space="preserve"> (Yet Another Keyword Extractor) for keyword extraction, </w:t>
      </w:r>
      <w:r w:rsidR="00C060B2">
        <w:rPr>
          <w:color w:val="000000"/>
        </w:rPr>
        <w:t xml:space="preserve">and </w:t>
      </w:r>
      <w:r w:rsidR="002A0372" w:rsidRPr="00560BA3">
        <w:rPr>
          <w:color w:val="000000"/>
        </w:rPr>
        <w:t>LDA (Latent Dirichlet Allocation) for topic modelling</w:t>
      </w:r>
      <w:r w:rsidR="003C3141">
        <w:rPr>
          <w:color w:val="000000"/>
        </w:rPr>
        <w:t>.</w:t>
      </w:r>
      <w:r w:rsidR="003C3141" w:rsidRPr="00560BA3">
        <w:rPr>
          <w:color w:val="000000"/>
        </w:rPr>
        <w:t xml:space="preserve"> </w:t>
      </w:r>
      <w:r w:rsidR="003C3141">
        <w:rPr>
          <w:color w:val="000000"/>
        </w:rPr>
        <w:t>T</w:t>
      </w:r>
      <w:r w:rsidR="003C3141" w:rsidRPr="00560BA3">
        <w:rPr>
          <w:color w:val="000000"/>
        </w:rPr>
        <w:t xml:space="preserve">he </w:t>
      </w:r>
      <w:r w:rsidR="00B876B7" w:rsidRPr="00560BA3">
        <w:rPr>
          <w:color w:val="000000"/>
        </w:rPr>
        <w:t>s</w:t>
      </w:r>
      <w:r w:rsidR="002A0372" w:rsidRPr="00560BA3">
        <w:rPr>
          <w:color w:val="000000"/>
        </w:rPr>
        <w:t>paCy Python library</w:t>
      </w:r>
      <w:r w:rsidR="00C060B2">
        <w:rPr>
          <w:rStyle w:val="Referinnotdesubsol"/>
          <w:color w:val="000000"/>
        </w:rPr>
        <w:footnoteReference w:id="5"/>
      </w:r>
      <w:r w:rsidR="002A0372" w:rsidRPr="00560BA3">
        <w:rPr>
          <w:color w:val="000000"/>
        </w:rPr>
        <w:t xml:space="preserve"> </w:t>
      </w:r>
      <w:r w:rsidR="00C060B2">
        <w:rPr>
          <w:color w:val="000000"/>
        </w:rPr>
        <w:t xml:space="preserve">was used to perform </w:t>
      </w:r>
      <w:r w:rsidR="002A0372" w:rsidRPr="00560BA3">
        <w:rPr>
          <w:color w:val="000000"/>
        </w:rPr>
        <w:t>preprocessing</w:t>
      </w:r>
      <w:r w:rsidR="00C060B2">
        <w:rPr>
          <w:color w:val="000000"/>
        </w:rPr>
        <w:t xml:space="preserve"> on texts</w:t>
      </w:r>
      <w:r w:rsidR="002A0372" w:rsidRPr="00560BA3">
        <w:rPr>
          <w:color w:val="000000"/>
        </w:rPr>
        <w:t xml:space="preserve">, </w:t>
      </w:r>
      <w:r w:rsidR="00E04F9C" w:rsidRPr="00560BA3">
        <w:rPr>
          <w:color w:val="000000"/>
        </w:rPr>
        <w:t>p</w:t>
      </w:r>
      <w:r w:rsidR="002A0372" w:rsidRPr="00560BA3">
        <w:rPr>
          <w:color w:val="000000"/>
        </w:rPr>
        <w:t xml:space="preserve">art of </w:t>
      </w:r>
      <w:r w:rsidR="00E04F9C" w:rsidRPr="00560BA3">
        <w:rPr>
          <w:color w:val="000000"/>
        </w:rPr>
        <w:t>s</w:t>
      </w:r>
      <w:r w:rsidR="002A0372" w:rsidRPr="00560BA3">
        <w:rPr>
          <w:color w:val="000000"/>
        </w:rPr>
        <w:t xml:space="preserve">peech tagging and </w:t>
      </w:r>
      <w:r w:rsidR="00E04F9C" w:rsidRPr="00560BA3">
        <w:rPr>
          <w:color w:val="000000"/>
        </w:rPr>
        <w:t>n</w:t>
      </w:r>
      <w:r w:rsidR="002A0372" w:rsidRPr="00560BA3">
        <w:rPr>
          <w:color w:val="000000"/>
        </w:rPr>
        <w:t xml:space="preserve">amed </w:t>
      </w:r>
      <w:r w:rsidR="00E04F9C" w:rsidRPr="00560BA3">
        <w:rPr>
          <w:color w:val="000000"/>
        </w:rPr>
        <w:t>e</w:t>
      </w:r>
      <w:r w:rsidR="002A0372" w:rsidRPr="00560BA3">
        <w:rPr>
          <w:color w:val="000000"/>
        </w:rPr>
        <w:t xml:space="preserve">ntity </w:t>
      </w:r>
      <w:r w:rsidR="00E04F9C" w:rsidRPr="00560BA3">
        <w:rPr>
          <w:color w:val="000000"/>
        </w:rPr>
        <w:t>r</w:t>
      </w:r>
      <w:r w:rsidR="002A0372" w:rsidRPr="00560BA3">
        <w:rPr>
          <w:color w:val="000000"/>
        </w:rPr>
        <w:t>ecognition</w:t>
      </w:r>
      <w:r w:rsidR="00C060B2">
        <w:rPr>
          <w:color w:val="000000"/>
        </w:rPr>
        <w:t>.</w:t>
      </w:r>
      <w:r w:rsidR="00C060B2" w:rsidRPr="00560BA3">
        <w:rPr>
          <w:color w:val="000000"/>
        </w:rPr>
        <w:t xml:space="preserve"> </w:t>
      </w:r>
      <w:r w:rsidR="00C060B2">
        <w:rPr>
          <w:color w:val="000000"/>
        </w:rPr>
        <w:t xml:space="preserve">The </w:t>
      </w:r>
      <w:r w:rsidR="002A0372" w:rsidRPr="00560BA3">
        <w:rPr>
          <w:color w:val="000000"/>
        </w:rPr>
        <w:t xml:space="preserve">fastText </w:t>
      </w:r>
      <w:r w:rsidR="00C060B2">
        <w:rPr>
          <w:color w:val="000000"/>
        </w:rPr>
        <w:t xml:space="preserve">library was used </w:t>
      </w:r>
      <w:r w:rsidR="002A0372" w:rsidRPr="00560BA3">
        <w:rPr>
          <w:color w:val="000000"/>
        </w:rPr>
        <w:t>for language detection</w:t>
      </w:r>
      <w:r w:rsidR="002B1A7B">
        <w:rPr>
          <w:rStyle w:val="Referinnotdesubsol"/>
          <w:color w:val="000000"/>
        </w:rPr>
        <w:footnoteReference w:id="6"/>
      </w:r>
      <w:r w:rsidR="00C060B2">
        <w:rPr>
          <w:color w:val="000000"/>
        </w:rPr>
        <w:t xml:space="preserve">, </w:t>
      </w:r>
      <w:r w:rsidR="004B5533">
        <w:rPr>
          <w:color w:val="000000"/>
        </w:rPr>
        <w:t>and</w:t>
      </w:r>
      <w:r w:rsidR="009D6D44" w:rsidRPr="00560BA3">
        <w:rPr>
          <w:color w:val="000000"/>
        </w:rPr>
        <w:t xml:space="preserve"> the Gensim </w:t>
      </w:r>
      <w:r w:rsidR="00C060B2">
        <w:rPr>
          <w:color w:val="000000"/>
        </w:rPr>
        <w:t xml:space="preserve">Python </w:t>
      </w:r>
      <w:r w:rsidR="009D6D44" w:rsidRPr="00560BA3">
        <w:rPr>
          <w:color w:val="000000"/>
        </w:rPr>
        <w:t>package for the implementation</w:t>
      </w:r>
      <w:r w:rsidR="005932ED" w:rsidRPr="00560BA3">
        <w:rPr>
          <w:color w:val="000000"/>
        </w:rPr>
        <w:t xml:space="preserve"> of LDA</w:t>
      </w:r>
      <w:r w:rsidR="002B1A7B">
        <w:rPr>
          <w:rStyle w:val="Referinnotdesubsol"/>
          <w:color w:val="000000"/>
        </w:rPr>
        <w:footnoteReference w:id="7"/>
      </w:r>
      <w:r w:rsidR="002A0372" w:rsidRPr="00560BA3">
        <w:rPr>
          <w:color w:val="000000"/>
        </w:rPr>
        <w:t>.</w:t>
      </w:r>
    </w:p>
    <w:p w14:paraId="7C257147" w14:textId="0BB10EA2" w:rsidR="005E42D6" w:rsidRPr="00560BA3" w:rsidRDefault="005E42D6" w:rsidP="005E42D6">
      <w:pPr>
        <w:pStyle w:val="Titlu2"/>
      </w:pPr>
      <w:bookmarkStart w:id="17" w:name="_Toc170049044"/>
      <w:r>
        <w:t xml:space="preserve">Preprocessing </w:t>
      </w:r>
      <w:r w:rsidR="00217A29">
        <w:t>P</w:t>
      </w:r>
      <w:r>
        <w:t>ipeline</w:t>
      </w:r>
      <w:bookmarkEnd w:id="17"/>
    </w:p>
    <w:p w14:paraId="43779D70" w14:textId="061D2C65" w:rsidR="005E42D6" w:rsidRPr="00560BA3" w:rsidRDefault="005E42D6" w:rsidP="005E42D6">
      <w:r w:rsidRPr="00560BA3">
        <w:t xml:space="preserve">spaCy is a state-of-the-art natural language processing Python library, that offers a customizable processing pipeline, with components capable of tokenization, lemmatization, recognizing named entities, tagging parts of speech 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5EDFBA36" w14:textId="77777777" w:rsidR="005E42D6" w:rsidRPr="00560BA3" w:rsidRDefault="005E42D6" w:rsidP="005E42D6">
      <w:pPr>
        <w:jc w:val="center"/>
      </w:pPr>
      <w:r w:rsidRPr="00560BA3">
        <w:rPr>
          <w:noProof/>
        </w:rPr>
        <w:drawing>
          <wp:inline distT="0" distB="0" distL="0" distR="0" wp14:anchorId="02CA173E" wp14:editId="1DEA5362">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1"/>
                    <a:stretch>
                      <a:fillRect/>
                    </a:stretch>
                  </pic:blipFill>
                  <pic:spPr>
                    <a:xfrm>
                      <a:off x="0" y="0"/>
                      <a:ext cx="5733415" cy="1080770"/>
                    </a:xfrm>
                    <a:prstGeom prst="rect">
                      <a:avLst/>
                    </a:prstGeom>
                  </pic:spPr>
                </pic:pic>
              </a:graphicData>
            </a:graphic>
          </wp:inline>
        </w:drawing>
      </w:r>
    </w:p>
    <w:p w14:paraId="47F7925E" w14:textId="10F56E32" w:rsidR="005E42D6" w:rsidRPr="00560BA3" w:rsidRDefault="005E42D6" w:rsidP="005E42D6">
      <w:pPr>
        <w:jc w:val="center"/>
      </w:pPr>
      <w:r w:rsidRPr="00560BA3">
        <w:t xml:space="preserve">Figure </w:t>
      </w:r>
      <w:bookmarkStart w:id="18" w:name="SPACY_PIPELINE"/>
      <w:r w:rsidRPr="00560BA3">
        <w:fldChar w:fldCharType="begin"/>
      </w:r>
      <w:r w:rsidRPr="00560BA3">
        <w:instrText xml:space="preserve"> SEQ FIG \* MERGEFORMAT </w:instrText>
      </w:r>
      <w:r w:rsidRPr="00560BA3">
        <w:fldChar w:fldCharType="separate"/>
      </w:r>
      <w:r w:rsidR="00C96B70">
        <w:rPr>
          <w:noProof/>
        </w:rPr>
        <w:t>1</w:t>
      </w:r>
      <w:r w:rsidRPr="00560BA3">
        <w:fldChar w:fldCharType="end"/>
      </w:r>
      <w:bookmarkEnd w:id="18"/>
      <w:r w:rsidRPr="00560BA3">
        <w:t>: spaCy pipeline</w:t>
      </w:r>
    </w:p>
    <w:p w14:paraId="7FB6F770" w14:textId="6AA63183" w:rsidR="005E42D6" w:rsidRPr="00560BA3" w:rsidRDefault="005E42D6" w:rsidP="005E42D6">
      <w:r w:rsidRPr="00560BA3">
        <w:t xml:space="preserve">Figure </w:t>
      </w:r>
      <w:r w:rsidRPr="00560BA3">
        <w:fldChar w:fldCharType="begin"/>
      </w:r>
      <w:r w:rsidRPr="00560BA3">
        <w:instrText xml:space="preserve"> REF SPACY_PIPELINE \h </w:instrText>
      </w:r>
      <w:r w:rsidRPr="00560BA3">
        <w:fldChar w:fldCharType="separate"/>
      </w:r>
      <w:r w:rsidR="00C96B70">
        <w:rPr>
          <w:noProof/>
        </w:rPr>
        <w:t>1</w:t>
      </w:r>
      <w:r w:rsidRPr="00560BA3">
        <w:fldChar w:fldCharType="end"/>
      </w:r>
      <w:r w:rsidRPr="00560BA3">
        <w:t xml:space="preserve"> shows the default components of the spaCy </w:t>
      </w:r>
      <w:r>
        <w:t xml:space="preserve">preprocessing </w:t>
      </w:r>
      <w:r w:rsidRPr="00560BA3">
        <w:t>pipeline</w:t>
      </w:r>
      <w:r>
        <w:t>. It</w:t>
      </w:r>
      <w:r w:rsidRPr="00560BA3">
        <w:t xml:space="preserve"> </w:t>
      </w:r>
      <w:r>
        <w:t>may</w:t>
      </w:r>
      <w:r w:rsidRPr="00560BA3">
        <w:t xml:space="preserve"> be modified by disabling</w:t>
      </w:r>
      <w:r>
        <w:t>. or</w:t>
      </w:r>
      <w:r w:rsidRPr="00560BA3">
        <w:t xml:space="preserve"> </w:t>
      </w:r>
      <w:r>
        <w:t>appending</w:t>
      </w:r>
      <w:r w:rsidRPr="00560BA3">
        <w:t xml:space="preserve"> custom components, </w:t>
      </w:r>
      <w:r>
        <w:t xml:space="preserve">which are either </w:t>
      </w:r>
      <w:proofErr w:type="spellStart"/>
      <w:r>
        <w:t>customly</w:t>
      </w:r>
      <w:proofErr w:type="spellEnd"/>
      <w:r>
        <w:t xml:space="preserve"> </w:t>
      </w:r>
      <w:r w:rsidRPr="00560BA3">
        <w:t>developed by the user</w:t>
      </w:r>
      <w:r>
        <w:t>,</w:t>
      </w:r>
      <w:r w:rsidRPr="00560BA3">
        <w:t xml:space="preserve"> or available </w:t>
      </w:r>
      <w:r>
        <w:t xml:space="preserve">for use </w:t>
      </w:r>
      <w:r w:rsidRPr="00560BA3">
        <w:t>in the open-source community.</w:t>
      </w:r>
    </w:p>
    <w:p w14:paraId="293F74FB" w14:textId="35E0279E" w:rsidR="005E42D6" w:rsidRPr="00560BA3" w:rsidRDefault="005E42D6" w:rsidP="005E42D6">
      <w:pPr>
        <w:rPr>
          <w:color w:val="000000"/>
        </w:rPr>
      </w:pPr>
      <w:r w:rsidRPr="00560BA3">
        <w:t xml:space="preserve">The motivation behind spaCy is explained by its creator, Matthew </w:t>
      </w:r>
      <w:proofErr w:type="spellStart"/>
      <w:r w:rsidRPr="00560BA3">
        <w:t>Honnibal</w:t>
      </w:r>
      <w:proofErr w:type="spellEnd"/>
      <w:r w:rsidRPr="00560BA3">
        <w:t xml:space="preserve">, who wanted to develop a fast, efficient and compact language processing tool, suitable for production environments, as opposed to the older libraries, which he believes offer too many features that are otherwise nor effective nor up to date with the advancements in computer science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77D826E599934B2BAD71174C38853D75"/>
          </w:placeholder>
        </w:sdtPr>
        <w:sdtContent>
          <w:r w:rsidR="0054762A" w:rsidRPr="0054762A">
            <w:rPr>
              <w:color w:val="000000"/>
            </w:rPr>
            <w:t xml:space="preserve">(Matthew </w:t>
          </w:r>
          <w:proofErr w:type="spellStart"/>
          <w:r w:rsidR="0054762A" w:rsidRPr="0054762A">
            <w:rPr>
              <w:color w:val="000000"/>
            </w:rPr>
            <w:t>Honnibal</w:t>
          </w:r>
          <w:proofErr w:type="spellEnd"/>
          <w:r w:rsidR="0054762A" w:rsidRPr="0054762A">
            <w:rPr>
              <w:color w:val="000000"/>
            </w:rPr>
            <w:t>, n.d.)</w:t>
          </w:r>
        </w:sdtContent>
      </w:sdt>
      <w:r w:rsidRPr="00560BA3">
        <w:rPr>
          <w:color w:val="000000"/>
        </w:rPr>
        <w:t xml:space="preserve">. </w:t>
      </w:r>
      <w:proofErr w:type="spellStart"/>
      <w:r w:rsidRPr="00560BA3">
        <w:rPr>
          <w:color w:val="000000"/>
        </w:rPr>
        <w:t>Honnibal</w:t>
      </w:r>
      <w:proofErr w:type="spellEnd"/>
      <w:r w:rsidRPr="00560BA3">
        <w:rPr>
          <w:color w:val="000000"/>
        </w:rPr>
        <w:t xml:space="preserve"> explained why he did not contribute to popular NLP library NLTK instead of starting a new project, stating that he thinks the maintainers of NLTK should not keep adding to the project, but “throw almost all of it away”.</w:t>
      </w:r>
    </w:p>
    <w:p w14:paraId="02778D3D" w14:textId="7F7039E3" w:rsidR="005E42D6" w:rsidRPr="00560BA3" w:rsidRDefault="005E42D6" w:rsidP="005E42D6">
      <w:r w:rsidRPr="00560BA3">
        <w:t xml:space="preserve">The reason why numerous NLP packages, NLTK included, became so large yet not industry-grade is simply because this is not their target, given the fact that they are developed by researchers for researchers and students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77D826E599934B2BAD71174C38853D75"/>
          </w:placeholder>
        </w:sdtPr>
        <w:sdtContent>
          <w:r w:rsidR="0054762A" w:rsidRPr="0054762A">
            <w:rPr>
              <w:color w:val="000000"/>
            </w:rPr>
            <w:t>(Srinivasa-Desikan, 2018)</w:t>
          </w:r>
        </w:sdtContent>
      </w:sdt>
      <w:r w:rsidRPr="00560BA3">
        <w:t>.</w:t>
      </w:r>
    </w:p>
    <w:p w14:paraId="3F721EA6" w14:textId="78D0EBD6" w:rsidR="005E42D6" w:rsidRPr="00560BA3" w:rsidRDefault="005E42D6" w:rsidP="005E42D6">
      <w:r w:rsidRPr="00560BA3">
        <w:t xml:space="preserve">In the following sections, I will detail the default components of the spaCy pipeline, specifically the components of the trained model that I used in my project, “en_core_web_lg”, a large general-purpose pipeline, trained on web articles, with </w:t>
      </w:r>
      <w:proofErr w:type="gramStart"/>
      <w:r w:rsidRPr="00560BA3">
        <w:t>514,000 word</w:t>
      </w:r>
      <w:proofErr w:type="gramEnd"/>
      <w:r w:rsidRPr="00560BA3">
        <w:t xml:space="preserve">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180E96B5" w14:textId="77777777" w:rsidR="005E42D6" w:rsidRPr="00560BA3" w:rsidRDefault="005E42D6" w:rsidP="005E42D6">
      <w:pPr>
        <w:jc w:val="center"/>
      </w:pPr>
      <w:r w:rsidRPr="00560BA3">
        <w:rPr>
          <w:noProof/>
        </w:rPr>
        <w:drawing>
          <wp:inline distT="0" distB="0" distL="0" distR="0" wp14:anchorId="418D9060" wp14:editId="6EE87F13">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2"/>
                    <a:stretch>
                      <a:fillRect/>
                    </a:stretch>
                  </pic:blipFill>
                  <pic:spPr>
                    <a:xfrm>
                      <a:off x="0" y="0"/>
                      <a:ext cx="4583570" cy="1515334"/>
                    </a:xfrm>
                    <a:prstGeom prst="rect">
                      <a:avLst/>
                    </a:prstGeom>
                  </pic:spPr>
                </pic:pic>
              </a:graphicData>
            </a:graphic>
          </wp:inline>
        </w:drawing>
      </w:r>
    </w:p>
    <w:p w14:paraId="02B8646A" w14:textId="474844F3" w:rsidR="005E42D6" w:rsidRPr="00560BA3" w:rsidRDefault="005E42D6" w:rsidP="005E42D6">
      <w:pPr>
        <w:jc w:val="center"/>
      </w:pPr>
      <w:r w:rsidRPr="00560BA3">
        <w:t xml:space="preserve">Figure </w:t>
      </w:r>
      <w:bookmarkStart w:id="19" w:name="lg_pipeline"/>
      <w:r w:rsidRPr="00560BA3">
        <w:fldChar w:fldCharType="begin"/>
      </w:r>
      <w:r w:rsidRPr="00560BA3">
        <w:instrText xml:space="preserve"> SEQ FIG \* MERGEFORMAT </w:instrText>
      </w:r>
      <w:r w:rsidRPr="00560BA3">
        <w:fldChar w:fldCharType="separate"/>
      </w:r>
      <w:r w:rsidR="00C96B70">
        <w:rPr>
          <w:noProof/>
        </w:rPr>
        <w:t>2</w:t>
      </w:r>
      <w:r w:rsidRPr="00560BA3">
        <w:fldChar w:fldCharType="end"/>
      </w:r>
      <w:bookmarkEnd w:id="19"/>
      <w:r w:rsidRPr="00560BA3">
        <w:t xml:space="preserve">: en_core_web_lg pipeline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p>
    <w:p w14:paraId="76F0F4FF" w14:textId="16743383" w:rsidR="005E42D6" w:rsidRPr="00560BA3" w:rsidRDefault="005E42D6" w:rsidP="005E42D6">
      <w:r w:rsidRPr="00560BA3">
        <w:t xml:space="preserve">The components of the common spaCy models are pictured in figure </w:t>
      </w:r>
      <w:r w:rsidRPr="00560BA3">
        <w:fldChar w:fldCharType="begin"/>
      </w:r>
      <w:r w:rsidRPr="00560BA3">
        <w:instrText xml:space="preserve"> REF lg_pipeline \h </w:instrText>
      </w:r>
      <w:r w:rsidRPr="00560BA3">
        <w:fldChar w:fldCharType="separate"/>
      </w:r>
      <w:r w:rsidR="00C96B70">
        <w:rPr>
          <w:noProof/>
        </w:rPr>
        <w:t>2</w:t>
      </w:r>
      <w:r w:rsidRPr="00560BA3">
        <w:fldChar w:fldCharType="end"/>
      </w:r>
      <w:r w:rsidRPr="00560BA3">
        <w:t>, along with their dependencies.</w:t>
      </w:r>
    </w:p>
    <w:p w14:paraId="14F3C737" w14:textId="77777777" w:rsidR="005E42D6" w:rsidRPr="00560BA3" w:rsidRDefault="005E42D6" w:rsidP="005E42D6">
      <w:pPr>
        <w:pStyle w:val="Listparagraf"/>
        <w:numPr>
          <w:ilvl w:val="0"/>
          <w:numId w:val="19"/>
        </w:numPr>
      </w:pPr>
      <w:r w:rsidRPr="00560BA3">
        <w:t>The Tokenizer</w:t>
      </w:r>
    </w:p>
    <w:p w14:paraId="672E34A9" w14:textId="77777777" w:rsidR="005E42D6" w:rsidRPr="00560BA3" w:rsidRDefault="005E42D6" w:rsidP="005E42D6">
      <w:r w:rsidRPr="00560BA3">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72A7339F" w14:textId="77777777" w:rsidR="005E42D6" w:rsidRPr="00560BA3" w:rsidRDefault="005E42D6" w:rsidP="005E42D6">
      <w:r w:rsidRPr="00560BA3">
        <w:t>The Doc returned by this pipeline element contains the tokens obtained by splitting the text into words, whitespaces and punctuation marks. The tokenizer treats special cases according to the language, for instance it splits “Let’s” or “don’t” into two tokens even though they are not delimited by a whitespace, while it considers acronyms like “U.K.” and “N.Y.” as single tokens.</w:t>
      </w:r>
    </w:p>
    <w:p w14:paraId="1374611C" w14:textId="77777777" w:rsidR="005E42D6" w:rsidRPr="00560BA3" w:rsidRDefault="005E42D6" w:rsidP="005E42D6">
      <w:pPr>
        <w:jc w:val="center"/>
      </w:pPr>
      <w:r w:rsidRPr="00560BA3">
        <w:rPr>
          <w:noProof/>
        </w:rPr>
        <w:lastRenderedPageBreak/>
        <w:drawing>
          <wp:inline distT="0" distB="0" distL="0" distR="0" wp14:anchorId="685FF1B0" wp14:editId="150B7E96">
            <wp:extent cx="3476297" cy="2300462"/>
            <wp:effectExtent l="0" t="0" r="0" b="5080"/>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3"/>
                    <a:stretch>
                      <a:fillRect/>
                    </a:stretch>
                  </pic:blipFill>
                  <pic:spPr>
                    <a:xfrm>
                      <a:off x="0" y="0"/>
                      <a:ext cx="3486783" cy="2307401"/>
                    </a:xfrm>
                    <a:prstGeom prst="rect">
                      <a:avLst/>
                    </a:prstGeom>
                  </pic:spPr>
                </pic:pic>
              </a:graphicData>
            </a:graphic>
          </wp:inline>
        </w:drawing>
      </w:r>
    </w:p>
    <w:p w14:paraId="72BE3CDF" w14:textId="3CED0BB7" w:rsidR="005E42D6" w:rsidRPr="00560BA3" w:rsidRDefault="005E42D6" w:rsidP="005E42D6">
      <w:pPr>
        <w:jc w:val="center"/>
      </w:pPr>
      <w:r w:rsidRPr="00560BA3">
        <w:t xml:space="preserve">Figure </w:t>
      </w:r>
      <w:bookmarkStart w:id="20" w:name="SPACY_TOKENIZER"/>
      <w:r w:rsidRPr="00560BA3">
        <w:fldChar w:fldCharType="begin"/>
      </w:r>
      <w:r w:rsidRPr="00560BA3">
        <w:instrText xml:space="preserve"> SEQ FIG \* MERGEFORMAT </w:instrText>
      </w:r>
      <w:r w:rsidRPr="00560BA3">
        <w:fldChar w:fldCharType="separate"/>
      </w:r>
      <w:r w:rsidR="00C96B70">
        <w:rPr>
          <w:noProof/>
        </w:rPr>
        <w:t>3</w:t>
      </w:r>
      <w:r w:rsidRPr="00560BA3">
        <w:fldChar w:fldCharType="end"/>
      </w:r>
      <w:bookmarkEnd w:id="20"/>
      <w:r w:rsidRPr="00560BA3">
        <w:t>: spaCy tokenizer</w:t>
      </w:r>
    </w:p>
    <w:p w14:paraId="07321EB7" w14:textId="66E08D0E" w:rsidR="005E42D6" w:rsidRPr="00560BA3" w:rsidRDefault="005E42D6" w:rsidP="005E42D6">
      <w:r w:rsidRPr="00560BA3">
        <w:t xml:space="preserve">Figure </w:t>
      </w:r>
      <w:r w:rsidRPr="00560BA3">
        <w:fldChar w:fldCharType="begin"/>
      </w:r>
      <w:r w:rsidRPr="00560BA3">
        <w:instrText xml:space="preserve"> REF SPACY_TOKENIZER \h </w:instrText>
      </w:r>
      <w:r w:rsidRPr="00560BA3">
        <w:fldChar w:fldCharType="separate"/>
      </w:r>
      <w:r w:rsidR="00C96B70">
        <w:rPr>
          <w:noProof/>
        </w:rPr>
        <w:t>3</w:t>
      </w:r>
      <w:r w:rsidRPr="00560BA3">
        <w:fldChar w:fldCharType="end"/>
      </w:r>
      <w:r w:rsidRPr="00560BA3">
        <w:t xml:space="preserve">, taken from </w:t>
      </w:r>
      <w:proofErr w:type="spellStart"/>
      <w:r w:rsidRPr="00560BA3">
        <w:t>spaCy’s</w:t>
      </w:r>
      <w:proofErr w:type="spellEnd"/>
      <w:r w:rsidRPr="00560BA3">
        <w:t xml:space="preserve">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 shows how spaCy tokenizes a sentence: it splits it by whitespaces first, then it treats special cases such as exceptions (“Let’s” and “N.Y.”), prefixes (opening quotes) and suffixes (exclamation point, closing quotes) from left to right.</w:t>
      </w:r>
    </w:p>
    <w:p w14:paraId="28D114F2" w14:textId="77777777" w:rsidR="005E42D6" w:rsidRPr="005E42D6" w:rsidRDefault="005E42D6" w:rsidP="005E42D6">
      <w:pPr>
        <w:pStyle w:val="Listparagraf"/>
        <w:numPr>
          <w:ilvl w:val="0"/>
          <w:numId w:val="19"/>
        </w:numPr>
      </w:pPr>
      <w:r w:rsidRPr="005E42D6">
        <w:t>The tok2vec</w:t>
      </w:r>
    </w:p>
    <w:p w14:paraId="781D3FCF" w14:textId="4161CB81" w:rsidR="005E42D6" w:rsidRPr="00560BA3" w:rsidRDefault="005E42D6" w:rsidP="005E42D6">
      <w:r w:rsidRPr="00560BA3">
        <w:t xml:space="preserve">The token-to-vector component transforms the tokens into word vectors, numerical representations that encapsulate the semantics of words. Other components that rely on word embeddings can use the results made available by the tok2vec layer through listeners, as it can be seen in figure </w:t>
      </w:r>
      <w:r w:rsidRPr="00560BA3">
        <w:fldChar w:fldCharType="begin"/>
      </w:r>
      <w:r w:rsidRPr="00560BA3">
        <w:instrText xml:space="preserve"> REF lg_pipeline \h </w:instrText>
      </w:r>
      <w:r w:rsidRPr="00560BA3">
        <w:fldChar w:fldCharType="separate"/>
      </w:r>
      <w:r w:rsidR="00C96B70">
        <w:rPr>
          <w:noProof/>
        </w:rPr>
        <w:t>2</w:t>
      </w:r>
      <w:r w:rsidRPr="00560BA3">
        <w:fldChar w:fldCharType="end"/>
      </w:r>
      <w:r w:rsidRPr="00560BA3">
        <w:t xml:space="preserve"> in case of the tagger, the parser and the lemmatizer. However, the named entity recognizer (</w:t>
      </w:r>
      <w:proofErr w:type="spellStart"/>
      <w:r w:rsidRPr="00560BA3">
        <w:t>ner</w:t>
      </w:r>
      <w:proofErr w:type="spellEnd"/>
      <w:r w:rsidRPr="00560BA3">
        <w:t>) is intended to be independent of the other steps so that it can be used by itself, hence it contains its own tok2vec layer.</w:t>
      </w:r>
    </w:p>
    <w:p w14:paraId="1525D55F" w14:textId="77777777" w:rsidR="005E42D6" w:rsidRPr="005E42D6" w:rsidRDefault="005E42D6" w:rsidP="005E42D6">
      <w:pPr>
        <w:pStyle w:val="Listparagraf"/>
        <w:numPr>
          <w:ilvl w:val="0"/>
          <w:numId w:val="19"/>
        </w:numPr>
      </w:pPr>
      <w:r w:rsidRPr="005E42D6">
        <w:t>The Part of Speech Tagger</w:t>
      </w:r>
    </w:p>
    <w:p w14:paraId="67776A03" w14:textId="513BBA39" w:rsidR="005E42D6" w:rsidRPr="00560BA3" w:rsidRDefault="005E42D6" w:rsidP="005E42D6">
      <w:r w:rsidRPr="00560BA3">
        <w:t xml:space="preserve">The POS tagger makes statistical predictions about the syntactic role of each token. The Token class contains two attributes that provide information about the part of speech: “pos_” and “tag_”, which goes into more detail. I will illustrate the tagger using the same sentence from figure </w:t>
      </w:r>
      <w:r w:rsidRPr="00560BA3">
        <w:fldChar w:fldCharType="begin"/>
      </w:r>
      <w:r w:rsidRPr="00560BA3">
        <w:instrText xml:space="preserve"> REF SPACY_TOKENIZER \h </w:instrText>
      </w:r>
      <w:r w:rsidRPr="00560BA3">
        <w:fldChar w:fldCharType="separate"/>
      </w:r>
      <w:r w:rsidR="00C96B70">
        <w:rPr>
          <w:noProof/>
        </w:rPr>
        <w:t>3</w:t>
      </w:r>
      <w:r w:rsidRPr="00560BA3">
        <w:fldChar w:fldCharType="end"/>
      </w:r>
      <w:r w:rsidRPr="00560BA3">
        <w:t>.</w:t>
      </w:r>
    </w:p>
    <w:p w14:paraId="6B2AE063" w14:textId="48490440" w:rsidR="005E42D6" w:rsidRPr="00560BA3" w:rsidRDefault="005E42D6" w:rsidP="005E42D6">
      <w:pPr>
        <w:jc w:val="center"/>
      </w:pPr>
      <w:r w:rsidRPr="00560BA3">
        <w:t xml:space="preserve">Table </w:t>
      </w:r>
      <w:bookmarkStart w:id="21" w:name="POS_TAGS"/>
      <w:r w:rsidRPr="00560BA3">
        <w:fldChar w:fldCharType="begin"/>
      </w:r>
      <w:r w:rsidRPr="00560BA3">
        <w:instrText xml:space="preserve"> SEQ TBL \* MERGEFORMAT </w:instrText>
      </w:r>
      <w:r w:rsidRPr="00560BA3">
        <w:fldChar w:fldCharType="separate"/>
      </w:r>
      <w:r w:rsidR="00C96B70">
        <w:rPr>
          <w:noProof/>
        </w:rPr>
        <w:t>1</w:t>
      </w:r>
      <w:r w:rsidRPr="00560BA3">
        <w:fldChar w:fldCharType="end"/>
      </w:r>
      <w:bookmarkEnd w:id="21"/>
      <w:r w:rsidRPr="00560BA3">
        <w:t>: POS tags</w:t>
      </w:r>
    </w:p>
    <w:tbl>
      <w:tblPr>
        <w:tblStyle w:val="Tabelprimar2"/>
        <w:tblW w:w="0" w:type="auto"/>
        <w:jc w:val="center"/>
        <w:tblLook w:val="04A0" w:firstRow="1" w:lastRow="0" w:firstColumn="1" w:lastColumn="0" w:noHBand="0" w:noVBand="1"/>
      </w:tblPr>
      <w:tblGrid>
        <w:gridCol w:w="2665"/>
        <w:gridCol w:w="2665"/>
        <w:gridCol w:w="2666"/>
      </w:tblGrid>
      <w:tr w:rsidR="005E42D6" w:rsidRPr="00560BA3" w14:paraId="72F37004"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6EF13FF" w14:textId="77777777" w:rsidR="005E42D6" w:rsidRPr="00560BA3" w:rsidRDefault="005E42D6" w:rsidP="00E65ABD">
            <w:pPr>
              <w:jc w:val="center"/>
              <w:rPr>
                <w:sz w:val="18"/>
                <w:szCs w:val="18"/>
              </w:rPr>
            </w:pPr>
            <w:r w:rsidRPr="00560BA3">
              <w:rPr>
                <w:sz w:val="18"/>
                <w:szCs w:val="18"/>
              </w:rPr>
              <w:t>TOKEN</w:t>
            </w:r>
          </w:p>
        </w:tc>
        <w:tc>
          <w:tcPr>
            <w:tcW w:w="2665" w:type="dxa"/>
          </w:tcPr>
          <w:p w14:paraId="7CDF1C56"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POS</w:t>
            </w:r>
          </w:p>
        </w:tc>
        <w:tc>
          <w:tcPr>
            <w:tcW w:w="2666" w:type="dxa"/>
          </w:tcPr>
          <w:p w14:paraId="164F155E"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TAG</w:t>
            </w:r>
          </w:p>
        </w:tc>
      </w:tr>
      <w:tr w:rsidR="005E42D6" w:rsidRPr="00560BA3" w14:paraId="46BE300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01D447D"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7DD92C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F979F12"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60BA3">
              <w:rPr>
                <w:sz w:val="18"/>
                <w:szCs w:val="18"/>
              </w:rPr>
              <w:t>punct</w:t>
            </w:r>
            <w:proofErr w:type="spellEnd"/>
          </w:p>
        </w:tc>
      </w:tr>
      <w:tr w:rsidR="005E42D6" w:rsidRPr="00560BA3" w14:paraId="55A37BCC"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094683F9" w14:textId="77777777" w:rsidR="005E42D6" w:rsidRPr="00560BA3" w:rsidRDefault="005E42D6" w:rsidP="00E65ABD">
            <w:pPr>
              <w:jc w:val="center"/>
              <w:rPr>
                <w:b w:val="0"/>
                <w:bCs w:val="0"/>
                <w:sz w:val="18"/>
                <w:szCs w:val="18"/>
              </w:rPr>
            </w:pPr>
            <w:r w:rsidRPr="00560BA3">
              <w:rPr>
                <w:b w:val="0"/>
                <w:bCs w:val="0"/>
                <w:sz w:val="18"/>
                <w:szCs w:val="18"/>
              </w:rPr>
              <w:t>Let</w:t>
            </w:r>
          </w:p>
        </w:tc>
        <w:tc>
          <w:tcPr>
            <w:tcW w:w="2665" w:type="dxa"/>
          </w:tcPr>
          <w:p w14:paraId="714196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7C409B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 (verb, base form)</w:t>
            </w:r>
          </w:p>
        </w:tc>
      </w:tr>
      <w:tr w:rsidR="005E42D6" w:rsidRPr="00560BA3" w14:paraId="1F520F9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BD12EBA" w14:textId="77777777" w:rsidR="005E42D6" w:rsidRPr="00560BA3" w:rsidRDefault="005E42D6" w:rsidP="00E65ABD">
            <w:pPr>
              <w:jc w:val="center"/>
              <w:rPr>
                <w:b w:val="0"/>
                <w:bCs w:val="0"/>
                <w:sz w:val="18"/>
                <w:szCs w:val="18"/>
              </w:rPr>
            </w:pPr>
            <w:r w:rsidRPr="00560BA3">
              <w:rPr>
                <w:b w:val="0"/>
                <w:bCs w:val="0"/>
                <w:sz w:val="18"/>
                <w:szCs w:val="18"/>
              </w:rPr>
              <w:t>‘s</w:t>
            </w:r>
          </w:p>
        </w:tc>
        <w:tc>
          <w:tcPr>
            <w:tcW w:w="2665" w:type="dxa"/>
          </w:tcPr>
          <w:p w14:paraId="22FA8BCF"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PRON</w:t>
            </w:r>
          </w:p>
        </w:tc>
        <w:tc>
          <w:tcPr>
            <w:tcW w:w="2666" w:type="dxa"/>
          </w:tcPr>
          <w:p w14:paraId="00D24FF5"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PRP (pronoun, personal)</w:t>
            </w:r>
          </w:p>
        </w:tc>
      </w:tr>
      <w:tr w:rsidR="005E42D6" w:rsidRPr="00560BA3" w14:paraId="0617B81C"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A2E0149" w14:textId="77777777" w:rsidR="005E42D6" w:rsidRPr="00560BA3" w:rsidRDefault="005E42D6" w:rsidP="00E65ABD">
            <w:pPr>
              <w:jc w:val="center"/>
              <w:rPr>
                <w:b w:val="0"/>
                <w:bCs w:val="0"/>
                <w:sz w:val="18"/>
                <w:szCs w:val="18"/>
              </w:rPr>
            </w:pPr>
            <w:r w:rsidRPr="00560BA3">
              <w:rPr>
                <w:b w:val="0"/>
                <w:bCs w:val="0"/>
                <w:sz w:val="18"/>
                <w:szCs w:val="18"/>
              </w:rPr>
              <w:t>go</w:t>
            </w:r>
          </w:p>
        </w:tc>
        <w:tc>
          <w:tcPr>
            <w:tcW w:w="2665" w:type="dxa"/>
          </w:tcPr>
          <w:p w14:paraId="41F4072D"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49C42DA4"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w:t>
            </w:r>
          </w:p>
        </w:tc>
      </w:tr>
      <w:tr w:rsidR="005E42D6" w:rsidRPr="00560BA3" w14:paraId="4371A99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6FEC13E" w14:textId="77777777" w:rsidR="005E42D6" w:rsidRPr="00560BA3" w:rsidRDefault="005E42D6" w:rsidP="00E65ABD">
            <w:pPr>
              <w:jc w:val="center"/>
              <w:rPr>
                <w:b w:val="0"/>
                <w:bCs w:val="0"/>
                <w:sz w:val="18"/>
                <w:szCs w:val="18"/>
              </w:rPr>
            </w:pPr>
            <w:r w:rsidRPr="00560BA3">
              <w:rPr>
                <w:b w:val="0"/>
                <w:bCs w:val="0"/>
                <w:sz w:val="18"/>
                <w:szCs w:val="18"/>
              </w:rPr>
              <w:t>to</w:t>
            </w:r>
          </w:p>
        </w:tc>
        <w:tc>
          <w:tcPr>
            <w:tcW w:w="2665" w:type="dxa"/>
          </w:tcPr>
          <w:p w14:paraId="064854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ADP (</w:t>
            </w:r>
            <w:proofErr w:type="spellStart"/>
            <w:r w:rsidRPr="00560BA3">
              <w:rPr>
                <w:sz w:val="18"/>
                <w:szCs w:val="18"/>
              </w:rPr>
              <w:t>adposition</w:t>
            </w:r>
            <w:proofErr w:type="spellEnd"/>
            <w:r w:rsidRPr="00560BA3">
              <w:rPr>
                <w:sz w:val="18"/>
                <w:szCs w:val="18"/>
              </w:rPr>
              <w:t>)</w:t>
            </w:r>
          </w:p>
        </w:tc>
        <w:tc>
          <w:tcPr>
            <w:tcW w:w="2666" w:type="dxa"/>
          </w:tcPr>
          <w:p w14:paraId="1FE8DCF7"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IN (conjunction, subordinating or preposition)</w:t>
            </w:r>
          </w:p>
        </w:tc>
      </w:tr>
      <w:tr w:rsidR="005E42D6" w:rsidRPr="00560BA3" w14:paraId="15522214"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7A834EEE" w14:textId="77777777" w:rsidR="005E42D6" w:rsidRPr="00560BA3" w:rsidRDefault="005E42D6" w:rsidP="00E65ABD">
            <w:pPr>
              <w:jc w:val="center"/>
              <w:rPr>
                <w:b w:val="0"/>
                <w:bCs w:val="0"/>
                <w:sz w:val="18"/>
                <w:szCs w:val="18"/>
              </w:rPr>
            </w:pPr>
            <w:r w:rsidRPr="00560BA3">
              <w:rPr>
                <w:b w:val="0"/>
                <w:bCs w:val="0"/>
                <w:sz w:val="18"/>
                <w:szCs w:val="18"/>
              </w:rPr>
              <w:t>N.Y.</w:t>
            </w:r>
          </w:p>
        </w:tc>
        <w:tc>
          <w:tcPr>
            <w:tcW w:w="2665" w:type="dxa"/>
          </w:tcPr>
          <w:p w14:paraId="1A77FB32"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PROPN (proper noun)</w:t>
            </w:r>
          </w:p>
        </w:tc>
        <w:tc>
          <w:tcPr>
            <w:tcW w:w="2666" w:type="dxa"/>
          </w:tcPr>
          <w:p w14:paraId="07EC7506"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NNP (noun, proper singular)</w:t>
            </w:r>
          </w:p>
        </w:tc>
      </w:tr>
      <w:tr w:rsidR="005E42D6" w:rsidRPr="00560BA3" w14:paraId="0A48F36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AF203E7"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018C75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49604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60BA3">
              <w:rPr>
                <w:sz w:val="18"/>
                <w:szCs w:val="18"/>
              </w:rPr>
              <w:t>punct</w:t>
            </w:r>
            <w:proofErr w:type="spellEnd"/>
          </w:p>
        </w:tc>
      </w:tr>
      <w:tr w:rsidR="005E42D6" w:rsidRPr="00560BA3" w14:paraId="7E7296C3"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BADEDC6"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4A87801B"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c>
          <w:tcPr>
            <w:tcW w:w="2666" w:type="dxa"/>
          </w:tcPr>
          <w:p w14:paraId="4B4A5A2F"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60BA3">
              <w:rPr>
                <w:sz w:val="18"/>
                <w:szCs w:val="18"/>
              </w:rPr>
              <w:t>punct</w:t>
            </w:r>
            <w:proofErr w:type="spellEnd"/>
          </w:p>
        </w:tc>
      </w:tr>
    </w:tbl>
    <w:p w14:paraId="0D0EA0F1" w14:textId="77777777" w:rsidR="005E42D6" w:rsidRPr="00560BA3" w:rsidRDefault="005E42D6" w:rsidP="005E42D6"/>
    <w:p w14:paraId="0540F8D3" w14:textId="4D6B7BD5" w:rsidR="005E42D6" w:rsidRPr="00560BA3" w:rsidRDefault="005E42D6" w:rsidP="005E42D6">
      <w:r w:rsidRPr="00560BA3">
        <w:t xml:space="preserve">I obtained the results in table </w:t>
      </w:r>
      <w:r w:rsidRPr="00560BA3">
        <w:fldChar w:fldCharType="begin"/>
      </w:r>
      <w:r w:rsidRPr="00560BA3">
        <w:instrText xml:space="preserve"> REF POS_TAGS \h </w:instrText>
      </w:r>
      <w:r w:rsidRPr="00560BA3">
        <w:fldChar w:fldCharType="separate"/>
      </w:r>
      <w:r w:rsidR="00C96B70">
        <w:rPr>
          <w:noProof/>
        </w:rPr>
        <w:t>1</w:t>
      </w:r>
      <w:r w:rsidRPr="00560BA3">
        <w:fldChar w:fldCharType="end"/>
      </w:r>
      <w:r w:rsidRPr="00560BA3">
        <w:t xml:space="preserve"> by applying the spaCy pipeline on the chosen sentence and printing the pos_ and tag_ attributes of each token, as well as the explanation of what the abbreviations mean, using </w:t>
      </w:r>
      <w:proofErr w:type="spellStart"/>
      <w:proofErr w:type="gramStart"/>
      <w:r w:rsidRPr="00560BA3">
        <w:t>spacy.explain</w:t>
      </w:r>
      <w:proofErr w:type="spellEnd"/>
      <w:proofErr w:type="gramEnd"/>
      <w:r w:rsidRPr="00560BA3">
        <w:t>().</w:t>
      </w:r>
    </w:p>
    <w:p w14:paraId="28965DC4" w14:textId="77777777" w:rsidR="005E42D6" w:rsidRPr="005E42D6" w:rsidRDefault="005E42D6" w:rsidP="005E42D6">
      <w:pPr>
        <w:pStyle w:val="Listparagraf"/>
        <w:numPr>
          <w:ilvl w:val="0"/>
          <w:numId w:val="19"/>
        </w:numPr>
      </w:pPr>
      <w:r w:rsidRPr="005E42D6">
        <w:t>The Dependency Parser</w:t>
      </w:r>
    </w:p>
    <w:p w14:paraId="2B97FB00" w14:textId="77777777" w:rsidR="005E42D6" w:rsidRPr="00560BA3" w:rsidRDefault="005E42D6" w:rsidP="005E42D6">
      <w:r w:rsidRPr="00560BA3">
        <w:t>The dependency parser builds a dependency graph that models the syntactic structure of a phrase, where words are represented as nodes and the edges are labelled with the relationships between words.</w:t>
      </w:r>
    </w:p>
    <w:p w14:paraId="0084FDD4" w14:textId="77777777" w:rsidR="005E42D6" w:rsidRPr="00560BA3" w:rsidRDefault="005E42D6" w:rsidP="005E42D6">
      <w:r w:rsidRPr="00560BA3">
        <w:rPr>
          <w:noProof/>
        </w:rPr>
        <w:drawing>
          <wp:inline distT="0" distB="0" distL="0" distR="0" wp14:anchorId="653AEE45" wp14:editId="20D3B3F2">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4"/>
                    <a:stretch>
                      <a:fillRect/>
                    </a:stretch>
                  </pic:blipFill>
                  <pic:spPr>
                    <a:xfrm>
                      <a:off x="0" y="0"/>
                      <a:ext cx="5733415" cy="1844040"/>
                    </a:xfrm>
                    <a:prstGeom prst="rect">
                      <a:avLst/>
                    </a:prstGeom>
                  </pic:spPr>
                </pic:pic>
              </a:graphicData>
            </a:graphic>
          </wp:inline>
        </w:drawing>
      </w:r>
    </w:p>
    <w:p w14:paraId="090A64CB" w14:textId="083C54D9" w:rsidR="005E42D6" w:rsidRPr="00560BA3" w:rsidRDefault="005E42D6" w:rsidP="005E42D6">
      <w:pPr>
        <w:jc w:val="center"/>
      </w:pPr>
      <w:r w:rsidRPr="00560BA3">
        <w:t xml:space="preserve">Figure </w:t>
      </w:r>
      <w:bookmarkStart w:id="22" w:name="displacy_dep"/>
      <w:r w:rsidRPr="00560BA3">
        <w:fldChar w:fldCharType="begin"/>
      </w:r>
      <w:r w:rsidRPr="00560BA3">
        <w:instrText xml:space="preserve"> SEQ FIG \* MERGEFORMAT </w:instrText>
      </w:r>
      <w:r w:rsidRPr="00560BA3">
        <w:fldChar w:fldCharType="separate"/>
      </w:r>
      <w:r w:rsidR="00C96B70">
        <w:rPr>
          <w:noProof/>
        </w:rPr>
        <w:t>4</w:t>
      </w:r>
      <w:r w:rsidRPr="00560BA3">
        <w:fldChar w:fldCharType="end"/>
      </w:r>
      <w:bookmarkEnd w:id="22"/>
      <w:r w:rsidRPr="00560BA3">
        <w:t xml:space="preserve">: </w:t>
      </w:r>
      <w:proofErr w:type="spellStart"/>
      <w:r w:rsidRPr="00560BA3">
        <w:t>displaCy</w:t>
      </w:r>
      <w:proofErr w:type="spellEnd"/>
      <w:r w:rsidRPr="00560BA3">
        <w:t xml:space="preserve"> dependency visualizer</w:t>
      </w:r>
    </w:p>
    <w:p w14:paraId="6EC96AC1" w14:textId="574C02EC" w:rsidR="005E42D6" w:rsidRPr="00560BA3" w:rsidRDefault="005E42D6" w:rsidP="005E42D6">
      <w:r w:rsidRPr="00560BA3">
        <w:t xml:space="preserve">The following dependencies are pictured in figure </w:t>
      </w:r>
      <w:r w:rsidRPr="00560BA3">
        <w:fldChar w:fldCharType="begin"/>
      </w:r>
      <w:r w:rsidRPr="00560BA3">
        <w:instrText xml:space="preserve"> REF displacy_dep \h </w:instrText>
      </w:r>
      <w:r w:rsidRPr="00560BA3">
        <w:fldChar w:fldCharType="separate"/>
      </w:r>
      <w:r w:rsidR="00C96B70">
        <w:rPr>
          <w:noProof/>
        </w:rPr>
        <w:t>4</w:t>
      </w:r>
      <w:r w:rsidRPr="00560BA3">
        <w:fldChar w:fldCharType="end"/>
      </w:r>
      <w:r w:rsidRPr="00560BA3">
        <w:t xml:space="preserve">, which I made using </w:t>
      </w:r>
      <w:proofErr w:type="spellStart"/>
      <w:r w:rsidRPr="00560BA3">
        <w:t>displaCy</w:t>
      </w:r>
      <w:proofErr w:type="spellEnd"/>
      <w:r w:rsidRPr="00560BA3">
        <w:t xml:space="preserve"> visualizer</w:t>
      </w:r>
      <w:r w:rsidRPr="00560BA3">
        <w:rPr>
          <w:rStyle w:val="Referinnotdesubsol"/>
        </w:rPr>
        <w:footnoteReference w:id="8"/>
      </w:r>
      <w:r w:rsidRPr="00560BA3">
        <w:t>:</w:t>
      </w:r>
    </w:p>
    <w:p w14:paraId="40115D7F" w14:textId="77777777" w:rsidR="005E42D6" w:rsidRPr="00560BA3" w:rsidRDefault="005E42D6" w:rsidP="005E42D6">
      <w:pPr>
        <w:pStyle w:val="Listparagraf"/>
        <w:numPr>
          <w:ilvl w:val="0"/>
          <w:numId w:val="17"/>
        </w:numPr>
      </w:pPr>
      <w:proofErr w:type="spellStart"/>
      <w:r w:rsidRPr="00560BA3">
        <w:t>ccomp</w:t>
      </w:r>
      <w:proofErr w:type="spellEnd"/>
      <w:r w:rsidRPr="00560BA3">
        <w:t xml:space="preserve"> - clausal complement</w:t>
      </w:r>
    </w:p>
    <w:p w14:paraId="753C983E" w14:textId="77777777" w:rsidR="005E42D6" w:rsidRPr="00560BA3" w:rsidRDefault="005E42D6" w:rsidP="005E42D6">
      <w:pPr>
        <w:pStyle w:val="Listparagraf"/>
        <w:numPr>
          <w:ilvl w:val="0"/>
          <w:numId w:val="17"/>
        </w:numPr>
      </w:pPr>
      <w:proofErr w:type="spellStart"/>
      <w:r w:rsidRPr="00560BA3">
        <w:t>nsubj</w:t>
      </w:r>
      <w:proofErr w:type="spellEnd"/>
      <w:r w:rsidRPr="00560BA3">
        <w:t xml:space="preserve"> - nominal subject</w:t>
      </w:r>
    </w:p>
    <w:p w14:paraId="30A96AD3" w14:textId="77777777" w:rsidR="005E42D6" w:rsidRPr="00560BA3" w:rsidRDefault="005E42D6" w:rsidP="005E42D6">
      <w:pPr>
        <w:pStyle w:val="Listparagraf"/>
        <w:numPr>
          <w:ilvl w:val="0"/>
          <w:numId w:val="17"/>
        </w:numPr>
      </w:pPr>
      <w:r w:rsidRPr="00560BA3">
        <w:t>prep - prepositional modifier</w:t>
      </w:r>
    </w:p>
    <w:p w14:paraId="6E73F47F" w14:textId="77777777" w:rsidR="005E42D6" w:rsidRDefault="005E42D6" w:rsidP="005E42D6">
      <w:pPr>
        <w:pStyle w:val="Listparagraf"/>
        <w:numPr>
          <w:ilvl w:val="0"/>
          <w:numId w:val="17"/>
        </w:numPr>
      </w:pPr>
      <w:proofErr w:type="spellStart"/>
      <w:r w:rsidRPr="00560BA3">
        <w:t>pobj</w:t>
      </w:r>
      <w:proofErr w:type="spellEnd"/>
      <w:r w:rsidRPr="00560BA3">
        <w:t xml:space="preserve"> - object of preposition</w:t>
      </w:r>
    </w:p>
    <w:p w14:paraId="38705993" w14:textId="77777777" w:rsidR="005E42D6" w:rsidRPr="00560BA3" w:rsidRDefault="005E42D6" w:rsidP="005E42D6">
      <w:pPr>
        <w:pStyle w:val="Listparagraf"/>
      </w:pPr>
    </w:p>
    <w:p w14:paraId="71778FCA" w14:textId="77777777" w:rsidR="005E42D6" w:rsidRPr="00560BA3" w:rsidRDefault="005E42D6" w:rsidP="005E42D6">
      <w:pPr>
        <w:pStyle w:val="Listparagraf"/>
        <w:numPr>
          <w:ilvl w:val="0"/>
          <w:numId w:val="19"/>
        </w:numPr>
      </w:pPr>
      <w:r w:rsidRPr="00560BA3">
        <w:t>The Attribute Ruler</w:t>
      </w:r>
    </w:p>
    <w:p w14:paraId="12D428B4" w14:textId="77777777" w:rsidR="005E42D6" w:rsidRPr="00560BA3" w:rsidRDefault="005E42D6" w:rsidP="005E42D6">
      <w:r w:rsidRPr="00560BA3">
        <w:t xml:space="preserve">The attribute ruler layer allows users to specify some rules for setting token attributes that may be incorrectly handled by other pipeline components such as POS tagger, </w:t>
      </w:r>
      <w:proofErr w:type="spellStart"/>
      <w:r w:rsidRPr="00560BA3">
        <w:t>ner</w:t>
      </w:r>
      <w:proofErr w:type="spellEnd"/>
      <w:r w:rsidRPr="00560BA3">
        <w:t xml:space="preserve"> or lemmatizer. This step is suitable in case of domain specific contexts or unusual uses of some words.</w:t>
      </w:r>
    </w:p>
    <w:p w14:paraId="702A3FA7" w14:textId="77777777" w:rsidR="005E42D6" w:rsidRPr="00560BA3" w:rsidRDefault="005E42D6" w:rsidP="005E42D6">
      <w:pPr>
        <w:pStyle w:val="Listparagraf"/>
        <w:numPr>
          <w:ilvl w:val="0"/>
          <w:numId w:val="19"/>
        </w:numPr>
      </w:pPr>
      <w:commentRangeStart w:id="23"/>
      <w:r w:rsidRPr="00560BA3">
        <w:t>The Lemmatizer</w:t>
      </w:r>
      <w:commentRangeEnd w:id="23"/>
      <w:r>
        <w:rPr>
          <w:rStyle w:val="Referincomentariu"/>
        </w:rPr>
        <w:commentReference w:id="23"/>
      </w:r>
    </w:p>
    <w:p w14:paraId="1FD8E7B3" w14:textId="77777777" w:rsidR="005E42D6" w:rsidRPr="00560BA3" w:rsidRDefault="005E42D6" w:rsidP="005E42D6">
      <w:r w:rsidRPr="00560BA3">
        <w:t xml:space="preserve">The lemmatizer assigns base forms to tokens based on the POS tag, morphological rules and dictionary lookups. For instance, the lemma of the “’s” token in the previously </w:t>
      </w:r>
      <w:proofErr w:type="spellStart"/>
      <w:r w:rsidRPr="00560BA3">
        <w:t>analysed</w:t>
      </w:r>
      <w:proofErr w:type="spellEnd"/>
      <w:r w:rsidRPr="00560BA3">
        <w:t xml:space="preserve"> sentence “Let’s go to N.Y.!” is “us”, while the other lemmas coincide with the initial words.</w:t>
      </w:r>
    </w:p>
    <w:p w14:paraId="5F3D8595" w14:textId="77777777" w:rsidR="005E42D6" w:rsidRPr="00560BA3" w:rsidRDefault="005E42D6" w:rsidP="005E42D6">
      <w:pPr>
        <w:pStyle w:val="Listparagraf"/>
        <w:numPr>
          <w:ilvl w:val="0"/>
          <w:numId w:val="19"/>
        </w:numPr>
      </w:pPr>
      <w:r w:rsidRPr="00560BA3">
        <w:lastRenderedPageBreak/>
        <w:t>The Named Entity Recognizer</w:t>
      </w:r>
    </w:p>
    <w:p w14:paraId="563A90E0" w14:textId="376B5FF5" w:rsidR="005E42D6" w:rsidRPr="00560BA3" w:rsidRDefault="005E42D6" w:rsidP="005E42D6">
      <w:r w:rsidRPr="00560BA3">
        <w:t xml:space="preserve">The entity recognizer is a neural network model capable of annotating different types of proper nouns and numerical values with the following labels: CARDINAL, DATE, EVENT, FAC, GPE, LANGUAGE, LAW, LOC, MONEY, NORP, ORDINAL, ORG, PERCENT, PERSON, PRODUCT, QUANTITY, TIME, WORK_OF_ART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1FD4C2DC" w14:textId="77777777" w:rsidR="005E42D6" w:rsidRPr="00560BA3" w:rsidRDefault="005E42D6" w:rsidP="005E42D6">
      <w:pPr>
        <w:jc w:val="center"/>
      </w:pPr>
      <w:r w:rsidRPr="00560BA3">
        <w:rPr>
          <w:noProof/>
        </w:rPr>
        <w:drawing>
          <wp:inline distT="0" distB="0" distL="0" distR="0" wp14:anchorId="74AB0D73" wp14:editId="612FDA01">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0443176" w14:textId="4CAA4709" w:rsidR="005E42D6" w:rsidRPr="00560BA3" w:rsidRDefault="005E42D6" w:rsidP="005E42D6">
      <w:pPr>
        <w:jc w:val="center"/>
      </w:pPr>
      <w:r w:rsidRPr="00560BA3">
        <w:t xml:space="preserve">Figure </w:t>
      </w:r>
      <w:bookmarkStart w:id="24" w:name="displacy_ents"/>
      <w:r w:rsidRPr="00560BA3">
        <w:fldChar w:fldCharType="begin"/>
      </w:r>
      <w:r w:rsidRPr="00560BA3">
        <w:instrText xml:space="preserve"> SEQ FIG \* MERGEFORMAT </w:instrText>
      </w:r>
      <w:r w:rsidRPr="00560BA3">
        <w:fldChar w:fldCharType="separate"/>
      </w:r>
      <w:r w:rsidR="00C96B70">
        <w:rPr>
          <w:noProof/>
        </w:rPr>
        <w:t>5</w:t>
      </w:r>
      <w:r w:rsidRPr="00560BA3">
        <w:fldChar w:fldCharType="end"/>
      </w:r>
      <w:bookmarkEnd w:id="24"/>
      <w:r w:rsidRPr="00560BA3">
        <w:t xml:space="preserve">: </w:t>
      </w:r>
      <w:proofErr w:type="spellStart"/>
      <w:r w:rsidRPr="00560BA3">
        <w:t>displaCy</w:t>
      </w:r>
      <w:proofErr w:type="spellEnd"/>
      <w:r w:rsidRPr="00560BA3">
        <w:t xml:space="preserve"> entity visualizer </w:t>
      </w:r>
      <w:r w:rsidRPr="00560BA3">
        <w:rPr>
          <w:rStyle w:val="Referinnotdesubsol"/>
        </w:rPr>
        <w:footnoteReference w:id="9"/>
      </w:r>
    </w:p>
    <w:p w14:paraId="132A56E8" w14:textId="5203C2C5" w:rsidR="005E42D6" w:rsidRPr="00560BA3" w:rsidRDefault="005E42D6" w:rsidP="005E42D6">
      <w:r w:rsidRPr="00560BA3">
        <w:t xml:space="preserve">Figure </w:t>
      </w:r>
      <w:r w:rsidRPr="00560BA3">
        <w:fldChar w:fldCharType="begin"/>
      </w:r>
      <w:r w:rsidRPr="00560BA3">
        <w:instrText xml:space="preserve"> REF displacy_ents \h </w:instrText>
      </w:r>
      <w:r w:rsidRPr="00560BA3">
        <w:fldChar w:fldCharType="separate"/>
      </w:r>
      <w:r w:rsidR="00C96B70">
        <w:rPr>
          <w:noProof/>
        </w:rPr>
        <w:t>5</w:t>
      </w:r>
      <w:r w:rsidRPr="00560BA3">
        <w:fldChar w:fldCharType="end"/>
      </w:r>
      <w:r w:rsidRPr="00560BA3">
        <w:t xml:space="preserve"> shows an example of a text labelled by the spaCy named entity recognizer.</w:t>
      </w:r>
    </w:p>
    <w:p w14:paraId="03AF6E41" w14:textId="5A54D05B" w:rsidR="005E42D6" w:rsidRDefault="005E42D6" w:rsidP="005E42D6">
      <w:r w:rsidRPr="00560BA3">
        <w:t>According to the spaCy documentation, the part of speech tagger in en_core_web_lg has an accuracy of 0.97 and its named entity recognizer has a precision of 0.85, a recall of 0.86 and an F-score equal to 0.85.</w:t>
      </w:r>
    </w:p>
    <w:p w14:paraId="208EA26C" w14:textId="77777777" w:rsidR="007C4917" w:rsidRPr="00560BA3" w:rsidRDefault="007C4917" w:rsidP="007C4917">
      <w:pPr>
        <w:pStyle w:val="Titlu2"/>
      </w:pPr>
      <w:bookmarkStart w:id="25" w:name="_Toc170049045"/>
      <w:r>
        <w:t>Detecting the Language of a Text</w:t>
      </w:r>
      <w:bookmarkEnd w:id="25"/>
    </w:p>
    <w:p w14:paraId="1AF9C2A2" w14:textId="18D7B564" w:rsidR="007C4917" w:rsidRPr="00560BA3" w:rsidRDefault="007C4917" w:rsidP="007C4917">
      <w:r w:rsidRPr="00560BA3">
        <w:t xml:space="preserve">fastText is a 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 xml:space="preserve">, that achieves an accuracy </w:t>
      </w:r>
      <w:proofErr w:type="gramStart"/>
      <w:r w:rsidRPr="00560BA3">
        <w:t>similar to</w:t>
      </w:r>
      <w:proofErr w:type="gramEnd"/>
      <w:r w:rsidRPr="00560BA3">
        <w:t xml:space="preserve"> that of deep neural networks classifiers, while being remarkably faster. The training of fastText lasts less than ten minutes for more than one billion words and the classification of 500,000 sentences takes less than one minute on an average multicore CPU.</w:t>
      </w:r>
    </w:p>
    <w:p w14:paraId="7AAC7992" w14:textId="77777777" w:rsidR="007C4917" w:rsidRPr="00560BA3" w:rsidRDefault="007C4917" w:rsidP="007C4917">
      <w:r w:rsidRPr="00560BA3">
        <w:t xml:space="preserve">fastText represents the text as a bag of n-grams </w:t>
      </w:r>
      <w:proofErr w:type="gramStart"/>
      <w:r w:rsidRPr="00560BA3">
        <w:t>in order to</w:t>
      </w:r>
      <w:proofErr w:type="gramEnd"/>
      <w:r w:rsidRPr="00560BA3">
        <w:t xml:space="preserve"> retain some information about the order of words, that the simple bag of words model does not consider. Words and n-grams are converted into word vectors.</w:t>
      </w:r>
    </w:p>
    <w:p w14:paraId="45C0C322" w14:textId="64342B7A" w:rsidR="007C4917" w:rsidRPr="00560BA3" w:rsidRDefault="007C4917" w:rsidP="007C4917">
      <w:r w:rsidRPr="00560BA3">
        <w:t xml:space="preserve">During training, the probability distribution over classes is computed using hierarchical </w:t>
      </w:r>
      <w:proofErr w:type="spellStart"/>
      <w:r w:rsidRPr="00560BA3">
        <w:t>softmax</w:t>
      </w:r>
      <w:proofErr w:type="spellEnd"/>
      <w:r w:rsidRPr="00560BA3">
        <w:t xml:space="preserve">. The classes are organized in a binary decision tree and the probability of a class is computed by multiplying the probabilities of all the nodes visited during a depth first traversal from root to the leaf node which corresponds to that class. The purpose of training is to learn </w:t>
      </w:r>
      <w:r w:rsidRPr="00560BA3">
        <w:lastRenderedPageBreak/>
        <w:t xml:space="preserve">the configurations of matrixes A and B that minimize the loss 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w:t>
      </w:r>
    </w:p>
    <w:p w14:paraId="0F0ADB2D" w14:textId="2E496B20" w:rsidR="007C4917" w:rsidRPr="00560BA3" w:rsidRDefault="007C4917" w:rsidP="007C4917">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rsidRPr="00560BA3">
        <w:tab/>
      </w:r>
      <w:r w:rsidRPr="00560BA3">
        <w:tab/>
      </w:r>
      <w:r w:rsidRPr="00560BA3">
        <w:tab/>
      </w:r>
      <w:r w:rsidRPr="00560BA3">
        <w:tab/>
        <w:t xml:space="preserve">  (</w:t>
      </w:r>
      <w:bookmarkStart w:id="26" w:name="fastText_log_likelihood"/>
      <w:r w:rsidRPr="00560BA3">
        <w:fldChar w:fldCharType="begin"/>
      </w:r>
      <w:r w:rsidRPr="00560BA3">
        <w:instrText xml:space="preserve"> SEQ EQ \* MERGEFORMAT </w:instrText>
      </w:r>
      <w:r w:rsidRPr="00560BA3">
        <w:fldChar w:fldCharType="separate"/>
      </w:r>
      <w:r w:rsidR="00C96B70">
        <w:rPr>
          <w:noProof/>
        </w:rPr>
        <w:t>1</w:t>
      </w:r>
      <w:r w:rsidRPr="00560BA3">
        <w:fldChar w:fldCharType="end"/>
      </w:r>
      <w:bookmarkEnd w:id="26"/>
      <w:r w:rsidRPr="00560BA3">
        <w:t>)</w:t>
      </w:r>
    </w:p>
    <w:p w14:paraId="2E870F70" w14:textId="4FECC02E" w:rsidR="007C4917" w:rsidRPr="00560BA3" w:rsidRDefault="007C4917" w:rsidP="007C4917">
      <w:r w:rsidRPr="00560BA3">
        <w:t>In formula (</w:t>
      </w:r>
      <w:r w:rsidRPr="00560BA3">
        <w:fldChar w:fldCharType="begin"/>
      </w:r>
      <w:r w:rsidRPr="00560BA3">
        <w:instrText xml:space="preserve"> REF fastText_log_likelihood \h </w:instrText>
      </w:r>
      <w:r w:rsidRPr="00560BA3">
        <w:fldChar w:fldCharType="separate"/>
      </w:r>
      <w:r w:rsidR="00C96B70">
        <w:rPr>
          <w:noProof/>
        </w:rPr>
        <w:t>1</w:t>
      </w:r>
      <w:r w:rsidRPr="00560BA3">
        <w:fldChar w:fldCharType="end"/>
      </w:r>
      <w:r w:rsidRPr="00560BA3">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560BA3">
        <w:t xml:space="preserve"> is a vector which 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Pr="00560BA3">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Pr="00560BA3">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560BA3">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560BA3">
        <w:t xml:space="preserve"> is the probability distribution over classes for document n. The algorithm uses stochastic gradient descent to find the parameters A and B that minimize the value of the negative log-likelihood formula (</w:t>
      </w:r>
      <w:r w:rsidRPr="00560BA3">
        <w:fldChar w:fldCharType="begin"/>
      </w:r>
      <w:r w:rsidRPr="00560BA3">
        <w:instrText xml:space="preserve"> REF fastText_log_likelihood \h </w:instrText>
      </w:r>
      <w:r w:rsidRPr="00560BA3">
        <w:fldChar w:fldCharType="separate"/>
      </w:r>
      <w:r w:rsidR="00C96B70">
        <w:rPr>
          <w:noProof/>
        </w:rPr>
        <w:t>1</w:t>
      </w:r>
      <w:r w:rsidRPr="00560BA3">
        <w:fldChar w:fldCharType="end"/>
      </w:r>
      <w:r w:rsidRPr="00560BA3">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w:t>
      </w:r>
    </w:p>
    <w:p w14:paraId="0E67F71C" w14:textId="06C29910" w:rsidR="007C4917" w:rsidRDefault="007C4917" w:rsidP="007C4917">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58B114D0BFC5494DAEBBA15E4A85CAEE"/>
          </w:placeholder>
        </w:sdtPr>
        <w:sdtContent>
          <w:proofErr w:type="spellStart"/>
          <w:r w:rsidR="0054762A" w:rsidRPr="0054762A">
            <w:rPr>
              <w:color w:val="000000"/>
            </w:rPr>
            <w:t>Joulin</w:t>
          </w:r>
          <w:proofErr w:type="spellEnd"/>
          <w:r w:rsidR="0054762A" w:rsidRPr="0054762A">
            <w:rPr>
              <w:color w:val="000000"/>
            </w:rPr>
            <w:t xml:space="preserve">, Grave, Bojanowski, </w:t>
          </w:r>
          <w:proofErr w:type="spellStart"/>
          <w:r w:rsidR="0054762A" w:rsidRPr="0054762A">
            <w:rPr>
              <w:color w:val="000000"/>
            </w:rPr>
            <w:t>Douze</w:t>
          </w:r>
          <w:proofErr w:type="spellEnd"/>
          <w:r w:rsidR="0054762A" w:rsidRPr="0054762A">
            <w:rPr>
              <w:color w:val="000000"/>
            </w:rPr>
            <w:t>, et al. (2016)</w:t>
          </w:r>
        </w:sdtContent>
      </w:sdt>
      <w:r w:rsidRPr="00560BA3">
        <w:rPr>
          <w:color w:val="000000"/>
        </w:rPr>
        <w:t xml:space="preserve"> described some model compression techniques that can drastically reduce the memory usage without greatly impacting the accuracy: product quantization (splitting the word vectors into smaller </w:t>
      </w:r>
      <w:proofErr w:type="spellStart"/>
      <w:r w:rsidRPr="00560BA3">
        <w:rPr>
          <w:color w:val="000000"/>
        </w:rPr>
        <w:t>subvectors</w:t>
      </w:r>
      <w:proofErr w:type="spellEnd"/>
      <w:r w:rsidRPr="00560BA3">
        <w:rPr>
          <w:color w:val="000000"/>
        </w:rPr>
        <w:t xml:space="preserve"> and then quantizing them using nearest </w:t>
      </w:r>
      <w:proofErr w:type="spellStart"/>
      <w:r w:rsidRPr="00560BA3">
        <w:rPr>
          <w:color w:val="000000"/>
        </w:rPr>
        <w:t>neighbour</w:t>
      </w:r>
      <w:proofErr w:type="spellEnd"/>
      <w:r w:rsidRPr="00560BA3">
        <w:rPr>
          <w:color w:val="000000"/>
        </w:rPr>
        <w:t>), pruning the vocabulary (keeping only a fixed number of the most relevant words and n-grams), hashing trick and Bloom filter (hashing words and n-grams in order to reduce the size of the dictionary and using Bloom filters to check the presence of a term in the dictionary in constant time).</w:t>
      </w:r>
    </w:p>
    <w:p w14:paraId="457FA239" w14:textId="77777777" w:rsidR="007C4917" w:rsidRPr="00560BA3" w:rsidRDefault="007C4917" w:rsidP="007C4917">
      <w:pPr>
        <w:rPr>
          <w:color w:val="000000"/>
        </w:rPr>
      </w:pPr>
      <w:r>
        <w:rPr>
          <w:color w:val="000000"/>
        </w:rPr>
        <w:t>fastText can be used for a variety of NLP tasks, out of which language identification of a text is a common scenario. In our case, it was used to detect the language of a publication.</w:t>
      </w:r>
    </w:p>
    <w:p w14:paraId="1754F416" w14:textId="7BE70830" w:rsidR="007C4917" w:rsidRPr="00314039" w:rsidRDefault="007C4917" w:rsidP="005E42D6">
      <w:pPr>
        <w:rPr>
          <w:color w:val="000000"/>
        </w:rPr>
      </w:pPr>
      <w:r w:rsidRPr="00560BA3">
        <w:rPr>
          <w:color w:val="000000"/>
        </w:rPr>
        <w:t>I used the Python fastText library for the language identification purpose</w:t>
      </w:r>
      <w:r w:rsidRPr="00560BA3">
        <w:rPr>
          <w:rStyle w:val="Referinnotdesubsol"/>
          <w:color w:val="000000"/>
        </w:rPr>
        <w:footnoteReference w:id="10"/>
      </w:r>
      <w:r w:rsidRPr="00560BA3">
        <w:rPr>
          <w:color w:val="000000"/>
        </w:rPr>
        <w:t>. It provides two models capable of recognizing 176 languages, one with a size of 126MB and the compressed version with a size of 917kB. I chose to use the larger model, because it offers slightly superior speed and accuracy.</w:t>
      </w:r>
    </w:p>
    <w:p w14:paraId="7CDBB090" w14:textId="2FF9A708" w:rsidR="00EC27FA" w:rsidRPr="00560BA3" w:rsidRDefault="00C64FE8" w:rsidP="00351A64">
      <w:pPr>
        <w:pStyle w:val="Titlu2"/>
        <w:rPr>
          <w:color w:val="000000"/>
        </w:rPr>
      </w:pPr>
      <w:bookmarkStart w:id="27" w:name="_h18em7l97ids" w:colFirst="0" w:colLast="0"/>
      <w:bookmarkStart w:id="28" w:name="_Toc170049046"/>
      <w:bookmarkEnd w:id="27"/>
      <w:r>
        <w:t>Keyword Extraction</w:t>
      </w:r>
      <w:bookmarkEnd w:id="28"/>
    </w:p>
    <w:p w14:paraId="6649951D" w14:textId="6BCD7E7B" w:rsidR="0051504E" w:rsidRDefault="0051504E" w:rsidP="0051504E">
      <w:pPr>
        <w:rPr>
          <w:ins w:id="29" w:author="MARIUS GABRIEL GUTU-ROBU (2392)" w:date="2024-06-21T14:13:00Z"/>
          <w:color w:val="000000"/>
        </w:rPr>
      </w:pPr>
      <w:r w:rsidRPr="00560BA3">
        <w:t xml:space="preserve">Supervised methods have been the prevailing approach in keyword extraction, but they require extensive training </w:t>
      </w:r>
      <w:r w:rsidR="00B3105E" w:rsidRPr="00560BA3">
        <w:t xml:space="preserve">and </w:t>
      </w:r>
      <w:r w:rsidR="00F32332">
        <w:t xml:space="preserve">a lot of tedious </w:t>
      </w:r>
      <w:r w:rsidR="00B3105E" w:rsidRPr="00560BA3">
        <w:t xml:space="preserve">work </w:t>
      </w:r>
      <w:r w:rsidR="00F32332">
        <w:t xml:space="preserve">performed on a manual basis </w:t>
      </w:r>
      <w:r w:rsidR="00B3105E" w:rsidRPr="00560BA3">
        <w:t xml:space="preserve">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54762A" w:rsidRPr="0054762A">
            <w:rPr>
              <w:color w:val="000000"/>
            </w:rPr>
            <w:t>(Campos et al., 2020)</w:t>
          </w:r>
        </w:sdtContent>
      </w:sdt>
      <w:r w:rsidR="00B3105E" w:rsidRPr="00560BA3">
        <w:rPr>
          <w:color w:val="000000"/>
        </w:rPr>
        <w:t>. Moreover, these</w:t>
      </w:r>
      <w:r w:rsidR="00BC5CC4" w:rsidRPr="00560BA3">
        <w:rPr>
          <w:color w:val="000000"/>
        </w:rPr>
        <w:t xml:space="preserve"> machine learning</w:t>
      </w:r>
      <w:r w:rsidR="00B3105E" w:rsidRPr="00560BA3">
        <w:rPr>
          <w:color w:val="000000"/>
        </w:rPr>
        <w:t xml:space="preserve"> </w:t>
      </w:r>
      <w:r w:rsidR="00BC5CC4" w:rsidRPr="00560BA3">
        <w:rPr>
          <w:color w:val="000000"/>
        </w:rPr>
        <w:t>models may not perform well on</w:t>
      </w:r>
      <w:r w:rsidR="00021A51" w:rsidRPr="00560BA3">
        <w:rPr>
          <w:color w:val="000000"/>
        </w:rPr>
        <w:t xml:space="preserve"> </w:t>
      </w:r>
      <w:r w:rsidR="00380E52" w:rsidRPr="00560BA3">
        <w:rPr>
          <w:color w:val="000000"/>
        </w:rPr>
        <w:t xml:space="preserve">domains that </w:t>
      </w:r>
      <w:r w:rsidR="007802BC">
        <w:rPr>
          <w:color w:val="000000"/>
        </w:rPr>
        <w:t xml:space="preserve">are distinct </w:t>
      </w:r>
      <w:r w:rsidR="004B5533">
        <w:rPr>
          <w:color w:val="000000"/>
        </w:rPr>
        <w:t>from</w:t>
      </w:r>
      <w:r w:rsidR="007802BC">
        <w:rPr>
          <w:color w:val="000000"/>
        </w:rPr>
        <w:t xml:space="preserve"> the ones </w:t>
      </w:r>
      <w:r w:rsidR="00B06467" w:rsidRPr="00560BA3">
        <w:rPr>
          <w:color w:val="000000"/>
        </w:rPr>
        <w:t>they</w:t>
      </w:r>
      <w:r w:rsidR="00380E52" w:rsidRPr="00560BA3">
        <w:rPr>
          <w:color w:val="000000"/>
        </w:rPr>
        <w:t xml:space="preserve"> </w:t>
      </w:r>
      <w:r w:rsidR="00B06467" w:rsidRPr="00560BA3">
        <w:rPr>
          <w:color w:val="000000"/>
        </w:rPr>
        <w:t>were</w:t>
      </w:r>
      <w:r w:rsidR="00380E52" w:rsidRPr="00560BA3">
        <w:rPr>
          <w:color w:val="000000"/>
        </w:rPr>
        <w:t xml:space="preserve"> trained on.</w:t>
      </w:r>
    </w:p>
    <w:p w14:paraId="41ABFADC" w14:textId="006357E2" w:rsidR="007D0A6B" w:rsidRPr="00560BA3" w:rsidRDefault="007D0A6B" w:rsidP="0051504E">
      <w:r w:rsidRPr="00560BA3">
        <w:rPr>
          <w:color w:val="000000"/>
        </w:rPr>
        <w:t>Despite being an unsupervised method, TF</w:t>
      </w:r>
      <w:r w:rsidR="00BC14B8" w:rsidRPr="00560BA3">
        <w:rPr>
          <w:color w:val="000000"/>
        </w:rPr>
        <w:t>-</w:t>
      </w:r>
      <w:r w:rsidRPr="00560BA3">
        <w:rPr>
          <w:color w:val="000000"/>
        </w:rPr>
        <w:t>IDF (</w:t>
      </w:r>
      <w:r w:rsidRPr="00560BA3">
        <w:t xml:space="preserve">Term Frequency-Inverse Document Frequency) needs an extended collection of documents since it </w:t>
      </w:r>
      <w:r w:rsidR="003E55D0" w:rsidRPr="00560BA3">
        <w:t xml:space="preserve">assumes that </w:t>
      </w:r>
      <w:r w:rsidRPr="00560BA3">
        <w:t xml:space="preserve">a term </w:t>
      </w:r>
      <w:r w:rsidR="003E55D0" w:rsidRPr="00560BA3">
        <w:t xml:space="preserve">is relevant </w:t>
      </w:r>
      <w:r w:rsidRPr="00560BA3">
        <w:t xml:space="preserve">in a specific text </w:t>
      </w:r>
      <w:r w:rsidR="003E55D0" w:rsidRPr="00560BA3">
        <w:t>if it occurs frequently in that document</w:t>
      </w:r>
      <w:r w:rsidR="007033D1">
        <w:t>.</w:t>
      </w:r>
      <w:r w:rsidR="003E55D0" w:rsidRPr="00560BA3">
        <w:t xml:space="preserve"> </w:t>
      </w:r>
      <w:r w:rsidR="007033D1">
        <w:t xml:space="preserve">On the contrary, </w:t>
      </w:r>
      <w:r w:rsidR="00F40860" w:rsidRPr="00560BA3">
        <w:t>rare</w:t>
      </w:r>
      <w:r w:rsidR="003E55D0" w:rsidRPr="00560BA3">
        <w:t xml:space="preserve"> </w:t>
      </w:r>
      <w:r w:rsidR="007033D1">
        <w:t xml:space="preserve">terms </w:t>
      </w:r>
      <w:r w:rsidR="00BC14B8" w:rsidRPr="00560BA3">
        <w:t>across the collection</w:t>
      </w:r>
      <w:r w:rsidR="007033D1">
        <w:t xml:space="preserve"> might emphasize more important terms</w:t>
      </w:r>
      <w:r w:rsidR="003E55D0" w:rsidRPr="00560BA3">
        <w:t xml:space="preserve">. </w:t>
      </w:r>
      <w:r w:rsidR="002133DA" w:rsidRPr="00560BA3">
        <w:t>The formula used to measure the significance of a word is</w:t>
      </w:r>
      <w:r w:rsidR="001F277E" w:rsidRPr="00560BA3">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54762A" w:rsidRPr="0054762A">
            <w:rPr>
              <w:color w:val="000000"/>
            </w:rPr>
            <w:t>(Nomoto, 2022)</w:t>
          </w:r>
        </w:sdtContent>
      </w:sdt>
      <w:r w:rsidR="002133DA" w:rsidRPr="00560BA3">
        <w:t>:</w:t>
      </w:r>
    </w:p>
    <w:p w14:paraId="1759053F" w14:textId="2C6C3EA5" w:rsidR="00CB0383" w:rsidRPr="00560BA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CB0383" w:rsidRPr="00560BA3">
        <w:t>(</w:t>
      </w:r>
      <w:bookmarkStart w:id="30" w:name="TFIDF"/>
      <w:r w:rsidR="00CB0383" w:rsidRPr="00560BA3">
        <w:fldChar w:fldCharType="begin"/>
      </w:r>
      <w:r w:rsidR="00CB0383" w:rsidRPr="00560BA3">
        <w:instrText xml:space="preserve"> SEQ  EQ \* MERGEFORMAT </w:instrText>
      </w:r>
      <w:r w:rsidR="00CB0383" w:rsidRPr="00560BA3">
        <w:fldChar w:fldCharType="separate"/>
      </w:r>
      <w:r w:rsidR="00C96B70">
        <w:rPr>
          <w:noProof/>
        </w:rPr>
        <w:t>2</w:t>
      </w:r>
      <w:r w:rsidR="00CB0383" w:rsidRPr="00560BA3">
        <w:fldChar w:fldCharType="end"/>
      </w:r>
      <w:bookmarkEnd w:id="30"/>
      <w:r w:rsidR="00CB0383" w:rsidRPr="00560BA3">
        <w:t>)</w:t>
      </w:r>
    </w:p>
    <w:p w14:paraId="0CA98A9B" w14:textId="512F315D" w:rsidR="001F277E" w:rsidRPr="00560BA3" w:rsidRDefault="00C84B3E" w:rsidP="001F277E">
      <w:pPr>
        <w:rPr>
          <w:color w:val="000000"/>
          <w:sz w:val="22"/>
          <w:szCs w:val="22"/>
        </w:rPr>
      </w:pPr>
      <w:r w:rsidRPr="00560BA3">
        <w:lastRenderedPageBreak/>
        <w:t>The first term in</w:t>
      </w:r>
      <w:r w:rsidR="00B1558C">
        <w:t xml:space="preserve"> the</w:t>
      </w:r>
      <w:r w:rsidRPr="00560BA3">
        <w:t xml:space="preserve"> equation (</w:t>
      </w:r>
      <w:r w:rsidRPr="00560BA3">
        <w:fldChar w:fldCharType="begin"/>
      </w:r>
      <w:r w:rsidRPr="00560BA3">
        <w:instrText xml:space="preserve"> REF TFIDF \h </w:instrText>
      </w:r>
      <w:r w:rsidRPr="00560BA3">
        <w:fldChar w:fldCharType="separate"/>
      </w:r>
      <w:r w:rsidR="00C96B70">
        <w:rPr>
          <w:noProof/>
        </w:rPr>
        <w:t>2</w:t>
      </w:r>
      <w:r w:rsidRPr="00560BA3">
        <w:fldChar w:fldCharType="end"/>
      </w:r>
      <w:r w:rsidRPr="00560BA3">
        <w:t xml:space="preserve">) </w:t>
      </w:r>
      <w:r w:rsidR="00B1558C">
        <w:t>refers</w:t>
      </w:r>
      <w:r w:rsidR="00B1558C" w:rsidRPr="00560BA3">
        <w:t xml:space="preserve"> </w:t>
      </w:r>
      <w:r w:rsidR="00B1558C">
        <w:t xml:space="preserve">to </w:t>
      </w:r>
      <w:r w:rsidRPr="00560BA3">
        <w:t>Term Frequency (frequency of word</w:t>
      </w:r>
      <w:r w:rsidR="00104F77" w:rsidRPr="00560BA3">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Pr="00560BA3">
        <w:t xml:space="preserve"> in document</w:t>
      </w:r>
      <w:r w:rsidR="00104F77" w:rsidRPr="00560BA3">
        <w:t xml:space="preserve"> </w:t>
      </w:r>
      <w:r w:rsidR="00104F77" w:rsidRPr="008C66F5">
        <w:rPr>
          <w:i/>
          <w:iCs/>
        </w:rPr>
        <w:t>j</w:t>
      </w:r>
      <w:r w:rsidRPr="00560BA3">
        <w:t>), while the second term is known as the Inverse Document Frequency</w:t>
      </w:r>
      <w:r w:rsidR="00104F77" w:rsidRPr="00560BA3">
        <w:t xml:space="preserve">, where </w:t>
      </w:r>
      <w:r w:rsidRPr="00560BA3">
        <w:t xml:space="preserve">the numerator represents the </w:t>
      </w:r>
      <w:r w:rsidR="00104F77" w:rsidRPr="00560BA3">
        <w:t>total count of documents</w:t>
      </w:r>
      <w:r w:rsidR="00B1558C">
        <w:t>.</w:t>
      </w:r>
      <w:r w:rsidR="00104F77" w:rsidRPr="00560BA3">
        <w:t xml:space="preserve"> </w:t>
      </w:r>
      <w:r w:rsidR="00B1558C">
        <w:t>T</w:t>
      </w:r>
      <w:r w:rsidR="00104F77" w:rsidRPr="00560BA3">
        <w:t xml:space="preserve">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sidRPr="00560BA3">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54762A" w:rsidRPr="0054762A">
            <w:rPr>
              <w:color w:val="000000"/>
            </w:rPr>
            <w:t>(Nomoto, 2022)</w:t>
          </w:r>
        </w:sdtContent>
      </w:sdt>
      <w:r w:rsidR="00104F77" w:rsidRPr="00560BA3">
        <w:rPr>
          <w:color w:val="000000"/>
          <w:sz w:val="22"/>
          <w:szCs w:val="22"/>
        </w:rPr>
        <w:t>.</w:t>
      </w:r>
    </w:p>
    <w:p w14:paraId="3BCE8949" w14:textId="76733739" w:rsidR="006F4D3A" w:rsidRPr="00560BA3" w:rsidRDefault="00A615F1" w:rsidP="001F277E">
      <w:r w:rsidRPr="00560BA3">
        <w:t xml:space="preserve">RAKE (Rapid Automatic Keyword Extraction) </w:t>
      </w:r>
      <w:r w:rsidR="00043C61" w:rsidRPr="00560BA3">
        <w:t xml:space="preserve">is </w:t>
      </w:r>
      <w:r w:rsidR="004D2E34">
        <w:t>an</w:t>
      </w:r>
      <w:r w:rsidR="004D2E34" w:rsidRPr="00560BA3">
        <w:t xml:space="preserve"> </w:t>
      </w:r>
      <w:r w:rsidR="00043C61" w:rsidRPr="00560BA3">
        <w:t xml:space="preserve">unsupervised keyword extractor that makes use of a co-occurrence matrix, thus rewarding with a </w:t>
      </w:r>
      <w:r w:rsidR="00CE0096" w:rsidRPr="00560BA3">
        <w:t>higher</w:t>
      </w:r>
      <w:r w:rsidR="00043C61" w:rsidRPr="00560BA3">
        <w:t xml:space="preserve"> score the </w:t>
      </w:r>
      <w:r w:rsidR="00E62C06" w:rsidRPr="00560BA3">
        <w:t>words that appear not only frequently, but also in longer phrases</w:t>
      </w:r>
      <w:r w:rsidR="00CE0096" w:rsidRPr="00560BA3">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54762A" w:rsidRPr="0054762A">
            <w:rPr>
              <w:color w:val="000000"/>
            </w:rPr>
            <w:t>(Rose et al., 2010)</w:t>
          </w:r>
        </w:sdtContent>
      </w:sdt>
      <w:r w:rsidR="00CE0096" w:rsidRPr="00560BA3">
        <w:t>:</w:t>
      </w:r>
    </w:p>
    <w:p w14:paraId="7D9EF968" w14:textId="105DDBE8" w:rsidR="00CE0096" w:rsidRPr="00560BA3"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rsidRPr="00560BA3">
        <w:tab/>
      </w:r>
      <w:r w:rsidRPr="00560BA3">
        <w:tab/>
      </w:r>
      <w:r w:rsidRPr="00560BA3">
        <w:tab/>
      </w:r>
      <w:r w:rsidRPr="00560BA3">
        <w:tab/>
      </w:r>
      <w:r w:rsidRPr="00560BA3">
        <w:tab/>
      </w:r>
      <w:r w:rsidRPr="00560BA3">
        <w:tab/>
        <w:t>(</w:t>
      </w:r>
      <w:bookmarkStart w:id="31" w:name="RAKE"/>
      <w:r w:rsidRPr="00560BA3">
        <w:fldChar w:fldCharType="begin"/>
      </w:r>
      <w:r w:rsidRPr="00560BA3">
        <w:instrText xml:space="preserve"> SEQ EQ \* MERGEFORMAT </w:instrText>
      </w:r>
      <w:r w:rsidRPr="00560BA3">
        <w:fldChar w:fldCharType="separate"/>
      </w:r>
      <w:r w:rsidR="00C96B70">
        <w:rPr>
          <w:noProof/>
        </w:rPr>
        <w:t>3</w:t>
      </w:r>
      <w:r w:rsidRPr="00560BA3">
        <w:fldChar w:fldCharType="end"/>
      </w:r>
      <w:bookmarkEnd w:id="31"/>
      <w:r w:rsidRPr="00560BA3">
        <w:t>)</w:t>
      </w:r>
    </w:p>
    <w:p w14:paraId="6153CB98" w14:textId="23CE5760" w:rsidR="00D73AA4" w:rsidRPr="00560BA3" w:rsidRDefault="00F35F0C" w:rsidP="00D73AA4">
      <w:r>
        <w:t>In f</w:t>
      </w:r>
      <w:r w:rsidR="00AA154C" w:rsidRPr="00560BA3">
        <w:t>ormula (</w:t>
      </w:r>
      <w:r w:rsidR="00AA154C" w:rsidRPr="00560BA3">
        <w:fldChar w:fldCharType="begin"/>
      </w:r>
      <w:r w:rsidR="00AA154C" w:rsidRPr="00560BA3">
        <w:instrText xml:space="preserve"> REF RAKE \h </w:instrText>
      </w:r>
      <w:r w:rsidR="00AA154C" w:rsidRPr="00560BA3">
        <w:fldChar w:fldCharType="separate"/>
      </w:r>
      <w:r w:rsidR="00C96B70">
        <w:rPr>
          <w:noProof/>
        </w:rPr>
        <w:t>3</w:t>
      </w:r>
      <w:r w:rsidR="00AA154C" w:rsidRPr="00560BA3">
        <w:fldChar w:fldCharType="end"/>
      </w:r>
      <w:r w:rsidR="00AA154C" w:rsidRPr="00560BA3">
        <w:t>)</w:t>
      </w:r>
      <w:r>
        <w:t xml:space="preserve">, </w:t>
      </w:r>
      <w:r w:rsidR="007F40D3" w:rsidRPr="00560BA3">
        <w:t xml:space="preserve">the degree (deg) is the total length of the </w:t>
      </w:r>
      <w:r w:rsidR="0015562C" w:rsidRPr="00560BA3">
        <w:t xml:space="preserve">potential </w:t>
      </w:r>
      <w:commentRangeStart w:id="32"/>
      <w:r w:rsidR="0015562C" w:rsidRPr="00560BA3">
        <w:t xml:space="preserve">keyphrases </w:t>
      </w:r>
      <w:commentRangeEnd w:id="32"/>
      <w:r>
        <w:rPr>
          <w:rStyle w:val="Referincomentariu"/>
        </w:rPr>
        <w:commentReference w:id="32"/>
      </w:r>
      <w:r w:rsidR="0015562C" w:rsidRPr="00560BA3">
        <w:t>that word w appears in, and the frequency represents the count of w in those sentences.</w:t>
      </w:r>
    </w:p>
    <w:p w14:paraId="1CEEECDC" w14:textId="6730A807" w:rsidR="00A96527" w:rsidRPr="00560BA3" w:rsidRDefault="00A96527" w:rsidP="00D73AA4">
      <w:r w:rsidRPr="00560BA3">
        <w:t>The score of a candidate keyphrase is computed by adding up the scores of the component words.</w:t>
      </w:r>
    </w:p>
    <w:p w14:paraId="46A57AC5" w14:textId="78F372D5" w:rsidR="00351A64" w:rsidRPr="00560BA3" w:rsidRDefault="009C73D6" w:rsidP="00351A64">
      <w:pPr>
        <w:rPr>
          <w:color w:val="000000"/>
        </w:rPr>
      </w:pPr>
      <w:r w:rsidRPr="00560BA3">
        <w:t xml:space="preserve">The subsequent unsupervised algorithm is YAKE, the approach that I chose </w:t>
      </w:r>
      <w:r w:rsidR="00CD5ECD" w:rsidRPr="00560BA3">
        <w:t>for</w:t>
      </w:r>
      <w:r w:rsidRPr="00560BA3">
        <w:t xml:space="preserve"> my implementation. YAKE</w:t>
      </w:r>
      <w:r w:rsidR="00E53043" w:rsidRPr="00560BA3">
        <w:t xml:space="preserve"> </w:t>
      </w:r>
      <w:r w:rsidR="001D6C65" w:rsidRPr="00560BA3">
        <w:t xml:space="preserve">ranks </w:t>
      </w:r>
      <w:r w:rsidRPr="00560BA3">
        <w:t xml:space="preserve">candidate </w:t>
      </w:r>
      <w:r w:rsidR="001D6C65" w:rsidRPr="00560BA3">
        <w:t xml:space="preserve">keywords </w:t>
      </w:r>
      <w:r w:rsidR="00CD5ECD" w:rsidRPr="00560BA3">
        <w:t>by calculating a score</w:t>
      </w:r>
      <w:r w:rsidR="001D6C65" w:rsidRPr="00560BA3">
        <w:t xml:space="preserve"> based on statistical text features. </w:t>
      </w:r>
      <w:r w:rsidR="00F730A4" w:rsidRPr="00560BA3">
        <w:t xml:space="preserve">It does not rely on a pre-labelled </w:t>
      </w:r>
      <w:proofErr w:type="gramStart"/>
      <w:r w:rsidR="00F730A4" w:rsidRPr="00560BA3">
        <w:t>corpus</w:t>
      </w:r>
      <w:proofErr w:type="gramEnd"/>
      <w:r w:rsidR="00F730A4" w:rsidRPr="00560BA3">
        <w:t xml:space="preserve"> and it is equally effective regardless of domain or language, only requiring a </w:t>
      </w:r>
      <w:r w:rsidR="00314039" w:rsidRPr="00560BA3">
        <w:t>stop word</w:t>
      </w:r>
      <w:r w:rsidR="00F730A4" w:rsidRPr="00560BA3">
        <w:t xml:space="preserve"> list specific to the </w:t>
      </w:r>
      <w:r w:rsidR="007268C4" w:rsidRPr="00560BA3">
        <w:t xml:space="preserve">language it is applied on </w:t>
      </w:r>
      <w:r w:rsidR="00F730A4" w:rsidRPr="00560BA3">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54762A" w:rsidRPr="0054762A">
            <w:rPr>
              <w:color w:val="000000"/>
            </w:rPr>
            <w:t>(Campos et al., 2020)</w:t>
          </w:r>
        </w:sdtContent>
      </w:sdt>
      <w:r w:rsidR="007268C4" w:rsidRPr="00560BA3">
        <w:rPr>
          <w:color w:val="000000"/>
        </w:rPr>
        <w:t>.</w:t>
      </w:r>
      <w:r w:rsidR="003E2660" w:rsidRPr="00560BA3">
        <w:rPr>
          <w:color w:val="000000"/>
        </w:rPr>
        <w:t xml:space="preserve"> YAKE’s ability of operating on individual documents</w:t>
      </w:r>
      <w:r w:rsidR="00D43CBF" w:rsidRPr="00560BA3">
        <w:rPr>
          <w:color w:val="000000"/>
        </w:rPr>
        <w:t xml:space="preserve"> without the necessity of </w:t>
      </w:r>
      <w:r w:rsidR="000535B6" w:rsidRPr="00560BA3">
        <w:rPr>
          <w:color w:val="000000"/>
        </w:rPr>
        <w:t>additional</w:t>
      </w:r>
      <w:r w:rsidR="00D43CBF" w:rsidRPr="00560BA3">
        <w:rPr>
          <w:color w:val="000000"/>
        </w:rPr>
        <w:t xml:space="preserve"> corpora </w:t>
      </w:r>
      <w:r w:rsidR="003E2660" w:rsidRPr="00560BA3">
        <w:rPr>
          <w:color w:val="000000"/>
        </w:rPr>
        <w:t>makes it suitable for extracting keywords from a set of technical abstracts, a continuously expanding</w:t>
      </w:r>
      <w:r w:rsidR="00182FDE" w:rsidRPr="00560BA3">
        <w:rPr>
          <w:color w:val="000000"/>
        </w:rPr>
        <w:t xml:space="preserve"> and changing</w:t>
      </w:r>
      <w:r w:rsidR="00D43CBF" w:rsidRPr="00560BA3">
        <w:rPr>
          <w:color w:val="000000"/>
        </w:rPr>
        <w:t xml:space="preserve"> </w:t>
      </w:r>
      <w:r w:rsidR="003E2660" w:rsidRPr="00560BA3">
        <w:rPr>
          <w:color w:val="000000"/>
        </w:rPr>
        <w:t xml:space="preserve">collection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54762A" w:rsidRPr="0054762A">
            <w:rPr>
              <w:color w:val="000000"/>
            </w:rPr>
            <w:t>(Rose et al., 2010)</w:t>
          </w:r>
        </w:sdtContent>
      </w:sdt>
      <w:r w:rsidR="00112797" w:rsidRPr="00560BA3">
        <w:rPr>
          <w:color w:val="000000"/>
        </w:rPr>
        <w:t>.</w:t>
      </w:r>
    </w:p>
    <w:p w14:paraId="29FAA2CB" w14:textId="32F9A88F" w:rsidR="001D05A1" w:rsidRPr="00560BA3" w:rsidRDefault="00125AD8" w:rsidP="00125AD8">
      <w:pPr>
        <w:jc w:val="center"/>
      </w:pPr>
      <w:r w:rsidRPr="00560BA3">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20"/>
                    <a:stretch>
                      <a:fillRect/>
                    </a:stretch>
                  </pic:blipFill>
                  <pic:spPr>
                    <a:xfrm>
                      <a:off x="0" y="0"/>
                      <a:ext cx="2873882" cy="3395329"/>
                    </a:xfrm>
                    <a:prstGeom prst="rect">
                      <a:avLst/>
                    </a:prstGeom>
                  </pic:spPr>
                </pic:pic>
              </a:graphicData>
            </a:graphic>
          </wp:inline>
        </w:drawing>
      </w:r>
    </w:p>
    <w:p w14:paraId="7E716B4F" w14:textId="55BA7822" w:rsidR="00125AD8" w:rsidRPr="00560BA3" w:rsidRDefault="00125AD8" w:rsidP="00125AD8">
      <w:pPr>
        <w:jc w:val="center"/>
        <w:rPr>
          <w:color w:val="000000"/>
        </w:rPr>
      </w:pPr>
      <w:r w:rsidRPr="00560BA3">
        <w:t xml:space="preserve">Figure </w:t>
      </w:r>
      <w:bookmarkStart w:id="33" w:name="YAKE_ALG"/>
      <w:r w:rsidRPr="00560BA3">
        <w:fldChar w:fldCharType="begin"/>
      </w:r>
      <w:r w:rsidRPr="00560BA3">
        <w:instrText xml:space="preserve"> SEQ FIG \* MERGEFORMAT </w:instrText>
      </w:r>
      <w:r w:rsidRPr="00560BA3">
        <w:fldChar w:fldCharType="separate"/>
      </w:r>
      <w:r w:rsidR="00C96B70">
        <w:rPr>
          <w:noProof/>
        </w:rPr>
        <w:t>6</w:t>
      </w:r>
      <w:r w:rsidRPr="00560BA3">
        <w:fldChar w:fldCharType="end"/>
      </w:r>
      <w:bookmarkEnd w:id="33"/>
      <w:r w:rsidR="00495FAA" w:rsidRPr="00560BA3">
        <w:t>:</w:t>
      </w:r>
      <w:r w:rsidRPr="00560BA3">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54762A" w:rsidRPr="0054762A">
            <w:rPr>
              <w:color w:val="000000"/>
            </w:rPr>
            <w:t>(Campos et al., 2020)</w:t>
          </w:r>
        </w:sdtContent>
      </w:sdt>
    </w:p>
    <w:p w14:paraId="29A5F2BF" w14:textId="3B0FB312" w:rsidR="00601B01" w:rsidRPr="00560BA3" w:rsidRDefault="00601B01" w:rsidP="00601B01">
      <w:r w:rsidRPr="00560BA3">
        <w:lastRenderedPageBreak/>
        <w:t xml:space="preserve">Figure </w:t>
      </w:r>
      <w:r w:rsidRPr="00560BA3">
        <w:fldChar w:fldCharType="begin"/>
      </w:r>
      <w:r w:rsidRPr="00560BA3">
        <w:instrText xml:space="preserve"> REF YAKE_ALG \h </w:instrText>
      </w:r>
      <w:r w:rsidRPr="00560BA3">
        <w:fldChar w:fldCharType="separate"/>
      </w:r>
      <w:r w:rsidR="00C96B70">
        <w:rPr>
          <w:noProof/>
        </w:rPr>
        <w:t>6</w:t>
      </w:r>
      <w:r w:rsidRPr="00560BA3">
        <w:fldChar w:fldCharType="end"/>
      </w:r>
      <w:r w:rsidRPr="00560BA3">
        <w:t xml:space="preserve"> presents YAKE as pseudocode, highlighting the five steps of the algorithm</w:t>
      </w:r>
      <w:r w:rsidR="00431664" w:rsidRPr="00560BA3">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54762A" w:rsidRPr="0054762A">
            <w:rPr>
              <w:color w:val="000000"/>
            </w:rPr>
            <w:t>(Campos et al., 2020)</w:t>
          </w:r>
        </w:sdtContent>
      </w:sdt>
      <w:r w:rsidRPr="00560BA3">
        <w:t>:</w:t>
      </w:r>
    </w:p>
    <w:p w14:paraId="5F9C3AB0" w14:textId="2779BFED" w:rsidR="00601B01" w:rsidRPr="00314039" w:rsidRDefault="00402532" w:rsidP="00314039">
      <w:pPr>
        <w:pStyle w:val="Listparagraf"/>
        <w:numPr>
          <w:ilvl w:val="0"/>
          <w:numId w:val="20"/>
        </w:numPr>
      </w:pPr>
      <w:commentRangeStart w:id="34"/>
      <w:r w:rsidRPr="00314039">
        <w:t>T</w:t>
      </w:r>
      <w:r w:rsidR="00601B01" w:rsidRPr="00314039">
        <w:t>ext pre-processing and candidate term identification</w:t>
      </w:r>
      <w:commentRangeEnd w:id="34"/>
      <w:r w:rsidR="00F35F0C" w:rsidRPr="00314039">
        <w:rPr>
          <w:rStyle w:val="Referincomentariu"/>
          <w:b/>
          <w:bCs/>
          <w:sz w:val="24"/>
          <w:szCs w:val="24"/>
        </w:rPr>
        <w:commentReference w:id="34"/>
      </w:r>
    </w:p>
    <w:p w14:paraId="0E6C93FE" w14:textId="16A67490" w:rsidR="00F02680" w:rsidRPr="00560BA3" w:rsidRDefault="00601B01" w:rsidP="00FF4B8C">
      <w:r w:rsidRPr="00560BA3">
        <w:t xml:space="preserve">The text is split into sentences, </w:t>
      </w:r>
      <w:r w:rsidR="007B0287" w:rsidRPr="00560BA3">
        <w:t>sentences are split into chunks delimited by punctuation marks and chunks are divided into tokens. Then, stop</w:t>
      </w:r>
      <w:r w:rsidR="00E547BE" w:rsidRPr="00560BA3">
        <w:t xml:space="preserve"> </w:t>
      </w:r>
      <w:r w:rsidR="007B0287" w:rsidRPr="00560BA3">
        <w:t>words are removed and tokens are tagged with the following labels: d (digit or number), u (unparsable), a (acronyms), u (uppercase), p (parsable)</w:t>
      </w:r>
      <w:r w:rsidR="00F02680" w:rsidRPr="00560BA3">
        <w:t>.</w:t>
      </w:r>
    </w:p>
    <w:p w14:paraId="0AE596F3" w14:textId="04C4A7EA" w:rsidR="00FF4B8C" w:rsidRPr="00314039" w:rsidRDefault="00402532" w:rsidP="00314039">
      <w:pPr>
        <w:pStyle w:val="Listparagraf"/>
        <w:numPr>
          <w:ilvl w:val="0"/>
          <w:numId w:val="20"/>
        </w:numPr>
        <w:rPr>
          <w:b/>
        </w:rPr>
      </w:pPr>
      <w:r w:rsidRPr="00314039">
        <w:rPr>
          <w:bCs/>
        </w:rPr>
        <w:t>F</w:t>
      </w:r>
      <w:r w:rsidR="00FF4B8C" w:rsidRPr="00314039">
        <w:rPr>
          <w:bCs/>
        </w:rPr>
        <w:t>eature</w:t>
      </w:r>
      <w:r w:rsidR="00FF4B8C" w:rsidRPr="00314039">
        <w:rPr>
          <w:b/>
        </w:rPr>
        <w:t xml:space="preserve"> </w:t>
      </w:r>
      <w:r w:rsidR="00FF4B8C" w:rsidRPr="00314039">
        <w:t>extraction</w:t>
      </w:r>
    </w:p>
    <w:p w14:paraId="521B053D" w14:textId="3F2026E6" w:rsidR="00DD4D0A" w:rsidRPr="00560BA3" w:rsidRDefault="00402532" w:rsidP="004B25DB">
      <w:r w:rsidRPr="00560BA3">
        <w:t>The algorithm</w:t>
      </w:r>
      <w:r w:rsidR="004B25DB" w:rsidRPr="00560BA3">
        <w:t xml:space="preserve"> </w:t>
      </w:r>
      <w:r w:rsidR="009509F1" w:rsidRPr="00560BA3">
        <w:t>favors</w:t>
      </w:r>
      <w:r w:rsidR="004B25DB" w:rsidRPr="00560BA3">
        <w:t xml:space="preserve"> tokens that appear </w:t>
      </w:r>
      <w:r w:rsidR="00A736E3" w:rsidRPr="00560BA3">
        <w:t>repeatedly in uppercase or abbreviated as an acronym and assumes a term is more important if it can be found closer to the beginning</w:t>
      </w:r>
      <w:r w:rsidRPr="00560BA3">
        <w:t xml:space="preserve"> </w:t>
      </w:r>
      <w:r w:rsidR="00A736E3" w:rsidRPr="00560BA3">
        <w:t xml:space="preserve">of the text. Therefore, it </w:t>
      </w:r>
      <w:r w:rsidRPr="00560BA3">
        <w:t>proceeds by calculating some statistics for each term: the frequency, the number of times that the word occurs capitalized inside sentences, the number of times that the term appears as an acronym and the position</w:t>
      </w:r>
      <w:r w:rsidR="00CE7A49" w:rsidRPr="00560BA3">
        <w:t>s</w:t>
      </w:r>
      <w:r w:rsidRPr="00560BA3">
        <w:t xml:space="preserve"> of the </w:t>
      </w:r>
      <w:r w:rsidR="00CE7A49" w:rsidRPr="00560BA3">
        <w:t>sentences that contain it in the document.</w:t>
      </w:r>
    </w:p>
    <w:p w14:paraId="6F201D60" w14:textId="04FE83EB" w:rsidR="00FD3B9F" w:rsidRPr="00560BA3" w:rsidRDefault="00FD3B9F" w:rsidP="004B25DB">
      <w:r w:rsidRPr="00560BA3">
        <w:t>Afterwards, YAKE calculates five features for each token and combines these attributes in</w:t>
      </w:r>
      <w:r w:rsidR="009E4458" w:rsidRPr="00560BA3">
        <w:t>to</w:t>
      </w:r>
      <w:r w:rsidRPr="00560BA3">
        <w:t xml:space="preserve"> the following formula</w:t>
      </w:r>
      <w:r w:rsidR="009E4458" w:rsidRPr="00560BA3">
        <w:t xml:space="preserve"> which quantifies the significance of a token</w:t>
      </w:r>
      <w:r w:rsidRPr="00560BA3">
        <w:t>:</w:t>
      </w:r>
    </w:p>
    <w:p w14:paraId="691489D2" w14:textId="400F986A" w:rsidR="006D1872" w:rsidRPr="00560BA3"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rsidRPr="00560BA3">
        <w:t xml:space="preserve"> </w:t>
      </w:r>
      <w:r w:rsidR="006A5C9F" w:rsidRPr="00560BA3">
        <w:tab/>
      </w:r>
      <w:r w:rsidR="006A5C9F" w:rsidRPr="00560BA3">
        <w:tab/>
      </w:r>
      <w:r w:rsidR="006A5C9F" w:rsidRPr="00560BA3">
        <w:tab/>
      </w:r>
      <w:r w:rsidR="006A5C9F" w:rsidRPr="00560BA3">
        <w:tab/>
      </w:r>
      <w:r w:rsidR="00D77724" w:rsidRPr="00560BA3">
        <w:tab/>
      </w:r>
      <w:r w:rsidR="006A5C9F" w:rsidRPr="00560BA3">
        <w:t>(</w:t>
      </w:r>
      <w:bookmarkStart w:id="35" w:name="YAKE_SCORE"/>
      <w:r w:rsidR="006A5C9F" w:rsidRPr="00560BA3">
        <w:fldChar w:fldCharType="begin"/>
      </w:r>
      <w:r w:rsidR="006A5C9F" w:rsidRPr="00560BA3">
        <w:instrText xml:space="preserve"> SEQ EQ \* MERGEFORMAT </w:instrText>
      </w:r>
      <w:r w:rsidR="006A5C9F" w:rsidRPr="00560BA3">
        <w:fldChar w:fldCharType="separate"/>
      </w:r>
      <w:r w:rsidR="00C96B70">
        <w:rPr>
          <w:noProof/>
        </w:rPr>
        <w:t>4</w:t>
      </w:r>
      <w:r w:rsidR="006A5C9F" w:rsidRPr="00560BA3">
        <w:fldChar w:fldCharType="end"/>
      </w:r>
      <w:bookmarkEnd w:id="35"/>
      <w:r w:rsidR="006A5C9F" w:rsidRPr="00560BA3">
        <w:t>)</w:t>
      </w:r>
    </w:p>
    <w:p w14:paraId="10518364" w14:textId="208F14A3" w:rsidR="00601B01" w:rsidRPr="00560BA3" w:rsidRDefault="00A325B2" w:rsidP="006D1872">
      <w:r w:rsidRPr="00560BA3">
        <w:t>In formula (</w:t>
      </w:r>
      <w:r w:rsidRPr="00560BA3">
        <w:fldChar w:fldCharType="begin"/>
      </w:r>
      <w:r w:rsidRPr="00560BA3">
        <w:instrText xml:space="preserve"> REF YAKE_SCORE \h </w:instrText>
      </w:r>
      <w:r w:rsidRPr="00560BA3">
        <w:fldChar w:fldCharType="separate"/>
      </w:r>
      <w:r w:rsidR="00C96B70">
        <w:rPr>
          <w:noProof/>
        </w:rPr>
        <w:t>4</w:t>
      </w:r>
      <w:r w:rsidRPr="00560BA3">
        <w:fldChar w:fldCharType="end"/>
      </w:r>
      <w:r w:rsidRPr="00560BA3">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rsidRPr="00560BA3">
        <w:t xml:space="preserve"> </w:t>
      </w:r>
      <w:r w:rsidR="00BA177B" w:rsidRPr="00560BA3">
        <w:t xml:space="preserve">evaluates the casing dimension, </w:t>
      </w:r>
      <w:proofErr w:type="gramStart"/>
      <w:r w:rsidR="00990545" w:rsidRPr="00560BA3">
        <w:t>taking into account</w:t>
      </w:r>
      <w:proofErr w:type="gramEnd"/>
      <w:r w:rsidR="00990545" w:rsidRPr="00560BA3">
        <w:t xml:space="preserve"> the frequency of occurrence with a</w:t>
      </w:r>
      <w:r w:rsidR="009E4186" w:rsidRPr="00560BA3">
        <w:t>n initial</w:t>
      </w:r>
      <w:r w:rsidR="00990545" w:rsidRPr="00560BA3">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sidRPr="00560BA3">
        <w:rPr>
          <w:sz w:val="22"/>
          <w:szCs w:val="22"/>
        </w:rPr>
        <w:t xml:space="preserve"> </w:t>
      </w:r>
      <w:r w:rsidR="00990545" w:rsidRPr="00560BA3">
        <w:t xml:space="preserve">factor </w:t>
      </w:r>
      <w:r w:rsidR="00225093" w:rsidRPr="00560BA3">
        <w:t>measures the importance of a word based on</w:t>
      </w:r>
      <w:r w:rsidR="00E07843" w:rsidRPr="00560BA3">
        <w:t xml:space="preserve"> </w:t>
      </w:r>
      <w:proofErr w:type="gramStart"/>
      <w:r w:rsidR="00E07843" w:rsidRPr="00560BA3">
        <w:t>all of</w:t>
      </w:r>
      <w:proofErr w:type="gramEnd"/>
      <w:r w:rsidR="00225093" w:rsidRPr="00560BA3">
        <w:t xml:space="preserve"> its </w:t>
      </w:r>
      <w:r w:rsidR="00E07843" w:rsidRPr="00560BA3">
        <w:t>positions in the text, more precisely the indices of the sentences it occurs in.</w:t>
      </w:r>
      <w:r w:rsidR="00722DA9" w:rsidRPr="00560BA3">
        <w:t xml:space="preserve"> The </w:t>
      </w:r>
      <w:r w:rsidR="004217B8" w:rsidRPr="00560BA3">
        <w:t>“</w:t>
      </w:r>
      <w:r w:rsidR="00722DA9" w:rsidRPr="00560BA3">
        <w:t>term frequency normalization</w:t>
      </w:r>
      <w:r w:rsidR="004217B8" w:rsidRPr="00560BA3">
        <w:t>”</w:t>
      </w:r>
      <w:r w:rsidR="00722DA9" w:rsidRPr="00560BA3">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rsidRPr="00560BA3">
        <w:t xml:space="preserve">) represents the </w:t>
      </w:r>
      <w:r w:rsidR="004217B8" w:rsidRPr="00560BA3">
        <w:t xml:space="preserve">frequency of a </w:t>
      </w:r>
      <w:r w:rsidR="009E4186" w:rsidRPr="00560BA3">
        <w:t>word</w:t>
      </w:r>
      <w:r w:rsidR="004217B8" w:rsidRPr="00560BA3">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rsidRPr="00560BA3">
        <w:t xml:space="preserve">), </w:t>
      </w:r>
      <w:r w:rsidR="00465491" w:rsidRPr="00560BA3">
        <w:t xml:space="preserve">aims to </w:t>
      </w:r>
      <w:r w:rsidR="00050C29" w:rsidRPr="00560BA3">
        <w:t>downgrade</w:t>
      </w:r>
      <w:r w:rsidR="00465491" w:rsidRPr="00560BA3">
        <w:t xml:space="preserve"> the words that have similar characteristics to those of stop</w:t>
      </w:r>
      <w:r w:rsidR="00E547BE" w:rsidRPr="00560BA3">
        <w:t xml:space="preserve"> </w:t>
      </w:r>
      <w:r w:rsidR="00465491" w:rsidRPr="00560BA3">
        <w:t>words</w:t>
      </w:r>
      <w:r w:rsidR="00050C29" w:rsidRPr="00560BA3">
        <w:t>, specifically a high number of occurrences with many different words around them.</w:t>
      </w:r>
      <w:r w:rsidR="00382973" w:rsidRPr="00560BA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rsidRPr="00560BA3">
        <w:t xml:space="preserve"> (“term different sentence”)</w:t>
      </w:r>
      <w:r w:rsidR="007647E7" w:rsidRPr="00560BA3">
        <w:t>, which rewards tokens that appear in numerous sentences.</w:t>
      </w:r>
    </w:p>
    <w:p w14:paraId="0782B32F" w14:textId="3D1D0019" w:rsidR="00E51598" w:rsidRPr="00560BA3" w:rsidRDefault="00E51598" w:rsidP="00314039">
      <w:pPr>
        <w:pStyle w:val="Listparagraf"/>
        <w:numPr>
          <w:ilvl w:val="0"/>
          <w:numId w:val="20"/>
        </w:numPr>
      </w:pPr>
      <w:r w:rsidRPr="00560BA3">
        <w:t>Computing term score</w:t>
      </w:r>
    </w:p>
    <w:p w14:paraId="4944E1A9" w14:textId="1C36FD22" w:rsidR="00E51598" w:rsidRPr="00560BA3" w:rsidRDefault="00E51598" w:rsidP="00E51598">
      <w:r w:rsidRPr="00560BA3">
        <w:t>The score of each token is determined using formula (</w:t>
      </w:r>
      <w:r w:rsidRPr="00560BA3">
        <w:fldChar w:fldCharType="begin"/>
      </w:r>
      <w:r w:rsidRPr="00560BA3">
        <w:instrText xml:space="preserve"> REF YAKE_SCORE \h </w:instrText>
      </w:r>
      <w:r w:rsidRPr="00560BA3">
        <w:fldChar w:fldCharType="separate"/>
      </w:r>
      <w:r w:rsidR="00C96B70">
        <w:rPr>
          <w:noProof/>
        </w:rPr>
        <w:t>4</w:t>
      </w:r>
      <w:r w:rsidRPr="00560BA3">
        <w:fldChar w:fldCharType="end"/>
      </w:r>
      <w:r w:rsidRPr="00560BA3">
        <w:t>), the most significant terms having the lowest score.</w:t>
      </w:r>
    </w:p>
    <w:p w14:paraId="3202F544" w14:textId="16FAAD49" w:rsidR="000C7A28" w:rsidRPr="00560BA3" w:rsidRDefault="000C7A28" w:rsidP="00314039">
      <w:pPr>
        <w:pStyle w:val="Listparagraf"/>
        <w:numPr>
          <w:ilvl w:val="0"/>
          <w:numId w:val="20"/>
        </w:numPr>
      </w:pPr>
      <w:r w:rsidRPr="00560BA3">
        <w:t>Generating n-grams and calculating the scores of potential keyphrases</w:t>
      </w:r>
    </w:p>
    <w:p w14:paraId="0631E9D5" w14:textId="465B4C19" w:rsidR="00CD028C" w:rsidRPr="00560BA3" w:rsidRDefault="00AA25BA" w:rsidP="00CD028C">
      <w:r w:rsidRPr="00560BA3">
        <w:t xml:space="preserve">In the fourth stage, the YAKE algorithm </w:t>
      </w:r>
      <w:r w:rsidR="003E0C41" w:rsidRPr="00560BA3">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rsidRPr="00560BA3">
        <w:t xml:space="preserve"> </w:t>
      </w:r>
      <w:r w:rsidR="003E0C41" w:rsidRPr="00560BA3">
        <w:t>word.</w:t>
      </w:r>
    </w:p>
    <w:p w14:paraId="61D60CAC" w14:textId="5FE78954" w:rsidR="00FA7DA5" w:rsidRPr="00560BA3" w:rsidRDefault="00FA7DA5" w:rsidP="00CD028C">
      <w:r w:rsidRPr="00560BA3">
        <w:lastRenderedPageBreak/>
        <w:t>The score of a keyword kw is determined as:</w:t>
      </w:r>
    </w:p>
    <w:p w14:paraId="2DB6D7EE" w14:textId="18CC0E67" w:rsidR="00FA7DA5" w:rsidRPr="00560BA3"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rsidRPr="00560BA3">
        <w:tab/>
      </w:r>
      <w:r w:rsidR="008410F6" w:rsidRPr="00560BA3">
        <w:tab/>
      </w:r>
      <w:r w:rsidR="008410F6" w:rsidRPr="00560BA3">
        <w:tab/>
      </w:r>
      <w:r w:rsidR="008410F6" w:rsidRPr="00560BA3">
        <w:tab/>
        <w:t>(</w:t>
      </w:r>
      <w:bookmarkStart w:id="36" w:name="YAKE_KW_SCORE"/>
      <w:r w:rsidR="008410F6" w:rsidRPr="00560BA3">
        <w:fldChar w:fldCharType="begin"/>
      </w:r>
      <w:r w:rsidR="008410F6" w:rsidRPr="00560BA3">
        <w:instrText xml:space="preserve"> SEQ EQ \* MERGEFORMAT </w:instrText>
      </w:r>
      <w:r w:rsidR="008410F6" w:rsidRPr="00560BA3">
        <w:fldChar w:fldCharType="separate"/>
      </w:r>
      <w:r w:rsidR="00C96B70">
        <w:rPr>
          <w:noProof/>
        </w:rPr>
        <w:t>5</w:t>
      </w:r>
      <w:r w:rsidR="008410F6" w:rsidRPr="00560BA3">
        <w:fldChar w:fldCharType="end"/>
      </w:r>
      <w:bookmarkEnd w:id="36"/>
      <w:r w:rsidR="008410F6" w:rsidRPr="00560BA3">
        <w:t>)</w:t>
      </w:r>
    </w:p>
    <w:p w14:paraId="62C394BB" w14:textId="622A9A7D" w:rsidR="004F72A0" w:rsidRPr="00560BA3" w:rsidRDefault="00D13574" w:rsidP="008410F6">
      <w:r w:rsidRPr="00560BA3">
        <w:t>In e</w:t>
      </w:r>
      <w:r w:rsidR="008410F6" w:rsidRPr="00560BA3">
        <w:t>quation (</w:t>
      </w:r>
      <w:r w:rsidR="008410F6" w:rsidRPr="00560BA3">
        <w:fldChar w:fldCharType="begin"/>
      </w:r>
      <w:r w:rsidR="008410F6" w:rsidRPr="00560BA3">
        <w:instrText xml:space="preserve"> REF YAKE_KW_SCORE \h </w:instrText>
      </w:r>
      <w:r w:rsidR="008410F6" w:rsidRPr="00560BA3">
        <w:fldChar w:fldCharType="separate"/>
      </w:r>
      <w:r w:rsidR="00C96B70">
        <w:rPr>
          <w:noProof/>
        </w:rPr>
        <w:t>5</w:t>
      </w:r>
      <w:r w:rsidR="008410F6" w:rsidRPr="00560BA3">
        <w:fldChar w:fldCharType="end"/>
      </w:r>
      <w:r w:rsidR="008410F6" w:rsidRPr="00560BA3">
        <w:t>)</w:t>
      </w:r>
      <w:r w:rsidRPr="00560BA3">
        <w:t xml:space="preserve">, the </w:t>
      </w:r>
      <w:r w:rsidR="00B83F63" w:rsidRPr="00560BA3">
        <w:t xml:space="preserve">multiplied </w:t>
      </w:r>
      <w:r w:rsidRPr="00560BA3">
        <w:t xml:space="preserve">scores of the component tokens of kw </w:t>
      </w:r>
      <w:r w:rsidR="00B83F63" w:rsidRPr="00560BA3">
        <w:t xml:space="preserve">are divided by the sum of these scores amplified by the frequency </w:t>
      </w:r>
      <w:r w:rsidR="003E6140" w:rsidRPr="00560BA3">
        <w:t xml:space="preserve">KF </w:t>
      </w:r>
      <w:r w:rsidR="00B83F63" w:rsidRPr="00560BA3">
        <w:t>of the keyword</w:t>
      </w:r>
      <w:r w:rsidR="0054296F" w:rsidRPr="00560BA3">
        <w:t xml:space="preserve">. Consequently, the algorithm </w:t>
      </w:r>
      <w:r w:rsidR="00AF47E0" w:rsidRPr="00560BA3">
        <w:t xml:space="preserve">can </w:t>
      </w:r>
      <w:r w:rsidR="0054296F" w:rsidRPr="00560BA3">
        <w:t xml:space="preserve">differentiate between potential keywords that contain the same words </w:t>
      </w:r>
      <w:r w:rsidR="00383105" w:rsidRPr="00560BA3">
        <w:t>reordered and</w:t>
      </w:r>
      <w:r w:rsidR="00AF47E0" w:rsidRPr="00560BA3">
        <w:t xml:space="preserve"> choose the most frequent one.</w:t>
      </w:r>
    </w:p>
    <w:p w14:paraId="619390CE" w14:textId="6467F528" w:rsidR="008410F6" w:rsidRPr="00560BA3" w:rsidRDefault="00383105" w:rsidP="00314039">
      <w:pPr>
        <w:pStyle w:val="Listparagraf"/>
        <w:numPr>
          <w:ilvl w:val="0"/>
          <w:numId w:val="20"/>
        </w:numPr>
      </w:pPr>
      <w:r w:rsidRPr="00560BA3">
        <w:t>Handling duplicates</w:t>
      </w:r>
    </w:p>
    <w:p w14:paraId="0CE37A1A" w14:textId="31694E15" w:rsidR="008A356B" w:rsidRDefault="008A356B" w:rsidP="00426ADA">
      <w:r w:rsidRPr="00560BA3">
        <w:t xml:space="preserve">After ranking the keywords by the lowest score, YAKE removes duplicates using </w:t>
      </w:r>
      <w:r w:rsidR="00056701" w:rsidRPr="00560BA3">
        <w:t>a similarity measure</w:t>
      </w:r>
      <w:r w:rsidR="00426ADA" w:rsidRPr="00560BA3">
        <w:t>, which can be either the Levenshtein similarity, the Jaro-Winkler similarity or the sequence matcher.</w:t>
      </w:r>
      <w:r w:rsidR="002C48F7" w:rsidRPr="00560BA3">
        <w:t xml:space="preserve"> Two keywords are considered duplicates if their distance, computed using one of the three previous methods, surpasses a deduplication threshold </w:t>
      </w:r>
      <w:r w:rsidR="00192B03" w:rsidRPr="00560BA3">
        <w:t>chosen</w:t>
      </w:r>
      <w:r w:rsidR="002C48F7" w:rsidRPr="00560BA3">
        <w:t xml:space="preserve"> before starting the algorithm and given as </w:t>
      </w:r>
      <w:r w:rsidR="002A6003" w:rsidRPr="00560BA3">
        <w:t>parameter</w:t>
      </w:r>
      <w:r w:rsidR="002C48F7" w:rsidRPr="00560BA3">
        <w:t>.</w:t>
      </w:r>
      <w:r w:rsidR="009A2D98" w:rsidRPr="00560BA3">
        <w:t xml:space="preserve"> When two keyphrases exceed this similarity threshold, the one with the higher score is removed from the final keyword list.</w:t>
      </w:r>
    </w:p>
    <w:p w14:paraId="2816F1EF" w14:textId="4245C1B3" w:rsidR="009509F1" w:rsidRPr="00560BA3" w:rsidRDefault="009509F1" w:rsidP="00426ADA">
      <w:r>
        <w:t>YAKE returns a list of tuples that contain a keyword and its score, ranked by their importance, so from the lowest score to the highest.</w:t>
      </w:r>
    </w:p>
    <w:p w14:paraId="4EC1D15E" w14:textId="59643D3F" w:rsidR="002D4A6A" w:rsidRPr="00560BA3" w:rsidRDefault="00947B67" w:rsidP="000C638D">
      <w:pPr>
        <w:pStyle w:val="Titlu2"/>
      </w:pPr>
      <w:bookmarkStart w:id="37" w:name="_Ref169449274"/>
      <w:bookmarkStart w:id="38" w:name="_Toc170049047"/>
      <w:r>
        <w:t>Topic Modeling</w:t>
      </w:r>
      <w:bookmarkEnd w:id="37"/>
      <w:bookmarkEnd w:id="38"/>
    </w:p>
    <w:p w14:paraId="3DF69226" w14:textId="521E434C" w:rsidR="000C638D" w:rsidRPr="00560BA3" w:rsidRDefault="00F67026" w:rsidP="000C638D">
      <w:pPr>
        <w:rPr>
          <w:color w:val="000000"/>
        </w:rPr>
      </w:pPr>
      <w:r w:rsidRPr="00560BA3">
        <w:t xml:space="preserve">Topic modeling methods aim to discover “hidden” (latent) topics from large collections of documents. Each topic </w:t>
      </w:r>
      <w:r w:rsidR="004A4969" w:rsidRPr="00560BA3">
        <w:t xml:space="preserve">consists of a set of words that </w:t>
      </w:r>
      <w:r w:rsidR="00965449" w:rsidRPr="00560BA3">
        <w:t xml:space="preserve">frequently occur together and </w:t>
      </w:r>
      <w:r w:rsidR="00F600EA" w:rsidRPr="00560BA3">
        <w:t>thus it is assumed that they are conceptually related</w:t>
      </w:r>
      <w:r w:rsidR="008E77AC" w:rsidRPr="00560BA3">
        <w:t>.</w:t>
      </w:r>
      <w:r w:rsidR="00EA699E" w:rsidRPr="00560BA3">
        <w:t xml:space="preserve"> Given its capacity of capturing semantic features of corpora, topic modeling is an effective tool in text mining and information retrieval, used in </w:t>
      </w:r>
      <w:r w:rsidR="002B3B20" w:rsidRPr="00560BA3">
        <w:t>text</w:t>
      </w:r>
      <w:r w:rsidR="00EA699E" w:rsidRPr="00560BA3">
        <w:t xml:space="preserve"> </w:t>
      </w:r>
      <w:r w:rsidR="002B3B20" w:rsidRPr="00560BA3">
        <w:t>summarization and sentiment analysis</w:t>
      </w:r>
      <w:r w:rsidR="008073F4" w:rsidRPr="00560BA3">
        <w:t xml:space="preserve"> applications</w:t>
      </w:r>
      <w:r w:rsidR="002B3B20" w:rsidRPr="00560BA3">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2B3B20" w:rsidRPr="00560BA3">
        <w:rPr>
          <w:color w:val="000000"/>
        </w:rPr>
        <w:t>.</w:t>
      </w:r>
    </w:p>
    <w:p w14:paraId="7D3A0F2E" w14:textId="6127692C" w:rsidR="00ED7F4B" w:rsidRPr="00560BA3" w:rsidRDefault="00B316D8" w:rsidP="000C638D">
      <w:pPr>
        <w:rPr>
          <w:color w:val="000000"/>
        </w:rPr>
      </w:pPr>
      <w:r w:rsidRPr="00560BA3">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01214D" w:rsidRPr="00560BA3">
        <w:rPr>
          <w:color w:val="000000"/>
        </w:rPr>
        <w:t xml:space="preserve">. </w:t>
      </w:r>
    </w:p>
    <w:p w14:paraId="0B960E34" w14:textId="004E1547" w:rsidR="001670B8" w:rsidRPr="00560BA3" w:rsidRDefault="001670B8" w:rsidP="000C638D">
      <w:pPr>
        <w:rPr>
          <w:color w:val="000000"/>
        </w:rPr>
      </w:pPr>
      <w:r w:rsidRPr="00560BA3">
        <w:rPr>
          <w:color w:val="000000"/>
        </w:rPr>
        <w:t xml:space="preserve">The most </w:t>
      </w:r>
      <w:r w:rsidR="008E4B06" w:rsidRPr="00560BA3">
        <w:rPr>
          <w:color w:val="000000"/>
        </w:rPr>
        <w:t xml:space="preserve">notable algebraic topic modeling method is Latent Semantic </w:t>
      </w:r>
      <w:r w:rsidR="00980E63" w:rsidRPr="00560BA3">
        <w:rPr>
          <w:color w:val="000000"/>
        </w:rPr>
        <w:t>Indexing</w:t>
      </w:r>
      <w:r w:rsidR="008E4B06" w:rsidRPr="00560BA3">
        <w:rPr>
          <w:color w:val="000000"/>
        </w:rPr>
        <w:t xml:space="preserve"> (LS</w:t>
      </w:r>
      <w:r w:rsidR="00980E63" w:rsidRPr="00560BA3">
        <w:rPr>
          <w:color w:val="000000"/>
        </w:rPr>
        <w:t>I</w:t>
      </w:r>
      <w:r w:rsidR="008E4B06" w:rsidRPr="00560BA3">
        <w:rPr>
          <w:color w:val="000000"/>
        </w:rPr>
        <w:t>)</w:t>
      </w:r>
      <w:r w:rsidR="00980E63" w:rsidRPr="00560BA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54762A" w:rsidRPr="0054762A">
            <w:rPr>
              <w:color w:val="000000"/>
            </w:rPr>
            <w:t>(Deerwester et al., 1990)</w:t>
          </w:r>
        </w:sdtContent>
      </w:sdt>
      <w:r w:rsidR="00980E63" w:rsidRPr="00560BA3">
        <w:rPr>
          <w:color w:val="000000"/>
        </w:rPr>
        <w:t>, that represent a collection of documents as a term-document matrix, where an element of the matrix is the frequency of a word in a document (a row corresponds to a word, while documents are placed on columns).</w:t>
      </w:r>
      <w:r w:rsidR="00154BFC" w:rsidRPr="00560BA3">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54762A" w:rsidRPr="0054762A">
            <w:rPr>
              <w:color w:val="000000"/>
            </w:rPr>
            <w:t>Deerwester et al. (1990)</w:t>
          </w:r>
        </w:sdtContent>
      </w:sdt>
      <w:r w:rsidR="00154BFC" w:rsidRPr="00560BA3">
        <w:rPr>
          <w:color w:val="000000"/>
        </w:rPr>
        <w:t xml:space="preserve"> decomposed the term-document matrix using singular value decomposition (SVD) </w:t>
      </w:r>
      <w:proofErr w:type="gramStart"/>
      <w:r w:rsidR="00154BFC" w:rsidRPr="00560BA3">
        <w:rPr>
          <w:color w:val="000000"/>
        </w:rPr>
        <w:t>in order to</w:t>
      </w:r>
      <w:proofErr w:type="gramEnd"/>
      <w:r w:rsidR="00154BFC" w:rsidRPr="00560BA3">
        <w:rPr>
          <w:color w:val="000000"/>
        </w:rPr>
        <w:t xml:space="preserve"> obtain a vectorial representation for words and texts.</w:t>
      </w:r>
      <w:r w:rsidR="00D00467" w:rsidRPr="00560BA3">
        <w:rPr>
          <w:color w:val="000000"/>
        </w:rPr>
        <w:t xml:space="preserve"> Geometrically, the distance </w:t>
      </w:r>
      <w:r w:rsidR="005128B8" w:rsidRPr="00560BA3">
        <w:rPr>
          <w:color w:val="000000"/>
        </w:rPr>
        <w:t xml:space="preserve">(calculated as cosine similarity) </w:t>
      </w:r>
      <w:r w:rsidR="00D00467" w:rsidRPr="00560BA3">
        <w:rPr>
          <w:color w:val="000000"/>
        </w:rPr>
        <w:t xml:space="preserve">between these vectors indicates the degree of semantic correlation between two terms, two documents or a term and a document. </w:t>
      </w:r>
      <w:r w:rsidR="00CE2005" w:rsidRPr="00560BA3">
        <w:rPr>
          <w:color w:val="000000"/>
        </w:rPr>
        <w:t xml:space="preserve">Although LSI is proficient in capturing synonymy, it does not handle polysemy with the same </w:t>
      </w:r>
      <w:r w:rsidR="007A2433" w:rsidRPr="00560BA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54762A" w:rsidRPr="0054762A">
            <w:rPr>
              <w:color w:val="000000"/>
            </w:rPr>
            <w:t>(Deerwester et al., 1990)</w:t>
          </w:r>
        </w:sdtContent>
      </w:sdt>
      <w:r w:rsidR="007A2433" w:rsidRPr="00560BA3">
        <w:rPr>
          <w:color w:val="000000"/>
        </w:rPr>
        <w:t>.</w:t>
      </w:r>
    </w:p>
    <w:p w14:paraId="7C81DA1B" w14:textId="7352AC97" w:rsidR="005938D0" w:rsidRPr="00560BA3" w:rsidRDefault="005938D0" w:rsidP="000C638D">
      <w:pPr>
        <w:rPr>
          <w:color w:val="000000"/>
        </w:rPr>
      </w:pPr>
      <w:r w:rsidRPr="00560BA3">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A171E5" w:rsidRPr="00560BA3">
        <w:rPr>
          <w:color w:val="000000"/>
        </w:rPr>
        <w:t>. These concerns are solved by the probabilistic approaches, which</w:t>
      </w:r>
      <w:r w:rsidR="00275DFE" w:rsidRPr="00560BA3">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proofErr w:type="spellStart"/>
          <w:r w:rsidR="0054762A" w:rsidRPr="0054762A">
            <w:rPr>
              <w:color w:val="000000"/>
            </w:rPr>
            <w:t>Abdelrazek</w:t>
          </w:r>
          <w:proofErr w:type="spellEnd"/>
          <w:r w:rsidR="0054762A" w:rsidRPr="0054762A">
            <w:rPr>
              <w:color w:val="000000"/>
            </w:rPr>
            <w:t xml:space="preserve"> et al. (2023)</w:t>
          </w:r>
        </w:sdtContent>
      </w:sdt>
      <w:r w:rsidR="00275DFE" w:rsidRPr="00560BA3">
        <w:rPr>
          <w:color w:val="000000"/>
        </w:rPr>
        <w:t>,</w:t>
      </w:r>
      <w:r w:rsidR="00A171E5" w:rsidRPr="00560BA3">
        <w:rPr>
          <w:color w:val="000000"/>
        </w:rPr>
        <w:t xml:space="preserve"> </w:t>
      </w:r>
      <w:r w:rsidR="00275DFE" w:rsidRPr="00560BA3">
        <w:rPr>
          <w:color w:val="000000"/>
        </w:rPr>
        <w:t>dominated the field before neural topic models began their rising around 2015</w:t>
      </w:r>
      <w:r w:rsidR="00055BE4" w:rsidRPr="00560BA3">
        <w:rPr>
          <w:color w:val="000000"/>
        </w:rPr>
        <w:t>.</w:t>
      </w:r>
    </w:p>
    <w:p w14:paraId="3C67BFF0" w14:textId="05464484" w:rsidR="00972DD0" w:rsidRPr="00560BA3" w:rsidRDefault="00ED2EE3" w:rsidP="0064292F">
      <w:r w:rsidRPr="00560BA3">
        <w:rPr>
          <w:color w:val="000000"/>
        </w:rPr>
        <w:t>Latent Dirichlet Allocation</w:t>
      </w:r>
      <w:r w:rsidR="004C1C6D" w:rsidRPr="00560BA3">
        <w:rPr>
          <w:color w:val="000000"/>
        </w:rPr>
        <w:t xml:space="preserve"> (LDA)</w:t>
      </w:r>
      <w:r w:rsidR="006D6B42" w:rsidRPr="00560BA3">
        <w:rPr>
          <w:color w:val="000000"/>
        </w:rPr>
        <w:t xml:space="preserve">, a </w:t>
      </w:r>
      <w:r w:rsidR="00C63177" w:rsidRPr="00560BA3">
        <w:rPr>
          <w:color w:val="000000"/>
        </w:rPr>
        <w:t xml:space="preserve">generative </w:t>
      </w:r>
      <w:r w:rsidR="006D6B42" w:rsidRPr="00560BA3">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54762A" w:rsidRPr="0054762A">
            <w:rPr>
              <w:color w:val="000000"/>
            </w:rPr>
            <w:t>Blei et al. (2003)</w:t>
          </w:r>
        </w:sdtContent>
      </w:sdt>
      <w:r w:rsidR="006D6B42" w:rsidRPr="00560BA3">
        <w:rPr>
          <w:color w:val="000000"/>
        </w:rPr>
        <w:t>,</w:t>
      </w:r>
      <w:r w:rsidRPr="00560BA3">
        <w:rPr>
          <w:color w:val="000000"/>
        </w:rPr>
        <w:t xml:space="preserve"> </w:t>
      </w:r>
      <w:r w:rsidR="00C63177" w:rsidRPr="00560BA3">
        <w:rPr>
          <w:color w:val="000000"/>
        </w:rPr>
        <w:t>remains</w:t>
      </w:r>
      <w:r w:rsidRPr="00560BA3">
        <w:rPr>
          <w:color w:val="000000"/>
        </w:rPr>
        <w:t xml:space="preserve"> one of the most popular </w:t>
      </w:r>
      <w:r w:rsidR="004C1C6D" w:rsidRPr="00560BA3">
        <w:rPr>
          <w:color w:val="000000"/>
        </w:rPr>
        <w:t>topic modeling method</w:t>
      </w:r>
      <w:r w:rsidR="008207A1" w:rsidRPr="00560BA3">
        <w:rPr>
          <w:color w:val="000000"/>
        </w:rPr>
        <w:t>s</w:t>
      </w:r>
      <w:r w:rsidR="006D6B42" w:rsidRPr="00560BA3">
        <w:rPr>
          <w:color w:val="000000"/>
        </w:rPr>
        <w:t>.</w:t>
      </w:r>
      <w:r w:rsidR="00D53577" w:rsidRPr="00560BA3">
        <w:rPr>
          <w:color w:val="000000"/>
        </w:rPr>
        <w:t xml:space="preserve"> </w:t>
      </w:r>
      <w:r w:rsidR="00E11AB8" w:rsidRPr="00560BA3">
        <w:rPr>
          <w:color w:val="000000"/>
        </w:rPr>
        <w:t>LDA is characterized by a series of assumptions:</w:t>
      </w:r>
    </w:p>
    <w:p w14:paraId="74F74E78" w14:textId="633E7D2A" w:rsidR="00972DD0" w:rsidRPr="00560BA3" w:rsidRDefault="00E11AB8" w:rsidP="00972DD0">
      <w:pPr>
        <w:pStyle w:val="Listparagraf"/>
        <w:numPr>
          <w:ilvl w:val="0"/>
          <w:numId w:val="15"/>
        </w:numPr>
      </w:pPr>
      <w:r w:rsidRPr="00560BA3">
        <w:t>documents and words are exchangeable, the</w:t>
      </w:r>
      <w:r w:rsidR="0064292F" w:rsidRPr="00560BA3">
        <w:t>ir</w:t>
      </w:r>
      <w:r w:rsidRPr="00560BA3">
        <w:t xml:space="preserve"> order does not matter</w:t>
      </w:r>
      <w:r w:rsidR="0029567A" w:rsidRPr="00560BA3">
        <w:t xml:space="preserve">, concept known as </w:t>
      </w:r>
      <w:r w:rsidR="0064292F" w:rsidRPr="00560BA3">
        <w:t>the bag of words model</w:t>
      </w:r>
      <w:r w:rsidR="0029567A" w:rsidRPr="00560BA3">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54762A" w:rsidRPr="0054762A">
            <w:rPr>
              <w:color w:val="000000"/>
            </w:rPr>
            <w:t>(Blei et al., 2003)</w:t>
          </w:r>
        </w:sdtContent>
      </w:sdt>
      <w:r w:rsidR="002A01FB" w:rsidRPr="00560BA3">
        <w:rPr>
          <w:color w:val="000000"/>
        </w:rPr>
        <w:t>;</w:t>
      </w:r>
    </w:p>
    <w:p w14:paraId="4C41CD7B" w14:textId="02917709" w:rsidR="00972DD0" w:rsidRPr="00560BA3" w:rsidRDefault="00E11AB8" w:rsidP="00972DD0">
      <w:pPr>
        <w:pStyle w:val="Listparagraf"/>
        <w:numPr>
          <w:ilvl w:val="0"/>
          <w:numId w:val="15"/>
        </w:numPr>
      </w:pPr>
      <w:r w:rsidRPr="00560BA3">
        <w:t>each document is a probability distribution over topics</w:t>
      </w:r>
      <w:r w:rsidR="0029567A" w:rsidRPr="00560BA3">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54762A" w:rsidRPr="0054762A">
            <w:rPr>
              <w:color w:val="000000"/>
            </w:rPr>
            <w:t>(Jelodar et al., 2017)</w:t>
          </w:r>
        </w:sdtContent>
      </w:sdt>
      <w:r w:rsidR="002A01FB" w:rsidRPr="00560BA3">
        <w:rPr>
          <w:color w:val="000000"/>
        </w:rPr>
        <w:t>;</w:t>
      </w:r>
    </w:p>
    <w:p w14:paraId="2B0F5FF4" w14:textId="4D8559A4" w:rsidR="00E11AB8" w:rsidRPr="00560BA3" w:rsidRDefault="00E11AB8" w:rsidP="00972DD0">
      <w:pPr>
        <w:pStyle w:val="Listparagraf"/>
        <w:numPr>
          <w:ilvl w:val="0"/>
          <w:numId w:val="15"/>
        </w:numPr>
      </w:pPr>
      <w:r w:rsidRPr="00560BA3">
        <w:t>each topic is a distribution over words</w:t>
      </w:r>
      <w:r w:rsidR="0029567A" w:rsidRPr="00560BA3">
        <w:t xml:space="preserve"> and the distributions of words </w:t>
      </w:r>
      <w:r w:rsidR="000E79D9" w:rsidRPr="00560BA3">
        <w:t>across</w:t>
      </w:r>
      <w:r w:rsidR="0029567A" w:rsidRPr="00560BA3">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54762A" w:rsidRPr="0054762A">
            <w:rPr>
              <w:color w:val="000000"/>
            </w:rPr>
            <w:t>(Jelodar et al., 2017)</w:t>
          </w:r>
        </w:sdtContent>
      </w:sdt>
      <w:r w:rsidR="0029567A" w:rsidRPr="00560BA3">
        <w:rPr>
          <w:color w:val="000000"/>
        </w:rPr>
        <w:t>.</w:t>
      </w:r>
    </w:p>
    <w:p w14:paraId="5D2B1C7B" w14:textId="5ABD9080" w:rsidR="00972DD0" w:rsidRPr="00560BA3" w:rsidRDefault="00DB095A" w:rsidP="004D73E2">
      <w:pPr>
        <w:rPr>
          <w:rFonts w:cstheme="minorHAnsi"/>
        </w:rPr>
      </w:pPr>
      <w:r w:rsidRPr="00560BA3">
        <w:t xml:space="preserve">The generative process of LDA begins </w:t>
      </w:r>
      <w:r w:rsidR="00CE60A8" w:rsidRPr="00560BA3">
        <w:t>by</w:t>
      </w:r>
      <w:r w:rsidRPr="00560BA3">
        <w:t xml:space="preserve"> choosing the Dirichlet priors </w:t>
      </w:r>
      <w:r w:rsidRPr="00560BA3">
        <w:rPr>
          <w:rFonts w:cstheme="minorHAnsi"/>
        </w:rPr>
        <w:t>α</w:t>
      </w:r>
      <w:r w:rsidRPr="00560BA3">
        <w:t xml:space="preserve"> and </w:t>
      </w:r>
      <w:r w:rsidRPr="00560BA3">
        <w:rPr>
          <w:rFonts w:cstheme="minorHAnsi"/>
        </w:rPr>
        <w:t>β</w:t>
      </w:r>
      <w:r w:rsidR="00CE60A8" w:rsidRPr="00560BA3">
        <w:rPr>
          <w:rFonts w:cstheme="minorHAnsi"/>
        </w:rPr>
        <w:t xml:space="preserve">, corpus-level parameters. Afterwards, </w:t>
      </w:r>
      <w:r w:rsidR="007F41EA" w:rsidRPr="00560BA3">
        <w:rPr>
          <w:rFonts w:cstheme="minorHAnsi"/>
        </w:rPr>
        <w:t xml:space="preserve">for each document, </w:t>
      </w:r>
      <w:r w:rsidR="00CE60A8" w:rsidRPr="00560BA3">
        <w:rPr>
          <w:rFonts w:cstheme="minorHAnsi"/>
        </w:rPr>
        <w:t xml:space="preserve">the algorithm </w:t>
      </w:r>
      <w:r w:rsidR="007F41EA" w:rsidRPr="00560BA3">
        <w:rPr>
          <w:rFonts w:cstheme="minorHAnsi"/>
        </w:rPr>
        <w:t xml:space="preserve">chooses </w:t>
      </w:r>
      <w:r w:rsidR="008A4821" w:rsidRPr="00560BA3">
        <w:rPr>
          <w:rFonts w:cstheme="minorHAnsi"/>
        </w:rPr>
        <w:t>the distribution θ of topics in the current document</w:t>
      </w:r>
      <w:r w:rsidR="008A4821" w:rsidRPr="00560BA3">
        <w:rPr>
          <w:color w:val="000000"/>
        </w:rPr>
        <w:t xml:space="preserve"> </w:t>
      </w:r>
      <w:r w:rsidR="002426FB" w:rsidRPr="00560BA3">
        <w:rPr>
          <w:color w:val="000000"/>
        </w:rPr>
        <w:t>from a</w:t>
      </w:r>
      <w:r w:rsidR="008A4821" w:rsidRPr="00560BA3">
        <w:rPr>
          <w:color w:val="000000"/>
        </w:rPr>
        <w:t xml:space="preserve"> </w:t>
      </w:r>
      <w:r w:rsidR="007F41EA" w:rsidRPr="00560BA3">
        <w:rPr>
          <w:rFonts w:cstheme="minorHAnsi"/>
        </w:rPr>
        <w:t xml:space="preserve">Dirichlet distribution </w:t>
      </w:r>
      <w:r w:rsidR="003F34A8" w:rsidRPr="00560BA3">
        <w:rPr>
          <w:rFonts w:cstheme="minorHAnsi"/>
        </w:rPr>
        <w:t>of parameter α.</w:t>
      </w:r>
      <w:r w:rsidR="00BA249B" w:rsidRPr="00560BA3">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sidRPr="00560BA3">
        <w:rPr>
          <w:color w:val="000000"/>
        </w:rPr>
        <w:t xml:space="preserve"> is sampled from distribution </w:t>
      </w:r>
      <w:r w:rsidR="00BA249B" w:rsidRPr="00560BA3">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sidRPr="00560BA3">
        <w:rPr>
          <w:rFonts w:cstheme="minorHAnsi"/>
        </w:rPr>
        <w:t xml:space="preserve"> is </w:t>
      </w:r>
      <w:r w:rsidR="0045280C" w:rsidRPr="00560BA3">
        <w:rPr>
          <w:rFonts w:cstheme="minorHAnsi"/>
        </w:rPr>
        <w:t>chosen</w:t>
      </w:r>
      <w:r w:rsidR="00BA249B" w:rsidRPr="00560BA3">
        <w:rPr>
          <w:rFonts w:cstheme="minorHAnsi"/>
        </w:rPr>
        <w:t xml:space="preserve"> </w:t>
      </w:r>
      <w:r w:rsidR="0045280C" w:rsidRPr="00560BA3">
        <w:rPr>
          <w:rFonts w:cstheme="minorHAnsi"/>
        </w:rPr>
        <w:t xml:space="preserve">from </w:t>
      </w:r>
      <w:r w:rsidR="001E1F36" w:rsidRPr="00560BA3">
        <w:rPr>
          <w:rFonts w:cstheme="minorHAnsi"/>
        </w:rPr>
        <w:t>the distribution of this topic</w:t>
      </w:r>
      <w:r w:rsidR="00577CFE" w:rsidRPr="00560BA3">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54762A" w:rsidRPr="0054762A">
            <w:rPr>
              <w:rFonts w:cstheme="minorHAnsi"/>
              <w:color w:val="000000"/>
            </w:rPr>
            <w:t>(Blei et al., 2003)</w:t>
          </w:r>
        </w:sdtContent>
      </w:sdt>
      <w:r w:rsidR="001E1F36" w:rsidRPr="00560BA3">
        <w:rPr>
          <w:rFonts w:cstheme="minorHAnsi"/>
        </w:rPr>
        <w:t>.</w:t>
      </w:r>
      <w:r w:rsidR="002426FB" w:rsidRPr="00560BA3">
        <w:rPr>
          <w:rFonts w:cstheme="minorHAnsi"/>
        </w:rPr>
        <w:t xml:space="preserve"> Thus, the generative process of LDA iteratively calculates the probability distribution of topics in documents and the distribution of words within topics</w:t>
      </w:r>
      <w:r w:rsidR="002A01FB" w:rsidRPr="00560BA3">
        <w:rPr>
          <w:rFonts w:cstheme="minorHAnsi"/>
        </w:rPr>
        <w:t>, by randomly assigning them based on a probability distribution, until the results converge</w:t>
      </w:r>
      <w:r w:rsidR="00BC764C" w:rsidRPr="00560BA3">
        <w:rPr>
          <w:rFonts w:cstheme="minorHAnsi"/>
        </w:rPr>
        <w:t>.</w:t>
      </w:r>
    </w:p>
    <w:p w14:paraId="3518F6DF" w14:textId="771FA722" w:rsidR="002466AA" w:rsidRPr="00560BA3"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xml:space="preserve"> (2004)</w:t>
          </w:r>
        </w:sdtContent>
      </w:sdt>
      <w:r w:rsidR="006A3039" w:rsidRPr="00560BA3">
        <w:rPr>
          <w:rFonts w:cstheme="minorHAnsi"/>
        </w:rPr>
        <w:t xml:space="preserve"> </w:t>
      </w:r>
      <w:r w:rsidR="00300723" w:rsidRPr="00560BA3">
        <w:rPr>
          <w:rFonts w:cstheme="minorHAnsi"/>
        </w:rPr>
        <w:t>used LDA to extract topics from scientific abstracts and achieved meaningful results, as in the following figure:</w:t>
      </w:r>
    </w:p>
    <w:p w14:paraId="58FB624E" w14:textId="46FC20F5" w:rsidR="002F31C4" w:rsidRPr="00560BA3" w:rsidRDefault="002F31C4" w:rsidP="002F31C4">
      <w:pPr>
        <w:jc w:val="center"/>
        <w:rPr>
          <w:rFonts w:cstheme="minorHAnsi"/>
        </w:rPr>
      </w:pPr>
      <w:r w:rsidRPr="00560BA3">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21"/>
                    <a:stretch>
                      <a:fillRect/>
                    </a:stretch>
                  </pic:blipFill>
                  <pic:spPr>
                    <a:xfrm>
                      <a:off x="0" y="0"/>
                      <a:ext cx="5733415" cy="1376680"/>
                    </a:xfrm>
                    <a:prstGeom prst="rect">
                      <a:avLst/>
                    </a:prstGeom>
                  </pic:spPr>
                </pic:pic>
              </a:graphicData>
            </a:graphic>
          </wp:inline>
        </w:drawing>
      </w:r>
    </w:p>
    <w:p w14:paraId="1A14BE43" w14:textId="1736615C" w:rsidR="002F31C4" w:rsidRPr="00560BA3" w:rsidRDefault="002F31C4" w:rsidP="002F31C4">
      <w:pPr>
        <w:jc w:val="center"/>
        <w:rPr>
          <w:rFonts w:cstheme="minorHAnsi"/>
        </w:rPr>
      </w:pPr>
      <w:r w:rsidRPr="00560BA3">
        <w:rPr>
          <w:rFonts w:cstheme="minorHAnsi"/>
        </w:rPr>
        <w:t xml:space="preserve">Figure </w:t>
      </w:r>
      <w:bookmarkStart w:id="39" w:name="PNAS_LDA_RE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C96B70">
        <w:rPr>
          <w:rFonts w:cstheme="minorHAnsi"/>
          <w:noProof/>
        </w:rPr>
        <w:t>7</w:t>
      </w:r>
      <w:r w:rsidRPr="00560BA3">
        <w:rPr>
          <w:rFonts w:cstheme="minorHAnsi"/>
        </w:rPr>
        <w:fldChar w:fldCharType="end"/>
      </w:r>
      <w:bookmarkEnd w:id="39"/>
      <w:r w:rsidR="00495FAA" w:rsidRPr="00560BA3">
        <w:rPr>
          <w:rFonts w:cstheme="minorHAnsi"/>
        </w:rPr>
        <w:t>:</w:t>
      </w:r>
      <w:r w:rsidRPr="00560BA3">
        <w:rPr>
          <w:rFonts w:cstheme="minorHAnsi"/>
        </w:rPr>
        <w:t xml:space="preserve"> An abstract with the words labelled according to the topic they belong </w:t>
      </w:r>
      <w:r w:rsidR="00600EE5" w:rsidRPr="00560BA3">
        <w:rPr>
          <w:rFonts w:cstheme="minorHAnsi"/>
        </w:rPr>
        <w:t>in</w:t>
      </w:r>
      <w:ins w:id="40" w:author="MARIUS GABRIEL GUTU-ROBU (2392)" w:date="2024-06-21T14:21:00Z">
        <w:r w:rsidR="00394E2D">
          <w:rPr>
            <w:rFonts w:cstheme="minorHAnsi"/>
          </w:rPr>
          <w:t xml:space="preserve"> </w:t>
        </w:r>
      </w:ins>
      <w:sdt>
        <w:sdtPr>
          <w:rPr>
            <w:rFonts w:cstheme="minorHAnsi"/>
          </w:rPr>
          <w:tag w:val="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038776903"/>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2004)</w:t>
          </w:r>
        </w:sdtContent>
      </w:sdt>
    </w:p>
    <w:p w14:paraId="57FACC1D" w14:textId="10422298" w:rsidR="00600EE5" w:rsidRPr="00560BA3" w:rsidRDefault="00600EE5" w:rsidP="00600EE5">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PNAS_LDA_RES \h </w:instrText>
      </w:r>
      <w:r w:rsidRPr="00560BA3">
        <w:rPr>
          <w:rFonts w:cstheme="minorHAnsi"/>
        </w:rPr>
      </w:r>
      <w:r w:rsidRPr="00560BA3">
        <w:rPr>
          <w:rFonts w:cstheme="minorHAnsi"/>
        </w:rPr>
        <w:fldChar w:fldCharType="separate"/>
      </w:r>
      <w:r w:rsidR="00C96B70">
        <w:rPr>
          <w:rFonts w:cstheme="minorHAnsi"/>
          <w:noProof/>
        </w:rPr>
        <w:t>7</w:t>
      </w:r>
      <w:r w:rsidRPr="00560BA3">
        <w:rPr>
          <w:rFonts w:cstheme="minorHAnsi"/>
        </w:rPr>
        <w:fldChar w:fldCharType="end"/>
      </w:r>
      <w:r w:rsidRPr="00560BA3">
        <w:rPr>
          <w:rFonts w:cstheme="minorHAnsi"/>
        </w:rPr>
        <w:t xml:space="preserve">, the words </w:t>
      </w:r>
      <w:r w:rsidR="000E79D9" w:rsidRPr="00560BA3">
        <w:rPr>
          <w:rFonts w:cstheme="minorHAnsi"/>
        </w:rPr>
        <w:t>in</w:t>
      </w:r>
      <w:r w:rsidRPr="00560BA3">
        <w:rPr>
          <w:rFonts w:cstheme="minorHAnsi"/>
        </w:rPr>
        <w:t xml:space="preserve"> an abstract are tagged with a number corresponding to the topic they belong in. </w:t>
      </w:r>
      <w:r w:rsidR="00AF0DAA" w:rsidRPr="00560BA3">
        <w:rPr>
          <w:rFonts w:cstheme="minorHAnsi"/>
        </w:rPr>
        <w:t xml:space="preserve">The highlighted words are extracted from the topic with the highest </w:t>
      </w:r>
      <w:proofErr w:type="gramStart"/>
      <w:r w:rsidR="00A25892" w:rsidRPr="00560BA3">
        <w:rPr>
          <w:rFonts w:cstheme="minorHAnsi"/>
        </w:rPr>
        <w:t>probability</w:t>
      </w:r>
      <w:r w:rsidR="000E79D9" w:rsidRPr="00560BA3">
        <w:rPr>
          <w:rFonts w:cstheme="minorHAnsi"/>
        </w:rPr>
        <w:t>,</w:t>
      </w:r>
      <w:proofErr w:type="gramEnd"/>
      <w:r w:rsidR="00AF29D6" w:rsidRPr="00560BA3">
        <w:rPr>
          <w:rFonts w:cstheme="minorHAnsi"/>
        </w:rPr>
        <w:t xml:space="preserve"> </w:t>
      </w:r>
      <w:r w:rsidR="00AF0DAA" w:rsidRPr="00560BA3">
        <w:rPr>
          <w:rFonts w:cstheme="minorHAnsi"/>
        </w:rPr>
        <w:t>hence they can be considered as keywords of the abstract</w:t>
      </w:r>
      <w:r w:rsidR="000E79D9" w:rsidRPr="00560BA3">
        <w:rPr>
          <w:rFonts w:cstheme="minorHAnsi"/>
        </w:rPr>
        <w:t>.</w:t>
      </w:r>
      <w:r w:rsidR="003A3338" w:rsidRPr="00560BA3">
        <w:rPr>
          <w:rFonts w:cstheme="minorHAnsi"/>
        </w:rPr>
        <w:t xml:space="preserve"> </w:t>
      </w:r>
      <w:r w:rsidR="000E79D9" w:rsidRPr="00560BA3">
        <w:rPr>
          <w:rFonts w:cstheme="minorHAnsi"/>
        </w:rPr>
        <w:t>A</w:t>
      </w:r>
      <w:r w:rsidR="003951EE" w:rsidRPr="00560BA3">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xml:space="preserve"> (2004)</w:t>
          </w:r>
        </w:sdtContent>
      </w:sdt>
      <w:r w:rsidR="003951EE" w:rsidRPr="00560BA3">
        <w:rPr>
          <w:rFonts w:cstheme="minorHAnsi"/>
        </w:rPr>
        <w:t>, these words accurately summarize the content of the document.</w:t>
      </w:r>
    </w:p>
    <w:p w14:paraId="1633283F" w14:textId="076B0457" w:rsidR="00A64C7C" w:rsidRPr="00560BA3" w:rsidRDefault="00A25892" w:rsidP="00600EE5">
      <w:pPr>
        <w:rPr>
          <w:rFonts w:cstheme="minorHAnsi"/>
        </w:rPr>
      </w:pPr>
      <w:r w:rsidRPr="00560BA3">
        <w:rPr>
          <w:rFonts w:cstheme="minorHAnsi"/>
        </w:rPr>
        <w:t>The limitations of LDA stem from the variability of its parameters</w:t>
      </w:r>
      <w:r w:rsidR="00E36546" w:rsidRPr="00560BA3">
        <w:rPr>
          <w:rFonts w:cstheme="minorHAnsi"/>
        </w:rPr>
        <w:t xml:space="preserve"> which need to be selected before running the algorithm</w:t>
      </w:r>
      <w:r w:rsidRPr="00560BA3">
        <w:rPr>
          <w:rFonts w:cstheme="minorHAnsi"/>
        </w:rPr>
        <w:t>: the Dirichlet priors α and β</w:t>
      </w:r>
      <w:r w:rsidR="00E36546" w:rsidRPr="00560BA3">
        <w:rPr>
          <w:rFonts w:cstheme="minorHAnsi"/>
        </w:rPr>
        <w:t xml:space="preserve"> and</w:t>
      </w:r>
      <w:r w:rsidRPr="00560BA3">
        <w:rPr>
          <w:rFonts w:cstheme="minorHAnsi"/>
        </w:rPr>
        <w:t xml:space="preserve"> the number of topics</w:t>
      </w:r>
      <w:r w:rsidR="00E36546" w:rsidRPr="00560BA3">
        <w:rPr>
          <w:rFonts w:cstheme="minorHAnsi"/>
        </w:rPr>
        <w:t>.</w:t>
      </w:r>
      <w:r w:rsidRPr="00560BA3">
        <w:rPr>
          <w:rFonts w:cstheme="minorHAnsi"/>
        </w:rPr>
        <w:t xml:space="preserve"> </w:t>
      </w:r>
      <w:r w:rsidR="00E36546" w:rsidRPr="00560BA3">
        <w:rPr>
          <w:rFonts w:cstheme="minorHAnsi"/>
        </w:rPr>
        <w:t xml:space="preserve">Although these parameters can be </w:t>
      </w:r>
      <w:r w:rsidR="002A01FB" w:rsidRPr="00560BA3">
        <w:rPr>
          <w:rFonts w:cstheme="minorHAnsi"/>
        </w:rPr>
        <w:t>fine-tuned</w:t>
      </w:r>
      <w:r w:rsidR="00E36546" w:rsidRPr="00560BA3">
        <w:rPr>
          <w:rFonts w:cstheme="minorHAnsi"/>
        </w:rPr>
        <w:t xml:space="preserve"> using </w:t>
      </w:r>
      <w:r w:rsidR="00CF3F6F" w:rsidRPr="00560BA3">
        <w:rPr>
          <w:rFonts w:cstheme="minorHAnsi"/>
        </w:rPr>
        <w:t xml:space="preserve">variational inference or </w:t>
      </w:r>
      <w:r w:rsidR="00E36546" w:rsidRPr="00560BA3">
        <w:rPr>
          <w:rFonts w:cstheme="minorHAnsi"/>
        </w:rPr>
        <w:t xml:space="preserve">Gibbs </w:t>
      </w:r>
      <w:r w:rsidR="00CF3F6F" w:rsidRPr="00560BA3">
        <w:rPr>
          <w:rFonts w:cstheme="minorHAnsi"/>
        </w:rPr>
        <w:t>s</w:t>
      </w:r>
      <w:r w:rsidR="00E36546" w:rsidRPr="00560BA3">
        <w:rPr>
          <w:rFonts w:cstheme="minorHAnsi"/>
        </w:rPr>
        <w:t xml:space="preserve">ampling, their variations significantly impact the performance of </w:t>
      </w:r>
      <w:r w:rsidR="009B4618" w:rsidRPr="00560BA3">
        <w:rPr>
          <w:rFonts w:cstheme="minorHAnsi"/>
        </w:rPr>
        <w:t>the algorithm</w:t>
      </w:r>
      <w:r w:rsidR="00E36546" w:rsidRPr="00560BA3">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2004)</w:t>
          </w:r>
        </w:sdtContent>
      </w:sdt>
      <w:r w:rsidR="00E36546" w:rsidRPr="00560BA3">
        <w:rPr>
          <w:rFonts w:cstheme="minorHAnsi"/>
        </w:rPr>
        <w:t>.</w:t>
      </w:r>
      <w:r w:rsidR="003833B4" w:rsidRPr="00560BA3">
        <w:rPr>
          <w:rFonts w:cstheme="minorHAnsi"/>
        </w:rPr>
        <w:t xml:space="preserve"> </w:t>
      </w:r>
      <w:r w:rsidR="00CF3F6F" w:rsidRPr="00560BA3">
        <w:rPr>
          <w:rFonts w:cstheme="minorHAnsi"/>
        </w:rPr>
        <w:lastRenderedPageBreak/>
        <w:t>The</w:t>
      </w:r>
      <w:r w:rsidR="003833B4" w:rsidRPr="00560BA3">
        <w:rPr>
          <w:rFonts w:cstheme="minorHAnsi"/>
        </w:rPr>
        <w:t xml:space="preserve"> value</w:t>
      </w:r>
      <w:r w:rsidR="00CF3F6F" w:rsidRPr="00560BA3">
        <w:rPr>
          <w:rFonts w:cstheme="minorHAnsi"/>
        </w:rPr>
        <w:t xml:space="preserve"> of</w:t>
      </w:r>
      <w:r w:rsidR="003833B4" w:rsidRPr="00560BA3">
        <w:rPr>
          <w:rFonts w:cstheme="minorHAnsi"/>
        </w:rPr>
        <w:t xml:space="preserve"> α </w:t>
      </w:r>
      <w:r w:rsidR="00CF3F6F" w:rsidRPr="00560BA3">
        <w:rPr>
          <w:rFonts w:cstheme="minorHAnsi"/>
        </w:rPr>
        <w:t>determines the</w:t>
      </w:r>
      <w:r w:rsidR="003833B4" w:rsidRPr="00560BA3">
        <w:rPr>
          <w:rFonts w:cstheme="minorHAnsi"/>
        </w:rPr>
        <w:t xml:space="preserve"> number of topics being assigned to a document</w:t>
      </w:r>
      <w:r w:rsidR="00CF3F6F" w:rsidRPr="00560BA3">
        <w:rPr>
          <w:rFonts w:cstheme="minorHAnsi"/>
        </w:rPr>
        <w:t xml:space="preserve"> (a higher value leads to more topics)</w:t>
      </w:r>
      <w:r w:rsidR="003833B4" w:rsidRPr="00560BA3">
        <w:rPr>
          <w:rFonts w:cstheme="minorHAnsi"/>
        </w:rPr>
        <w:t xml:space="preserve">, while </w:t>
      </w:r>
      <w:r w:rsidR="00192C9B" w:rsidRPr="00560BA3">
        <w:rPr>
          <w:rFonts w:cstheme="minorHAnsi"/>
        </w:rPr>
        <w:t>the</w:t>
      </w:r>
      <w:r w:rsidR="003833B4" w:rsidRPr="00560BA3">
        <w:rPr>
          <w:rFonts w:cstheme="minorHAnsi"/>
        </w:rPr>
        <w:t xml:space="preserve"> value </w:t>
      </w:r>
      <w:r w:rsidR="00192C9B" w:rsidRPr="00560BA3">
        <w:rPr>
          <w:rFonts w:cstheme="minorHAnsi"/>
        </w:rPr>
        <w:t>of</w:t>
      </w:r>
      <w:r w:rsidR="003833B4" w:rsidRPr="00560BA3">
        <w:rPr>
          <w:rFonts w:cstheme="minorHAnsi"/>
        </w:rPr>
        <w:t xml:space="preserve"> β </w:t>
      </w:r>
      <w:r w:rsidR="00192C9B" w:rsidRPr="00560BA3">
        <w:rPr>
          <w:rFonts w:cstheme="minorHAnsi"/>
        </w:rPr>
        <w:t>controls the sparsity of the topic-word distributions (a higher β determines the algorithm to assign similar probabilities to more words).</w:t>
      </w:r>
      <w:r w:rsidR="000A3332" w:rsidRPr="00560BA3">
        <w:rPr>
          <w:rFonts w:cstheme="minorHAnsi"/>
        </w:rPr>
        <w:t xml:space="preserve"> </w:t>
      </w:r>
      <w:r w:rsidR="0032736E" w:rsidRPr="00560BA3">
        <w:rPr>
          <w:rFonts w:cstheme="minorHAnsi"/>
        </w:rPr>
        <w:t xml:space="preserve">Regarding the number of topics, a small number may lead to underfitting, while </w:t>
      </w:r>
      <w:proofErr w:type="gramStart"/>
      <w:r w:rsidR="0032736E" w:rsidRPr="00560BA3">
        <w:rPr>
          <w:rFonts w:cstheme="minorHAnsi"/>
        </w:rPr>
        <w:t>a large number of</w:t>
      </w:r>
      <w:proofErr w:type="gramEnd"/>
      <w:r w:rsidR="0032736E" w:rsidRPr="00560BA3">
        <w:rPr>
          <w:rFonts w:cstheme="minorHAnsi"/>
        </w:rPr>
        <w:t xml:space="preserve"> topics generally results in overfitting </w:t>
      </w:r>
      <w:r w:rsidR="00561C23" w:rsidRPr="00560BA3">
        <w:rPr>
          <w:rFonts w:cstheme="minorHAnsi"/>
        </w:rPr>
        <w:t>the data</w:t>
      </w:r>
      <w:r w:rsidR="00906261" w:rsidRPr="00560BA3">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54762A">
            <w:rPr>
              <w:rFonts w:eastAsia="Times New Roman"/>
            </w:rPr>
            <w:t>(Tijare &amp; Rani, 2020)</w:t>
          </w:r>
        </w:sdtContent>
      </w:sdt>
      <w:r w:rsidR="00561C23" w:rsidRPr="00560BA3">
        <w:rPr>
          <w:rFonts w:cstheme="minorHAnsi"/>
        </w:rPr>
        <w:t>.</w:t>
      </w:r>
    </w:p>
    <w:p w14:paraId="43050768" w14:textId="602A707E" w:rsidR="00A25892" w:rsidRPr="00560BA3" w:rsidRDefault="009B4618" w:rsidP="00600EE5">
      <w:pPr>
        <w:rPr>
          <w:rFonts w:cstheme="minorHAnsi"/>
          <w:color w:val="000000"/>
        </w:rPr>
      </w:pPr>
      <w:r w:rsidRPr="00560BA3">
        <w:rPr>
          <w:rFonts w:cstheme="minorHAnsi"/>
        </w:rPr>
        <w:t xml:space="preserve">Another considerable </w:t>
      </w:r>
      <w:r w:rsidR="00032754" w:rsidRPr="00560BA3">
        <w:rPr>
          <w:rFonts w:cstheme="minorHAnsi"/>
        </w:rPr>
        <w:t>issue</w:t>
      </w:r>
      <w:r w:rsidRPr="00560BA3">
        <w:rPr>
          <w:rFonts w:cstheme="minorHAnsi"/>
        </w:rPr>
        <w:t xml:space="preserve"> is that LDA requires a thorough </w:t>
      </w:r>
      <w:r w:rsidR="009000B5" w:rsidRPr="00560BA3">
        <w:rPr>
          <w:rFonts w:cstheme="minorHAnsi"/>
        </w:rPr>
        <w:t>clean-up</w:t>
      </w:r>
      <w:r w:rsidRPr="00560BA3">
        <w:rPr>
          <w:rFonts w:cstheme="minorHAnsi"/>
        </w:rPr>
        <w:t xml:space="preserve"> </w:t>
      </w:r>
      <w:r w:rsidR="009000B5" w:rsidRPr="00560BA3">
        <w:rPr>
          <w:rFonts w:cstheme="minorHAnsi"/>
        </w:rPr>
        <w:t xml:space="preserve">and preprocessing </w:t>
      </w:r>
      <w:r w:rsidRPr="00560BA3">
        <w:rPr>
          <w:rFonts w:cstheme="minorHAnsi"/>
        </w:rPr>
        <w:t>of the documents</w:t>
      </w:r>
      <w:r w:rsidR="00C84F51" w:rsidRPr="00560BA3">
        <w:rPr>
          <w:rFonts w:cstheme="minorHAnsi"/>
        </w:rPr>
        <w:t>; stop</w:t>
      </w:r>
      <w:r w:rsidR="00E547BE" w:rsidRPr="00560BA3">
        <w:rPr>
          <w:rFonts w:cstheme="minorHAnsi"/>
        </w:rPr>
        <w:t xml:space="preserve"> </w:t>
      </w:r>
      <w:r w:rsidR="00C84F51" w:rsidRPr="00560BA3">
        <w:rPr>
          <w:rFonts w:cstheme="minorHAnsi"/>
        </w:rPr>
        <w:t>word removal and lemmatization are very important</w:t>
      </w:r>
      <w:r w:rsidR="009000B5" w:rsidRPr="00560BA3">
        <w:rPr>
          <w:rFonts w:cstheme="minorHAnsi"/>
        </w:rPr>
        <w:t>, otherwise stop</w:t>
      </w:r>
      <w:r w:rsidR="00E547BE" w:rsidRPr="00560BA3">
        <w:rPr>
          <w:rFonts w:cstheme="minorHAnsi"/>
        </w:rPr>
        <w:t xml:space="preserve"> </w:t>
      </w:r>
      <w:r w:rsidR="009000B5" w:rsidRPr="00560BA3">
        <w:rPr>
          <w:rFonts w:cstheme="minorHAnsi"/>
        </w:rPr>
        <w:t xml:space="preserve">words </w:t>
      </w:r>
      <w:r w:rsidR="005701CA" w:rsidRPr="00560BA3">
        <w:rPr>
          <w:rFonts w:cstheme="minorHAnsi"/>
        </w:rPr>
        <w:t>will</w:t>
      </w:r>
      <w:r w:rsidR="009000B5" w:rsidRPr="00560BA3">
        <w:rPr>
          <w:rFonts w:cstheme="minorHAnsi"/>
        </w:rPr>
        <w:t xml:space="preserve"> occur among the words </w:t>
      </w:r>
      <w:r w:rsidR="005701CA" w:rsidRPr="00560BA3">
        <w:rPr>
          <w:rFonts w:cstheme="minorHAnsi"/>
        </w:rPr>
        <w:t>that define</w:t>
      </w:r>
      <w:r w:rsidR="009000B5" w:rsidRPr="00560BA3">
        <w:rPr>
          <w:rFonts w:cstheme="minorHAnsi"/>
        </w:rPr>
        <w:t xml:space="preserve"> topics</w:t>
      </w:r>
      <w:r w:rsidR="00C84F51" w:rsidRPr="00560BA3">
        <w:rPr>
          <w:rFonts w:cstheme="minorHAnsi"/>
        </w:rPr>
        <w:t xml:space="preserve"> and different forms of the same word </w:t>
      </w:r>
      <w:r w:rsidR="005701CA" w:rsidRPr="00560BA3">
        <w:rPr>
          <w:rFonts w:cstheme="minorHAnsi"/>
        </w:rPr>
        <w:t xml:space="preserve">will </w:t>
      </w:r>
      <w:r w:rsidR="00C84F51" w:rsidRPr="00560BA3">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54762A" w:rsidRPr="0054762A">
            <w:rPr>
              <w:rFonts w:cstheme="minorHAnsi"/>
              <w:color w:val="000000"/>
            </w:rPr>
            <w:t>(Moreno-Ortiz, 2024)</w:t>
          </w:r>
        </w:sdtContent>
      </w:sdt>
      <w:r w:rsidR="00C84F51" w:rsidRPr="00560BA3">
        <w:rPr>
          <w:rFonts w:cstheme="minorHAnsi"/>
          <w:color w:val="000000"/>
        </w:rPr>
        <w:t>.</w:t>
      </w:r>
    </w:p>
    <w:p w14:paraId="170042C9" w14:textId="4BA885D4" w:rsidR="00565485" w:rsidRPr="00560BA3"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54762A">
            <w:rPr>
              <w:rFonts w:eastAsia="Times New Roman"/>
            </w:rPr>
            <w:t>Tijare &amp; Rani (2020)</w:t>
          </w:r>
        </w:sdtContent>
      </w:sdt>
      <w:r w:rsidR="00565485" w:rsidRPr="00560BA3">
        <w:rPr>
          <w:rFonts w:cstheme="minorHAnsi"/>
        </w:rPr>
        <w:t xml:space="preserve"> compared the results of LDA</w:t>
      </w:r>
      <w:r w:rsidR="00710D95" w:rsidRPr="00560BA3">
        <w:rPr>
          <w:rFonts w:cstheme="minorHAnsi"/>
        </w:rPr>
        <w:t xml:space="preserve"> on social media data,</w:t>
      </w:r>
      <w:r w:rsidR="00565485" w:rsidRPr="00560BA3">
        <w:rPr>
          <w:rFonts w:cstheme="minorHAnsi"/>
        </w:rPr>
        <w:t xml:space="preserve"> using the implementations from popular Python packages Gensim and scikit-learn, and visualizing them with pyLDAvis, a tool which graphical</w:t>
      </w:r>
      <w:r w:rsidR="002B4673" w:rsidRPr="00560BA3">
        <w:rPr>
          <w:rFonts w:cstheme="minorHAnsi"/>
        </w:rPr>
        <w:t>ly</w:t>
      </w:r>
      <w:r w:rsidR="00565485" w:rsidRPr="00560BA3">
        <w:rPr>
          <w:rFonts w:cstheme="minorHAnsi"/>
        </w:rPr>
        <w:t xml:space="preserve"> represen</w:t>
      </w:r>
      <w:r w:rsidR="002B4673" w:rsidRPr="00560BA3">
        <w:rPr>
          <w:rFonts w:cstheme="minorHAnsi"/>
        </w:rPr>
        <w:t>t</w:t>
      </w:r>
      <w:r w:rsidR="00565485" w:rsidRPr="00560BA3">
        <w:rPr>
          <w:rFonts w:cstheme="minorHAnsi"/>
        </w:rPr>
        <w:t>s</w:t>
      </w:r>
      <w:r w:rsidR="002B4673" w:rsidRPr="00560BA3">
        <w:rPr>
          <w:rFonts w:cstheme="minorHAnsi"/>
        </w:rPr>
        <w:t xml:space="preserve"> </w:t>
      </w:r>
      <w:r w:rsidR="00565485" w:rsidRPr="00560BA3">
        <w:rPr>
          <w:rFonts w:cstheme="minorHAnsi"/>
        </w:rPr>
        <w:t>topics</w:t>
      </w:r>
      <w:r w:rsidR="00F12F44" w:rsidRPr="00560BA3">
        <w:rPr>
          <w:rFonts w:cstheme="minorHAnsi"/>
        </w:rPr>
        <w:t>.</w:t>
      </w:r>
      <w:r w:rsidR="00565485" w:rsidRPr="00560BA3">
        <w:rPr>
          <w:rFonts w:cstheme="minorHAnsi"/>
        </w:rPr>
        <w:t xml:space="preserve"> </w:t>
      </w:r>
      <w:r w:rsidR="00F12F44" w:rsidRPr="00560BA3">
        <w:rPr>
          <w:rFonts w:cstheme="minorHAnsi"/>
        </w:rPr>
        <w:t>They also</w:t>
      </w:r>
      <w:r w:rsidR="00565485" w:rsidRPr="00560BA3">
        <w:rPr>
          <w:rFonts w:cstheme="minorHAnsi"/>
        </w:rPr>
        <w:t xml:space="preserve"> compute</w:t>
      </w:r>
      <w:r w:rsidR="00F12F44" w:rsidRPr="00560BA3">
        <w:rPr>
          <w:rFonts w:cstheme="minorHAnsi"/>
        </w:rPr>
        <w:t>d</w:t>
      </w:r>
      <w:r w:rsidR="00565485" w:rsidRPr="00560BA3">
        <w:rPr>
          <w:rFonts w:cstheme="minorHAnsi"/>
        </w:rPr>
        <w:t xml:space="preserve"> coherence score</w:t>
      </w:r>
      <w:r w:rsidR="00684225" w:rsidRPr="00560BA3">
        <w:rPr>
          <w:rFonts w:cstheme="minorHAnsi"/>
        </w:rPr>
        <w:t xml:space="preserve">s, </w:t>
      </w:r>
      <w:r w:rsidR="006D1E17" w:rsidRPr="00560BA3">
        <w:rPr>
          <w:rFonts w:cstheme="minorHAnsi"/>
        </w:rPr>
        <w:t xml:space="preserve">using some </w:t>
      </w:r>
      <w:r w:rsidR="00684225" w:rsidRPr="00560BA3">
        <w:rPr>
          <w:rFonts w:cstheme="minorHAnsi"/>
        </w:rPr>
        <w:t xml:space="preserve">statistical formulas </w:t>
      </w:r>
      <w:r w:rsidR="006D1E17" w:rsidRPr="00560BA3">
        <w:rPr>
          <w:rFonts w:cstheme="minorHAnsi"/>
        </w:rPr>
        <w:t>to evaluate</w:t>
      </w:r>
      <w:r w:rsidR="00684225" w:rsidRPr="00560BA3">
        <w:rPr>
          <w:rFonts w:cstheme="minorHAnsi"/>
        </w:rPr>
        <w:t xml:space="preserve"> topics</w:t>
      </w:r>
      <w:r w:rsidR="00565485" w:rsidRPr="00560BA3">
        <w:rPr>
          <w:rFonts w:cstheme="minorHAnsi"/>
        </w:rPr>
        <w:t>.</w:t>
      </w:r>
      <w:r w:rsidR="00C336F3" w:rsidRPr="00560BA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54762A" w:rsidRPr="0054762A">
            <w:rPr>
              <w:rFonts w:cstheme="minorHAnsi"/>
              <w:color w:val="000000"/>
            </w:rPr>
            <w:t>Röder et al. (2015)</w:t>
          </w:r>
        </w:sdtContent>
      </w:sdt>
      <w:r w:rsidR="006D1E17" w:rsidRPr="00560BA3">
        <w:rPr>
          <w:rFonts w:cstheme="minorHAnsi"/>
          <w:color w:val="000000"/>
        </w:rPr>
        <w:t xml:space="preserve"> discussed multiple coherence measurements for topic models, comparing their results with human ratings, considered the gold standard for evaluating topics.</w:t>
      </w:r>
      <w:r w:rsidR="00030144" w:rsidRPr="00560BA3">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54762A" w:rsidRPr="0054762A">
            <w:rPr>
              <w:rFonts w:cstheme="minorHAnsi"/>
              <w:color w:val="000000"/>
            </w:rPr>
            <w:t>Röder et al. (2015)</w:t>
          </w:r>
        </w:sdtContent>
      </w:sdt>
      <w:r w:rsidR="00030144" w:rsidRPr="00560BA3">
        <w:rPr>
          <w:rFonts w:cstheme="minorHAnsi"/>
          <w:color w:val="000000"/>
        </w:rPr>
        <w:t>, achieves the best performance in evaluating topic models, having the strongest correlation with</w:t>
      </w:r>
      <w:r w:rsidR="00D9311E" w:rsidRPr="00560BA3">
        <w:rPr>
          <w:rFonts w:cstheme="minorHAnsi"/>
          <w:color w:val="000000"/>
        </w:rPr>
        <w:t xml:space="preserve"> the</w:t>
      </w:r>
      <w:r w:rsidR="00030144" w:rsidRPr="00560BA3">
        <w:rPr>
          <w:rFonts w:cstheme="minorHAnsi"/>
          <w:color w:val="000000"/>
        </w:rPr>
        <w:t xml:space="preserve"> human ratings.</w:t>
      </w:r>
    </w:p>
    <w:p w14:paraId="5E865BF7" w14:textId="556DAE84" w:rsidR="00D91F56" w:rsidRPr="00560BA3" w:rsidRDefault="00D91F56" w:rsidP="00D91F56">
      <w:pPr>
        <w:jc w:val="center"/>
        <w:rPr>
          <w:rFonts w:cstheme="minorHAnsi"/>
        </w:rPr>
      </w:pPr>
      <w:r w:rsidRPr="00560BA3">
        <w:rPr>
          <w:noProof/>
        </w:rPr>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22"/>
                    <a:stretch>
                      <a:fillRect/>
                    </a:stretch>
                  </pic:blipFill>
                  <pic:spPr>
                    <a:xfrm>
                      <a:off x="0" y="0"/>
                      <a:ext cx="3732910" cy="2217413"/>
                    </a:xfrm>
                    <a:prstGeom prst="rect">
                      <a:avLst/>
                    </a:prstGeom>
                  </pic:spPr>
                </pic:pic>
              </a:graphicData>
            </a:graphic>
          </wp:inline>
        </w:drawing>
      </w:r>
    </w:p>
    <w:p w14:paraId="17F1B345" w14:textId="2F44ACD0" w:rsidR="00D91F56" w:rsidRPr="00560BA3" w:rsidRDefault="00D91F56" w:rsidP="00D91F56">
      <w:pPr>
        <w:jc w:val="center"/>
        <w:rPr>
          <w:rFonts w:cstheme="minorHAnsi"/>
        </w:rPr>
      </w:pPr>
      <w:r w:rsidRPr="00560BA3">
        <w:rPr>
          <w:rFonts w:cstheme="minorHAnsi"/>
        </w:rPr>
        <w:t xml:space="preserve">Figure </w:t>
      </w:r>
      <w:bookmarkStart w:id="41" w:name="COH_SCORE_LDA"/>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C96B70">
        <w:rPr>
          <w:rFonts w:cstheme="minorHAnsi"/>
          <w:noProof/>
        </w:rPr>
        <w:t>8</w:t>
      </w:r>
      <w:r w:rsidRPr="00560BA3">
        <w:rPr>
          <w:rFonts w:cstheme="minorHAnsi"/>
        </w:rPr>
        <w:fldChar w:fldCharType="end"/>
      </w:r>
      <w:bookmarkEnd w:id="41"/>
      <w:r w:rsidR="00495FAA" w:rsidRPr="00560BA3">
        <w:rPr>
          <w:rFonts w:cstheme="minorHAnsi"/>
        </w:rPr>
        <w:t>:</w:t>
      </w:r>
      <w:r w:rsidRPr="00560BA3">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54762A">
            <w:rPr>
              <w:rFonts w:eastAsia="Times New Roman"/>
            </w:rPr>
            <w:t>(Tijare &amp; Rani, 2020)</w:t>
          </w:r>
        </w:sdtContent>
      </w:sdt>
    </w:p>
    <w:p w14:paraId="0B13F4D0" w14:textId="7D54276F" w:rsidR="00D91F56" w:rsidRPr="00560BA3" w:rsidRDefault="00D91F56" w:rsidP="00D91F56">
      <w:pPr>
        <w:rPr>
          <w:rFonts w:cstheme="minorHAnsi"/>
        </w:rPr>
      </w:pPr>
      <w:r w:rsidRPr="00560BA3">
        <w:rPr>
          <w:rFonts w:cstheme="minorHAnsi"/>
        </w:rPr>
        <w:t xml:space="preserve">Figure </w:t>
      </w:r>
      <w:r w:rsidRPr="00560BA3">
        <w:rPr>
          <w:rFonts w:cstheme="minorHAnsi"/>
        </w:rPr>
        <w:fldChar w:fldCharType="begin"/>
      </w:r>
      <w:r w:rsidRPr="00560BA3">
        <w:rPr>
          <w:rFonts w:cstheme="minorHAnsi"/>
        </w:rPr>
        <w:instrText xml:space="preserve"> REF COH_SCORE_LDA \h </w:instrText>
      </w:r>
      <w:r w:rsidRPr="00560BA3">
        <w:rPr>
          <w:rFonts w:cstheme="minorHAnsi"/>
        </w:rPr>
      </w:r>
      <w:r w:rsidRPr="00560BA3">
        <w:rPr>
          <w:rFonts w:cstheme="minorHAnsi"/>
        </w:rPr>
        <w:fldChar w:fldCharType="separate"/>
      </w:r>
      <w:r w:rsidR="00C96B70">
        <w:rPr>
          <w:rFonts w:cstheme="minorHAnsi"/>
          <w:noProof/>
        </w:rPr>
        <w:t>8</w:t>
      </w:r>
      <w:r w:rsidRPr="00560BA3">
        <w:rPr>
          <w:rFonts w:cstheme="minorHAnsi"/>
        </w:rPr>
        <w:fldChar w:fldCharType="end"/>
      </w:r>
      <w:r w:rsidRPr="00560BA3">
        <w:rPr>
          <w:rFonts w:cstheme="minorHAnsi"/>
        </w:rPr>
        <w:t xml:space="preserve"> shows the coherence score depending on the number of topics. Despite the </w:t>
      </w:r>
      <w:r w:rsidR="00F71212" w:rsidRPr="00560BA3">
        <w:rPr>
          <w:rFonts w:cstheme="minorHAnsi"/>
        </w:rPr>
        <w:t xml:space="preserve">score </w:t>
      </w:r>
      <w:r w:rsidRPr="00560BA3">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54762A">
            <w:rPr>
              <w:rFonts w:eastAsia="Times New Roman"/>
            </w:rPr>
            <w:t>Tijare &amp; Rani (2020)</w:t>
          </w:r>
        </w:sdtContent>
      </w:sdt>
      <w:r w:rsidRPr="00560BA3">
        <w:rPr>
          <w:rFonts w:cstheme="minorHAnsi"/>
        </w:rPr>
        <w:t xml:space="preserve"> </w:t>
      </w:r>
      <w:r w:rsidR="00E54BA8" w:rsidRPr="00560BA3">
        <w:rPr>
          <w:rFonts w:cstheme="minorHAnsi"/>
        </w:rPr>
        <w:t>observed</w:t>
      </w:r>
      <w:r w:rsidRPr="00560BA3">
        <w:rPr>
          <w:rFonts w:cstheme="minorHAnsi"/>
        </w:rPr>
        <w:t xml:space="preserve"> that</w:t>
      </w:r>
      <w:r w:rsidR="00F71212" w:rsidRPr="00560BA3">
        <w:rPr>
          <w:rFonts w:cstheme="minorHAnsi"/>
        </w:rPr>
        <w:t xml:space="preserve"> topics</w:t>
      </w:r>
      <w:r w:rsidR="0092717E" w:rsidRPr="00560BA3">
        <w:rPr>
          <w:rFonts w:cstheme="minorHAnsi"/>
        </w:rPr>
        <w:t xml:space="preserve"> begin to overlap</w:t>
      </w:r>
      <w:r w:rsidR="00F71212" w:rsidRPr="00560BA3">
        <w:rPr>
          <w:rFonts w:cstheme="minorHAnsi"/>
        </w:rPr>
        <w:t xml:space="preserve"> when there are more than 10 of them</w:t>
      </w:r>
      <w:r w:rsidR="0092717E" w:rsidRPr="00560BA3">
        <w:rPr>
          <w:rFonts w:cstheme="minorHAnsi"/>
        </w:rPr>
        <w:t>.</w:t>
      </w:r>
    </w:p>
    <w:p w14:paraId="2BC95759" w14:textId="2F64CE84" w:rsidR="0092717E" w:rsidRPr="00560BA3" w:rsidRDefault="002D3D05" w:rsidP="0092717E">
      <w:pPr>
        <w:jc w:val="center"/>
        <w:rPr>
          <w:rFonts w:cstheme="minorHAnsi"/>
        </w:rPr>
      </w:pPr>
      <w:r w:rsidRPr="00560BA3">
        <w:rPr>
          <w:noProof/>
        </w:rPr>
        <w:lastRenderedPageBreak/>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23"/>
                    <a:stretch>
                      <a:fillRect/>
                    </a:stretch>
                  </pic:blipFill>
                  <pic:spPr>
                    <a:xfrm>
                      <a:off x="0" y="0"/>
                      <a:ext cx="5733415" cy="2844800"/>
                    </a:xfrm>
                    <a:prstGeom prst="rect">
                      <a:avLst/>
                    </a:prstGeom>
                  </pic:spPr>
                </pic:pic>
              </a:graphicData>
            </a:graphic>
          </wp:inline>
        </w:drawing>
      </w:r>
    </w:p>
    <w:p w14:paraId="79BDD687" w14:textId="7DB1700F" w:rsidR="0092717E" w:rsidRPr="00560BA3" w:rsidRDefault="0092717E" w:rsidP="0092717E">
      <w:pPr>
        <w:jc w:val="center"/>
        <w:rPr>
          <w:rFonts w:cstheme="minorHAnsi"/>
        </w:rPr>
      </w:pPr>
      <w:r w:rsidRPr="00560BA3">
        <w:rPr>
          <w:rFonts w:cstheme="minorHAnsi"/>
        </w:rPr>
        <w:t xml:space="preserve">Figure </w:t>
      </w:r>
      <w:bookmarkStart w:id="42" w:name="pyldavi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C96B70">
        <w:rPr>
          <w:rFonts w:cstheme="minorHAnsi"/>
          <w:noProof/>
        </w:rPr>
        <w:t>9</w:t>
      </w:r>
      <w:r w:rsidRPr="00560BA3">
        <w:rPr>
          <w:rFonts w:cstheme="minorHAnsi"/>
        </w:rPr>
        <w:fldChar w:fldCharType="end"/>
      </w:r>
      <w:bookmarkEnd w:id="42"/>
      <w:r w:rsidR="00495FAA" w:rsidRPr="00560BA3">
        <w:rPr>
          <w:rFonts w:cstheme="minorHAnsi"/>
        </w:rPr>
        <w:t>:</w:t>
      </w:r>
      <w:r w:rsidRPr="00560BA3">
        <w:rPr>
          <w:rFonts w:cstheme="minorHAnsi"/>
        </w:rPr>
        <w:t xml:space="preserve"> pyLDAvis representation of LDA results obtained with Gensim</w:t>
      </w:r>
    </w:p>
    <w:p w14:paraId="7E4EFA2B" w14:textId="2407703D" w:rsidR="0092717E" w:rsidRPr="00560BA3" w:rsidRDefault="0092717E" w:rsidP="0092717E">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pyldavis \h </w:instrText>
      </w:r>
      <w:r w:rsidRPr="00560BA3">
        <w:rPr>
          <w:rFonts w:cstheme="minorHAnsi"/>
        </w:rPr>
      </w:r>
      <w:r w:rsidRPr="00560BA3">
        <w:rPr>
          <w:rFonts w:cstheme="minorHAnsi"/>
        </w:rPr>
        <w:fldChar w:fldCharType="separate"/>
      </w:r>
      <w:r w:rsidR="00C96B70">
        <w:rPr>
          <w:rFonts w:cstheme="minorHAnsi"/>
          <w:noProof/>
        </w:rPr>
        <w:t>9</w:t>
      </w:r>
      <w:r w:rsidRPr="00560BA3">
        <w:rPr>
          <w:rFonts w:cstheme="minorHAnsi"/>
        </w:rPr>
        <w:fldChar w:fldCharType="end"/>
      </w:r>
      <w:r w:rsidRPr="00560BA3">
        <w:rPr>
          <w:rFonts w:cstheme="minorHAnsi"/>
        </w:rPr>
        <w:t>, which depicts 10 topics extracted using the Gensim implementation of LDA, topics 7, 9 and 10 slightly intersect, indicating they share common terms.</w:t>
      </w:r>
    </w:p>
    <w:p w14:paraId="226E31EF" w14:textId="179EDDC9" w:rsidR="00B702ED" w:rsidRPr="00560BA3" w:rsidRDefault="00000000" w:rsidP="000D2E9F">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54762A">
            <w:rPr>
              <w:rFonts w:eastAsia="Times New Roman"/>
            </w:rPr>
            <w:t>Tijare &amp; Rani (2020)</w:t>
          </w:r>
        </w:sdtContent>
      </w:sdt>
      <w:r w:rsidR="00067066" w:rsidRPr="00560BA3">
        <w:rPr>
          <w:rFonts w:cstheme="minorHAnsi"/>
        </w:rPr>
        <w:t xml:space="preserve"> also compared LDA with LSI and NMF, another topic modeling technique, and </w:t>
      </w:r>
      <w:r w:rsidR="00EE4D00" w:rsidRPr="00560BA3">
        <w:rPr>
          <w:rFonts w:cstheme="minorHAnsi"/>
        </w:rPr>
        <w:t>concluded</w:t>
      </w:r>
      <w:r w:rsidR="00067066" w:rsidRPr="00560BA3">
        <w:rPr>
          <w:rFonts w:cstheme="minorHAnsi"/>
        </w:rPr>
        <w:t xml:space="preserve"> that LDA </w:t>
      </w:r>
      <w:r w:rsidR="005C10E9" w:rsidRPr="00560BA3">
        <w:rPr>
          <w:rFonts w:cstheme="minorHAnsi"/>
        </w:rPr>
        <w:t xml:space="preserve">achieves better coherence scores. </w:t>
      </w:r>
      <w:r w:rsidR="00C336F3" w:rsidRPr="00560BA3">
        <w:rPr>
          <w:rFonts w:cstheme="minorHAnsi"/>
        </w:rPr>
        <w:t>The</w:t>
      </w:r>
      <w:r w:rsidR="00C3684B" w:rsidRPr="00560BA3">
        <w:t xml:space="preserve"> CV</w:t>
      </w:r>
      <w:r w:rsidR="00C336F3" w:rsidRPr="00560BA3">
        <w:t xml:space="preserve"> </w:t>
      </w:r>
      <w:r w:rsidR="00C3684B" w:rsidRPr="00560BA3">
        <w:t xml:space="preserve">score </w:t>
      </w:r>
      <w:r w:rsidR="00C336F3" w:rsidRPr="00560BA3">
        <w:t xml:space="preserve">for LDA was </w:t>
      </w:r>
      <m:oMath>
        <m:r>
          <m:rPr>
            <m:sty m:val="p"/>
          </m:rPr>
          <w:rPr>
            <w:rFonts w:ascii="Cambria Math" w:hAnsi="Cambria Math"/>
          </w:rPr>
          <m:t>0.47531674689</m:t>
        </m:r>
      </m:oMath>
      <w:r w:rsidR="00C3684B" w:rsidRPr="00560BA3">
        <w:t xml:space="preserve"> and </w:t>
      </w:r>
      <m:oMath>
        <m:r>
          <m:rPr>
            <m:sty m:val="p"/>
          </m:rPr>
          <w:rPr>
            <w:rFonts w:ascii="Cambria Math" w:hAnsi="Cambria Math"/>
          </w:rPr>
          <m:t>0.28887862599</m:t>
        </m:r>
      </m:oMath>
      <w:r w:rsidR="00C3684B" w:rsidRPr="00560BA3">
        <w:t xml:space="preserve"> for LSI</w:t>
      </w:r>
      <w:r w:rsidR="008305B3" w:rsidRPr="00560BA3">
        <w:t xml:space="preserve">. </w:t>
      </w:r>
      <w:r w:rsidR="00E92562" w:rsidRPr="00560BA3">
        <w:t>LDA has the higher score, thus the higher coherence</w:t>
      </w:r>
      <w:r w:rsidR="00C3684B" w:rsidRPr="00560BA3">
        <w:t>.</w:t>
      </w:r>
    </w:p>
    <w:p w14:paraId="5A1B4398" w14:textId="13BC8F1F" w:rsidR="00AB21EC" w:rsidRPr="00560BA3" w:rsidRDefault="00B736E9" w:rsidP="007C794F">
      <w:pPr>
        <w:pStyle w:val="Titlu2"/>
      </w:pPr>
      <w:bookmarkStart w:id="43" w:name="_Toc170049048"/>
      <w:r w:rsidRPr="00560BA3">
        <w:t>Gensim</w:t>
      </w:r>
      <w:bookmarkEnd w:id="43"/>
    </w:p>
    <w:p w14:paraId="69D1DB92" w14:textId="7BFF335D" w:rsidR="007C794F" w:rsidRPr="00560BA3" w:rsidRDefault="007C794F" w:rsidP="007C794F">
      <w:r w:rsidRPr="00560BA3">
        <w:t>Gensim is an open-source natural language processing Python library</w:t>
      </w:r>
      <w:r w:rsidRPr="00560BA3">
        <w:rPr>
          <w:rStyle w:val="Referinnotdesubsol"/>
        </w:rPr>
        <w:footnoteReference w:id="11"/>
      </w:r>
      <w:r w:rsidRPr="00560BA3">
        <w:t xml:space="preserve"> focused on topic modeling, specifically unsupervised semantic modeling methods like the ones previously discussed in this paper: Latent Semantic Indexing/Analysis and Latent Dirichlet Allocation.</w:t>
      </w:r>
      <w:r w:rsidR="004C7E0D" w:rsidRPr="00560BA3">
        <w:t xml:space="preserve"> Radim </w:t>
      </w:r>
      <w:proofErr w:type="spellStart"/>
      <w:r w:rsidR="004C7E0D" w:rsidRPr="00560BA3">
        <w:t>Řehůřek</w:t>
      </w:r>
      <w:proofErr w:type="spellEnd"/>
      <w:r w:rsidR="004C7E0D" w:rsidRPr="00560BA3">
        <w:t xml:space="preserve">, the creator of Gensim, acknowledged the </w:t>
      </w:r>
      <w:r w:rsidR="00D51287" w:rsidRPr="00560BA3">
        <w:t>lack of easy to use and efficient NLP libraries</w:t>
      </w:r>
      <w:r w:rsidR="00D51287" w:rsidRPr="00560BA3">
        <w:rPr>
          <w:rStyle w:val="Referinnotdesubsol"/>
        </w:rPr>
        <w:footnoteReference w:id="12"/>
      </w:r>
      <w:r w:rsidR="004C7E0D" w:rsidRPr="00560BA3">
        <w:t xml:space="preserve"> </w:t>
      </w:r>
      <w:r w:rsidR="00D51287" w:rsidRPr="00560BA3">
        <w:t xml:space="preserve">and committed to </w:t>
      </w:r>
      <w:r w:rsidR="003E1328" w:rsidRPr="00560BA3">
        <w:t xml:space="preserve">bridging the “gap between academia and ready-to-use software packages”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54762A">
            <w:rPr>
              <w:rFonts w:eastAsia="Times New Roman"/>
            </w:rPr>
            <w:t>(</w:t>
          </w:r>
          <w:proofErr w:type="spellStart"/>
          <w:r w:rsidR="0054762A">
            <w:rPr>
              <w:rFonts w:eastAsia="Times New Roman"/>
            </w:rPr>
            <w:t>Řeh</w:t>
          </w:r>
          <w:proofErr w:type="spellEnd"/>
          <w:r w:rsidR="0054762A">
            <w:rPr>
              <w:rFonts w:eastAsia="Times New Roman"/>
            </w:rPr>
            <w:t xml:space="preserve"> </w:t>
          </w:r>
          <w:proofErr w:type="spellStart"/>
          <w:r w:rsidR="0054762A">
            <w:rPr>
              <w:rFonts w:eastAsia="Times New Roman"/>
            </w:rPr>
            <w:t>uřek</w:t>
          </w:r>
          <w:proofErr w:type="spellEnd"/>
          <w:r w:rsidR="0054762A">
            <w:rPr>
              <w:rFonts w:eastAsia="Times New Roman"/>
            </w:rPr>
            <w:t xml:space="preserve"> &amp; Sojka, 2010)</w:t>
          </w:r>
        </w:sdtContent>
      </w:sdt>
      <w:r w:rsidR="003E1328" w:rsidRPr="00560BA3">
        <w:t>.</w:t>
      </w:r>
    </w:p>
    <w:p w14:paraId="13437D94" w14:textId="60EAC754" w:rsidR="00FC3E73" w:rsidRPr="00560BA3" w:rsidRDefault="000F1D42" w:rsidP="007C794F">
      <w:r w:rsidRPr="00560BA3">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proofErr w:type="spellStart"/>
          <w:r w:rsidR="0054762A">
            <w:rPr>
              <w:rFonts w:eastAsia="Times New Roman"/>
            </w:rPr>
            <w:t>Řeh</w:t>
          </w:r>
          <w:proofErr w:type="spellEnd"/>
          <w:r w:rsidR="0054762A">
            <w:rPr>
              <w:rFonts w:eastAsia="Times New Roman"/>
            </w:rPr>
            <w:t xml:space="preserve"> </w:t>
          </w:r>
          <w:proofErr w:type="spellStart"/>
          <w:r w:rsidR="0054762A">
            <w:rPr>
              <w:rFonts w:eastAsia="Times New Roman"/>
            </w:rPr>
            <w:t>uřek</w:t>
          </w:r>
          <w:proofErr w:type="spellEnd"/>
          <w:r w:rsidR="0054762A">
            <w:rPr>
              <w:rFonts w:eastAsia="Times New Roman"/>
            </w:rPr>
            <w:t xml:space="preserve"> &amp; Sojka (2010)</w:t>
          </w:r>
        </w:sdtContent>
      </w:sdt>
      <w:r w:rsidRPr="00560BA3">
        <w:t>: document streaming,</w:t>
      </w:r>
      <w:r w:rsidR="00C659E1" w:rsidRPr="00560BA3">
        <w:t xml:space="preserve"> which </w:t>
      </w:r>
      <w:r w:rsidR="00271830" w:rsidRPr="00560BA3">
        <w:t>guarantees memory independence by not storing the whole large corpus in RAM, and transformations between vector spaces</w:t>
      </w:r>
      <w:r w:rsidR="00C659E1" w:rsidRPr="00560BA3">
        <w:t xml:space="preserve">. </w:t>
      </w:r>
      <w:r w:rsidR="00FC3E73" w:rsidRPr="00560BA3">
        <w:t xml:space="preserve">Gensim relies on the Vector Space Model, the paradigm of representing documents </w:t>
      </w:r>
      <w:r w:rsidR="009C0F41" w:rsidRPr="00560BA3">
        <w:t>as vectors of features</w:t>
      </w:r>
      <w:r w:rsidR="00F7335E" w:rsidRPr="00560BA3">
        <w:t>. This model</w:t>
      </w:r>
      <w:r w:rsidR="009C0F41" w:rsidRPr="00560BA3">
        <w:t xml:space="preserve"> allows</w:t>
      </w:r>
      <w:r w:rsidR="00DA1637" w:rsidRPr="00560BA3">
        <w:t xml:space="preserve"> for</w:t>
      </w:r>
      <w:r w:rsidR="009C0F41" w:rsidRPr="00560BA3">
        <w:t xml:space="preserve"> </w:t>
      </w:r>
      <w:r w:rsidR="00E87D3F" w:rsidRPr="00560BA3">
        <w:t>easy estimati</w:t>
      </w:r>
      <w:r w:rsidR="00DA1637" w:rsidRPr="00560BA3">
        <w:t>on</w:t>
      </w:r>
      <w:r w:rsidR="009C0F41" w:rsidRPr="00560BA3">
        <w:t xml:space="preserve"> </w:t>
      </w:r>
      <w:r w:rsidR="00BA35E1" w:rsidRPr="00560BA3">
        <w:t xml:space="preserve">of </w:t>
      </w:r>
      <w:r w:rsidR="00E87D3F" w:rsidRPr="00560BA3">
        <w:t>document resemblance through cosine similarity</w:t>
      </w:r>
      <w:r w:rsidR="00271830" w:rsidRPr="00560BA3">
        <w:t xml:space="preserve"> </w:t>
      </w:r>
      <w:r w:rsidR="00F7335E" w:rsidRPr="00560BA3">
        <w:t>and facilitates</w:t>
      </w:r>
      <w:r w:rsidR="00271830" w:rsidRPr="00560BA3">
        <w:t xml:space="preserve"> </w:t>
      </w:r>
      <w:r w:rsidR="002E2A92" w:rsidRPr="00560BA3">
        <w:t>the transformation</w:t>
      </w:r>
      <w:r w:rsidR="008D4B1F" w:rsidRPr="00560BA3">
        <w:t xml:space="preserve"> of documents from </w:t>
      </w:r>
      <w:r w:rsidR="0081685B" w:rsidRPr="00560BA3">
        <w:t>one</w:t>
      </w:r>
      <w:r w:rsidR="008D4B1F" w:rsidRPr="00560BA3">
        <w:t xml:space="preserve"> </w:t>
      </w:r>
      <w:r w:rsidR="00EA269B" w:rsidRPr="00560BA3">
        <w:t xml:space="preserve">model </w:t>
      </w:r>
      <w:r w:rsidR="008D4B1F" w:rsidRPr="00560BA3">
        <w:t>representation to another (</w:t>
      </w:r>
      <w:r w:rsidR="00F7335E" w:rsidRPr="00560BA3">
        <w:t>for instance from</w:t>
      </w:r>
      <w:r w:rsidR="00EA269B" w:rsidRPr="00560BA3">
        <w:t xml:space="preserve"> </w:t>
      </w:r>
      <w:r w:rsidR="008D4B1F" w:rsidRPr="00560BA3">
        <w:t>TF-IDF to</w:t>
      </w:r>
      <w:r w:rsidR="00F7335E" w:rsidRPr="00560BA3">
        <w:t xml:space="preserve"> </w:t>
      </w:r>
      <w:r w:rsidR="008D4B1F" w:rsidRPr="00560BA3">
        <w:t>LSA) by performing a vector space translation.</w:t>
      </w:r>
    </w:p>
    <w:p w14:paraId="282D2261" w14:textId="2A73B076" w:rsidR="002E2A92" w:rsidRPr="00560BA3" w:rsidRDefault="00B273FA" w:rsidP="007C794F">
      <w:r>
        <w:lastRenderedPageBreak/>
        <w:t>For our experiment,</w:t>
      </w:r>
      <w:r w:rsidRPr="00560BA3">
        <w:t xml:space="preserve"> </w:t>
      </w:r>
      <w:r w:rsidR="00E035AA" w:rsidRPr="00560BA3">
        <w:t xml:space="preserve">the </w:t>
      </w:r>
      <w:proofErr w:type="spellStart"/>
      <w:r w:rsidR="00E035AA" w:rsidRPr="00560BA3">
        <w:t>LdaMulticore</w:t>
      </w:r>
      <w:proofErr w:type="spellEnd"/>
      <w:r w:rsidR="00E035AA" w:rsidRPr="00560BA3">
        <w:t xml:space="preserve"> model from Gensim</w:t>
      </w:r>
      <w:r>
        <w:t xml:space="preserve"> was used for training LDA. It is</w:t>
      </w:r>
      <w:r w:rsidR="00E035AA" w:rsidRPr="00560BA3">
        <w:t xml:space="preserve"> a parallelized version of the LDA algorithm, capable of significantly reducing the training time</w:t>
      </w:r>
      <w:r w:rsidR="00E035AA" w:rsidRPr="00560BA3">
        <w:rPr>
          <w:rStyle w:val="Referinnotdesubsol"/>
        </w:rPr>
        <w:footnoteReference w:id="13"/>
      </w:r>
      <w:r w:rsidR="00E035AA" w:rsidRPr="00560BA3">
        <w:t>:</w:t>
      </w:r>
    </w:p>
    <w:p w14:paraId="3F598D57" w14:textId="08B31C50" w:rsidR="00E74B68" w:rsidRPr="00560BA3" w:rsidRDefault="00E74B68" w:rsidP="00E74B68">
      <w:pPr>
        <w:jc w:val="center"/>
      </w:pPr>
      <w:r w:rsidRPr="00560BA3">
        <w:t xml:space="preserve">Table </w:t>
      </w:r>
      <w:bookmarkStart w:id="44" w:name="lda_table"/>
      <w:r w:rsidRPr="00560BA3">
        <w:fldChar w:fldCharType="begin"/>
      </w:r>
      <w:r w:rsidRPr="00560BA3">
        <w:instrText xml:space="preserve"> SEQ TBL \* MERGEFORMAT </w:instrText>
      </w:r>
      <w:r w:rsidRPr="00560BA3">
        <w:fldChar w:fldCharType="separate"/>
      </w:r>
      <w:r w:rsidR="00C96B70">
        <w:rPr>
          <w:noProof/>
        </w:rPr>
        <w:t>2</w:t>
      </w:r>
      <w:r w:rsidRPr="00560BA3">
        <w:fldChar w:fldCharType="end"/>
      </w:r>
      <w:bookmarkEnd w:id="44"/>
      <w:r w:rsidRPr="00560BA3">
        <w:t xml:space="preserve">: </w:t>
      </w:r>
      <w:proofErr w:type="spellStart"/>
      <w:r w:rsidRPr="00560BA3">
        <w:t>LdaMulticore</w:t>
      </w:r>
      <w:proofErr w:type="spellEnd"/>
      <w:r w:rsidRPr="00560BA3">
        <w:t xml:space="preserve"> and </w:t>
      </w:r>
      <w:proofErr w:type="spellStart"/>
      <w:r w:rsidRPr="00560BA3">
        <w:t>LdaModel</w:t>
      </w:r>
      <w:proofErr w:type="spellEnd"/>
      <w:r w:rsidRPr="00560BA3">
        <w:t xml:space="preserve"> training time</w:t>
      </w:r>
    </w:p>
    <w:tbl>
      <w:tblPr>
        <w:tblStyle w:val="Tabelprimar2"/>
        <w:tblW w:w="0" w:type="auto"/>
        <w:jc w:val="center"/>
        <w:tblLook w:val="04A0" w:firstRow="1" w:lastRow="0" w:firstColumn="1" w:lastColumn="0" w:noHBand="0" w:noVBand="1"/>
      </w:tblPr>
      <w:tblGrid>
        <w:gridCol w:w="4509"/>
        <w:gridCol w:w="4510"/>
      </w:tblGrid>
      <w:tr w:rsidR="00E035AA" w:rsidRPr="00560BA3"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560BA3" w:rsidRDefault="00E035AA" w:rsidP="00E035AA">
            <w:pPr>
              <w:jc w:val="center"/>
              <w:rPr>
                <w:sz w:val="18"/>
                <w:szCs w:val="18"/>
              </w:rPr>
            </w:pPr>
            <w:r w:rsidRPr="00560BA3">
              <w:rPr>
                <w:sz w:val="18"/>
                <w:szCs w:val="18"/>
              </w:rPr>
              <w:t>Algorithm</w:t>
            </w:r>
          </w:p>
        </w:tc>
        <w:tc>
          <w:tcPr>
            <w:tcW w:w="4510" w:type="dxa"/>
          </w:tcPr>
          <w:p w14:paraId="430D6AF5" w14:textId="40B45B5C" w:rsidR="00E035AA" w:rsidRPr="00560BA3"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Training time</w:t>
            </w:r>
          </w:p>
        </w:tc>
      </w:tr>
      <w:tr w:rsidR="00E035AA" w:rsidRPr="00560BA3"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560BA3" w:rsidRDefault="00E035AA" w:rsidP="00E035AA">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(workers=1)</w:t>
            </w:r>
          </w:p>
        </w:tc>
        <w:tc>
          <w:tcPr>
            <w:tcW w:w="4510" w:type="dxa"/>
          </w:tcPr>
          <w:p w14:paraId="5C7C19DE" w14:textId="4C1B8563" w:rsidR="00E035AA" w:rsidRPr="00560BA3"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2h30m</w:t>
            </w:r>
          </w:p>
        </w:tc>
      </w:tr>
      <w:tr w:rsidR="00E035AA" w:rsidRPr="00560BA3"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560BA3" w:rsidRDefault="00E035AA" w:rsidP="00E035AA">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(workers=2)</w:t>
            </w:r>
          </w:p>
        </w:tc>
        <w:tc>
          <w:tcPr>
            <w:tcW w:w="4510" w:type="dxa"/>
          </w:tcPr>
          <w:p w14:paraId="3EAC3E56" w14:textId="4AA548E5" w:rsidR="00E035AA" w:rsidRPr="00560BA3"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1h24m</w:t>
            </w:r>
          </w:p>
        </w:tc>
      </w:tr>
      <w:tr w:rsidR="00E74B68" w:rsidRPr="00560BA3"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560BA3" w:rsidRDefault="00E74B68" w:rsidP="00E74B68">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(workers=3)</w:t>
            </w:r>
          </w:p>
        </w:tc>
        <w:tc>
          <w:tcPr>
            <w:tcW w:w="4510" w:type="dxa"/>
          </w:tcPr>
          <w:p w14:paraId="032CBCF4" w14:textId="5423B6B8"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1h6m</w:t>
            </w:r>
          </w:p>
        </w:tc>
      </w:tr>
      <w:tr w:rsidR="00E74B68" w:rsidRPr="00560BA3"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560BA3" w:rsidRDefault="00E74B68" w:rsidP="00E74B68">
            <w:pPr>
              <w:jc w:val="center"/>
              <w:rPr>
                <w:b w:val="0"/>
                <w:bCs w:val="0"/>
                <w:sz w:val="18"/>
                <w:szCs w:val="18"/>
              </w:rPr>
            </w:pPr>
            <w:r w:rsidRPr="00560BA3">
              <w:rPr>
                <w:b w:val="0"/>
                <w:bCs w:val="0"/>
                <w:sz w:val="18"/>
                <w:szCs w:val="18"/>
              </w:rPr>
              <w:t xml:space="preserve">old </w:t>
            </w:r>
            <w:proofErr w:type="spellStart"/>
            <w:proofErr w:type="gramStart"/>
            <w:r w:rsidRPr="00560BA3">
              <w:rPr>
                <w:b w:val="0"/>
                <w:bCs w:val="0"/>
                <w:sz w:val="18"/>
                <w:szCs w:val="18"/>
              </w:rPr>
              <w:t>LdaModel</w:t>
            </w:r>
            <w:proofErr w:type="spellEnd"/>
            <w:r w:rsidRPr="00560BA3">
              <w:rPr>
                <w:b w:val="0"/>
                <w:bCs w:val="0"/>
                <w:sz w:val="18"/>
                <w:szCs w:val="18"/>
              </w:rPr>
              <w:t>(</w:t>
            </w:r>
            <w:proofErr w:type="gramEnd"/>
            <w:r w:rsidRPr="00560BA3">
              <w:rPr>
                <w:b w:val="0"/>
                <w:bCs w:val="0"/>
                <w:sz w:val="18"/>
                <w:szCs w:val="18"/>
              </w:rPr>
              <w:t>)</w:t>
            </w:r>
          </w:p>
        </w:tc>
        <w:tc>
          <w:tcPr>
            <w:tcW w:w="4510" w:type="dxa"/>
          </w:tcPr>
          <w:p w14:paraId="640F25CA" w14:textId="1E0E36C6" w:rsidR="00E74B68" w:rsidRPr="00560BA3"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3h44m</w:t>
            </w:r>
          </w:p>
        </w:tc>
      </w:tr>
      <w:tr w:rsidR="00E74B68" w:rsidRPr="00560BA3"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560BA3" w:rsidRDefault="00E74B68" w:rsidP="00E74B68">
            <w:pPr>
              <w:jc w:val="center"/>
              <w:rPr>
                <w:b w:val="0"/>
                <w:bCs w:val="0"/>
                <w:sz w:val="18"/>
                <w:szCs w:val="18"/>
              </w:rPr>
            </w:pPr>
            <w:r w:rsidRPr="00560BA3">
              <w:rPr>
                <w:b w:val="0"/>
                <w:bCs w:val="0"/>
                <w:sz w:val="18"/>
                <w:szCs w:val="18"/>
              </w:rPr>
              <w:t>iterating over the corpus</w:t>
            </w:r>
          </w:p>
        </w:tc>
        <w:tc>
          <w:tcPr>
            <w:tcW w:w="4510" w:type="dxa"/>
          </w:tcPr>
          <w:p w14:paraId="290282A0" w14:textId="27FD5119"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20m</w:t>
            </w:r>
          </w:p>
        </w:tc>
      </w:tr>
    </w:tbl>
    <w:p w14:paraId="0C85327C" w14:textId="77777777" w:rsidR="00E035AA" w:rsidRPr="00560BA3" w:rsidRDefault="00E035AA" w:rsidP="007C794F"/>
    <w:p w14:paraId="4E92BC2B" w14:textId="656187B3" w:rsidR="00A42F48" w:rsidRPr="00A42F48" w:rsidRDefault="00891D85" w:rsidP="00A42F48">
      <w:r w:rsidRPr="00560BA3">
        <w:t xml:space="preserve">Table </w:t>
      </w:r>
      <w:r w:rsidRPr="00560BA3">
        <w:fldChar w:fldCharType="begin"/>
      </w:r>
      <w:r w:rsidRPr="00560BA3">
        <w:instrText xml:space="preserve"> REF lda_table \h </w:instrText>
      </w:r>
      <w:r w:rsidRPr="00560BA3">
        <w:fldChar w:fldCharType="separate"/>
      </w:r>
      <w:r w:rsidR="00C96B70">
        <w:rPr>
          <w:noProof/>
        </w:rPr>
        <w:t>2</w:t>
      </w:r>
      <w:r w:rsidRPr="00560BA3">
        <w:fldChar w:fldCharType="end"/>
      </w:r>
      <w:r w:rsidRPr="00560BA3">
        <w:t xml:space="preserve">, taken from the Gensim documentation, shows the duration of training </w:t>
      </w:r>
      <w:proofErr w:type="spellStart"/>
      <w:r w:rsidRPr="00560BA3">
        <w:t>LdaMulticore</w:t>
      </w:r>
      <w:proofErr w:type="spellEnd"/>
      <w:r w:rsidRPr="00560BA3">
        <w:t xml:space="preserve"> and the old </w:t>
      </w:r>
      <w:proofErr w:type="spellStart"/>
      <w:r w:rsidRPr="00560BA3">
        <w:t>LdaModel</w:t>
      </w:r>
      <w:proofErr w:type="spellEnd"/>
      <w:r w:rsidRPr="00560BA3">
        <w:t xml:space="preserve"> on all the English articles from Wikipedia, measured on a</w:t>
      </w:r>
      <w:r w:rsidR="00C06378" w:rsidRPr="00560BA3">
        <w:t>n</w:t>
      </w:r>
      <w:r w:rsidRPr="00560BA3">
        <w:t xml:space="preserve"> i7 server</w:t>
      </w:r>
      <w:r w:rsidR="00C06378" w:rsidRPr="00560BA3">
        <w:t xml:space="preserve"> with 4 physical cores</w:t>
      </w:r>
      <w:r w:rsidRPr="00560BA3">
        <w:t xml:space="preserve">. </w:t>
      </w:r>
      <w:r w:rsidR="00560E2C" w:rsidRPr="00560BA3">
        <w:t xml:space="preserve">After deducting the 20 minutes spent iterating over the </w:t>
      </w:r>
      <w:r w:rsidR="00307123" w:rsidRPr="00560BA3">
        <w:t>documents</w:t>
      </w:r>
      <w:r w:rsidR="00560E2C" w:rsidRPr="00560BA3">
        <w:t xml:space="preserve">, it can be concluded that </w:t>
      </w:r>
      <w:proofErr w:type="spellStart"/>
      <w:r w:rsidR="00560E2C" w:rsidRPr="00560BA3">
        <w:t>LdaMulticore</w:t>
      </w:r>
      <w:proofErr w:type="spellEnd"/>
      <w:r w:rsidR="00560E2C" w:rsidRPr="00560BA3">
        <w:t xml:space="preserve">, even when it runs on a single thread, is almost 3 times faster than the basic </w:t>
      </w:r>
      <w:proofErr w:type="spellStart"/>
      <w:r w:rsidR="00560E2C" w:rsidRPr="00560BA3">
        <w:t>LdaModel</w:t>
      </w:r>
      <w:proofErr w:type="spellEnd"/>
      <w:r w:rsidR="00560E2C" w:rsidRPr="00560BA3">
        <w:t xml:space="preserve">, </w:t>
      </w:r>
      <w:r w:rsidR="004D126A" w:rsidRPr="00560BA3">
        <w:t>while with 2 workers</w:t>
      </w:r>
      <w:r w:rsidR="00BB685B" w:rsidRPr="00560BA3">
        <w:t xml:space="preserve"> it achieves a speed-up equal to 6</w:t>
      </w:r>
      <w:r w:rsidR="004D126A" w:rsidRPr="00560BA3">
        <w:t xml:space="preserve"> </w:t>
      </w:r>
      <w:r w:rsidR="00BB685B" w:rsidRPr="00560BA3">
        <w:t>a</w:t>
      </w:r>
      <w:r w:rsidR="004D126A" w:rsidRPr="00560BA3">
        <w:t xml:space="preserve">nd with 3 cores </w:t>
      </w:r>
      <w:r w:rsidR="00BB685B" w:rsidRPr="00560BA3">
        <w:t>the speed-up reaches</w:t>
      </w:r>
      <w:r w:rsidR="004D126A" w:rsidRPr="00560BA3">
        <w:t xml:space="preserve"> 8.35.</w:t>
      </w:r>
      <w:r w:rsidR="00A42F48">
        <w:rPr>
          <w:caps/>
        </w:rPr>
        <w:br w:type="page"/>
      </w:r>
    </w:p>
    <w:p w14:paraId="542EBB6D" w14:textId="6EF52B80" w:rsidR="003957E4" w:rsidRPr="00560BA3" w:rsidRDefault="0069705C" w:rsidP="0053404B">
      <w:pPr>
        <w:pStyle w:val="Titlu1"/>
      </w:pPr>
      <w:bookmarkStart w:id="45" w:name="_Ref169986614"/>
      <w:bookmarkStart w:id="46" w:name="_Toc170049049"/>
      <w:r>
        <w:rPr>
          <w:caps w:val="0"/>
        </w:rPr>
        <w:lastRenderedPageBreak/>
        <w:t>SOLUTION</w:t>
      </w:r>
      <w:bookmarkEnd w:id="45"/>
      <w:bookmarkEnd w:id="46"/>
    </w:p>
    <w:p w14:paraId="7155B706" w14:textId="00A12A3D" w:rsidR="00284850" w:rsidRPr="00560BA3" w:rsidRDefault="000A19FA" w:rsidP="00886E46">
      <w:r w:rsidRPr="00560BA3">
        <w:t xml:space="preserve">The </w:t>
      </w:r>
      <w:r w:rsidR="009B7F3A" w:rsidRPr="00560BA3">
        <w:t xml:space="preserve">proposed solution </w:t>
      </w:r>
      <w:r w:rsidR="00A55412" w:rsidRPr="00560BA3">
        <w:t>integrates</w:t>
      </w:r>
      <w:r w:rsidR="009B7F3A" w:rsidRPr="00560BA3">
        <w:t xml:space="preserve"> a variety of natural language processing techniques and </w:t>
      </w:r>
      <w:r w:rsidR="00BD6B3E" w:rsidRPr="00560BA3">
        <w:t>tools</w:t>
      </w:r>
      <w:r w:rsidR="009B7F3A" w:rsidRPr="00560BA3">
        <w:t xml:space="preserve"> that </w:t>
      </w:r>
      <w:r w:rsidR="00BD6B3E" w:rsidRPr="00560BA3">
        <w:t xml:space="preserve">include statistical, probabilistic and machine learning methods, both supervised and unsupervised. </w:t>
      </w:r>
      <w:r w:rsidR="00C65400" w:rsidRPr="00560BA3">
        <w:t>Together</w:t>
      </w:r>
      <w:r w:rsidR="00BD6B3E" w:rsidRPr="00560BA3">
        <w:t xml:space="preserve">, along with a </w:t>
      </w:r>
      <w:r w:rsidR="00674DCD" w:rsidRPr="00560BA3">
        <w:t xml:space="preserve">carefully </w:t>
      </w:r>
      <w:r w:rsidR="00287D2C" w:rsidRPr="00560BA3">
        <w:t>thought-out</w:t>
      </w:r>
      <w:r w:rsidR="00674DCD" w:rsidRPr="00560BA3">
        <w:t xml:space="preserve"> preprocessing</w:t>
      </w:r>
      <w:r w:rsidR="00287D2C" w:rsidRPr="00560BA3">
        <w:t>,</w:t>
      </w:r>
      <w:r w:rsidR="00674DCD" w:rsidRPr="00560BA3">
        <w:t xml:space="preserve"> </w:t>
      </w:r>
      <w:r w:rsidR="00287D2C" w:rsidRPr="00560BA3">
        <w:t>tailored to the specific NLP tools employed and</w:t>
      </w:r>
      <w:r w:rsidR="00674DCD" w:rsidRPr="00560BA3">
        <w:t xml:space="preserve"> the collection of data to be processed</w:t>
      </w:r>
      <w:r w:rsidR="00287D2C" w:rsidRPr="00560BA3">
        <w:t xml:space="preserve">, they form an effective system, capable of </w:t>
      </w:r>
      <w:r w:rsidR="00284850" w:rsidRPr="00560BA3">
        <w:t>dis</w:t>
      </w:r>
      <w:r w:rsidR="00287D2C" w:rsidRPr="00560BA3">
        <w:t xml:space="preserve">covering themes from researchers’ abstracts. </w:t>
      </w:r>
      <w:r w:rsidR="00284850" w:rsidRPr="00560BA3">
        <w:t xml:space="preserve">I implemented two different methods to achieve this: keyword extraction with YAKE and topic modeling using LDA, two approaches that complement each other and manage to extract meaningful words that reveal the sphere of </w:t>
      </w:r>
      <w:r w:rsidR="00F40468" w:rsidRPr="00560BA3">
        <w:t>specialization</w:t>
      </w:r>
      <w:r w:rsidR="00284850" w:rsidRPr="00560BA3">
        <w:t xml:space="preserve"> for any </w:t>
      </w:r>
      <w:r w:rsidR="00FE2EEA" w:rsidRPr="00560BA3">
        <w:t>author.</w:t>
      </w:r>
    </w:p>
    <w:p w14:paraId="7B6C7F1E" w14:textId="3496352F" w:rsidR="00F56264" w:rsidRPr="00560BA3" w:rsidRDefault="00F56264" w:rsidP="00886E46">
      <w:r w:rsidRPr="00560BA3">
        <w:t xml:space="preserve">I chose to develop my solution using the Python programming language, the most suitable for natural language processing applications for its speed, versatility and collection of the most powerful NLP libraries, </w:t>
      </w:r>
      <w:r w:rsidR="00512E00" w:rsidRPr="00560BA3">
        <w:t xml:space="preserve">as </w:t>
      </w:r>
      <w:r w:rsidRPr="00560BA3">
        <w:t>described in chapter</w:t>
      </w:r>
      <w:r w:rsidR="005F036A">
        <w:t xml:space="preserve"> </w:t>
      </w:r>
      <w:r w:rsidR="005F036A">
        <w:fldChar w:fldCharType="begin"/>
      </w:r>
      <w:r w:rsidR="005F036A">
        <w:instrText xml:space="preserve"> REF _Ref169971293 \r \h </w:instrText>
      </w:r>
      <w:r w:rsidR="005F036A">
        <w:fldChar w:fldCharType="separate"/>
      </w:r>
      <w:r w:rsidR="00C96B70">
        <w:t>2</w:t>
      </w:r>
      <w:r w:rsidR="005F036A">
        <w:fldChar w:fldCharType="end"/>
      </w:r>
      <w:r w:rsidRPr="00560BA3">
        <w:t>.</w:t>
      </w:r>
    </w:p>
    <w:p w14:paraId="52009432" w14:textId="6575577C" w:rsidR="00886E46" w:rsidRPr="00560BA3" w:rsidRDefault="00287D2C" w:rsidP="00886E46">
      <w:r w:rsidRPr="00560BA3">
        <w:t xml:space="preserve">In the current chapter, I will </w:t>
      </w:r>
      <w:r w:rsidR="00AE2F36" w:rsidRPr="00560BA3">
        <w:t xml:space="preserve">outline the </w:t>
      </w:r>
      <w:r w:rsidR="00D515D2" w:rsidRPr="00560BA3">
        <w:t>architecture</w:t>
      </w:r>
      <w:r w:rsidR="00A55412" w:rsidRPr="00560BA3">
        <w:t xml:space="preserve"> of my solution, which includes three main steps</w:t>
      </w:r>
      <w:r w:rsidR="00F73E1F" w:rsidRPr="00560BA3">
        <w:t xml:space="preserve"> for obtaining the keywords </w:t>
      </w:r>
      <w:r w:rsidR="00D515D2" w:rsidRPr="00560BA3">
        <w:t>from a researcher’s abstract</w:t>
      </w:r>
      <w:r w:rsidR="00AF24FE" w:rsidRPr="00560BA3">
        <w:t>s</w:t>
      </w:r>
      <w:r w:rsidR="00A55412" w:rsidRPr="00560BA3">
        <w:t xml:space="preserve">: </w:t>
      </w:r>
      <w:r w:rsidR="00F73E1F" w:rsidRPr="00560BA3">
        <w:t xml:space="preserve">cleaning up the abstract </w:t>
      </w:r>
      <w:r w:rsidR="00D515D2" w:rsidRPr="00560BA3">
        <w:t>collection</w:t>
      </w:r>
      <w:r w:rsidR="00F73E1F" w:rsidRPr="00560BA3">
        <w:t>, extracting keywords with YAKE, which contains a</w:t>
      </w:r>
      <w:r w:rsidR="00D515D2" w:rsidRPr="00560BA3">
        <w:t xml:space="preserve">nother preprocessing step at the abstract level, and extracting </w:t>
      </w:r>
      <w:r w:rsidR="00203C91" w:rsidRPr="00560BA3">
        <w:t>significant words</w:t>
      </w:r>
      <w:r w:rsidR="00D515D2" w:rsidRPr="00560BA3">
        <w:t xml:space="preserve"> with LDA, which also integrates </w:t>
      </w:r>
      <w:r w:rsidR="006E1272" w:rsidRPr="00560BA3">
        <w:t>a</w:t>
      </w:r>
      <w:r w:rsidR="00D515D2" w:rsidRPr="00560BA3">
        <w:t xml:space="preserve"> </w:t>
      </w:r>
      <w:r w:rsidR="00774B26" w:rsidRPr="00560BA3">
        <w:t>clean-up</w:t>
      </w:r>
      <w:r w:rsidR="00D515D2" w:rsidRPr="00560BA3">
        <w:t xml:space="preserve"> stage.</w:t>
      </w:r>
    </w:p>
    <w:p w14:paraId="520E41B2" w14:textId="79D9C3B4" w:rsidR="00AE5D3C" w:rsidRPr="00560BA3" w:rsidRDefault="0097058C" w:rsidP="00AE5D3C">
      <w:pPr>
        <w:pStyle w:val="Titlu2"/>
      </w:pPr>
      <w:bookmarkStart w:id="47" w:name="_Ref169526518"/>
      <w:bookmarkStart w:id="48" w:name="_Toc170049050"/>
      <w:r w:rsidRPr="00560BA3">
        <w:t xml:space="preserve">Filtering the </w:t>
      </w:r>
      <w:r w:rsidR="00DD5A64">
        <w:t>A</w:t>
      </w:r>
      <w:r w:rsidR="00DD5A64" w:rsidRPr="00560BA3">
        <w:t xml:space="preserve">bstract </w:t>
      </w:r>
      <w:bookmarkEnd w:id="47"/>
      <w:r w:rsidR="00DD5A64">
        <w:t>L</w:t>
      </w:r>
      <w:r w:rsidR="00DD5A64" w:rsidRPr="00560BA3">
        <w:t>ist</w:t>
      </w:r>
      <w:bookmarkEnd w:id="48"/>
    </w:p>
    <w:p w14:paraId="566CA0AC" w14:textId="16479034" w:rsidR="00203C91" w:rsidRPr="00560BA3" w:rsidRDefault="00203C91" w:rsidP="00203C91">
      <w:r w:rsidRPr="00560BA3">
        <w:t xml:space="preserve">Before preprocessing the abstracts and extracting themes from them, it is important to remove the texts that do not contain any </w:t>
      </w:r>
      <w:r w:rsidR="00984358" w:rsidRPr="00560BA3">
        <w:t>useful information</w:t>
      </w:r>
      <w:r w:rsidRPr="00560BA3">
        <w:t xml:space="preserve">, </w:t>
      </w:r>
      <w:r w:rsidR="003B59FB" w:rsidRPr="00560BA3">
        <w:t>to prevent them from negatively impacting the results and to reduce the unnecessary use of memory and computational resources.</w:t>
      </w:r>
    </w:p>
    <w:p w14:paraId="78FA8F5B" w14:textId="573C09B4" w:rsidR="009B57A3" w:rsidRPr="00560BA3" w:rsidRDefault="00F56264" w:rsidP="00203C91">
      <w:r w:rsidRPr="00560BA3">
        <w:t xml:space="preserve">During this step, the program </w:t>
      </w:r>
      <w:r w:rsidR="00B63357" w:rsidRPr="00560BA3">
        <w:t>takes an author’s list of abstracts, extracted from the research platform, and first filters out the</w:t>
      </w:r>
      <w:r w:rsidR="009B57A3" w:rsidRPr="00560BA3">
        <w:t xml:space="preserve"> empty abstracts or the abstracts that are not composed of words. Among the top 20 authors on the platform, with the most publications, there were 3416 abstracts extracted from the database that were either null or did not contain any </w:t>
      </w:r>
      <w:r w:rsidR="0080198F" w:rsidRPr="00560BA3">
        <w:t>alphabetic</w:t>
      </w:r>
      <w:r w:rsidR="00D83C34" w:rsidRPr="00560BA3">
        <w:t xml:space="preserve"> characters</w:t>
      </w:r>
      <w:r w:rsidR="009B57A3" w:rsidRPr="00560BA3">
        <w:t>.</w:t>
      </w:r>
    </w:p>
    <w:p w14:paraId="5CA4E2BE" w14:textId="6C1D5C06" w:rsidR="00F56264" w:rsidRPr="00560BA3" w:rsidRDefault="00A17B87" w:rsidP="00203C91">
      <w:r w:rsidRPr="00560BA3">
        <w:t>From the non-empty texts that contain letters from the English alphabet, abstracts</w:t>
      </w:r>
      <w:r w:rsidR="00B63357" w:rsidRPr="00560BA3">
        <w:t xml:space="preserve"> that are not written in English</w:t>
      </w:r>
      <w:r w:rsidRPr="00560BA3">
        <w:t xml:space="preserve"> are removed</w:t>
      </w:r>
      <w:r w:rsidR="00B63357" w:rsidRPr="00560BA3">
        <w:t>, using the fastText library</w:t>
      </w:r>
      <w:r w:rsidR="00595314" w:rsidRPr="00560BA3">
        <w:t xml:space="preserve"> for language prediction</w:t>
      </w:r>
      <w:r w:rsidR="00B63357" w:rsidRPr="00560BA3">
        <w:t>.</w:t>
      </w:r>
      <w:r w:rsidR="00595314" w:rsidRPr="00560BA3">
        <w:t xml:space="preserve"> Besides the fact that the presence of these non-English abstracts in the corpus would unnecessarily take up resources</w:t>
      </w:r>
      <w:r w:rsidR="00CC7F42" w:rsidRPr="00560BA3">
        <w:t>, it would also impact the results. The English spaCy pipeline cannot parse and label non-English texts correctly</w:t>
      </w:r>
      <w:r w:rsidRPr="00560BA3">
        <w:t xml:space="preserve"> and the YAKE algorithm is not able to handle this kind of documents either, since it relies on a static stop</w:t>
      </w:r>
      <w:r w:rsidR="00E547BE" w:rsidRPr="00560BA3">
        <w:t xml:space="preserve"> </w:t>
      </w:r>
      <w:r w:rsidRPr="00560BA3">
        <w:t>word list to identify the irrelevant terms.</w:t>
      </w:r>
      <w:r w:rsidR="007A66C5" w:rsidRPr="00560BA3">
        <w:t xml:space="preserve"> With fastText, I found 269 </w:t>
      </w:r>
      <w:r w:rsidR="00197111" w:rsidRPr="00560BA3">
        <w:t xml:space="preserve">non-English </w:t>
      </w:r>
      <w:r w:rsidR="007A66C5" w:rsidRPr="00560BA3">
        <w:t>abstracts among the top 20 researchers.</w:t>
      </w:r>
      <w:r w:rsidR="007C1787" w:rsidRPr="00560BA3">
        <w:t xml:space="preserve"> </w:t>
      </w:r>
      <w:r w:rsidR="00FB468C" w:rsidRPr="00560BA3">
        <w:t xml:space="preserve">Given the fact that LDA computes a higher probability of appearance within a topic for the more frequent words in the corpus, this means that there is a high chance that some of the most frequent non-English words will appear </w:t>
      </w:r>
      <w:r w:rsidR="0031130E" w:rsidRPr="00560BA3">
        <w:t xml:space="preserve">among the </w:t>
      </w:r>
      <w:r w:rsidR="00C04B09" w:rsidRPr="00560BA3">
        <w:t>keywords extracted with LDA.</w:t>
      </w:r>
      <w:r w:rsidR="00B902E3" w:rsidRPr="00560BA3">
        <w:t xml:space="preserve"> For instance, I tried applying LDA to the abstracts of </w:t>
      </w:r>
      <w:r w:rsidR="004A2CA8" w:rsidRPr="00560BA3">
        <w:t>the author who has the most abstracts not written in English,</w:t>
      </w:r>
      <w:r w:rsidR="00B902E3" w:rsidRPr="00560BA3">
        <w:t xml:space="preserve"> </w:t>
      </w:r>
      <w:r w:rsidR="004A2CA8" w:rsidRPr="00560BA3">
        <w:lastRenderedPageBreak/>
        <w:t>to extract one topic, without priorly removing the non-English texts, and the Romanian preposition “de” was among the top 15 words.</w:t>
      </w:r>
    </w:p>
    <w:p w14:paraId="76C057BC" w14:textId="2AFA45E9" w:rsidR="001542BD" w:rsidRPr="00560BA3" w:rsidRDefault="006C629F" w:rsidP="00203C91">
      <w:r w:rsidRPr="00560BA3">
        <w:t xml:space="preserve">The next step in the corpus preprocessing </w:t>
      </w:r>
      <w:r w:rsidR="005A4F7A" w:rsidRPr="00560BA3">
        <w:t>entails the use of spaCy</w:t>
      </w:r>
      <w:r w:rsidRPr="00560BA3">
        <w:t xml:space="preserve"> </w:t>
      </w:r>
      <w:r w:rsidR="005A4F7A" w:rsidRPr="00560BA3">
        <w:t xml:space="preserve">for the named entity recognition </w:t>
      </w:r>
      <w:r w:rsidR="00F2319D" w:rsidRPr="00560BA3">
        <w:t xml:space="preserve">(NER) </w:t>
      </w:r>
      <w:r w:rsidR="005A4F7A" w:rsidRPr="00560BA3">
        <w:t xml:space="preserve">pipeline, </w:t>
      </w:r>
      <w:proofErr w:type="gramStart"/>
      <w:r w:rsidR="005A4F7A" w:rsidRPr="00560BA3">
        <w:t>in order to</w:t>
      </w:r>
      <w:proofErr w:type="gramEnd"/>
      <w:r w:rsidR="005A4F7A" w:rsidRPr="00560BA3">
        <w:t xml:space="preserve"> </w:t>
      </w:r>
      <w:r w:rsidRPr="00560BA3">
        <w:t>remov</w:t>
      </w:r>
      <w:r w:rsidR="005A4F7A" w:rsidRPr="00560BA3">
        <w:t>e</w:t>
      </w:r>
      <w:r w:rsidRPr="00560BA3">
        <w:t xml:space="preserve"> the abstracts that contain more person and organization names than useful information, step that I introduced after discovering</w:t>
      </w:r>
      <w:r w:rsidR="00625CC0" w:rsidRPr="00560BA3">
        <w:t xml:space="preserve"> that</w:t>
      </w:r>
      <w:r w:rsidRPr="00560BA3">
        <w:t xml:space="preserve"> </w:t>
      </w:r>
      <w:r w:rsidR="00886BCF" w:rsidRPr="00560BA3">
        <w:t>77</w:t>
      </w:r>
      <w:r w:rsidR="00625CC0" w:rsidRPr="00560BA3">
        <w:t xml:space="preserve"> of </w:t>
      </w:r>
      <w:r w:rsidR="00886BCF" w:rsidRPr="00560BA3">
        <w:t xml:space="preserve">the </w:t>
      </w:r>
      <w:r w:rsidR="00625CC0" w:rsidRPr="00560BA3">
        <w:t xml:space="preserve">input texts </w:t>
      </w:r>
      <w:r w:rsidR="005A4F7A" w:rsidRPr="00560BA3">
        <w:t>were</w:t>
      </w:r>
      <w:r w:rsidR="00625CC0" w:rsidRPr="00560BA3">
        <w:t xml:space="preserve"> nothing more than an enumeration of person</w:t>
      </w:r>
      <w:r w:rsidR="00685ADF" w:rsidRPr="00560BA3">
        <w:t>al</w:t>
      </w:r>
      <w:r w:rsidR="00625CC0" w:rsidRPr="00560BA3">
        <w:t xml:space="preserve"> names </w:t>
      </w:r>
      <w:r w:rsidR="00BC6FF6" w:rsidRPr="00560BA3">
        <w:t>and institutions</w:t>
      </w:r>
      <w:r w:rsidR="00625CC0" w:rsidRPr="00560BA3">
        <w:t>.</w:t>
      </w:r>
      <w:r w:rsidR="005A4F7A" w:rsidRPr="00560BA3">
        <w:t xml:space="preserve"> </w:t>
      </w:r>
      <w:r w:rsidR="00F46D69" w:rsidRPr="00560BA3">
        <w:t>The spaCy named entity recognizer does not always label those names correctly, especially given the fact that they are not part of a clear context, for instance:</w:t>
      </w:r>
    </w:p>
    <w:p w14:paraId="0695CE5A" w14:textId="487DF2E9" w:rsidR="00DC2CC3" w:rsidRPr="00560BA3" w:rsidRDefault="00DC2CC3" w:rsidP="00DC2CC3">
      <w:pPr>
        <w:jc w:val="center"/>
      </w:pPr>
      <w:r w:rsidRPr="00560BA3">
        <w:rPr>
          <w:noProof/>
        </w:rPr>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4"/>
                    <a:stretch>
                      <a:fillRect/>
                    </a:stretch>
                  </pic:blipFill>
                  <pic:spPr>
                    <a:xfrm>
                      <a:off x="0" y="0"/>
                      <a:ext cx="5733415" cy="1946275"/>
                    </a:xfrm>
                    <a:prstGeom prst="rect">
                      <a:avLst/>
                    </a:prstGeom>
                  </pic:spPr>
                </pic:pic>
              </a:graphicData>
            </a:graphic>
          </wp:inline>
        </w:drawing>
      </w:r>
    </w:p>
    <w:p w14:paraId="17F24BCE" w14:textId="1F88F13A" w:rsidR="00DC2CC3" w:rsidRPr="00560BA3" w:rsidRDefault="00DC2CC3" w:rsidP="00DC2CC3">
      <w:pPr>
        <w:jc w:val="center"/>
      </w:pPr>
      <w:r w:rsidRPr="00560BA3">
        <w:t xml:space="preserve">Figure </w:t>
      </w:r>
      <w:bookmarkStart w:id="49" w:name="displacy_ner_abstract"/>
      <w:r w:rsidRPr="00560BA3">
        <w:fldChar w:fldCharType="begin"/>
      </w:r>
      <w:r w:rsidRPr="00560BA3">
        <w:instrText xml:space="preserve"> SEQ FIG \* MERGEFORMAT </w:instrText>
      </w:r>
      <w:r w:rsidRPr="00560BA3">
        <w:fldChar w:fldCharType="separate"/>
      </w:r>
      <w:r w:rsidR="00C96B70">
        <w:rPr>
          <w:noProof/>
        </w:rPr>
        <w:t>10</w:t>
      </w:r>
      <w:r w:rsidRPr="00560BA3">
        <w:fldChar w:fldCharType="end"/>
      </w:r>
      <w:bookmarkEnd w:id="49"/>
      <w:r w:rsidRPr="00560BA3">
        <w:t xml:space="preserve">: </w:t>
      </w:r>
      <w:r w:rsidR="008830D6">
        <w:t>Preview of the NER functionality</w:t>
      </w:r>
    </w:p>
    <w:p w14:paraId="6D9DE0BF" w14:textId="2EA6A062" w:rsidR="00DC2CC3" w:rsidRDefault="00DC2CC3" w:rsidP="00DC2CC3">
      <w:r w:rsidRPr="00560BA3">
        <w:t xml:space="preserve">Figure </w:t>
      </w:r>
      <w:r w:rsidRPr="00560BA3">
        <w:fldChar w:fldCharType="begin"/>
      </w:r>
      <w:r w:rsidRPr="00560BA3">
        <w:instrText xml:space="preserve"> REF displacy_ner_abstract \h </w:instrText>
      </w:r>
      <w:r w:rsidRPr="00560BA3">
        <w:fldChar w:fldCharType="separate"/>
      </w:r>
      <w:r w:rsidR="00C96B70">
        <w:rPr>
          <w:noProof/>
        </w:rPr>
        <w:t>10</w:t>
      </w:r>
      <w:r w:rsidRPr="00560BA3">
        <w:fldChar w:fldCharType="end"/>
      </w:r>
      <w:r w:rsidRPr="00560BA3">
        <w:t xml:space="preserve"> </w:t>
      </w:r>
      <w:r w:rsidR="00F2319D" w:rsidRPr="00560BA3">
        <w:t xml:space="preserve">represents the output of the </w:t>
      </w:r>
      <w:proofErr w:type="spellStart"/>
      <w:r w:rsidR="00F2319D" w:rsidRPr="00560BA3">
        <w:t>displaCy</w:t>
      </w:r>
      <w:proofErr w:type="spellEnd"/>
      <w:r w:rsidR="00F2319D" w:rsidRPr="00560BA3">
        <w:t xml:space="preserve"> visualizer and shows an example of a</w:t>
      </w:r>
      <w:r w:rsidR="007C0EE2">
        <w:t>n</w:t>
      </w:r>
      <w:r w:rsidR="00F2319D" w:rsidRPr="00560BA3">
        <w:t xml:space="preserve"> </w:t>
      </w:r>
      <w:r w:rsidR="007C0EE2">
        <w:t>abstract</w:t>
      </w:r>
      <w:r w:rsidR="00F2319D" w:rsidRPr="00560BA3">
        <w:t xml:space="preserve"> in which the spaCy NER does not label all the named entities </w:t>
      </w:r>
      <w:r w:rsidR="001120B1" w:rsidRPr="00560BA3">
        <w:t>properly</w:t>
      </w:r>
      <w:r w:rsidR="00F2319D" w:rsidRPr="00560BA3">
        <w:t xml:space="preserve">. “Mihnea COSTOIU” is one of the names </w:t>
      </w:r>
      <w:r w:rsidR="001120B1" w:rsidRPr="00560BA3">
        <w:t xml:space="preserve">incorrectly </w:t>
      </w:r>
      <w:r w:rsidR="00F2319D" w:rsidRPr="00560BA3">
        <w:t>not labelled as “PERSON”</w:t>
      </w:r>
      <w:r w:rsidR="001120B1" w:rsidRPr="00560BA3">
        <w:t>, and it appears among the keywords extracted with YAKE:</w:t>
      </w:r>
    </w:p>
    <w:p w14:paraId="23358AA5" w14:textId="0EAD4E22" w:rsidR="008E627C" w:rsidRPr="00560BA3" w:rsidRDefault="008E627C" w:rsidP="008E627C">
      <w:pPr>
        <w:jc w:val="center"/>
      </w:pPr>
      <w:r>
        <w:t xml:space="preserve">Table </w:t>
      </w:r>
      <w:bookmarkStart w:id="50" w:name="yake_output_names"/>
      <w:r>
        <w:fldChar w:fldCharType="begin"/>
      </w:r>
      <w:r>
        <w:instrText xml:space="preserve"> SEQ TBL \* MERGEFORMAT </w:instrText>
      </w:r>
      <w:r>
        <w:fldChar w:fldCharType="separate"/>
      </w:r>
      <w:r w:rsidR="00C96B70">
        <w:rPr>
          <w:noProof/>
        </w:rPr>
        <w:t>3</w:t>
      </w:r>
      <w:r>
        <w:fldChar w:fldCharType="end"/>
      </w:r>
      <w:bookmarkEnd w:id="50"/>
      <w:commentRangeStart w:id="51"/>
      <w:r w:rsidRPr="00560BA3">
        <w:t>: YAKE output with person names</w:t>
      </w:r>
      <w:commentRangeEnd w:id="51"/>
      <w:r>
        <w:rPr>
          <w:rStyle w:val="Referincomentariu"/>
        </w:rPr>
        <w:commentReference w:id="51"/>
      </w:r>
    </w:p>
    <w:tbl>
      <w:tblPr>
        <w:tblStyle w:val="Tabelprimar2"/>
        <w:tblW w:w="0" w:type="auto"/>
        <w:jc w:val="center"/>
        <w:tblLook w:val="04A0" w:firstRow="1" w:lastRow="0" w:firstColumn="1" w:lastColumn="0" w:noHBand="0" w:noVBand="1"/>
      </w:tblPr>
      <w:tblGrid>
        <w:gridCol w:w="2386"/>
      </w:tblGrid>
      <w:tr w:rsidR="007C0EE2" w:rsidRPr="007C0EE2" w14:paraId="183D8D45" w14:textId="77777777" w:rsidTr="0047165D">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196FB91" w14:textId="6A7AEC95" w:rsidR="007C0EE2" w:rsidRPr="007C0EE2" w:rsidRDefault="007C0EE2" w:rsidP="007C0EE2">
            <w:pPr>
              <w:jc w:val="center"/>
              <w:rPr>
                <w:b w:val="0"/>
                <w:bCs w:val="0"/>
                <w:sz w:val="18"/>
                <w:szCs w:val="18"/>
              </w:rPr>
            </w:pPr>
            <w:r>
              <w:rPr>
                <w:b w:val="0"/>
                <w:bCs w:val="0"/>
                <w:sz w:val="18"/>
                <w:szCs w:val="18"/>
              </w:rPr>
              <w:t>scanning electron microscopy</w:t>
            </w:r>
          </w:p>
        </w:tc>
      </w:tr>
      <w:tr w:rsidR="007C0EE2" w:rsidRPr="007C0EE2" w14:paraId="0C04162E"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C614E43" w14:textId="1ED99B98" w:rsidR="007C0EE2" w:rsidRPr="007C0EE2" w:rsidRDefault="007C0EE2" w:rsidP="007C0EE2">
            <w:pPr>
              <w:jc w:val="center"/>
              <w:rPr>
                <w:b w:val="0"/>
                <w:bCs w:val="0"/>
                <w:sz w:val="18"/>
                <w:szCs w:val="18"/>
              </w:rPr>
            </w:pPr>
            <w:r>
              <w:rPr>
                <w:b w:val="0"/>
                <w:bCs w:val="0"/>
                <w:sz w:val="18"/>
                <w:szCs w:val="18"/>
              </w:rPr>
              <w:t>ray diffraction</w:t>
            </w:r>
          </w:p>
        </w:tc>
      </w:tr>
      <w:tr w:rsidR="007C0EE2" w:rsidRPr="007C0EE2" w14:paraId="37427087"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3D39687" w14:textId="446A158E" w:rsidR="007C0EE2" w:rsidRPr="007C0EE2" w:rsidRDefault="007C0EE2" w:rsidP="007C0EE2">
            <w:pPr>
              <w:jc w:val="center"/>
              <w:rPr>
                <w:b w:val="0"/>
                <w:bCs w:val="0"/>
                <w:sz w:val="18"/>
                <w:szCs w:val="18"/>
              </w:rPr>
            </w:pPr>
            <w:r>
              <w:rPr>
                <w:b w:val="0"/>
                <w:bCs w:val="0"/>
                <w:sz w:val="18"/>
                <w:szCs w:val="18"/>
              </w:rPr>
              <w:t>composite materials</w:t>
            </w:r>
          </w:p>
        </w:tc>
      </w:tr>
      <w:tr w:rsidR="007C0EE2" w:rsidRPr="007C0EE2" w14:paraId="5F0C1369"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AE3C513" w14:textId="3AFB23DB" w:rsidR="007C0EE2" w:rsidRPr="007C0EE2" w:rsidRDefault="007C0EE2" w:rsidP="007C0EE2">
            <w:pPr>
              <w:jc w:val="center"/>
              <w:rPr>
                <w:b w:val="0"/>
                <w:bCs w:val="0"/>
                <w:sz w:val="18"/>
                <w:szCs w:val="18"/>
              </w:rPr>
            </w:pPr>
            <w:r>
              <w:rPr>
                <w:b w:val="0"/>
                <w:bCs w:val="0"/>
                <w:sz w:val="18"/>
                <w:szCs w:val="18"/>
              </w:rPr>
              <w:t>materials</w:t>
            </w:r>
          </w:p>
        </w:tc>
      </w:tr>
      <w:tr w:rsidR="007C0EE2" w:rsidRPr="007C0EE2" w14:paraId="6DD23793"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D51951C" w14:textId="47B68ED0" w:rsidR="007C0EE2" w:rsidRPr="007C0EE2" w:rsidRDefault="007C0EE2" w:rsidP="007C0EE2">
            <w:pPr>
              <w:jc w:val="center"/>
              <w:rPr>
                <w:b w:val="0"/>
                <w:bCs w:val="0"/>
                <w:sz w:val="18"/>
                <w:szCs w:val="18"/>
              </w:rPr>
            </w:pPr>
            <w:r>
              <w:rPr>
                <w:b w:val="0"/>
                <w:bCs w:val="0"/>
                <w:sz w:val="18"/>
                <w:szCs w:val="18"/>
              </w:rPr>
              <w:t>SEM</w:t>
            </w:r>
          </w:p>
        </w:tc>
      </w:tr>
      <w:tr w:rsidR="007C0EE2" w:rsidRPr="007C0EE2" w14:paraId="1C1A6DE4"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34AAEB87" w14:textId="435A541D" w:rsidR="007C0EE2" w:rsidRPr="007C0EE2" w:rsidRDefault="007C0EE2" w:rsidP="007C0EE2">
            <w:pPr>
              <w:jc w:val="center"/>
              <w:rPr>
                <w:b w:val="0"/>
                <w:bCs w:val="0"/>
                <w:sz w:val="18"/>
                <w:szCs w:val="18"/>
              </w:rPr>
            </w:pPr>
            <w:r>
              <w:rPr>
                <w:b w:val="0"/>
                <w:bCs w:val="0"/>
                <w:sz w:val="18"/>
                <w:szCs w:val="18"/>
              </w:rPr>
              <w:t>XRD</w:t>
            </w:r>
          </w:p>
        </w:tc>
      </w:tr>
      <w:tr w:rsidR="007C0EE2" w:rsidRPr="007C0EE2" w14:paraId="57C44C11"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3CF6811F" w14:textId="3FC340E3" w:rsidR="007C0EE2" w:rsidRPr="007C0EE2" w:rsidRDefault="007C0EE2" w:rsidP="007C0EE2">
            <w:pPr>
              <w:jc w:val="center"/>
              <w:rPr>
                <w:b w:val="0"/>
                <w:bCs w:val="0"/>
                <w:sz w:val="18"/>
                <w:szCs w:val="18"/>
              </w:rPr>
            </w:pPr>
            <w:r>
              <w:rPr>
                <w:b w:val="0"/>
                <w:bCs w:val="0"/>
                <w:sz w:val="18"/>
                <w:szCs w:val="18"/>
              </w:rPr>
              <w:t>drug delivery systems</w:t>
            </w:r>
          </w:p>
        </w:tc>
      </w:tr>
      <w:tr w:rsidR="007C0EE2" w:rsidRPr="007C0EE2" w14:paraId="41898AB0"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0A6FECC" w14:textId="64561964" w:rsidR="007C0EE2" w:rsidRPr="007C0EE2" w:rsidRDefault="007C0EE2" w:rsidP="007C0EE2">
            <w:pPr>
              <w:jc w:val="center"/>
              <w:rPr>
                <w:b w:val="0"/>
                <w:bCs w:val="0"/>
                <w:sz w:val="18"/>
                <w:szCs w:val="18"/>
              </w:rPr>
            </w:pPr>
            <w:r>
              <w:rPr>
                <w:b w:val="0"/>
                <w:bCs w:val="0"/>
                <w:sz w:val="18"/>
                <w:szCs w:val="18"/>
              </w:rPr>
              <w:t>properties</w:t>
            </w:r>
          </w:p>
        </w:tc>
      </w:tr>
      <w:tr w:rsidR="007C0EE2" w:rsidRPr="007C0EE2" w14:paraId="6691471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33AEC8A" w14:textId="0D825069" w:rsidR="007C0EE2" w:rsidRDefault="007C0EE2" w:rsidP="007C0EE2">
            <w:pPr>
              <w:jc w:val="center"/>
              <w:rPr>
                <w:b w:val="0"/>
                <w:bCs w:val="0"/>
                <w:sz w:val="18"/>
                <w:szCs w:val="18"/>
              </w:rPr>
            </w:pPr>
            <w:r>
              <w:rPr>
                <w:b w:val="0"/>
                <w:bCs w:val="0"/>
                <w:sz w:val="18"/>
                <w:szCs w:val="18"/>
              </w:rPr>
              <w:t>dielectric properties</w:t>
            </w:r>
          </w:p>
        </w:tc>
      </w:tr>
      <w:tr w:rsidR="007C0EE2" w:rsidRPr="007C0EE2" w14:paraId="3E7DECF6"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49A4CB7" w14:textId="1860655A" w:rsidR="007C0EE2" w:rsidRPr="007C0EE2" w:rsidRDefault="007C0EE2" w:rsidP="007C0EE2">
            <w:pPr>
              <w:jc w:val="center"/>
              <w:rPr>
                <w:b w:val="0"/>
                <w:bCs w:val="0"/>
                <w:sz w:val="18"/>
                <w:szCs w:val="18"/>
              </w:rPr>
            </w:pPr>
            <w:r>
              <w:rPr>
                <w:b w:val="0"/>
                <w:bCs w:val="0"/>
                <w:sz w:val="18"/>
                <w:szCs w:val="18"/>
              </w:rPr>
              <w:t>Chairs Mihnea COSTOIU</w:t>
            </w:r>
          </w:p>
        </w:tc>
      </w:tr>
      <w:tr w:rsidR="007C0EE2" w:rsidRPr="007C0EE2" w14:paraId="76FE85BA" w14:textId="77777777" w:rsidTr="0047165D">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tcPr>
          <w:p w14:paraId="7FF86318" w14:textId="302F4446" w:rsidR="007C0EE2" w:rsidRPr="007C0EE2" w:rsidRDefault="007C0EE2" w:rsidP="007C0EE2">
            <w:pPr>
              <w:jc w:val="center"/>
              <w:rPr>
                <w:b w:val="0"/>
                <w:bCs w:val="0"/>
                <w:sz w:val="18"/>
                <w:szCs w:val="18"/>
              </w:rPr>
            </w:pPr>
            <w:r>
              <w:rPr>
                <w:b w:val="0"/>
                <w:bCs w:val="0"/>
                <w:sz w:val="18"/>
                <w:szCs w:val="18"/>
              </w:rPr>
              <w:t>Chairs BURILEANU Valentin</w:t>
            </w:r>
          </w:p>
        </w:tc>
      </w:tr>
      <w:tr w:rsidR="007C0EE2" w:rsidRPr="007C0EE2" w14:paraId="1BA367FD"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D5D3412" w14:textId="55CB0EC9" w:rsidR="007C0EE2" w:rsidRPr="007C0EE2" w:rsidRDefault="007C0EE2" w:rsidP="007C0EE2">
            <w:pPr>
              <w:jc w:val="center"/>
              <w:rPr>
                <w:b w:val="0"/>
                <w:bCs w:val="0"/>
                <w:sz w:val="18"/>
                <w:szCs w:val="18"/>
              </w:rPr>
            </w:pPr>
            <w:r>
              <w:rPr>
                <w:b w:val="0"/>
                <w:bCs w:val="0"/>
                <w:sz w:val="18"/>
                <w:szCs w:val="18"/>
              </w:rPr>
              <w:t>iron oxide nanoparticles</w:t>
            </w:r>
          </w:p>
        </w:tc>
      </w:tr>
      <w:tr w:rsidR="007C0EE2" w:rsidRPr="007C0EE2" w14:paraId="31B01248"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6D91964" w14:textId="25653505" w:rsidR="007C0EE2" w:rsidRPr="007C0EE2" w:rsidRDefault="007C0EE2" w:rsidP="007C0EE2">
            <w:pPr>
              <w:jc w:val="center"/>
              <w:rPr>
                <w:b w:val="0"/>
                <w:bCs w:val="0"/>
                <w:sz w:val="18"/>
                <w:szCs w:val="18"/>
              </w:rPr>
            </w:pPr>
            <w:r>
              <w:rPr>
                <w:b w:val="0"/>
                <w:bCs w:val="0"/>
                <w:sz w:val="18"/>
                <w:szCs w:val="18"/>
              </w:rPr>
              <w:t>BMT ceramic material</w:t>
            </w:r>
          </w:p>
        </w:tc>
      </w:tr>
      <w:tr w:rsidR="007C0EE2" w:rsidRPr="007C0EE2" w14:paraId="613BDB8F"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ABA1EC9" w14:textId="4E26CA37" w:rsidR="007C0EE2" w:rsidRPr="007C0EE2" w:rsidRDefault="007C0EE2" w:rsidP="007C0EE2">
            <w:pPr>
              <w:jc w:val="center"/>
              <w:rPr>
                <w:b w:val="0"/>
                <w:bCs w:val="0"/>
                <w:sz w:val="18"/>
                <w:szCs w:val="18"/>
              </w:rPr>
            </w:pPr>
            <w:r>
              <w:rPr>
                <w:b w:val="0"/>
                <w:bCs w:val="0"/>
                <w:sz w:val="18"/>
                <w:szCs w:val="18"/>
              </w:rPr>
              <w:t>transmission electron</w:t>
            </w:r>
          </w:p>
        </w:tc>
      </w:tr>
      <w:tr w:rsidR="007C0EE2" w:rsidRPr="007C0EE2" w14:paraId="7F68C06A"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062F549" w14:textId="1D9644F2" w:rsidR="007C0EE2" w:rsidRPr="007C0EE2" w:rsidRDefault="007C0EE2" w:rsidP="007C0EE2">
            <w:pPr>
              <w:jc w:val="center"/>
              <w:rPr>
                <w:b w:val="0"/>
                <w:bCs w:val="0"/>
                <w:sz w:val="18"/>
                <w:szCs w:val="18"/>
              </w:rPr>
            </w:pPr>
            <w:r>
              <w:rPr>
                <w:b w:val="0"/>
                <w:bCs w:val="0"/>
                <w:sz w:val="18"/>
                <w:szCs w:val="18"/>
              </w:rPr>
              <w:t>microscopy</w:t>
            </w:r>
          </w:p>
        </w:tc>
      </w:tr>
    </w:tbl>
    <w:p w14:paraId="2DD729E1" w14:textId="17A27707" w:rsidR="001120B1" w:rsidRPr="00560BA3" w:rsidRDefault="001120B1" w:rsidP="001120B1">
      <w:pPr>
        <w:jc w:val="center"/>
      </w:pPr>
    </w:p>
    <w:p w14:paraId="1B51FA56" w14:textId="62EEEA9E" w:rsidR="005E27D7" w:rsidRDefault="008E627C" w:rsidP="001120B1">
      <w:r>
        <w:lastRenderedPageBreak/>
        <w:t>Table</w:t>
      </w:r>
      <w:r w:rsidR="001120B1" w:rsidRPr="00560BA3">
        <w:t xml:space="preserve"> </w:t>
      </w:r>
      <w:r w:rsidR="00042258">
        <w:fldChar w:fldCharType="begin"/>
      </w:r>
      <w:r w:rsidR="00042258">
        <w:instrText xml:space="preserve"> REF yake_output_names \h </w:instrText>
      </w:r>
      <w:r w:rsidR="00042258">
        <w:fldChar w:fldCharType="separate"/>
      </w:r>
      <w:r w:rsidR="00C96B70">
        <w:rPr>
          <w:noProof/>
        </w:rPr>
        <w:t>3</w:t>
      </w:r>
      <w:r w:rsidR="00042258">
        <w:fldChar w:fldCharType="end"/>
      </w:r>
      <w:r w:rsidR="001120B1" w:rsidRPr="00560BA3">
        <w:t xml:space="preserve"> shows two researchers’ names in the output of YAKE, as proper nouns are more likely to be extracted by YAKE</w:t>
      </w:r>
      <w:r w:rsidR="00BF2472" w:rsidRPr="00560BA3">
        <w:t>, because it considers capitalized words more important.</w:t>
      </w:r>
    </w:p>
    <w:p w14:paraId="773EFE7C" w14:textId="0CC1F80C" w:rsidR="00687DDC" w:rsidRPr="00560BA3" w:rsidRDefault="00687DDC" w:rsidP="00687DDC">
      <w:pPr>
        <w:jc w:val="center"/>
      </w:pPr>
      <w:r>
        <w:t xml:space="preserve">Table </w:t>
      </w:r>
      <w:bookmarkStart w:id="52" w:name="yake_output_no_names"/>
      <w:r>
        <w:fldChar w:fldCharType="begin"/>
      </w:r>
      <w:r>
        <w:instrText xml:space="preserve"> SEQ TBL \* MERGEFORMAT </w:instrText>
      </w:r>
      <w:r>
        <w:fldChar w:fldCharType="separate"/>
      </w:r>
      <w:r w:rsidR="00C96B70">
        <w:rPr>
          <w:noProof/>
        </w:rPr>
        <w:t>4</w:t>
      </w:r>
      <w:r>
        <w:fldChar w:fldCharType="end"/>
      </w:r>
      <w:bookmarkEnd w:id="52"/>
      <w:commentRangeStart w:id="53"/>
      <w:r w:rsidRPr="00560BA3">
        <w:t>: YAKE output without names</w:t>
      </w:r>
      <w:commentRangeEnd w:id="53"/>
      <w:r>
        <w:rPr>
          <w:rStyle w:val="Referincomentariu"/>
        </w:rPr>
        <w:commentReference w:id="53"/>
      </w:r>
    </w:p>
    <w:tbl>
      <w:tblPr>
        <w:tblStyle w:val="Tabelprimar2"/>
        <w:tblW w:w="0" w:type="auto"/>
        <w:jc w:val="center"/>
        <w:tblLook w:val="04A0" w:firstRow="1" w:lastRow="0" w:firstColumn="1" w:lastColumn="0" w:noHBand="0" w:noVBand="1"/>
      </w:tblPr>
      <w:tblGrid>
        <w:gridCol w:w="2386"/>
      </w:tblGrid>
      <w:tr w:rsidR="00042258" w:rsidRPr="007C0EE2" w14:paraId="060D6973" w14:textId="77777777" w:rsidTr="0047165D">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836B6BF" w14:textId="77777777" w:rsidR="00042258" w:rsidRPr="007C0EE2" w:rsidRDefault="00042258" w:rsidP="00E65ABD">
            <w:pPr>
              <w:jc w:val="center"/>
              <w:rPr>
                <w:b w:val="0"/>
                <w:bCs w:val="0"/>
                <w:sz w:val="18"/>
                <w:szCs w:val="18"/>
              </w:rPr>
            </w:pPr>
            <w:r>
              <w:rPr>
                <w:b w:val="0"/>
                <w:bCs w:val="0"/>
                <w:sz w:val="18"/>
                <w:szCs w:val="18"/>
              </w:rPr>
              <w:t>scanning electron microscopy</w:t>
            </w:r>
          </w:p>
        </w:tc>
      </w:tr>
      <w:tr w:rsidR="00042258" w:rsidRPr="007C0EE2" w14:paraId="635D6037"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B930CC3" w14:textId="77777777" w:rsidR="00042258" w:rsidRPr="007C0EE2" w:rsidRDefault="00042258" w:rsidP="00E65ABD">
            <w:pPr>
              <w:jc w:val="center"/>
              <w:rPr>
                <w:b w:val="0"/>
                <w:bCs w:val="0"/>
                <w:sz w:val="18"/>
                <w:szCs w:val="18"/>
              </w:rPr>
            </w:pPr>
            <w:r>
              <w:rPr>
                <w:b w:val="0"/>
                <w:bCs w:val="0"/>
                <w:sz w:val="18"/>
                <w:szCs w:val="18"/>
              </w:rPr>
              <w:t>ray diffraction</w:t>
            </w:r>
          </w:p>
        </w:tc>
      </w:tr>
      <w:tr w:rsidR="00042258" w:rsidRPr="007C0EE2" w14:paraId="2BA31498"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04113D9" w14:textId="77777777" w:rsidR="00042258" w:rsidRPr="007C0EE2" w:rsidRDefault="00042258" w:rsidP="00E65ABD">
            <w:pPr>
              <w:jc w:val="center"/>
              <w:rPr>
                <w:b w:val="0"/>
                <w:bCs w:val="0"/>
                <w:sz w:val="18"/>
                <w:szCs w:val="18"/>
              </w:rPr>
            </w:pPr>
            <w:r>
              <w:rPr>
                <w:b w:val="0"/>
                <w:bCs w:val="0"/>
                <w:sz w:val="18"/>
                <w:szCs w:val="18"/>
              </w:rPr>
              <w:t>composite materials</w:t>
            </w:r>
          </w:p>
        </w:tc>
      </w:tr>
      <w:tr w:rsidR="00042258" w:rsidRPr="007C0EE2" w14:paraId="54A14E89"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A59DDDE" w14:textId="77777777" w:rsidR="00042258" w:rsidRPr="007C0EE2" w:rsidRDefault="00042258" w:rsidP="00E65ABD">
            <w:pPr>
              <w:jc w:val="center"/>
              <w:rPr>
                <w:b w:val="0"/>
                <w:bCs w:val="0"/>
                <w:sz w:val="18"/>
                <w:szCs w:val="18"/>
              </w:rPr>
            </w:pPr>
            <w:r>
              <w:rPr>
                <w:b w:val="0"/>
                <w:bCs w:val="0"/>
                <w:sz w:val="18"/>
                <w:szCs w:val="18"/>
              </w:rPr>
              <w:t>materials</w:t>
            </w:r>
          </w:p>
        </w:tc>
      </w:tr>
      <w:tr w:rsidR="00042258" w:rsidRPr="007C0EE2" w14:paraId="27A1596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B4EC326" w14:textId="77777777" w:rsidR="00042258" w:rsidRPr="007C0EE2" w:rsidRDefault="00042258" w:rsidP="00E65ABD">
            <w:pPr>
              <w:jc w:val="center"/>
              <w:rPr>
                <w:b w:val="0"/>
                <w:bCs w:val="0"/>
                <w:sz w:val="18"/>
                <w:szCs w:val="18"/>
              </w:rPr>
            </w:pPr>
            <w:r>
              <w:rPr>
                <w:b w:val="0"/>
                <w:bCs w:val="0"/>
                <w:sz w:val="18"/>
                <w:szCs w:val="18"/>
              </w:rPr>
              <w:t>SEM</w:t>
            </w:r>
          </w:p>
        </w:tc>
      </w:tr>
      <w:tr w:rsidR="00042258" w:rsidRPr="007C0EE2" w14:paraId="6FA4F0DF"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3F09584" w14:textId="77777777" w:rsidR="00042258" w:rsidRPr="007C0EE2" w:rsidRDefault="00042258" w:rsidP="00E65ABD">
            <w:pPr>
              <w:jc w:val="center"/>
              <w:rPr>
                <w:b w:val="0"/>
                <w:bCs w:val="0"/>
                <w:sz w:val="18"/>
                <w:szCs w:val="18"/>
              </w:rPr>
            </w:pPr>
            <w:r>
              <w:rPr>
                <w:b w:val="0"/>
                <w:bCs w:val="0"/>
                <w:sz w:val="18"/>
                <w:szCs w:val="18"/>
              </w:rPr>
              <w:t>XRD</w:t>
            </w:r>
          </w:p>
        </w:tc>
      </w:tr>
      <w:tr w:rsidR="00042258" w:rsidRPr="007C0EE2" w14:paraId="59A47FD5"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5B98809" w14:textId="77777777" w:rsidR="00042258" w:rsidRPr="007C0EE2" w:rsidRDefault="00042258" w:rsidP="00E65ABD">
            <w:pPr>
              <w:jc w:val="center"/>
              <w:rPr>
                <w:b w:val="0"/>
                <w:bCs w:val="0"/>
                <w:sz w:val="18"/>
                <w:szCs w:val="18"/>
              </w:rPr>
            </w:pPr>
            <w:r>
              <w:rPr>
                <w:b w:val="0"/>
                <w:bCs w:val="0"/>
                <w:sz w:val="18"/>
                <w:szCs w:val="18"/>
              </w:rPr>
              <w:t>drug delivery systems</w:t>
            </w:r>
          </w:p>
        </w:tc>
      </w:tr>
      <w:tr w:rsidR="00042258" w:rsidRPr="007C0EE2" w14:paraId="385B71A8"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6C901EC" w14:textId="77777777" w:rsidR="00042258" w:rsidRPr="007C0EE2" w:rsidRDefault="00042258" w:rsidP="00E65ABD">
            <w:pPr>
              <w:jc w:val="center"/>
              <w:rPr>
                <w:b w:val="0"/>
                <w:bCs w:val="0"/>
                <w:sz w:val="18"/>
                <w:szCs w:val="18"/>
              </w:rPr>
            </w:pPr>
            <w:r>
              <w:rPr>
                <w:b w:val="0"/>
                <w:bCs w:val="0"/>
                <w:sz w:val="18"/>
                <w:szCs w:val="18"/>
              </w:rPr>
              <w:t>properties</w:t>
            </w:r>
          </w:p>
        </w:tc>
      </w:tr>
      <w:tr w:rsidR="00042258" w:rsidRPr="007C0EE2" w14:paraId="2EECFA3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7241958" w14:textId="77777777" w:rsidR="00042258" w:rsidRDefault="00042258" w:rsidP="00E65ABD">
            <w:pPr>
              <w:jc w:val="center"/>
              <w:rPr>
                <w:b w:val="0"/>
                <w:bCs w:val="0"/>
                <w:sz w:val="18"/>
                <w:szCs w:val="18"/>
              </w:rPr>
            </w:pPr>
            <w:r>
              <w:rPr>
                <w:b w:val="0"/>
                <w:bCs w:val="0"/>
                <w:sz w:val="18"/>
                <w:szCs w:val="18"/>
              </w:rPr>
              <w:t>dielectric properties</w:t>
            </w:r>
          </w:p>
        </w:tc>
      </w:tr>
      <w:tr w:rsidR="00042258" w:rsidRPr="007C0EE2" w14:paraId="0EF7B5C3"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448FBFB" w14:textId="3DF0DC03" w:rsidR="00042258" w:rsidRPr="007C0EE2" w:rsidRDefault="00042258" w:rsidP="00E65ABD">
            <w:pPr>
              <w:jc w:val="center"/>
              <w:rPr>
                <w:b w:val="0"/>
                <w:bCs w:val="0"/>
                <w:sz w:val="18"/>
                <w:szCs w:val="18"/>
              </w:rPr>
            </w:pPr>
            <w:r>
              <w:rPr>
                <w:b w:val="0"/>
                <w:bCs w:val="0"/>
                <w:sz w:val="18"/>
                <w:szCs w:val="18"/>
              </w:rPr>
              <w:t>iron oxide nanoparticles</w:t>
            </w:r>
          </w:p>
        </w:tc>
      </w:tr>
      <w:tr w:rsidR="00042258" w:rsidRPr="007C0EE2" w14:paraId="5E15329F" w14:textId="77777777" w:rsidTr="0047165D">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tcPr>
          <w:p w14:paraId="5004AAB1" w14:textId="6938AA31" w:rsidR="00042258" w:rsidRPr="007C0EE2" w:rsidRDefault="00042258" w:rsidP="00E65ABD">
            <w:pPr>
              <w:jc w:val="center"/>
              <w:rPr>
                <w:b w:val="0"/>
                <w:bCs w:val="0"/>
                <w:sz w:val="18"/>
                <w:szCs w:val="18"/>
              </w:rPr>
            </w:pPr>
            <w:r>
              <w:rPr>
                <w:b w:val="0"/>
                <w:bCs w:val="0"/>
                <w:sz w:val="18"/>
                <w:szCs w:val="18"/>
              </w:rPr>
              <w:t>BMT ceramic material</w:t>
            </w:r>
          </w:p>
        </w:tc>
      </w:tr>
      <w:tr w:rsidR="00042258" w:rsidRPr="007C0EE2" w14:paraId="3FFFEF16"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E43F44C" w14:textId="44A26FF0" w:rsidR="00042258" w:rsidRPr="007C0EE2" w:rsidRDefault="00042258" w:rsidP="00E65ABD">
            <w:pPr>
              <w:jc w:val="center"/>
              <w:rPr>
                <w:b w:val="0"/>
                <w:bCs w:val="0"/>
                <w:sz w:val="18"/>
                <w:szCs w:val="18"/>
              </w:rPr>
            </w:pPr>
            <w:r>
              <w:rPr>
                <w:b w:val="0"/>
                <w:bCs w:val="0"/>
                <w:sz w:val="18"/>
                <w:szCs w:val="18"/>
              </w:rPr>
              <w:t>transmission electron</w:t>
            </w:r>
          </w:p>
        </w:tc>
      </w:tr>
      <w:tr w:rsidR="00042258" w:rsidRPr="007C0EE2" w14:paraId="590D9F23"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883F2FC" w14:textId="08ABF29D" w:rsidR="00042258" w:rsidRPr="007C0EE2" w:rsidRDefault="00042258" w:rsidP="00E65ABD">
            <w:pPr>
              <w:jc w:val="center"/>
              <w:rPr>
                <w:b w:val="0"/>
                <w:bCs w:val="0"/>
                <w:sz w:val="18"/>
                <w:szCs w:val="18"/>
              </w:rPr>
            </w:pPr>
            <w:r>
              <w:rPr>
                <w:b w:val="0"/>
                <w:bCs w:val="0"/>
                <w:sz w:val="18"/>
                <w:szCs w:val="18"/>
              </w:rPr>
              <w:t>microscopy</w:t>
            </w:r>
          </w:p>
        </w:tc>
      </w:tr>
      <w:tr w:rsidR="00042258" w:rsidRPr="007C0EE2" w14:paraId="3D760FF2"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A9EE9A3" w14:textId="34BD61FF" w:rsidR="00042258" w:rsidRPr="007C0EE2" w:rsidRDefault="00042258" w:rsidP="00E65ABD">
            <w:pPr>
              <w:jc w:val="center"/>
              <w:rPr>
                <w:b w:val="0"/>
                <w:bCs w:val="0"/>
                <w:sz w:val="18"/>
                <w:szCs w:val="18"/>
              </w:rPr>
            </w:pPr>
            <w:r>
              <w:rPr>
                <w:b w:val="0"/>
                <w:bCs w:val="0"/>
                <w:sz w:val="18"/>
                <w:szCs w:val="18"/>
              </w:rPr>
              <w:t>method</w:t>
            </w:r>
          </w:p>
        </w:tc>
      </w:tr>
      <w:tr w:rsidR="00042258" w:rsidRPr="007C0EE2" w14:paraId="60E91B3C"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54E88F5" w14:textId="67DECCB6" w:rsidR="00042258" w:rsidRPr="007C0EE2" w:rsidRDefault="00042258" w:rsidP="00E65ABD">
            <w:pPr>
              <w:jc w:val="center"/>
              <w:rPr>
                <w:b w:val="0"/>
                <w:bCs w:val="0"/>
                <w:sz w:val="18"/>
                <w:szCs w:val="18"/>
              </w:rPr>
            </w:pPr>
            <w:r>
              <w:rPr>
                <w:b w:val="0"/>
                <w:bCs w:val="0"/>
                <w:sz w:val="18"/>
                <w:szCs w:val="18"/>
              </w:rPr>
              <w:t>electron</w:t>
            </w:r>
          </w:p>
        </w:tc>
      </w:tr>
    </w:tbl>
    <w:p w14:paraId="42B1FDF5" w14:textId="7566109E" w:rsidR="005E27D7" w:rsidRPr="00560BA3" w:rsidRDefault="005E27D7" w:rsidP="00042258"/>
    <w:p w14:paraId="48D98048" w14:textId="642BEF52" w:rsidR="001120B1" w:rsidRPr="00560BA3" w:rsidRDefault="005E27D7" w:rsidP="001120B1">
      <w:r w:rsidRPr="00560BA3">
        <w:t xml:space="preserve">In </w:t>
      </w:r>
      <w:r w:rsidR="00687DDC">
        <w:t xml:space="preserve">table </w:t>
      </w:r>
      <w:r w:rsidR="00687DDC">
        <w:fldChar w:fldCharType="begin"/>
      </w:r>
      <w:r w:rsidR="00687DDC">
        <w:instrText xml:space="preserve"> REF yake_output_no_names \h </w:instrText>
      </w:r>
      <w:r w:rsidR="00687DDC">
        <w:fldChar w:fldCharType="separate"/>
      </w:r>
      <w:r w:rsidR="00C96B70">
        <w:rPr>
          <w:noProof/>
        </w:rPr>
        <w:t>4</w:t>
      </w:r>
      <w:r w:rsidR="00687DDC">
        <w:fldChar w:fldCharType="end"/>
      </w:r>
      <w:r w:rsidR="00685ADF" w:rsidRPr="00560BA3">
        <w:t xml:space="preserve">, </w:t>
      </w:r>
      <w:r w:rsidRPr="00560BA3">
        <w:t>the output of YAKE for the same author, after removing those input texts</w:t>
      </w:r>
      <w:r w:rsidR="00685ADF" w:rsidRPr="00560BA3">
        <w:t>, the two personal names do</w:t>
      </w:r>
      <w:r w:rsidR="004253E9" w:rsidRPr="00560BA3">
        <w:t xml:space="preserve"> not occur among the keywords anymore.</w:t>
      </w:r>
      <w:r w:rsidR="00685ADF" w:rsidRPr="00560BA3">
        <w:t xml:space="preserve"> Therefore</w:t>
      </w:r>
      <w:r w:rsidRPr="00560BA3">
        <w:t xml:space="preserve">, it is essential </w:t>
      </w:r>
      <w:r w:rsidR="001C4093" w:rsidRPr="00560BA3">
        <w:t>to</w:t>
      </w:r>
      <w:r w:rsidR="004253E9" w:rsidRPr="00560BA3">
        <w:t xml:space="preserve"> filter out </w:t>
      </w:r>
      <w:r w:rsidR="001C4093" w:rsidRPr="00560BA3">
        <w:t>texts that contain mostly names before</w:t>
      </w:r>
      <w:r w:rsidR="004253E9" w:rsidRPr="00560BA3">
        <w:t xml:space="preserve"> extract</w:t>
      </w:r>
      <w:r w:rsidR="001C4093" w:rsidRPr="00560BA3">
        <w:t>ing</w:t>
      </w:r>
      <w:r w:rsidR="004253E9" w:rsidRPr="00560BA3">
        <w:t xml:space="preserve"> keywords.</w:t>
      </w:r>
    </w:p>
    <w:p w14:paraId="71D8F245" w14:textId="3F12DDDB" w:rsidR="007B1D4D" w:rsidRPr="00560BA3" w:rsidRDefault="007B1D4D" w:rsidP="007B1D4D">
      <w:pPr>
        <w:pStyle w:val="Titlu2"/>
      </w:pPr>
      <w:bookmarkStart w:id="54" w:name="_Toc170049051"/>
      <w:r w:rsidRPr="00560BA3">
        <w:t xml:space="preserve">Extracting </w:t>
      </w:r>
      <w:r w:rsidR="008830D6">
        <w:t>K</w:t>
      </w:r>
      <w:r w:rsidRPr="00560BA3">
        <w:t>eywords with YAKE</w:t>
      </w:r>
      <w:bookmarkEnd w:id="54"/>
    </w:p>
    <w:p w14:paraId="50041F35" w14:textId="3D6036CF" w:rsidR="007B1D4D" w:rsidRPr="00560BA3" w:rsidRDefault="00396FCA" w:rsidP="007B1D4D">
      <w:r w:rsidRPr="00560BA3">
        <w:t>The next step of the proposed solution is the keyword extraction using YAKE. This algorithm does not require a comprehensive preprocessing, since it uses punctuation and stop</w:t>
      </w:r>
      <w:r w:rsidR="00E547BE" w:rsidRPr="00560BA3">
        <w:t xml:space="preserve"> </w:t>
      </w:r>
      <w:r w:rsidRPr="00560BA3">
        <w:t xml:space="preserve">words to </w:t>
      </w:r>
      <w:r w:rsidR="00D17D19" w:rsidRPr="00560BA3">
        <w:t>identify candidate keyphrases.</w:t>
      </w:r>
      <w:r w:rsidR="00497CFA" w:rsidRPr="00560BA3">
        <w:t xml:space="preserve"> However, I </w:t>
      </w:r>
      <w:r w:rsidR="00D67BB8" w:rsidRPr="00560BA3">
        <w:t>removed some words that I did not want to appear in the resulting keyword list.</w:t>
      </w:r>
    </w:p>
    <w:p w14:paraId="1DD2566E" w14:textId="4FCA08DD" w:rsidR="00E547BE" w:rsidRPr="00560BA3" w:rsidRDefault="00E547BE" w:rsidP="00E547BE">
      <w:pPr>
        <w:pStyle w:val="Titlu3"/>
      </w:pPr>
      <w:bookmarkStart w:id="55" w:name="_Ref169616334"/>
      <w:bookmarkStart w:id="56" w:name="_Toc170049052"/>
      <w:r w:rsidRPr="00560BA3">
        <w:t>Preprocessing</w:t>
      </w:r>
      <w:bookmarkEnd w:id="55"/>
      <w:bookmarkEnd w:id="56"/>
    </w:p>
    <w:p w14:paraId="3B66E739" w14:textId="3231B6E3" w:rsidR="00E547BE" w:rsidRPr="00560BA3" w:rsidRDefault="00A55834" w:rsidP="00E547BE">
      <w:r w:rsidRPr="00560BA3">
        <w:t>Firstly, before extracting the keywords, I concatenated all the abstracts of a researcher into a single string, because YAKE operates on individual documents.</w:t>
      </w:r>
      <w:r w:rsidR="006D1A83" w:rsidRPr="00560BA3">
        <w:t xml:space="preserve"> For preprocessing the resulting text, I used the spaCy NER pipeline component to remove the following named entities: personal names, nationalities, religious or political groups, </w:t>
      </w:r>
      <w:r w:rsidR="009F1EFA" w:rsidRPr="00560BA3">
        <w:t>buildings, geopolitical and other types of locations, date and time entities, monetary values and other numerical figures.</w:t>
      </w:r>
      <w:r w:rsidR="003B5657" w:rsidRPr="00560BA3">
        <w:t xml:space="preserve"> I did not eliminate organizations, as I observed that a lot of relevant terms that were written with initial uppercase letters were frequently classified by spaCy as organization names</w:t>
      </w:r>
      <w:r w:rsidR="005852C4" w:rsidRPr="00560BA3">
        <w:t>, such as “Big Data”, “Cloud Computing”</w:t>
      </w:r>
      <w:r w:rsidR="003E7319" w:rsidRPr="00560BA3">
        <w:t xml:space="preserve"> or “Natural Language Processing”.</w:t>
      </w:r>
    </w:p>
    <w:p w14:paraId="5DF986BF" w14:textId="506C8E34" w:rsidR="003B5657" w:rsidRPr="00560BA3" w:rsidRDefault="00613266" w:rsidP="003B5657">
      <w:pPr>
        <w:jc w:val="center"/>
      </w:pPr>
      <w:r w:rsidRPr="00560BA3">
        <w:rPr>
          <w:noProof/>
        </w:rPr>
        <w:lastRenderedPageBreak/>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5"/>
                    <a:stretch>
                      <a:fillRect/>
                    </a:stretch>
                  </pic:blipFill>
                  <pic:spPr>
                    <a:xfrm>
                      <a:off x="0" y="0"/>
                      <a:ext cx="4830207" cy="3042886"/>
                    </a:xfrm>
                    <a:prstGeom prst="rect">
                      <a:avLst/>
                    </a:prstGeom>
                  </pic:spPr>
                </pic:pic>
              </a:graphicData>
            </a:graphic>
          </wp:inline>
        </w:drawing>
      </w:r>
    </w:p>
    <w:p w14:paraId="56DED222" w14:textId="17055DAB" w:rsidR="003B5657" w:rsidRPr="00560BA3" w:rsidRDefault="003B5657" w:rsidP="003B5657">
      <w:pPr>
        <w:jc w:val="center"/>
      </w:pPr>
      <w:r w:rsidRPr="00560BA3">
        <w:t xml:space="preserve">Figure </w:t>
      </w:r>
      <w:bookmarkStart w:id="57" w:name="ner_orgs"/>
      <w:r w:rsidRPr="00560BA3">
        <w:fldChar w:fldCharType="begin"/>
      </w:r>
      <w:r w:rsidRPr="00560BA3">
        <w:instrText xml:space="preserve"> SEQ FIG \* MERGEFORMAT </w:instrText>
      </w:r>
      <w:r w:rsidRPr="00560BA3">
        <w:fldChar w:fldCharType="separate"/>
      </w:r>
      <w:r w:rsidR="00C96B70">
        <w:rPr>
          <w:noProof/>
        </w:rPr>
        <w:t>11</w:t>
      </w:r>
      <w:r w:rsidRPr="00560BA3">
        <w:fldChar w:fldCharType="end"/>
      </w:r>
      <w:bookmarkEnd w:id="57"/>
      <w:r w:rsidRPr="00560BA3">
        <w:t>: Significant terms incorrectly classified as ORG</w:t>
      </w:r>
    </w:p>
    <w:p w14:paraId="55B4327A" w14:textId="0489AF9F" w:rsidR="00067A90" w:rsidRDefault="00E324C2" w:rsidP="00E324C2">
      <w:r w:rsidRPr="00560BA3">
        <w:t xml:space="preserve">Figure </w:t>
      </w:r>
      <w:r w:rsidRPr="00560BA3">
        <w:fldChar w:fldCharType="begin"/>
      </w:r>
      <w:r w:rsidRPr="00560BA3">
        <w:instrText xml:space="preserve"> REF ner_orgs \h </w:instrText>
      </w:r>
      <w:r w:rsidRPr="00560BA3">
        <w:fldChar w:fldCharType="separate"/>
      </w:r>
      <w:r w:rsidR="00C96B70">
        <w:rPr>
          <w:noProof/>
        </w:rPr>
        <w:t>11</w:t>
      </w:r>
      <w:r w:rsidRPr="00560BA3">
        <w:fldChar w:fldCharType="end"/>
      </w:r>
      <w:r w:rsidRPr="00560BA3">
        <w:t xml:space="preserve"> pictures an abstract of one of the top 20 authors, where the “Big Data” term is labelled </w:t>
      </w:r>
      <w:r w:rsidR="00613266" w:rsidRPr="00560BA3">
        <w:t>seven</w:t>
      </w:r>
      <w:r w:rsidRPr="00560BA3">
        <w:t xml:space="preserve"> times as an organization, suggesting how significant concepts like this would be lost if I chose to remove “ORG” entities during preprocessing.</w:t>
      </w:r>
      <w:r w:rsidR="00067A90" w:rsidRPr="00560BA3">
        <w:t xml:space="preserve"> To illustrate this, I extracted keywords from the publications of the same author, adding organizations to the list of entities to remove</w:t>
      </w:r>
      <w:r w:rsidR="00613266" w:rsidRPr="00560BA3">
        <w:t>, and I obtained the keyphrases below:</w:t>
      </w:r>
    </w:p>
    <w:p w14:paraId="4201204A" w14:textId="29E09146" w:rsidR="00927806" w:rsidRPr="00560BA3" w:rsidRDefault="00927806" w:rsidP="00927806">
      <w:pPr>
        <w:jc w:val="center"/>
      </w:pPr>
      <w:r>
        <w:t xml:space="preserve">Table </w:t>
      </w:r>
      <w:bookmarkStart w:id="58" w:name="yake_no_orgs"/>
      <w:r>
        <w:fldChar w:fldCharType="begin"/>
      </w:r>
      <w:r>
        <w:instrText xml:space="preserve"> SEQ TBL \* MERGEFORMAT </w:instrText>
      </w:r>
      <w:r>
        <w:fldChar w:fldCharType="separate"/>
      </w:r>
      <w:r w:rsidR="00C96B70">
        <w:rPr>
          <w:noProof/>
        </w:rPr>
        <w:t>5</w:t>
      </w:r>
      <w:r>
        <w:fldChar w:fldCharType="end"/>
      </w:r>
      <w:bookmarkEnd w:id="58"/>
      <w:r w:rsidRPr="00560BA3">
        <w:t>: keyword results after removing ORGs</w:t>
      </w:r>
    </w:p>
    <w:tbl>
      <w:tblPr>
        <w:tblStyle w:val="Tabelprimar2"/>
        <w:tblW w:w="0" w:type="auto"/>
        <w:jc w:val="center"/>
        <w:tblLook w:val="04A0" w:firstRow="1" w:lastRow="0" w:firstColumn="1" w:lastColumn="0" w:noHBand="0" w:noVBand="1"/>
      </w:tblPr>
      <w:tblGrid>
        <w:gridCol w:w="2473"/>
      </w:tblGrid>
      <w:tr w:rsidR="0047165D" w14:paraId="6FF77CB4" w14:textId="77777777" w:rsidTr="0047165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AC4838C" w14:textId="07CBBAF1" w:rsidR="0047165D" w:rsidRPr="0047165D" w:rsidRDefault="0047165D" w:rsidP="00613266">
            <w:pPr>
              <w:jc w:val="center"/>
              <w:rPr>
                <w:b w:val="0"/>
                <w:bCs w:val="0"/>
                <w:sz w:val="18"/>
                <w:szCs w:val="18"/>
              </w:rPr>
            </w:pPr>
            <w:r>
              <w:rPr>
                <w:b w:val="0"/>
                <w:bCs w:val="0"/>
                <w:sz w:val="18"/>
                <w:szCs w:val="18"/>
              </w:rPr>
              <w:t>Cloud computing</w:t>
            </w:r>
          </w:p>
        </w:tc>
      </w:tr>
      <w:tr w:rsidR="0047165D" w14:paraId="0B9828AD"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4780659" w14:textId="53F8E172" w:rsidR="0047165D" w:rsidRPr="0047165D" w:rsidRDefault="0047165D" w:rsidP="00613266">
            <w:pPr>
              <w:jc w:val="center"/>
              <w:rPr>
                <w:b w:val="0"/>
                <w:bCs w:val="0"/>
                <w:sz w:val="18"/>
                <w:szCs w:val="18"/>
              </w:rPr>
            </w:pPr>
            <w:r>
              <w:rPr>
                <w:b w:val="0"/>
                <w:bCs w:val="0"/>
                <w:sz w:val="18"/>
                <w:szCs w:val="18"/>
              </w:rPr>
              <w:t>Cloud systems</w:t>
            </w:r>
          </w:p>
        </w:tc>
      </w:tr>
      <w:tr w:rsidR="0047165D" w14:paraId="7C6DA37C"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75D2BFE" w14:textId="606E880E" w:rsidR="0047165D" w:rsidRPr="0047165D" w:rsidRDefault="0047165D" w:rsidP="00613266">
            <w:pPr>
              <w:jc w:val="center"/>
              <w:rPr>
                <w:b w:val="0"/>
                <w:bCs w:val="0"/>
                <w:sz w:val="18"/>
                <w:szCs w:val="18"/>
              </w:rPr>
            </w:pPr>
            <w:r>
              <w:rPr>
                <w:b w:val="0"/>
                <w:bCs w:val="0"/>
                <w:sz w:val="18"/>
                <w:szCs w:val="18"/>
              </w:rPr>
              <w:t>service level agreement</w:t>
            </w:r>
          </w:p>
        </w:tc>
      </w:tr>
      <w:tr w:rsidR="0047165D" w14:paraId="6484374E" w14:textId="77777777" w:rsidTr="0047165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1525C1B0" w14:textId="0F196796" w:rsidR="0047165D" w:rsidRPr="0047165D" w:rsidRDefault="0047165D" w:rsidP="00613266">
            <w:pPr>
              <w:jc w:val="center"/>
              <w:rPr>
                <w:b w:val="0"/>
                <w:bCs w:val="0"/>
                <w:sz w:val="18"/>
                <w:szCs w:val="18"/>
              </w:rPr>
            </w:pPr>
            <w:r>
              <w:rPr>
                <w:b w:val="0"/>
                <w:bCs w:val="0"/>
                <w:sz w:val="18"/>
                <w:szCs w:val="18"/>
              </w:rPr>
              <w:t>Cloud</w:t>
            </w:r>
          </w:p>
        </w:tc>
      </w:tr>
      <w:tr w:rsidR="0047165D" w14:paraId="2BC0E00B"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F4A9848" w14:textId="71EF6B8C" w:rsidR="0047165D" w:rsidRPr="0047165D" w:rsidRDefault="0047165D" w:rsidP="00613266">
            <w:pPr>
              <w:jc w:val="center"/>
              <w:rPr>
                <w:b w:val="0"/>
                <w:bCs w:val="0"/>
                <w:sz w:val="18"/>
                <w:szCs w:val="18"/>
              </w:rPr>
            </w:pPr>
            <w:r>
              <w:rPr>
                <w:b w:val="0"/>
                <w:bCs w:val="0"/>
                <w:sz w:val="18"/>
                <w:szCs w:val="18"/>
              </w:rPr>
              <w:t>data</w:t>
            </w:r>
          </w:p>
        </w:tc>
      </w:tr>
      <w:tr w:rsidR="0047165D" w14:paraId="73C7E12F"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15FD054" w14:textId="1711C0B9" w:rsidR="0047165D" w:rsidRPr="0047165D" w:rsidRDefault="0047165D" w:rsidP="00613266">
            <w:pPr>
              <w:jc w:val="center"/>
              <w:rPr>
                <w:b w:val="0"/>
                <w:bCs w:val="0"/>
                <w:sz w:val="18"/>
                <w:szCs w:val="18"/>
              </w:rPr>
            </w:pPr>
            <w:r>
              <w:rPr>
                <w:b w:val="0"/>
                <w:bCs w:val="0"/>
                <w:sz w:val="18"/>
                <w:szCs w:val="18"/>
              </w:rPr>
              <w:t>grid scheduling algorithms</w:t>
            </w:r>
          </w:p>
        </w:tc>
      </w:tr>
      <w:tr w:rsidR="0047165D" w14:paraId="3E98F0F5"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616AA87" w14:textId="4A19F659" w:rsidR="0047165D" w:rsidRPr="0047165D" w:rsidRDefault="0047165D" w:rsidP="00613266">
            <w:pPr>
              <w:jc w:val="center"/>
              <w:rPr>
                <w:b w:val="0"/>
                <w:bCs w:val="0"/>
                <w:sz w:val="18"/>
                <w:szCs w:val="18"/>
              </w:rPr>
            </w:pPr>
            <w:r>
              <w:rPr>
                <w:b w:val="0"/>
                <w:bCs w:val="0"/>
                <w:sz w:val="18"/>
                <w:szCs w:val="18"/>
              </w:rPr>
              <w:t>Cloud service providers</w:t>
            </w:r>
          </w:p>
        </w:tc>
      </w:tr>
      <w:tr w:rsidR="0047165D" w14:paraId="76D01044"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C60C0C5" w14:textId="33DC1927" w:rsidR="0047165D" w:rsidRPr="0047165D" w:rsidRDefault="0047165D" w:rsidP="00613266">
            <w:pPr>
              <w:jc w:val="center"/>
              <w:rPr>
                <w:b w:val="0"/>
                <w:bCs w:val="0"/>
                <w:sz w:val="18"/>
                <w:szCs w:val="18"/>
              </w:rPr>
            </w:pPr>
            <w:r>
              <w:rPr>
                <w:b w:val="0"/>
                <w:bCs w:val="0"/>
                <w:sz w:val="18"/>
                <w:szCs w:val="18"/>
              </w:rPr>
              <w:t>distributed systems resources</w:t>
            </w:r>
          </w:p>
        </w:tc>
      </w:tr>
      <w:tr w:rsidR="0047165D" w14:paraId="39756F9E"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70D0494" w14:textId="1A52AC09" w:rsidR="0047165D" w:rsidRPr="0047165D" w:rsidRDefault="0047165D" w:rsidP="00613266">
            <w:pPr>
              <w:jc w:val="center"/>
              <w:rPr>
                <w:b w:val="0"/>
                <w:bCs w:val="0"/>
                <w:sz w:val="18"/>
                <w:szCs w:val="18"/>
              </w:rPr>
            </w:pPr>
            <w:r>
              <w:rPr>
                <w:b w:val="0"/>
                <w:bCs w:val="0"/>
                <w:sz w:val="18"/>
                <w:szCs w:val="18"/>
              </w:rPr>
              <w:t>system</w:t>
            </w:r>
          </w:p>
        </w:tc>
      </w:tr>
      <w:tr w:rsidR="0047165D" w14:paraId="02F6DA12" w14:textId="77777777" w:rsidTr="0047165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6947CFAC" w14:textId="4E96AAE4" w:rsidR="0047165D" w:rsidRPr="0047165D" w:rsidRDefault="0047165D" w:rsidP="00613266">
            <w:pPr>
              <w:jc w:val="center"/>
              <w:rPr>
                <w:b w:val="0"/>
                <w:bCs w:val="0"/>
                <w:sz w:val="18"/>
                <w:szCs w:val="18"/>
              </w:rPr>
            </w:pPr>
            <w:r>
              <w:rPr>
                <w:b w:val="0"/>
                <w:bCs w:val="0"/>
                <w:sz w:val="18"/>
                <w:szCs w:val="18"/>
              </w:rPr>
              <w:t>computing distributed systems</w:t>
            </w:r>
          </w:p>
        </w:tc>
      </w:tr>
      <w:tr w:rsidR="0047165D" w14:paraId="7252FA33"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3189D2F" w14:textId="7BDA21AB" w:rsidR="0047165D" w:rsidRPr="0047165D" w:rsidRDefault="0047165D" w:rsidP="00613266">
            <w:pPr>
              <w:jc w:val="center"/>
              <w:rPr>
                <w:b w:val="0"/>
                <w:bCs w:val="0"/>
                <w:sz w:val="18"/>
                <w:szCs w:val="18"/>
              </w:rPr>
            </w:pPr>
            <w:r>
              <w:rPr>
                <w:b w:val="0"/>
                <w:bCs w:val="0"/>
                <w:sz w:val="18"/>
                <w:szCs w:val="18"/>
              </w:rPr>
              <w:t>scheduling</w:t>
            </w:r>
          </w:p>
        </w:tc>
      </w:tr>
      <w:tr w:rsidR="0047165D" w14:paraId="0EBB6A0B"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4557D78" w14:textId="41D1CD0C" w:rsidR="0047165D" w:rsidRPr="0047165D" w:rsidRDefault="0047165D" w:rsidP="00613266">
            <w:pPr>
              <w:jc w:val="center"/>
              <w:rPr>
                <w:b w:val="0"/>
                <w:bCs w:val="0"/>
                <w:sz w:val="18"/>
                <w:szCs w:val="18"/>
              </w:rPr>
            </w:pPr>
            <w:r>
              <w:rPr>
                <w:b w:val="0"/>
                <w:bCs w:val="0"/>
                <w:sz w:val="18"/>
                <w:szCs w:val="18"/>
              </w:rPr>
              <w:t>Data management systems</w:t>
            </w:r>
          </w:p>
        </w:tc>
      </w:tr>
      <w:tr w:rsidR="0047165D" w14:paraId="17D92144"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6DFEECE" w14:textId="7C5AE2B6" w:rsidR="0047165D" w:rsidRPr="0047165D" w:rsidRDefault="0047165D" w:rsidP="00613266">
            <w:pPr>
              <w:jc w:val="center"/>
              <w:rPr>
                <w:b w:val="0"/>
                <w:bCs w:val="0"/>
                <w:sz w:val="18"/>
                <w:szCs w:val="18"/>
              </w:rPr>
            </w:pPr>
            <w:r>
              <w:rPr>
                <w:b w:val="0"/>
                <w:bCs w:val="0"/>
                <w:sz w:val="18"/>
                <w:szCs w:val="18"/>
              </w:rPr>
              <w:t>data processing</w:t>
            </w:r>
          </w:p>
        </w:tc>
      </w:tr>
      <w:tr w:rsidR="0047165D" w14:paraId="7FA6E146"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FDDEBAA" w14:textId="04717C68" w:rsidR="0047165D" w:rsidRPr="0047165D" w:rsidRDefault="0047165D" w:rsidP="00613266">
            <w:pPr>
              <w:jc w:val="center"/>
              <w:rPr>
                <w:b w:val="0"/>
                <w:bCs w:val="0"/>
                <w:sz w:val="18"/>
                <w:szCs w:val="18"/>
              </w:rPr>
            </w:pPr>
            <w:r>
              <w:rPr>
                <w:b w:val="0"/>
                <w:bCs w:val="0"/>
                <w:sz w:val="18"/>
                <w:szCs w:val="18"/>
              </w:rPr>
              <w:t>big data platforms</w:t>
            </w:r>
          </w:p>
        </w:tc>
      </w:tr>
      <w:tr w:rsidR="0047165D" w14:paraId="3C1A2DB4"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01D38D6" w14:textId="169518AA" w:rsidR="0047165D" w:rsidRPr="0047165D" w:rsidRDefault="0047165D" w:rsidP="00613266">
            <w:pPr>
              <w:jc w:val="center"/>
              <w:rPr>
                <w:b w:val="0"/>
                <w:bCs w:val="0"/>
                <w:sz w:val="18"/>
                <w:szCs w:val="18"/>
              </w:rPr>
            </w:pPr>
            <w:r>
              <w:rPr>
                <w:b w:val="0"/>
                <w:bCs w:val="0"/>
                <w:sz w:val="18"/>
                <w:szCs w:val="18"/>
              </w:rPr>
              <w:t>big data</w:t>
            </w:r>
          </w:p>
        </w:tc>
      </w:tr>
    </w:tbl>
    <w:p w14:paraId="20141C55" w14:textId="4347FEC0" w:rsidR="00613266" w:rsidRPr="00560BA3" w:rsidRDefault="00613266" w:rsidP="00613266">
      <w:pPr>
        <w:jc w:val="center"/>
      </w:pPr>
    </w:p>
    <w:p w14:paraId="57B58169" w14:textId="32F1D806" w:rsidR="00B129DC" w:rsidRDefault="00742012">
      <w:r w:rsidRPr="00560BA3">
        <w:t xml:space="preserve">In </w:t>
      </w:r>
      <w:r w:rsidR="00927806">
        <w:t xml:space="preserve">table </w:t>
      </w:r>
      <w:r w:rsidR="00B129DC">
        <w:fldChar w:fldCharType="begin"/>
      </w:r>
      <w:r w:rsidR="00B129DC">
        <w:instrText xml:space="preserve"> REF yake_no_orgs \h </w:instrText>
      </w:r>
      <w:r w:rsidR="00B129DC">
        <w:fldChar w:fldCharType="separate"/>
      </w:r>
      <w:r w:rsidR="00C96B70">
        <w:rPr>
          <w:noProof/>
        </w:rPr>
        <w:t>5</w:t>
      </w:r>
      <w:r w:rsidR="00B129DC">
        <w:fldChar w:fldCharType="end"/>
      </w:r>
      <w:r w:rsidRPr="00560BA3">
        <w:t xml:space="preserve">, “big data” appears </w:t>
      </w:r>
      <w:r w:rsidR="00B95225" w:rsidRPr="00560BA3">
        <w:t xml:space="preserve">once </w:t>
      </w:r>
      <w:r w:rsidRPr="00560BA3">
        <w:t>as a keyword</w:t>
      </w:r>
      <w:r w:rsidR="00B95225" w:rsidRPr="00560BA3">
        <w:t xml:space="preserve"> and once inside another keyphrase</w:t>
      </w:r>
      <w:r w:rsidRPr="00560BA3">
        <w:t>, but it only appears in lowercase and at the bottom of the keyword list.</w:t>
      </w:r>
    </w:p>
    <w:p w14:paraId="0CB38812" w14:textId="7D0C0173" w:rsidR="00B129DC" w:rsidRDefault="00B129DC"/>
    <w:p w14:paraId="3C41E51F" w14:textId="2D880DC2" w:rsidR="00B129DC" w:rsidRDefault="005A6576" w:rsidP="00B129DC">
      <w:pPr>
        <w:jc w:val="center"/>
      </w:pPr>
      <w:r>
        <w:lastRenderedPageBreak/>
        <w:t xml:space="preserve">Table </w:t>
      </w:r>
      <w:bookmarkStart w:id="59" w:name="yake_orgs_kept"/>
      <w:r>
        <w:fldChar w:fldCharType="begin"/>
      </w:r>
      <w:r>
        <w:instrText xml:space="preserve"> SEQ TBL \* MERGEFORMAT </w:instrText>
      </w:r>
      <w:r>
        <w:fldChar w:fldCharType="separate"/>
      </w:r>
      <w:r w:rsidR="00C96B70">
        <w:rPr>
          <w:noProof/>
        </w:rPr>
        <w:t>6</w:t>
      </w:r>
      <w:r>
        <w:fldChar w:fldCharType="end"/>
      </w:r>
      <w:bookmarkEnd w:id="59"/>
      <w:r w:rsidR="00B129DC" w:rsidRPr="00560BA3">
        <w:t>: keyword results without removing ORGs</w:t>
      </w:r>
    </w:p>
    <w:tbl>
      <w:tblPr>
        <w:tblStyle w:val="Tabelprimar2"/>
        <w:tblW w:w="0" w:type="auto"/>
        <w:jc w:val="center"/>
        <w:tblLook w:val="04A0" w:firstRow="1" w:lastRow="0" w:firstColumn="1" w:lastColumn="0" w:noHBand="0" w:noVBand="1"/>
      </w:tblPr>
      <w:tblGrid>
        <w:gridCol w:w="2473"/>
      </w:tblGrid>
      <w:tr w:rsidR="00B129DC" w14:paraId="6C23EEF3"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8623F51" w14:textId="34EBDE22" w:rsidR="00B129DC" w:rsidRPr="0047165D" w:rsidRDefault="00B129DC" w:rsidP="00E65ABD">
            <w:pPr>
              <w:jc w:val="center"/>
              <w:rPr>
                <w:b w:val="0"/>
                <w:bCs w:val="0"/>
                <w:sz w:val="18"/>
                <w:szCs w:val="18"/>
              </w:rPr>
            </w:pPr>
            <w:r>
              <w:rPr>
                <w:b w:val="0"/>
                <w:bCs w:val="0"/>
                <w:sz w:val="18"/>
                <w:szCs w:val="18"/>
              </w:rPr>
              <w:t>Cloud computing</w:t>
            </w:r>
          </w:p>
        </w:tc>
      </w:tr>
      <w:tr w:rsidR="00B129DC" w14:paraId="4F39C8C8"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992C91A" w14:textId="0FBAAA4E" w:rsidR="00B129DC" w:rsidRPr="0047165D" w:rsidRDefault="00B129DC" w:rsidP="00E65ABD">
            <w:pPr>
              <w:jc w:val="center"/>
              <w:rPr>
                <w:b w:val="0"/>
                <w:bCs w:val="0"/>
                <w:sz w:val="18"/>
                <w:szCs w:val="18"/>
              </w:rPr>
            </w:pPr>
            <w:r>
              <w:rPr>
                <w:b w:val="0"/>
                <w:bCs w:val="0"/>
                <w:sz w:val="18"/>
                <w:szCs w:val="18"/>
              </w:rPr>
              <w:t>Big Data processing</w:t>
            </w:r>
          </w:p>
        </w:tc>
      </w:tr>
      <w:tr w:rsidR="00B129DC" w14:paraId="681160A1"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6D86E6E" w14:textId="0DFD5B2C" w:rsidR="00B129DC" w:rsidRPr="0047165D" w:rsidRDefault="00B129DC" w:rsidP="00E65ABD">
            <w:pPr>
              <w:jc w:val="center"/>
              <w:rPr>
                <w:b w:val="0"/>
                <w:bCs w:val="0"/>
                <w:sz w:val="18"/>
                <w:szCs w:val="18"/>
              </w:rPr>
            </w:pPr>
            <w:r>
              <w:rPr>
                <w:b w:val="0"/>
                <w:bCs w:val="0"/>
                <w:sz w:val="18"/>
                <w:szCs w:val="18"/>
              </w:rPr>
              <w:t>Big Data</w:t>
            </w:r>
          </w:p>
        </w:tc>
      </w:tr>
      <w:tr w:rsidR="00B129DC" w14:paraId="1FCC474F" w14:textId="77777777" w:rsidTr="00E65AB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7DB4E543" w14:textId="256F8278" w:rsidR="00B129DC" w:rsidRPr="0047165D" w:rsidRDefault="00B129DC" w:rsidP="00E65ABD">
            <w:pPr>
              <w:jc w:val="center"/>
              <w:rPr>
                <w:b w:val="0"/>
                <w:bCs w:val="0"/>
                <w:sz w:val="18"/>
                <w:szCs w:val="18"/>
              </w:rPr>
            </w:pPr>
            <w:r>
              <w:rPr>
                <w:b w:val="0"/>
                <w:bCs w:val="0"/>
                <w:sz w:val="18"/>
                <w:szCs w:val="18"/>
              </w:rPr>
              <w:t>Cloud</w:t>
            </w:r>
            <w:r>
              <w:rPr>
                <w:b w:val="0"/>
                <w:bCs w:val="0"/>
                <w:sz w:val="18"/>
                <w:szCs w:val="18"/>
              </w:rPr>
              <w:t xml:space="preserve"> systems</w:t>
            </w:r>
          </w:p>
        </w:tc>
      </w:tr>
      <w:tr w:rsidR="00B129DC" w14:paraId="5A08DCD8"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AD860DC" w14:textId="77777777" w:rsidR="00B129DC" w:rsidRPr="0047165D" w:rsidRDefault="00B129DC" w:rsidP="00E65ABD">
            <w:pPr>
              <w:jc w:val="center"/>
              <w:rPr>
                <w:b w:val="0"/>
                <w:bCs w:val="0"/>
                <w:sz w:val="18"/>
                <w:szCs w:val="18"/>
              </w:rPr>
            </w:pPr>
            <w:r>
              <w:rPr>
                <w:b w:val="0"/>
                <w:bCs w:val="0"/>
                <w:sz w:val="18"/>
                <w:szCs w:val="18"/>
              </w:rPr>
              <w:t>data</w:t>
            </w:r>
          </w:p>
        </w:tc>
      </w:tr>
      <w:tr w:rsidR="00B129DC" w14:paraId="118FACDB"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10D2D4D" w14:textId="5AD3313A" w:rsidR="00B129DC" w:rsidRPr="0047165D" w:rsidRDefault="00B129DC" w:rsidP="00E65ABD">
            <w:pPr>
              <w:jc w:val="center"/>
              <w:rPr>
                <w:b w:val="0"/>
                <w:bCs w:val="0"/>
                <w:sz w:val="18"/>
                <w:szCs w:val="18"/>
              </w:rPr>
            </w:pPr>
            <w:r>
              <w:rPr>
                <w:b w:val="0"/>
                <w:bCs w:val="0"/>
                <w:sz w:val="18"/>
                <w:szCs w:val="18"/>
              </w:rPr>
              <w:t>Cloud</w:t>
            </w:r>
          </w:p>
        </w:tc>
      </w:tr>
      <w:tr w:rsidR="00B129DC" w14:paraId="6CAF4179"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FE704C8" w14:textId="50921456" w:rsidR="00B129DC" w:rsidRPr="0047165D" w:rsidRDefault="00B129DC" w:rsidP="00E65ABD">
            <w:pPr>
              <w:jc w:val="center"/>
              <w:rPr>
                <w:b w:val="0"/>
                <w:bCs w:val="0"/>
                <w:sz w:val="18"/>
                <w:szCs w:val="18"/>
              </w:rPr>
            </w:pPr>
            <w:r>
              <w:rPr>
                <w:b w:val="0"/>
                <w:bCs w:val="0"/>
                <w:sz w:val="18"/>
                <w:szCs w:val="18"/>
              </w:rPr>
              <w:t>service level agreement</w:t>
            </w:r>
          </w:p>
        </w:tc>
      </w:tr>
      <w:tr w:rsidR="00B129DC" w14:paraId="49D1F2FD"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A6FB07A" w14:textId="251012DB" w:rsidR="00B129DC" w:rsidRPr="0047165D" w:rsidRDefault="00B129DC" w:rsidP="00E65ABD">
            <w:pPr>
              <w:jc w:val="center"/>
              <w:rPr>
                <w:b w:val="0"/>
                <w:bCs w:val="0"/>
                <w:sz w:val="18"/>
                <w:szCs w:val="18"/>
              </w:rPr>
            </w:pPr>
            <w:r>
              <w:rPr>
                <w:b w:val="0"/>
                <w:bCs w:val="0"/>
                <w:sz w:val="18"/>
                <w:szCs w:val="18"/>
              </w:rPr>
              <w:t>Cloud service providers</w:t>
            </w:r>
          </w:p>
        </w:tc>
      </w:tr>
      <w:tr w:rsidR="00B129DC" w14:paraId="0A58018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663B65E" w14:textId="50B3E2A3" w:rsidR="00B129DC" w:rsidRPr="0047165D" w:rsidRDefault="00B129DC" w:rsidP="00E65ABD">
            <w:pPr>
              <w:jc w:val="center"/>
              <w:rPr>
                <w:b w:val="0"/>
                <w:bCs w:val="0"/>
                <w:sz w:val="18"/>
                <w:szCs w:val="18"/>
              </w:rPr>
            </w:pPr>
            <w:r>
              <w:rPr>
                <w:b w:val="0"/>
                <w:bCs w:val="0"/>
                <w:sz w:val="18"/>
                <w:szCs w:val="18"/>
              </w:rPr>
              <w:t>Data processing systems</w:t>
            </w:r>
          </w:p>
        </w:tc>
      </w:tr>
      <w:tr w:rsidR="00B129DC" w14:paraId="5665A7AB" w14:textId="77777777" w:rsidTr="00E65AB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6D404A0C" w14:textId="5D1C5671" w:rsidR="00B129DC" w:rsidRPr="0047165D" w:rsidRDefault="00B129DC" w:rsidP="00E65ABD">
            <w:pPr>
              <w:jc w:val="center"/>
              <w:rPr>
                <w:b w:val="0"/>
                <w:bCs w:val="0"/>
                <w:sz w:val="18"/>
                <w:szCs w:val="18"/>
              </w:rPr>
            </w:pPr>
            <w:r>
              <w:rPr>
                <w:b w:val="0"/>
                <w:bCs w:val="0"/>
                <w:sz w:val="18"/>
                <w:szCs w:val="18"/>
              </w:rPr>
              <w:t xml:space="preserve">distributed </w:t>
            </w:r>
            <w:r>
              <w:rPr>
                <w:b w:val="0"/>
                <w:bCs w:val="0"/>
                <w:sz w:val="18"/>
                <w:szCs w:val="18"/>
              </w:rPr>
              <w:t>systems resources</w:t>
            </w:r>
          </w:p>
        </w:tc>
      </w:tr>
      <w:tr w:rsidR="00B129DC" w14:paraId="29AFBDD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4DE27F6" w14:textId="46AF3027" w:rsidR="00B129DC" w:rsidRPr="0047165D" w:rsidRDefault="00B129DC" w:rsidP="00E65ABD">
            <w:pPr>
              <w:jc w:val="center"/>
              <w:rPr>
                <w:b w:val="0"/>
                <w:bCs w:val="0"/>
                <w:sz w:val="18"/>
                <w:szCs w:val="18"/>
              </w:rPr>
            </w:pPr>
            <w:r>
              <w:rPr>
                <w:b w:val="0"/>
                <w:bCs w:val="0"/>
                <w:sz w:val="18"/>
                <w:szCs w:val="18"/>
              </w:rPr>
              <w:t>grid scheduling algorithms</w:t>
            </w:r>
          </w:p>
        </w:tc>
      </w:tr>
      <w:tr w:rsidR="00B129DC" w14:paraId="4E12AC8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613BBA6" w14:textId="2F4E5200" w:rsidR="00B129DC" w:rsidRPr="0047165D" w:rsidRDefault="00B129DC" w:rsidP="00E65ABD">
            <w:pPr>
              <w:jc w:val="center"/>
              <w:rPr>
                <w:b w:val="0"/>
                <w:bCs w:val="0"/>
                <w:sz w:val="18"/>
                <w:szCs w:val="18"/>
              </w:rPr>
            </w:pPr>
            <w:r>
              <w:rPr>
                <w:b w:val="0"/>
                <w:bCs w:val="0"/>
                <w:sz w:val="18"/>
                <w:szCs w:val="18"/>
              </w:rPr>
              <w:t>computing distributed systems</w:t>
            </w:r>
          </w:p>
        </w:tc>
      </w:tr>
      <w:tr w:rsidR="00B129DC" w14:paraId="37574901"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D711C4B" w14:textId="38280C60" w:rsidR="00B129DC" w:rsidRPr="0047165D" w:rsidRDefault="00B129DC" w:rsidP="00B129DC">
            <w:pPr>
              <w:jc w:val="center"/>
              <w:rPr>
                <w:b w:val="0"/>
                <w:bCs w:val="0"/>
                <w:sz w:val="18"/>
                <w:szCs w:val="18"/>
              </w:rPr>
            </w:pPr>
            <w:r>
              <w:rPr>
                <w:b w:val="0"/>
                <w:bCs w:val="0"/>
                <w:sz w:val="18"/>
                <w:szCs w:val="18"/>
              </w:rPr>
              <w:t>Identification System data</w:t>
            </w:r>
          </w:p>
        </w:tc>
      </w:tr>
      <w:tr w:rsidR="00B129DC" w14:paraId="3904248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A988A73" w14:textId="2A5A5755" w:rsidR="00B129DC" w:rsidRPr="0047165D" w:rsidRDefault="00B129DC" w:rsidP="00B129DC">
            <w:pPr>
              <w:jc w:val="center"/>
              <w:rPr>
                <w:b w:val="0"/>
                <w:bCs w:val="0"/>
                <w:sz w:val="18"/>
                <w:szCs w:val="18"/>
              </w:rPr>
            </w:pPr>
            <w:r>
              <w:rPr>
                <w:b w:val="0"/>
                <w:bCs w:val="0"/>
                <w:sz w:val="18"/>
                <w:szCs w:val="18"/>
              </w:rPr>
              <w:t>system</w:t>
            </w:r>
          </w:p>
        </w:tc>
      </w:tr>
      <w:tr w:rsidR="00B129DC" w14:paraId="73F263C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EF97B0C" w14:textId="0F046B62" w:rsidR="00B129DC" w:rsidRPr="0047165D" w:rsidRDefault="00B129DC" w:rsidP="00B129DC">
            <w:pPr>
              <w:jc w:val="center"/>
              <w:rPr>
                <w:b w:val="0"/>
                <w:bCs w:val="0"/>
                <w:sz w:val="18"/>
                <w:szCs w:val="18"/>
              </w:rPr>
            </w:pPr>
            <w:r>
              <w:rPr>
                <w:b w:val="0"/>
                <w:bCs w:val="0"/>
                <w:sz w:val="18"/>
                <w:szCs w:val="18"/>
              </w:rPr>
              <w:t>B</w:t>
            </w:r>
            <w:r>
              <w:rPr>
                <w:b w:val="0"/>
                <w:bCs w:val="0"/>
                <w:sz w:val="18"/>
                <w:szCs w:val="18"/>
              </w:rPr>
              <w:t xml:space="preserve">ig </w:t>
            </w:r>
            <w:r>
              <w:rPr>
                <w:b w:val="0"/>
                <w:bCs w:val="0"/>
                <w:sz w:val="18"/>
                <w:szCs w:val="18"/>
              </w:rPr>
              <w:t>D</w:t>
            </w:r>
            <w:r>
              <w:rPr>
                <w:b w:val="0"/>
                <w:bCs w:val="0"/>
                <w:sz w:val="18"/>
                <w:szCs w:val="18"/>
              </w:rPr>
              <w:t>ata</w:t>
            </w:r>
            <w:r>
              <w:rPr>
                <w:b w:val="0"/>
                <w:bCs w:val="0"/>
                <w:sz w:val="18"/>
                <w:szCs w:val="18"/>
              </w:rPr>
              <w:t xml:space="preserve"> environments</w:t>
            </w:r>
          </w:p>
        </w:tc>
      </w:tr>
    </w:tbl>
    <w:p w14:paraId="0B408490" w14:textId="6C84075B" w:rsidR="00246B23" w:rsidRPr="00560BA3" w:rsidRDefault="00246B23" w:rsidP="00246B23">
      <w:pPr>
        <w:jc w:val="center"/>
      </w:pPr>
    </w:p>
    <w:p w14:paraId="322AD838" w14:textId="16084CA3" w:rsidR="00246B23" w:rsidRPr="00560BA3" w:rsidRDefault="00246B23" w:rsidP="00246B23">
      <w:r w:rsidRPr="00560BA3">
        <w:t>On the other hand, when I kept the entities labelled as organizations in the text</w:t>
      </w:r>
      <w:r w:rsidR="00B95225" w:rsidRPr="00560BA3">
        <w:t xml:space="preserve">, “Big Data” appeared in three keyphrases, two of them being in the top 3 most relevant keywords, as we can see in </w:t>
      </w:r>
      <w:r w:rsidR="005A6576">
        <w:t xml:space="preserve">table </w:t>
      </w:r>
      <w:r w:rsidR="005A6576">
        <w:fldChar w:fldCharType="begin"/>
      </w:r>
      <w:r w:rsidR="005A6576">
        <w:instrText xml:space="preserve"> REF yake_orgs_kept \h </w:instrText>
      </w:r>
      <w:r w:rsidR="005A6576">
        <w:fldChar w:fldCharType="separate"/>
      </w:r>
      <w:r w:rsidR="00C96B70">
        <w:rPr>
          <w:noProof/>
        </w:rPr>
        <w:t>6</w:t>
      </w:r>
      <w:r w:rsidR="005A6576">
        <w:fldChar w:fldCharType="end"/>
      </w:r>
      <w:r w:rsidR="00B95225" w:rsidRPr="00560BA3">
        <w:t>.</w:t>
      </w:r>
    </w:p>
    <w:p w14:paraId="4B0174EA" w14:textId="006EA2E9" w:rsidR="008B4ADE" w:rsidRPr="00560BA3" w:rsidRDefault="001351E1" w:rsidP="00246B23">
      <w:r w:rsidRPr="00560BA3">
        <w:t xml:space="preserve">Nevertheless, there are some institution names that should be removed, because they are very frequent in these academia writings, such as </w:t>
      </w:r>
      <w:r w:rsidR="00BC5231" w:rsidRPr="00560BA3">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rsidRPr="00560BA3">
        <w:t xml:space="preserve"> in keyword extraction results</w:t>
      </w:r>
      <w:r w:rsidR="00BC5231" w:rsidRPr="00560BA3">
        <w:t>, such as “conference”</w:t>
      </w:r>
      <w:r w:rsidR="004E7A18" w:rsidRPr="00560BA3">
        <w:t>, “workshop”, “experiment”, “professor” and “research”</w:t>
      </w:r>
      <w:r w:rsidR="00612DEB" w:rsidRPr="00560BA3">
        <w:t>.</w:t>
      </w:r>
    </w:p>
    <w:p w14:paraId="10805749" w14:textId="4BFB5851" w:rsidR="00434476" w:rsidRPr="00560BA3" w:rsidRDefault="00434476" w:rsidP="00434476">
      <w:pPr>
        <w:pStyle w:val="Titlu3"/>
      </w:pPr>
      <w:bookmarkStart w:id="60" w:name="_Ref169529720"/>
      <w:bookmarkStart w:id="61" w:name="_Toc170049053"/>
      <w:r w:rsidRPr="00560BA3">
        <w:t xml:space="preserve">Keyword </w:t>
      </w:r>
      <w:r w:rsidR="00217A29">
        <w:t>E</w:t>
      </w:r>
      <w:r w:rsidRPr="00560BA3">
        <w:t>xtraction</w:t>
      </w:r>
      <w:bookmarkEnd w:id="60"/>
      <w:bookmarkEnd w:id="61"/>
    </w:p>
    <w:p w14:paraId="27139615" w14:textId="234DBD56" w:rsidR="00434476" w:rsidRDefault="00960A76" w:rsidP="00434476">
      <w:r w:rsidRPr="00560BA3">
        <w:t>After preprocessing the text, the program proceeds with the keyword extraction using the yake Python library</w:t>
      </w:r>
      <w:r w:rsidRPr="00560BA3">
        <w:rPr>
          <w:rStyle w:val="Referinnotdesubsol"/>
        </w:rPr>
        <w:footnoteReference w:id="14"/>
      </w:r>
      <w:r w:rsidRPr="00560BA3">
        <w:t>. I extracted 15 keywords for an author</w:t>
      </w:r>
      <w:r w:rsidR="001B1B3E" w:rsidRPr="00560BA3">
        <w:t xml:space="preserve">, because I think this number is enough to summarize the research activity of an author, without being so </w:t>
      </w:r>
      <w:r w:rsidR="008575DD" w:rsidRPr="00560BA3">
        <w:t>large that meaningless keyphrases are extracted, especially in the case of researchers with fewer publications.</w:t>
      </w:r>
    </w:p>
    <w:p w14:paraId="228F40EA" w14:textId="77777777" w:rsidR="00FE7622" w:rsidRDefault="00FE7622" w:rsidP="00434476"/>
    <w:p w14:paraId="731978CC" w14:textId="77777777" w:rsidR="00FE7622" w:rsidRDefault="00FE7622" w:rsidP="00434476"/>
    <w:p w14:paraId="2718E643" w14:textId="77777777" w:rsidR="00FE7622" w:rsidRDefault="00FE7622" w:rsidP="00434476"/>
    <w:p w14:paraId="027DEF97" w14:textId="77777777" w:rsidR="00FE7622" w:rsidRDefault="00FE7622" w:rsidP="00434476"/>
    <w:p w14:paraId="75DD17FC" w14:textId="1E95BAD9" w:rsidR="00FE7622" w:rsidRPr="00560BA3" w:rsidRDefault="00C47016" w:rsidP="00C47016">
      <w:pPr>
        <w:jc w:val="center"/>
      </w:pPr>
      <w:r>
        <w:lastRenderedPageBreak/>
        <w:t xml:space="preserve">Table </w:t>
      </w:r>
      <w:bookmarkStart w:id="62" w:name="yake_20_kw"/>
      <w:r>
        <w:fldChar w:fldCharType="begin"/>
      </w:r>
      <w:r>
        <w:instrText xml:space="preserve"> SEQ TBL \* MERGEFORMAT </w:instrText>
      </w:r>
      <w:r>
        <w:fldChar w:fldCharType="separate"/>
      </w:r>
      <w:r w:rsidR="00C96B70">
        <w:rPr>
          <w:noProof/>
        </w:rPr>
        <w:t>7</w:t>
      </w:r>
      <w:r>
        <w:fldChar w:fldCharType="end"/>
      </w:r>
      <w:bookmarkEnd w:id="62"/>
      <w:r w:rsidRPr="00560BA3">
        <w:t>: Result of YAKE with 20 keywords</w:t>
      </w:r>
    </w:p>
    <w:tbl>
      <w:tblPr>
        <w:tblStyle w:val="Tabelprimar2"/>
        <w:tblW w:w="0" w:type="auto"/>
        <w:jc w:val="center"/>
        <w:tblLook w:val="04A0" w:firstRow="1" w:lastRow="0" w:firstColumn="1" w:lastColumn="0" w:noHBand="0" w:noVBand="1"/>
      </w:tblPr>
      <w:tblGrid>
        <w:gridCol w:w="2565"/>
      </w:tblGrid>
      <w:tr w:rsidR="00FE7622" w14:paraId="3CF5FDD0" w14:textId="77777777" w:rsidTr="00FE7622">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640207E6" w14:textId="42FA2841" w:rsidR="00FE7622" w:rsidRPr="00FE7622" w:rsidRDefault="00FE7622" w:rsidP="008575DD">
            <w:pPr>
              <w:jc w:val="center"/>
              <w:rPr>
                <w:b w:val="0"/>
                <w:bCs w:val="0"/>
                <w:sz w:val="18"/>
                <w:szCs w:val="18"/>
              </w:rPr>
            </w:pPr>
            <w:r>
              <w:rPr>
                <w:b w:val="0"/>
                <w:bCs w:val="0"/>
                <w:sz w:val="18"/>
                <w:szCs w:val="18"/>
              </w:rPr>
              <w:t xml:space="preserve">monitoring project budgets </w:t>
            </w:r>
          </w:p>
        </w:tc>
      </w:tr>
      <w:tr w:rsidR="00FE7622" w14:paraId="3D9CA469"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16E6AF" w14:textId="3B6032BC" w:rsidR="00FE7622" w:rsidRPr="00FE7622" w:rsidRDefault="00FE7622" w:rsidP="008575DD">
            <w:pPr>
              <w:jc w:val="center"/>
              <w:rPr>
                <w:b w:val="0"/>
                <w:bCs w:val="0"/>
                <w:sz w:val="18"/>
                <w:szCs w:val="18"/>
              </w:rPr>
            </w:pPr>
            <w:r>
              <w:rPr>
                <w:b w:val="0"/>
                <w:bCs w:val="0"/>
                <w:sz w:val="18"/>
                <w:szCs w:val="18"/>
              </w:rPr>
              <w:t>project budget monitoring</w:t>
            </w:r>
          </w:p>
        </w:tc>
      </w:tr>
      <w:tr w:rsidR="00FE7622" w14:paraId="141116BB"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3D5C2C02" w14:textId="4A145AF2" w:rsidR="00FE7622" w:rsidRPr="00FE7622" w:rsidRDefault="00FE7622" w:rsidP="008575DD">
            <w:pPr>
              <w:jc w:val="center"/>
              <w:rPr>
                <w:b w:val="0"/>
                <w:bCs w:val="0"/>
                <w:sz w:val="18"/>
                <w:szCs w:val="18"/>
              </w:rPr>
            </w:pPr>
            <w:r>
              <w:rPr>
                <w:b w:val="0"/>
                <w:bCs w:val="0"/>
                <w:sz w:val="18"/>
                <w:szCs w:val="18"/>
              </w:rPr>
              <w:t>percentage execution budgets</w:t>
            </w:r>
          </w:p>
        </w:tc>
      </w:tr>
      <w:tr w:rsidR="00FE7622" w14:paraId="4D8762FF"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6EA1BAC7" w14:textId="6708F7EC" w:rsidR="00FE7622" w:rsidRPr="00FE7622" w:rsidRDefault="00FE7622" w:rsidP="008575DD">
            <w:pPr>
              <w:jc w:val="center"/>
              <w:rPr>
                <w:b w:val="0"/>
                <w:bCs w:val="0"/>
                <w:sz w:val="18"/>
                <w:szCs w:val="18"/>
              </w:rPr>
            </w:pPr>
            <w:r>
              <w:rPr>
                <w:b w:val="0"/>
                <w:bCs w:val="0"/>
                <w:sz w:val="18"/>
                <w:szCs w:val="18"/>
              </w:rPr>
              <w:t>external drive magnet</w:t>
            </w:r>
          </w:p>
        </w:tc>
      </w:tr>
      <w:tr w:rsidR="00FE7622" w14:paraId="0297D1A6"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DEDB078" w14:textId="1442F81F" w:rsidR="00FE7622" w:rsidRPr="00FE7622" w:rsidRDefault="00C47016" w:rsidP="008575DD">
            <w:pPr>
              <w:jc w:val="center"/>
              <w:rPr>
                <w:b w:val="0"/>
                <w:bCs w:val="0"/>
                <w:sz w:val="18"/>
                <w:szCs w:val="18"/>
              </w:rPr>
            </w:pPr>
            <w:r>
              <w:rPr>
                <w:b w:val="0"/>
                <w:bCs w:val="0"/>
                <w:sz w:val="18"/>
                <w:szCs w:val="18"/>
              </w:rPr>
              <w:t>cold plastic deformation</w:t>
            </w:r>
          </w:p>
        </w:tc>
      </w:tr>
      <w:tr w:rsidR="00FE7622" w14:paraId="1B67F036"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5528FEB" w14:textId="1FC9B203" w:rsidR="00FE7622" w:rsidRPr="00FE7622" w:rsidRDefault="00C47016" w:rsidP="008575DD">
            <w:pPr>
              <w:jc w:val="center"/>
              <w:rPr>
                <w:b w:val="0"/>
                <w:bCs w:val="0"/>
                <w:sz w:val="18"/>
                <w:szCs w:val="18"/>
              </w:rPr>
            </w:pPr>
            <w:r>
              <w:rPr>
                <w:b w:val="0"/>
                <w:bCs w:val="0"/>
                <w:sz w:val="18"/>
                <w:szCs w:val="18"/>
              </w:rPr>
              <w:t>Human Resources Development</w:t>
            </w:r>
          </w:p>
        </w:tc>
      </w:tr>
      <w:tr w:rsidR="00FE7622" w14:paraId="57E7C0C3"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D76F6D2" w14:textId="05678CF0" w:rsidR="00FE7622" w:rsidRPr="00FE7622" w:rsidRDefault="00C47016" w:rsidP="008575DD">
            <w:pPr>
              <w:jc w:val="center"/>
              <w:rPr>
                <w:b w:val="0"/>
                <w:bCs w:val="0"/>
                <w:sz w:val="18"/>
                <w:szCs w:val="18"/>
              </w:rPr>
            </w:pPr>
            <w:r>
              <w:rPr>
                <w:b w:val="0"/>
                <w:bCs w:val="0"/>
                <w:sz w:val="18"/>
                <w:szCs w:val="18"/>
              </w:rPr>
              <w:t>efficient project management</w:t>
            </w:r>
          </w:p>
        </w:tc>
      </w:tr>
      <w:tr w:rsidR="00FE7622" w14:paraId="1677E762"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0DAD706" w14:textId="67BD14D8" w:rsidR="00FE7622" w:rsidRPr="00FE7622" w:rsidRDefault="00C47016" w:rsidP="008575DD">
            <w:pPr>
              <w:jc w:val="center"/>
              <w:rPr>
                <w:b w:val="0"/>
                <w:bCs w:val="0"/>
                <w:sz w:val="18"/>
                <w:szCs w:val="18"/>
              </w:rPr>
            </w:pPr>
            <w:r>
              <w:rPr>
                <w:b w:val="0"/>
                <w:bCs w:val="0"/>
                <w:sz w:val="18"/>
                <w:szCs w:val="18"/>
              </w:rPr>
              <w:t>Sectoral Operational Program</w:t>
            </w:r>
          </w:p>
        </w:tc>
      </w:tr>
      <w:tr w:rsidR="00FE7622" w14:paraId="0BBF74C3"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0F46B27" w14:textId="368E44F8" w:rsidR="00FE7622" w:rsidRPr="00FE7622" w:rsidRDefault="00C47016" w:rsidP="008575DD">
            <w:pPr>
              <w:jc w:val="center"/>
              <w:rPr>
                <w:b w:val="0"/>
                <w:bCs w:val="0"/>
                <w:sz w:val="18"/>
                <w:szCs w:val="18"/>
              </w:rPr>
            </w:pPr>
            <w:r>
              <w:rPr>
                <w:b w:val="0"/>
                <w:bCs w:val="0"/>
                <w:sz w:val="18"/>
                <w:szCs w:val="18"/>
              </w:rPr>
              <w:t>magnetic drive pumps</w:t>
            </w:r>
          </w:p>
        </w:tc>
      </w:tr>
      <w:tr w:rsidR="00FE7622" w14:paraId="5217F0AA" w14:textId="77777777" w:rsidTr="00FE7622">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0" w:type="auto"/>
          </w:tcPr>
          <w:p w14:paraId="4AEF1C27" w14:textId="1179DD33" w:rsidR="00FE7622" w:rsidRPr="00FE7622" w:rsidRDefault="00C47016" w:rsidP="008575DD">
            <w:pPr>
              <w:jc w:val="center"/>
              <w:rPr>
                <w:b w:val="0"/>
                <w:bCs w:val="0"/>
                <w:sz w:val="18"/>
                <w:szCs w:val="18"/>
              </w:rPr>
            </w:pPr>
            <w:r>
              <w:rPr>
                <w:b w:val="0"/>
                <w:bCs w:val="0"/>
                <w:sz w:val="18"/>
                <w:szCs w:val="18"/>
              </w:rPr>
              <w:t xml:space="preserve">plastic deformation </w:t>
            </w:r>
            <w:proofErr w:type="spellStart"/>
            <w:r>
              <w:rPr>
                <w:b w:val="0"/>
                <w:bCs w:val="0"/>
                <w:sz w:val="18"/>
                <w:szCs w:val="18"/>
              </w:rPr>
              <w:t>equipments</w:t>
            </w:r>
            <w:proofErr w:type="spellEnd"/>
          </w:p>
        </w:tc>
      </w:tr>
      <w:tr w:rsidR="00FE7622" w14:paraId="59745538"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B788431" w14:textId="13284B43" w:rsidR="00C47016" w:rsidRPr="00C47016" w:rsidRDefault="00C47016" w:rsidP="00C47016">
            <w:pPr>
              <w:jc w:val="center"/>
              <w:rPr>
                <w:sz w:val="18"/>
                <w:szCs w:val="18"/>
              </w:rPr>
            </w:pPr>
            <w:r>
              <w:rPr>
                <w:b w:val="0"/>
                <w:bCs w:val="0"/>
                <w:sz w:val="18"/>
                <w:szCs w:val="18"/>
              </w:rPr>
              <w:t>total manufacturing cost</w:t>
            </w:r>
          </w:p>
        </w:tc>
      </w:tr>
      <w:tr w:rsidR="00FE7622" w14:paraId="23DA96F4"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EF62447" w14:textId="75159BC3" w:rsidR="00FE7622" w:rsidRPr="00FE7622" w:rsidRDefault="00C47016" w:rsidP="008575DD">
            <w:pPr>
              <w:jc w:val="center"/>
              <w:rPr>
                <w:b w:val="0"/>
                <w:bCs w:val="0"/>
                <w:sz w:val="18"/>
                <w:szCs w:val="18"/>
              </w:rPr>
            </w:pPr>
            <w:r>
              <w:rPr>
                <w:b w:val="0"/>
                <w:bCs w:val="0"/>
                <w:sz w:val="18"/>
                <w:szCs w:val="18"/>
              </w:rPr>
              <w:t>product procurement price</w:t>
            </w:r>
          </w:p>
        </w:tc>
      </w:tr>
      <w:tr w:rsidR="00FE7622" w14:paraId="415ADD4E"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3DDDC58" w14:textId="0D8B81E7" w:rsidR="00FE7622" w:rsidRPr="00FE7622" w:rsidRDefault="00C47016" w:rsidP="008575DD">
            <w:pPr>
              <w:jc w:val="center"/>
              <w:rPr>
                <w:b w:val="0"/>
                <w:bCs w:val="0"/>
                <w:sz w:val="18"/>
                <w:szCs w:val="18"/>
              </w:rPr>
            </w:pPr>
            <w:r>
              <w:rPr>
                <w:b w:val="0"/>
                <w:bCs w:val="0"/>
                <w:sz w:val="18"/>
                <w:szCs w:val="18"/>
              </w:rPr>
              <w:t>induced magnetic field</w:t>
            </w:r>
          </w:p>
        </w:tc>
      </w:tr>
      <w:tr w:rsidR="00FE7622" w14:paraId="62391D27"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5E8E229" w14:textId="2323432E" w:rsidR="00FE7622" w:rsidRPr="00FE7622" w:rsidRDefault="00C47016" w:rsidP="008575DD">
            <w:pPr>
              <w:jc w:val="center"/>
              <w:rPr>
                <w:b w:val="0"/>
                <w:bCs w:val="0"/>
                <w:sz w:val="18"/>
                <w:szCs w:val="18"/>
              </w:rPr>
            </w:pPr>
            <w:r>
              <w:rPr>
                <w:b w:val="0"/>
                <w:bCs w:val="0"/>
                <w:sz w:val="18"/>
                <w:szCs w:val="18"/>
              </w:rPr>
              <w:t>imposed major penalties</w:t>
            </w:r>
          </w:p>
        </w:tc>
      </w:tr>
      <w:tr w:rsidR="00FE7622" w14:paraId="266A2C09"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204E57" w14:textId="50E9443C" w:rsidR="00FE7622" w:rsidRPr="00FE7622" w:rsidRDefault="00C47016" w:rsidP="008575DD">
            <w:pPr>
              <w:jc w:val="center"/>
              <w:rPr>
                <w:b w:val="0"/>
                <w:bCs w:val="0"/>
                <w:sz w:val="18"/>
                <w:szCs w:val="18"/>
              </w:rPr>
            </w:pPr>
            <w:r>
              <w:rPr>
                <w:b w:val="0"/>
                <w:bCs w:val="0"/>
                <w:sz w:val="18"/>
                <w:szCs w:val="18"/>
              </w:rPr>
              <w:t>clauses imposed major</w:t>
            </w:r>
          </w:p>
        </w:tc>
      </w:tr>
      <w:tr w:rsidR="00C47016" w14:paraId="2D285640"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0BA7BB3" w14:textId="38EA6300" w:rsidR="00C47016" w:rsidRDefault="00C47016" w:rsidP="008575DD">
            <w:pPr>
              <w:jc w:val="center"/>
              <w:rPr>
                <w:b w:val="0"/>
                <w:bCs w:val="0"/>
                <w:sz w:val="18"/>
                <w:szCs w:val="18"/>
              </w:rPr>
            </w:pPr>
            <w:r>
              <w:rPr>
                <w:b w:val="0"/>
                <w:bCs w:val="0"/>
                <w:sz w:val="18"/>
                <w:szCs w:val="18"/>
              </w:rPr>
              <w:t xml:space="preserve">Process planning </w:t>
            </w:r>
            <w:proofErr w:type="gramStart"/>
            <w:r>
              <w:rPr>
                <w:b w:val="0"/>
                <w:bCs w:val="0"/>
                <w:sz w:val="18"/>
                <w:szCs w:val="18"/>
              </w:rPr>
              <w:t>consists</w:t>
            </w:r>
            <w:proofErr w:type="gramEnd"/>
          </w:p>
        </w:tc>
      </w:tr>
      <w:tr w:rsidR="00C47016" w14:paraId="685AF7E0"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8588E61" w14:textId="75518135" w:rsidR="00C47016" w:rsidRDefault="00C47016" w:rsidP="008575DD">
            <w:pPr>
              <w:jc w:val="center"/>
              <w:rPr>
                <w:b w:val="0"/>
                <w:bCs w:val="0"/>
                <w:sz w:val="18"/>
                <w:szCs w:val="18"/>
              </w:rPr>
            </w:pPr>
            <w:r>
              <w:rPr>
                <w:b w:val="0"/>
                <w:bCs w:val="0"/>
                <w:sz w:val="18"/>
                <w:szCs w:val="18"/>
              </w:rPr>
              <w:t>budget chapters</w:t>
            </w:r>
          </w:p>
        </w:tc>
      </w:tr>
      <w:tr w:rsidR="00C47016" w14:paraId="7942B5BE"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AB4354" w14:textId="703D25B6" w:rsidR="00C47016" w:rsidRDefault="00C47016" w:rsidP="008575DD">
            <w:pPr>
              <w:jc w:val="center"/>
              <w:rPr>
                <w:b w:val="0"/>
                <w:bCs w:val="0"/>
                <w:sz w:val="18"/>
                <w:szCs w:val="18"/>
              </w:rPr>
            </w:pPr>
            <w:r>
              <w:rPr>
                <w:b w:val="0"/>
                <w:bCs w:val="0"/>
                <w:sz w:val="18"/>
                <w:szCs w:val="18"/>
              </w:rPr>
              <w:t>avoiding fluid leakage</w:t>
            </w:r>
          </w:p>
        </w:tc>
      </w:tr>
      <w:tr w:rsidR="00C47016" w14:paraId="6D307898"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1B30E18" w14:textId="1962097E" w:rsidR="00C47016" w:rsidRDefault="00C47016" w:rsidP="008575DD">
            <w:pPr>
              <w:jc w:val="center"/>
              <w:rPr>
                <w:b w:val="0"/>
                <w:bCs w:val="0"/>
                <w:sz w:val="18"/>
                <w:szCs w:val="18"/>
              </w:rPr>
            </w:pPr>
            <w:r>
              <w:rPr>
                <w:b w:val="0"/>
                <w:bCs w:val="0"/>
                <w:sz w:val="18"/>
                <w:szCs w:val="18"/>
              </w:rPr>
              <w:t>considerable advantages</w:t>
            </w:r>
          </w:p>
        </w:tc>
      </w:tr>
      <w:tr w:rsidR="00C47016" w14:paraId="6630C326"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2DC3D84" w14:textId="356591F5" w:rsidR="00C47016" w:rsidRDefault="00C47016" w:rsidP="008575DD">
            <w:pPr>
              <w:jc w:val="center"/>
              <w:rPr>
                <w:b w:val="0"/>
                <w:bCs w:val="0"/>
                <w:sz w:val="18"/>
                <w:szCs w:val="18"/>
              </w:rPr>
            </w:pPr>
            <w:r>
              <w:rPr>
                <w:b w:val="0"/>
                <w:bCs w:val="0"/>
                <w:sz w:val="18"/>
                <w:szCs w:val="18"/>
              </w:rPr>
              <w:t>project</w:t>
            </w:r>
          </w:p>
        </w:tc>
      </w:tr>
    </w:tbl>
    <w:p w14:paraId="31331005" w14:textId="2248977E" w:rsidR="008575DD" w:rsidRPr="00560BA3" w:rsidRDefault="008575DD" w:rsidP="00C47016"/>
    <w:p w14:paraId="7EBEE741" w14:textId="45FBB4E1" w:rsidR="00614DC2" w:rsidRPr="00560BA3" w:rsidRDefault="00C47016" w:rsidP="00614DC2">
      <w:r>
        <w:t xml:space="preserve">Table </w:t>
      </w:r>
      <w:r>
        <w:fldChar w:fldCharType="begin"/>
      </w:r>
      <w:r>
        <w:instrText xml:space="preserve"> REF yake_20_kw \h </w:instrText>
      </w:r>
      <w:r>
        <w:fldChar w:fldCharType="separate"/>
      </w:r>
      <w:r w:rsidR="00C96B70">
        <w:rPr>
          <w:noProof/>
        </w:rPr>
        <w:t>7</w:t>
      </w:r>
      <w:r>
        <w:fldChar w:fldCharType="end"/>
      </w:r>
      <w:r w:rsidR="00614DC2" w:rsidRPr="00560BA3">
        <w:t xml:space="preserve"> shows the results of my attempt to extract 20 keywords from the abstracts of an author who has</w:t>
      </w:r>
      <w:r>
        <w:t xml:space="preserve"> </w:t>
      </w:r>
      <w:r w:rsidR="00614DC2" w:rsidRPr="00560BA3">
        <w:t xml:space="preserve">10 publications. Starting from the fourteenth keyword, there are some phrases that are not only irrelevant as keywords, but also meaningless from a grammatical perspective, </w:t>
      </w:r>
      <w:r w:rsidR="00FE5FE9" w:rsidRPr="00560BA3">
        <w:t>for example</w:t>
      </w:r>
      <w:r w:rsidR="00614DC2" w:rsidRPr="00560BA3">
        <w:t xml:space="preserve"> “imposed major penalties” and “</w:t>
      </w:r>
      <w:r w:rsidR="005D26B6">
        <w:t>P</w:t>
      </w:r>
      <w:r w:rsidR="00614DC2" w:rsidRPr="00560BA3">
        <w:t xml:space="preserve">rocess planning </w:t>
      </w:r>
      <w:proofErr w:type="gramStart"/>
      <w:r w:rsidR="00614DC2" w:rsidRPr="00560BA3">
        <w:t>consists</w:t>
      </w:r>
      <w:proofErr w:type="gramEnd"/>
      <w:r w:rsidR="00614DC2" w:rsidRPr="00560BA3">
        <w:t>”.</w:t>
      </w:r>
    </w:p>
    <w:p w14:paraId="77D1F059" w14:textId="0006D2CF" w:rsidR="008C6BC0" w:rsidRPr="00560BA3"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54762A" w:rsidRPr="0054762A">
            <w:rPr>
              <w:color w:val="000000"/>
            </w:rPr>
            <w:t>Campos et al. (2020)</w:t>
          </w:r>
        </w:sdtContent>
      </w:sdt>
      <w:r w:rsidR="00A745C8" w:rsidRPr="00560BA3">
        <w:rPr>
          <w:color w:val="000000"/>
        </w:rPr>
        <w:t xml:space="preserve">, the creators of YAKE, observed that </w:t>
      </w:r>
      <w:proofErr w:type="gramStart"/>
      <w:r w:rsidR="00A745C8" w:rsidRPr="00560BA3">
        <w:rPr>
          <w:color w:val="000000"/>
        </w:rPr>
        <w:t>the vast majority of</w:t>
      </w:r>
      <w:proofErr w:type="gramEnd"/>
      <w:r w:rsidR="00A745C8" w:rsidRPr="00560BA3">
        <w:rPr>
          <w:color w:val="000000"/>
        </w:rPr>
        <w:t xml:space="preserve"> keywords extracted by humans (gold keywords or ground-truth keywords) are</w:t>
      </w:r>
      <w:r w:rsidR="00EF4F2A" w:rsidRPr="00560BA3">
        <w:rPr>
          <w:color w:val="000000"/>
        </w:rPr>
        <w:t xml:space="preserve"> unigrams, bigrams and trigrams</w:t>
      </w:r>
      <w:r w:rsidR="00A745C8" w:rsidRPr="00560BA3">
        <w:rPr>
          <w:color w:val="000000"/>
        </w:rPr>
        <w:t>.</w:t>
      </w:r>
      <w:r w:rsidR="00EF4F2A" w:rsidRPr="00560BA3">
        <w:rPr>
          <w:color w:val="000000"/>
        </w:rPr>
        <w:t xml:space="preserve"> They experimentally obtained the best results with YAKE when extracting n-grams with the maximum value for n being equal to 3.</w:t>
      </w:r>
      <w:r w:rsidR="00354B6C" w:rsidRPr="00560BA3">
        <w:rPr>
          <w:color w:val="000000"/>
        </w:rPr>
        <w:t xml:space="preserve"> Thus, I also chose </w:t>
      </w:r>
      <w:r w:rsidR="009169DB" w:rsidRPr="00560BA3">
        <w:rPr>
          <w:color w:val="000000"/>
        </w:rPr>
        <w:t xml:space="preserve">trigrams as </w:t>
      </w:r>
      <w:r w:rsidR="00354B6C" w:rsidRPr="00560BA3">
        <w:rPr>
          <w:color w:val="000000"/>
        </w:rPr>
        <w:t>the maximum n-gram size</w:t>
      </w:r>
      <w:r w:rsidR="0030295B" w:rsidRPr="00560BA3">
        <w:rPr>
          <w:color w:val="000000"/>
        </w:rPr>
        <w:t xml:space="preserve"> in my solution</w:t>
      </w:r>
      <w:r w:rsidR="00354B6C" w:rsidRPr="00560BA3">
        <w:rPr>
          <w:color w:val="000000"/>
        </w:rPr>
        <w:t>.</w:t>
      </w:r>
      <w:r w:rsidR="00E90D3F" w:rsidRPr="00560BA3">
        <w:rPr>
          <w:color w:val="000000"/>
        </w:rPr>
        <w:t xml:space="preserve"> </w:t>
      </w:r>
    </w:p>
    <w:p w14:paraId="0EFC324D" w14:textId="72BED21A" w:rsidR="00E90D3F" w:rsidRDefault="00092489" w:rsidP="00614DC2">
      <w:pPr>
        <w:rPr>
          <w:color w:val="000000"/>
        </w:rPr>
      </w:pPr>
      <w:r w:rsidRPr="00560BA3">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54762A" w:rsidRPr="0054762A">
            <w:rPr>
              <w:color w:val="000000"/>
            </w:rPr>
            <w:t>Campos et al. (2020)</w:t>
          </w:r>
        </w:sdtContent>
      </w:sdt>
      <w:r w:rsidRPr="00560BA3">
        <w:rPr>
          <w:color w:val="000000"/>
        </w:rPr>
        <w:t xml:space="preserve">, </w:t>
      </w:r>
      <w:r w:rsidR="003C3003" w:rsidRPr="00560BA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sidRPr="00560BA3">
        <w:rPr>
          <w:color w:val="000000"/>
        </w:rPr>
        <w:t xml:space="preserve"> However, for the purpose of my project I thought a threshold equal to 0.5 leads to the best results, because a bigger value produces too similar keywords and other relevant terms are lost, while a smaller </w:t>
      </w:r>
      <w:r w:rsidR="007C5186" w:rsidRPr="00560BA3">
        <w:rPr>
          <w:color w:val="000000"/>
        </w:rPr>
        <w:lastRenderedPageBreak/>
        <w:t xml:space="preserve">value </w:t>
      </w:r>
      <w:r w:rsidR="00F83F50" w:rsidRPr="00560BA3">
        <w:rPr>
          <w:color w:val="000000"/>
        </w:rPr>
        <w:t xml:space="preserve">causes some significant keyphrases to be excluded because of their similarity to other keywords. A lower deduplication threshold may be </w:t>
      </w:r>
      <w:r w:rsidR="00A0411A" w:rsidRPr="00560BA3">
        <w:rPr>
          <w:color w:val="000000"/>
        </w:rPr>
        <w:t xml:space="preserve">particularly </w:t>
      </w:r>
      <w:r w:rsidR="00F83F50" w:rsidRPr="00560BA3">
        <w:rPr>
          <w:color w:val="000000"/>
        </w:rPr>
        <w:t>problematic in the case of researchers with a few abstracts</w:t>
      </w:r>
      <w:r w:rsidR="00A0411A" w:rsidRPr="00560BA3">
        <w:rPr>
          <w:color w:val="000000"/>
        </w:rPr>
        <w:t>. Instead of selecting</w:t>
      </w:r>
      <w:r w:rsidR="00F83F50" w:rsidRPr="00560BA3">
        <w:rPr>
          <w:color w:val="000000"/>
        </w:rPr>
        <w:t xml:space="preserve"> relevant keyword candidates with high similarity, the algorithm </w:t>
      </w:r>
      <w:r w:rsidR="00A0411A" w:rsidRPr="00560BA3">
        <w:rPr>
          <w:color w:val="000000"/>
        </w:rPr>
        <w:t>may</w:t>
      </w:r>
      <w:r w:rsidR="00F83F50" w:rsidRPr="00560BA3">
        <w:rPr>
          <w:color w:val="000000"/>
        </w:rPr>
        <w:t xml:space="preserve"> </w:t>
      </w:r>
      <w:r w:rsidR="00C47DAE" w:rsidRPr="00560BA3">
        <w:rPr>
          <w:color w:val="000000"/>
        </w:rPr>
        <w:t xml:space="preserve">extract some meaningless keyphrases in </w:t>
      </w:r>
      <w:r w:rsidR="00A0411A" w:rsidRPr="00560BA3">
        <w:rPr>
          <w:color w:val="000000"/>
        </w:rPr>
        <w:t>its</w:t>
      </w:r>
      <w:r w:rsidR="00C47DAE" w:rsidRPr="00560BA3">
        <w:rPr>
          <w:color w:val="000000"/>
        </w:rPr>
        <w:t xml:space="preserve"> attempt to remove duplicates.</w:t>
      </w:r>
    </w:p>
    <w:p w14:paraId="01182908" w14:textId="75631418" w:rsidR="00945578" w:rsidRPr="00560BA3" w:rsidRDefault="000654B2" w:rsidP="000654B2">
      <w:pPr>
        <w:jc w:val="center"/>
        <w:rPr>
          <w:color w:val="000000"/>
        </w:rPr>
      </w:pPr>
      <w:r>
        <w:rPr>
          <w:color w:val="000000"/>
        </w:rPr>
        <w:t xml:space="preserve">Table </w:t>
      </w:r>
      <w:bookmarkStart w:id="63" w:name="dedup_comp"/>
      <w:r>
        <w:rPr>
          <w:color w:val="000000"/>
        </w:rPr>
        <w:fldChar w:fldCharType="begin"/>
      </w:r>
      <w:r>
        <w:rPr>
          <w:color w:val="000000"/>
        </w:rPr>
        <w:instrText xml:space="preserve"> SEQ TBL \* MERGEFORMAT </w:instrText>
      </w:r>
      <w:r>
        <w:rPr>
          <w:color w:val="000000"/>
        </w:rPr>
        <w:fldChar w:fldCharType="separate"/>
      </w:r>
      <w:r w:rsidR="00C96B70">
        <w:rPr>
          <w:noProof/>
          <w:color w:val="000000"/>
        </w:rPr>
        <w:t>8</w:t>
      </w:r>
      <w:r>
        <w:rPr>
          <w:color w:val="000000"/>
        </w:rPr>
        <w:fldChar w:fldCharType="end"/>
      </w:r>
      <w:bookmarkEnd w:id="63"/>
      <w:r w:rsidRPr="00560BA3">
        <w:rPr>
          <w:color w:val="000000"/>
        </w:rPr>
        <w:t xml:space="preserve">: Comparison </w:t>
      </w:r>
      <w:r>
        <w:rPr>
          <w:color w:val="000000"/>
        </w:rPr>
        <w:t>among</w:t>
      </w:r>
      <w:r w:rsidRPr="00560BA3">
        <w:rPr>
          <w:color w:val="000000"/>
        </w:rPr>
        <w:t xml:space="preserve"> deduplication threshold values</w:t>
      </w:r>
    </w:p>
    <w:tbl>
      <w:tblPr>
        <w:tblStyle w:val="Tabelprimar2"/>
        <w:tblW w:w="0" w:type="auto"/>
        <w:jc w:val="center"/>
        <w:tblLook w:val="04A0" w:firstRow="1" w:lastRow="0" w:firstColumn="1" w:lastColumn="0" w:noHBand="0" w:noVBand="1"/>
      </w:tblPr>
      <w:tblGrid>
        <w:gridCol w:w="3006"/>
        <w:gridCol w:w="3006"/>
        <w:gridCol w:w="3007"/>
      </w:tblGrid>
      <w:tr w:rsidR="00945578" w14:paraId="595B33E7" w14:textId="77777777" w:rsidTr="009455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62F099B8" w14:textId="7C2B2B9B" w:rsidR="00945578" w:rsidRPr="00945578" w:rsidRDefault="00945578" w:rsidP="00B90828">
            <w:pPr>
              <w:jc w:val="center"/>
              <w:rPr>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0.2</w:t>
            </w:r>
          </w:p>
        </w:tc>
        <w:tc>
          <w:tcPr>
            <w:tcW w:w="3006" w:type="dxa"/>
          </w:tcPr>
          <w:p w14:paraId="43462593" w14:textId="449C0BC1" w:rsidR="00945578" w:rsidRPr="00945578" w:rsidRDefault="00945578" w:rsidP="00B90828">
            <w:pPr>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w:t>
            </w:r>
            <w:r>
              <w:rPr>
                <w:color w:val="000000"/>
                <w:sz w:val="18"/>
                <w:szCs w:val="18"/>
              </w:rPr>
              <w:t>5</w:t>
            </w:r>
          </w:p>
        </w:tc>
        <w:tc>
          <w:tcPr>
            <w:tcW w:w="3007" w:type="dxa"/>
          </w:tcPr>
          <w:p w14:paraId="751C4A4C" w14:textId="44705348" w:rsidR="00945578" w:rsidRPr="00945578" w:rsidRDefault="00945578" w:rsidP="00B90828">
            <w:pPr>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w:t>
            </w:r>
            <w:r>
              <w:rPr>
                <w:color w:val="000000"/>
                <w:sz w:val="18"/>
                <w:szCs w:val="18"/>
              </w:rPr>
              <w:t>8</w:t>
            </w:r>
          </w:p>
        </w:tc>
      </w:tr>
      <w:tr w:rsidR="00945578" w14:paraId="3EC5EC52"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AE30D25" w14:textId="7386A969" w:rsidR="00945578" w:rsidRPr="002B7927" w:rsidRDefault="002B7927" w:rsidP="00B90828">
            <w:pPr>
              <w:jc w:val="center"/>
              <w:rPr>
                <w:b w:val="0"/>
                <w:bCs w:val="0"/>
                <w:color w:val="000000"/>
                <w:sz w:val="18"/>
                <w:szCs w:val="18"/>
              </w:rPr>
            </w:pPr>
            <w:r w:rsidRPr="002B7927">
              <w:rPr>
                <w:b w:val="0"/>
                <w:bCs w:val="0"/>
                <w:color w:val="000000"/>
                <w:sz w:val="18"/>
                <w:szCs w:val="18"/>
              </w:rPr>
              <w:t>Natural Language Processing</w:t>
            </w:r>
          </w:p>
        </w:tc>
        <w:tc>
          <w:tcPr>
            <w:tcW w:w="3006" w:type="dxa"/>
          </w:tcPr>
          <w:p w14:paraId="137C1152" w14:textId="2B2C5798"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 Processing</w:t>
            </w:r>
          </w:p>
        </w:tc>
        <w:tc>
          <w:tcPr>
            <w:tcW w:w="3007" w:type="dxa"/>
          </w:tcPr>
          <w:p w14:paraId="19B13834" w14:textId="5F293D8E"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 Processing</w:t>
            </w:r>
          </w:p>
        </w:tc>
      </w:tr>
      <w:tr w:rsidR="00945578" w14:paraId="59EEA28E"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A07DFED" w14:textId="6D809BC3" w:rsidR="00945578" w:rsidRPr="002B7927" w:rsidRDefault="002B7927" w:rsidP="00B90828">
            <w:pPr>
              <w:jc w:val="center"/>
              <w:rPr>
                <w:b w:val="0"/>
                <w:bCs w:val="0"/>
                <w:color w:val="000000"/>
                <w:sz w:val="18"/>
                <w:szCs w:val="18"/>
              </w:rPr>
            </w:pPr>
            <w:r>
              <w:rPr>
                <w:b w:val="0"/>
                <w:bCs w:val="0"/>
                <w:color w:val="000000"/>
                <w:sz w:val="18"/>
                <w:szCs w:val="18"/>
              </w:rPr>
              <w:t>Cohesion Network Analysis</w:t>
            </w:r>
          </w:p>
        </w:tc>
        <w:tc>
          <w:tcPr>
            <w:tcW w:w="3006" w:type="dxa"/>
          </w:tcPr>
          <w:p w14:paraId="2B2674A5" w14:textId="56538C44"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machine learning models</w:t>
            </w:r>
          </w:p>
        </w:tc>
        <w:tc>
          <w:tcPr>
            <w:tcW w:w="3007" w:type="dxa"/>
          </w:tcPr>
          <w:p w14:paraId="7D55A6D8" w14:textId="64CE36D2"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machine learning models</w:t>
            </w:r>
          </w:p>
        </w:tc>
      </w:tr>
      <w:tr w:rsidR="00945578" w14:paraId="2056E84F"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32DF059E" w14:textId="3C712D71" w:rsidR="00945578" w:rsidRPr="002B7927" w:rsidRDefault="002B7927" w:rsidP="00B90828">
            <w:pPr>
              <w:jc w:val="center"/>
              <w:rPr>
                <w:b w:val="0"/>
                <w:bCs w:val="0"/>
                <w:color w:val="000000"/>
                <w:sz w:val="18"/>
                <w:szCs w:val="18"/>
              </w:rPr>
            </w:pPr>
            <w:r>
              <w:rPr>
                <w:b w:val="0"/>
                <w:bCs w:val="0"/>
                <w:color w:val="000000"/>
                <w:sz w:val="18"/>
                <w:szCs w:val="18"/>
              </w:rPr>
              <w:t>FPGA Spartan III</w:t>
            </w:r>
          </w:p>
        </w:tc>
        <w:tc>
          <w:tcPr>
            <w:tcW w:w="3006" w:type="dxa"/>
          </w:tcPr>
          <w:p w14:paraId="30E744AF" w14:textId="606BE6A2"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Language Processing techniques</w:t>
            </w:r>
          </w:p>
        </w:tc>
        <w:tc>
          <w:tcPr>
            <w:tcW w:w="3007" w:type="dxa"/>
          </w:tcPr>
          <w:p w14:paraId="3342AF96" w14:textId="1334329A"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w:t>
            </w:r>
          </w:p>
        </w:tc>
      </w:tr>
      <w:tr w:rsidR="00945578" w14:paraId="61A54DE3"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11AD7DF" w14:textId="23CBA138" w:rsidR="00945578" w:rsidRPr="002B7927" w:rsidRDefault="002B7927" w:rsidP="00B90828">
            <w:pPr>
              <w:jc w:val="center"/>
              <w:rPr>
                <w:b w:val="0"/>
                <w:bCs w:val="0"/>
                <w:color w:val="000000"/>
                <w:sz w:val="18"/>
                <w:szCs w:val="18"/>
              </w:rPr>
            </w:pPr>
            <w:r>
              <w:rPr>
                <w:b w:val="0"/>
                <w:bCs w:val="0"/>
                <w:color w:val="000000"/>
                <w:sz w:val="18"/>
                <w:szCs w:val="18"/>
              </w:rPr>
              <w:t>models</w:t>
            </w:r>
          </w:p>
        </w:tc>
        <w:tc>
          <w:tcPr>
            <w:tcW w:w="3006" w:type="dxa"/>
          </w:tcPr>
          <w:p w14:paraId="3DD85031" w14:textId="656EFDBF"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models</w:t>
            </w:r>
          </w:p>
        </w:tc>
        <w:tc>
          <w:tcPr>
            <w:tcW w:w="3007" w:type="dxa"/>
          </w:tcPr>
          <w:p w14:paraId="2E893AE6" w14:textId="78B373B1"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Language Processing</w:t>
            </w:r>
          </w:p>
        </w:tc>
      </w:tr>
      <w:tr w:rsidR="00945578" w14:paraId="0C26A442"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DA9F07B" w14:textId="7ADE990E" w:rsidR="00945578" w:rsidRPr="002B7927" w:rsidRDefault="002B7927" w:rsidP="00B90828">
            <w:pPr>
              <w:jc w:val="center"/>
              <w:rPr>
                <w:b w:val="0"/>
                <w:bCs w:val="0"/>
                <w:color w:val="000000"/>
                <w:sz w:val="18"/>
                <w:szCs w:val="18"/>
              </w:rPr>
            </w:pPr>
            <w:r>
              <w:rPr>
                <w:b w:val="0"/>
                <w:bCs w:val="0"/>
                <w:color w:val="000000"/>
                <w:sz w:val="18"/>
                <w:szCs w:val="18"/>
              </w:rPr>
              <w:t>NLP</w:t>
            </w:r>
          </w:p>
        </w:tc>
        <w:tc>
          <w:tcPr>
            <w:tcW w:w="3006" w:type="dxa"/>
          </w:tcPr>
          <w:p w14:paraId="1B7B718F" w14:textId="3251BD05"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w:t>
            </w:r>
          </w:p>
        </w:tc>
        <w:tc>
          <w:tcPr>
            <w:tcW w:w="3007" w:type="dxa"/>
          </w:tcPr>
          <w:p w14:paraId="69C02A60" w14:textId="5312703F"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Language Processing</w:t>
            </w:r>
            <w:r>
              <w:rPr>
                <w:color w:val="000000"/>
                <w:sz w:val="18"/>
                <w:szCs w:val="18"/>
              </w:rPr>
              <w:t xml:space="preserve"> techniques</w:t>
            </w:r>
          </w:p>
        </w:tc>
      </w:tr>
      <w:tr w:rsidR="00945578" w14:paraId="5BE2DEF7"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178235C" w14:textId="36E84B19" w:rsidR="00945578" w:rsidRPr="002B7927" w:rsidRDefault="002B7927" w:rsidP="00B90828">
            <w:pPr>
              <w:jc w:val="center"/>
              <w:rPr>
                <w:b w:val="0"/>
                <w:bCs w:val="0"/>
                <w:color w:val="000000"/>
                <w:sz w:val="18"/>
                <w:szCs w:val="18"/>
              </w:rPr>
            </w:pPr>
            <w:r>
              <w:rPr>
                <w:b w:val="0"/>
                <w:bCs w:val="0"/>
                <w:color w:val="000000"/>
                <w:sz w:val="18"/>
                <w:szCs w:val="18"/>
              </w:rPr>
              <w:t>data</w:t>
            </w:r>
          </w:p>
        </w:tc>
        <w:tc>
          <w:tcPr>
            <w:tcW w:w="3006" w:type="dxa"/>
          </w:tcPr>
          <w:p w14:paraId="38F160C8" w14:textId="65A30286"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Cohesion </w:t>
            </w:r>
            <w:r w:rsidRPr="002B7927">
              <w:rPr>
                <w:color w:val="000000"/>
                <w:sz w:val="18"/>
                <w:szCs w:val="18"/>
              </w:rPr>
              <w:t>Network Analysis</w:t>
            </w:r>
          </w:p>
        </w:tc>
        <w:tc>
          <w:tcPr>
            <w:tcW w:w="3007" w:type="dxa"/>
          </w:tcPr>
          <w:p w14:paraId="1F1AA2C3" w14:textId="70A1E978"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models</w:t>
            </w:r>
          </w:p>
        </w:tc>
      </w:tr>
      <w:tr w:rsidR="002B7927" w14:paraId="71979639"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2990988D" w14:textId="1C407718" w:rsidR="002B7927" w:rsidRPr="002B7927" w:rsidRDefault="002B7927" w:rsidP="002B7927">
            <w:pPr>
              <w:jc w:val="center"/>
              <w:rPr>
                <w:b w:val="0"/>
                <w:bCs w:val="0"/>
                <w:color w:val="000000"/>
                <w:sz w:val="18"/>
                <w:szCs w:val="18"/>
              </w:rPr>
            </w:pPr>
            <w:r>
              <w:rPr>
                <w:b w:val="0"/>
                <w:bCs w:val="0"/>
                <w:color w:val="000000"/>
                <w:sz w:val="18"/>
                <w:szCs w:val="18"/>
              </w:rPr>
              <w:t>learning techniques</w:t>
            </w:r>
          </w:p>
        </w:tc>
        <w:tc>
          <w:tcPr>
            <w:tcW w:w="3006" w:type="dxa"/>
          </w:tcPr>
          <w:p w14:paraId="2B392580" w14:textId="40479A33"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FPGA Spartan III</w:t>
            </w:r>
          </w:p>
        </w:tc>
        <w:tc>
          <w:tcPr>
            <w:tcW w:w="3007" w:type="dxa"/>
          </w:tcPr>
          <w:p w14:paraId="4A6075E4" w14:textId="70B6C921"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 models</w:t>
            </w:r>
          </w:p>
        </w:tc>
      </w:tr>
      <w:tr w:rsidR="002B7927" w14:paraId="0DD092BF"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5F6B0636" w14:textId="0F4AFBCF" w:rsidR="002B7927" w:rsidRPr="002B7927" w:rsidRDefault="002B7927" w:rsidP="002B7927">
            <w:pPr>
              <w:jc w:val="center"/>
              <w:rPr>
                <w:b w:val="0"/>
                <w:bCs w:val="0"/>
                <w:color w:val="000000"/>
                <w:sz w:val="18"/>
                <w:szCs w:val="18"/>
              </w:rPr>
            </w:pPr>
            <w:r>
              <w:rPr>
                <w:b w:val="0"/>
                <w:bCs w:val="0"/>
                <w:color w:val="000000"/>
                <w:sz w:val="18"/>
                <w:szCs w:val="18"/>
              </w:rPr>
              <w:t>system</w:t>
            </w:r>
          </w:p>
        </w:tc>
        <w:tc>
          <w:tcPr>
            <w:tcW w:w="3006" w:type="dxa"/>
          </w:tcPr>
          <w:p w14:paraId="27DA290D" w14:textId="79614198"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game learning environment</w:t>
            </w:r>
          </w:p>
        </w:tc>
        <w:tc>
          <w:tcPr>
            <w:tcW w:w="3007" w:type="dxa"/>
          </w:tcPr>
          <w:p w14:paraId="77658C9E" w14:textId="24A1AF70"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trained </w:t>
            </w:r>
            <w:r>
              <w:rPr>
                <w:color w:val="000000"/>
                <w:sz w:val="18"/>
                <w:szCs w:val="18"/>
              </w:rPr>
              <w:t>language models</w:t>
            </w:r>
          </w:p>
        </w:tc>
      </w:tr>
      <w:tr w:rsidR="002B7927" w14:paraId="6B248EA4"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59A5AEB" w14:textId="18F6AE00" w:rsidR="002B7927" w:rsidRPr="002B7927" w:rsidRDefault="002B7927" w:rsidP="002B7927">
            <w:pPr>
              <w:jc w:val="center"/>
              <w:rPr>
                <w:b w:val="0"/>
                <w:bCs w:val="0"/>
                <w:color w:val="000000"/>
                <w:sz w:val="18"/>
                <w:szCs w:val="18"/>
              </w:rPr>
            </w:pPr>
            <w:r>
              <w:rPr>
                <w:b w:val="0"/>
                <w:bCs w:val="0"/>
                <w:color w:val="000000"/>
                <w:sz w:val="18"/>
                <w:szCs w:val="18"/>
              </w:rPr>
              <w:t>BERT</w:t>
            </w:r>
          </w:p>
        </w:tc>
        <w:tc>
          <w:tcPr>
            <w:tcW w:w="3006" w:type="dxa"/>
          </w:tcPr>
          <w:p w14:paraId="5D9E9F51" w14:textId="0A43058E"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models</w:t>
            </w:r>
          </w:p>
        </w:tc>
        <w:tc>
          <w:tcPr>
            <w:tcW w:w="3007" w:type="dxa"/>
          </w:tcPr>
          <w:p w14:paraId="2952DE3D" w14:textId="3F16EAF7"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w:t>
            </w:r>
          </w:p>
        </w:tc>
      </w:tr>
      <w:tr w:rsidR="002B7927" w14:paraId="6473B84B"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74812A87" w14:textId="0841AAD8" w:rsidR="002B7927" w:rsidRPr="002B7927" w:rsidRDefault="002B7927" w:rsidP="002B7927">
            <w:pPr>
              <w:jc w:val="center"/>
              <w:rPr>
                <w:b w:val="0"/>
                <w:bCs w:val="0"/>
                <w:color w:val="000000"/>
                <w:sz w:val="18"/>
                <w:szCs w:val="18"/>
              </w:rPr>
            </w:pPr>
            <w:r>
              <w:rPr>
                <w:b w:val="0"/>
                <w:bCs w:val="0"/>
                <w:color w:val="000000"/>
                <w:sz w:val="18"/>
                <w:szCs w:val="18"/>
              </w:rPr>
              <w:t>finetuned BERT model</w:t>
            </w:r>
          </w:p>
        </w:tc>
        <w:tc>
          <w:tcPr>
            <w:tcW w:w="3006" w:type="dxa"/>
          </w:tcPr>
          <w:p w14:paraId="1A496E1D" w14:textId="45DC94C7"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BERT model</w:t>
            </w:r>
          </w:p>
        </w:tc>
        <w:tc>
          <w:tcPr>
            <w:tcW w:w="3007" w:type="dxa"/>
          </w:tcPr>
          <w:p w14:paraId="0E1205C3" w14:textId="716F27E2"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processing tools</w:t>
            </w:r>
          </w:p>
        </w:tc>
      </w:tr>
      <w:tr w:rsidR="002B7927" w14:paraId="6285171A"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467206C3" w14:textId="38037EC1" w:rsidR="002B7927" w:rsidRPr="002B7927" w:rsidRDefault="002B7927" w:rsidP="002B7927">
            <w:pPr>
              <w:jc w:val="center"/>
              <w:rPr>
                <w:b w:val="0"/>
                <w:bCs w:val="0"/>
                <w:color w:val="000000"/>
                <w:sz w:val="18"/>
                <w:szCs w:val="18"/>
              </w:rPr>
            </w:pPr>
            <w:r>
              <w:rPr>
                <w:b w:val="0"/>
                <w:bCs w:val="0"/>
                <w:color w:val="000000"/>
                <w:sz w:val="18"/>
                <w:szCs w:val="18"/>
              </w:rPr>
              <w:t>information</w:t>
            </w:r>
          </w:p>
        </w:tc>
        <w:tc>
          <w:tcPr>
            <w:tcW w:w="3006" w:type="dxa"/>
          </w:tcPr>
          <w:p w14:paraId="1F7A47CD" w14:textId="44DD9FD0"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cellular automata</w:t>
            </w:r>
            <w:r>
              <w:rPr>
                <w:color w:val="000000"/>
                <w:sz w:val="18"/>
                <w:szCs w:val="18"/>
              </w:rPr>
              <w:t xml:space="preserve"> model</w:t>
            </w:r>
          </w:p>
        </w:tc>
        <w:tc>
          <w:tcPr>
            <w:tcW w:w="3007" w:type="dxa"/>
          </w:tcPr>
          <w:p w14:paraId="31213899" w14:textId="5D9B1EE5"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BERT language model</w:t>
            </w:r>
          </w:p>
        </w:tc>
      </w:tr>
      <w:tr w:rsidR="002B7927" w14:paraId="026A07EA"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26D43243" w14:textId="3CFB69A6" w:rsidR="002B7927" w:rsidRPr="002B7927" w:rsidRDefault="002B7927" w:rsidP="002B7927">
            <w:pPr>
              <w:jc w:val="center"/>
              <w:rPr>
                <w:b w:val="0"/>
                <w:bCs w:val="0"/>
                <w:color w:val="000000"/>
                <w:sz w:val="18"/>
                <w:szCs w:val="18"/>
              </w:rPr>
            </w:pPr>
            <w:r>
              <w:rPr>
                <w:b w:val="0"/>
                <w:bCs w:val="0"/>
                <w:color w:val="000000"/>
                <w:sz w:val="18"/>
                <w:szCs w:val="18"/>
              </w:rPr>
              <w:t>development</w:t>
            </w:r>
          </w:p>
        </w:tc>
        <w:tc>
          <w:tcPr>
            <w:tcW w:w="3006" w:type="dxa"/>
          </w:tcPr>
          <w:p w14:paraId="35990ACF" w14:textId="600886EA"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neural network models</w:t>
            </w:r>
          </w:p>
        </w:tc>
        <w:tc>
          <w:tcPr>
            <w:tcW w:w="3007" w:type="dxa"/>
          </w:tcPr>
          <w:p w14:paraId="4B407234" w14:textId="436FB5D3"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Cohesion </w:t>
            </w:r>
            <w:r w:rsidRPr="002B7927">
              <w:rPr>
                <w:color w:val="000000"/>
                <w:sz w:val="18"/>
                <w:szCs w:val="18"/>
              </w:rPr>
              <w:t>Network Analysis</w:t>
            </w:r>
          </w:p>
        </w:tc>
      </w:tr>
      <w:tr w:rsidR="002B7927" w14:paraId="29FD7C16"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38BE5960" w14:textId="5DFB544C" w:rsidR="002B7927" w:rsidRPr="002B7927" w:rsidRDefault="002B7927" w:rsidP="002B7927">
            <w:pPr>
              <w:jc w:val="center"/>
              <w:rPr>
                <w:b w:val="0"/>
                <w:bCs w:val="0"/>
                <w:color w:val="000000"/>
                <w:sz w:val="18"/>
                <w:szCs w:val="18"/>
              </w:rPr>
            </w:pPr>
            <w:r>
              <w:rPr>
                <w:b w:val="0"/>
                <w:bCs w:val="0"/>
                <w:color w:val="000000"/>
                <w:sz w:val="18"/>
                <w:szCs w:val="18"/>
              </w:rPr>
              <w:t>Graph Convolutional Network</w:t>
            </w:r>
          </w:p>
        </w:tc>
        <w:tc>
          <w:tcPr>
            <w:tcW w:w="3006" w:type="dxa"/>
          </w:tcPr>
          <w:p w14:paraId="797788A6" w14:textId="42DBA78C"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interactive natural language</w:t>
            </w:r>
          </w:p>
        </w:tc>
        <w:tc>
          <w:tcPr>
            <w:tcW w:w="3007" w:type="dxa"/>
          </w:tcPr>
          <w:p w14:paraId="79C231CD" w14:textId="0304AA0A"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FPGA Spartan III</w:t>
            </w:r>
          </w:p>
        </w:tc>
      </w:tr>
      <w:tr w:rsidR="002B7927" w14:paraId="601D6CB9"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7C8E2025" w14:textId="7622E4CB" w:rsidR="002B7927" w:rsidRPr="002B7927" w:rsidRDefault="002B7927" w:rsidP="002B7927">
            <w:pPr>
              <w:jc w:val="center"/>
              <w:rPr>
                <w:b w:val="0"/>
                <w:bCs w:val="0"/>
                <w:color w:val="000000"/>
                <w:sz w:val="18"/>
                <w:szCs w:val="18"/>
              </w:rPr>
            </w:pPr>
            <w:r>
              <w:rPr>
                <w:b w:val="0"/>
                <w:bCs w:val="0"/>
                <w:color w:val="000000"/>
                <w:sz w:val="18"/>
                <w:szCs w:val="18"/>
              </w:rPr>
              <w:t>social</w:t>
            </w:r>
          </w:p>
        </w:tc>
        <w:tc>
          <w:tcPr>
            <w:tcW w:w="3006" w:type="dxa"/>
          </w:tcPr>
          <w:p w14:paraId="73742892" w14:textId="01F7B981"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Smart Learning Ecosystems</w:t>
            </w:r>
          </w:p>
        </w:tc>
        <w:tc>
          <w:tcPr>
            <w:tcW w:w="3007" w:type="dxa"/>
          </w:tcPr>
          <w:p w14:paraId="4A455011" w14:textId="76BFECD6"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w:t>
            </w:r>
          </w:p>
        </w:tc>
      </w:tr>
      <w:tr w:rsidR="002B7927" w14:paraId="7609DDD6"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7B1AB001" w14:textId="3811C2D9" w:rsidR="002B7927" w:rsidRPr="002B7927" w:rsidRDefault="002B7927" w:rsidP="002B7927">
            <w:pPr>
              <w:jc w:val="center"/>
              <w:rPr>
                <w:b w:val="0"/>
                <w:bCs w:val="0"/>
                <w:color w:val="000000"/>
                <w:sz w:val="18"/>
                <w:szCs w:val="18"/>
              </w:rPr>
            </w:pPr>
            <w:r>
              <w:rPr>
                <w:b w:val="0"/>
                <w:bCs w:val="0"/>
                <w:color w:val="000000"/>
                <w:sz w:val="18"/>
                <w:szCs w:val="18"/>
              </w:rPr>
              <w:t>cellular automata hardware</w:t>
            </w:r>
          </w:p>
        </w:tc>
        <w:tc>
          <w:tcPr>
            <w:tcW w:w="3006" w:type="dxa"/>
          </w:tcPr>
          <w:p w14:paraId="49DF0E2C" w14:textId="33EDB0C6"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Latent Semantic Analysis</w:t>
            </w:r>
          </w:p>
        </w:tc>
        <w:tc>
          <w:tcPr>
            <w:tcW w:w="3007" w:type="dxa"/>
          </w:tcPr>
          <w:p w14:paraId="0D2F98E9" w14:textId="1F4F7DB5"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game learning environment</w:t>
            </w:r>
          </w:p>
        </w:tc>
      </w:tr>
    </w:tbl>
    <w:p w14:paraId="025D25E7" w14:textId="0B08C4E5" w:rsidR="004C03DA" w:rsidRPr="00560BA3" w:rsidRDefault="004C03DA" w:rsidP="00B90828">
      <w:pPr>
        <w:jc w:val="center"/>
        <w:rPr>
          <w:color w:val="000000"/>
        </w:rPr>
      </w:pPr>
    </w:p>
    <w:p w14:paraId="4280F661" w14:textId="617979CE" w:rsidR="00261BA9" w:rsidRPr="00560BA3" w:rsidRDefault="000654B2" w:rsidP="00261BA9">
      <w:pPr>
        <w:rPr>
          <w:color w:val="000000"/>
        </w:rPr>
      </w:pPr>
      <w:r>
        <w:rPr>
          <w:color w:val="000000"/>
        </w:rPr>
        <w:t xml:space="preserve">Table </w:t>
      </w:r>
      <w:r>
        <w:rPr>
          <w:color w:val="000000"/>
        </w:rPr>
        <w:fldChar w:fldCharType="begin"/>
      </w:r>
      <w:r>
        <w:rPr>
          <w:color w:val="000000"/>
        </w:rPr>
        <w:instrText xml:space="preserve"> REF dedup_comp \h </w:instrText>
      </w:r>
      <w:r>
        <w:rPr>
          <w:color w:val="000000"/>
        </w:rPr>
      </w:r>
      <w:r>
        <w:rPr>
          <w:color w:val="000000"/>
        </w:rPr>
        <w:fldChar w:fldCharType="separate"/>
      </w:r>
      <w:r w:rsidR="00C96B70">
        <w:rPr>
          <w:noProof/>
          <w:color w:val="000000"/>
        </w:rPr>
        <w:t>8</w:t>
      </w:r>
      <w:r>
        <w:rPr>
          <w:color w:val="000000"/>
        </w:rPr>
        <w:fldChar w:fldCharType="end"/>
      </w:r>
      <w:r w:rsidR="00261BA9" w:rsidRPr="00560BA3">
        <w:rPr>
          <w:color w:val="000000"/>
        </w:rPr>
        <w:t xml:space="preserve"> compares the keyphrases extracted for a top 20 author with 380 papers, with three different values for the deduplication threshold. </w:t>
      </w:r>
      <w:r w:rsidR="00D61309" w:rsidRPr="00560BA3">
        <w:rPr>
          <w:color w:val="000000"/>
        </w:rPr>
        <w:t>On the left, there are the keywords obtained for a low threshold of 0.2, which include some frequent but not very significant words like “data”, “system”, “information” and “development”.</w:t>
      </w:r>
      <w:r w:rsidR="00D861FF" w:rsidRPr="00560BA3">
        <w:rPr>
          <w:color w:val="000000"/>
        </w:rPr>
        <w:t xml:space="preserve"> The terms on the right </w:t>
      </w:r>
      <w:r w:rsidR="00E56566">
        <w:rPr>
          <w:color w:val="000000"/>
        </w:rPr>
        <w:t>column</w:t>
      </w:r>
      <w:r w:rsidR="00D861FF" w:rsidRPr="00560BA3">
        <w:rPr>
          <w:color w:val="000000"/>
        </w:rPr>
        <w:t>, which resulted after setting the threshold to 0.8</w:t>
      </w:r>
      <w:r w:rsidR="00190D04" w:rsidRPr="00560BA3">
        <w:rPr>
          <w:color w:val="000000"/>
        </w:rPr>
        <w:t xml:space="preserve">, </w:t>
      </w:r>
      <w:r w:rsidR="00EA6A48" w:rsidRPr="00560BA3">
        <w:rPr>
          <w:color w:val="000000"/>
        </w:rPr>
        <w:t>are too similar, with the word “language” appearing in 9 out of 15 keywords, in approximately the same context (“Natural Language Processing”, “Natural Language”, “Language Processing” etc.)</w:t>
      </w:r>
      <w:r w:rsidR="0032544C" w:rsidRPr="00560BA3">
        <w:rPr>
          <w:color w:val="000000"/>
        </w:rPr>
        <w:t>. Therefore, a high deduplication threshold produces some redundant keywords and excludes some relevant ones</w:t>
      </w:r>
      <w:r w:rsidR="00C34003" w:rsidRPr="00560BA3">
        <w:rPr>
          <w:color w:val="000000"/>
        </w:rPr>
        <w:t xml:space="preserve"> (for instance “neural network model” and “Latent Semantic Analysis”)</w:t>
      </w:r>
      <w:r w:rsidR="0032544C" w:rsidRPr="00560BA3">
        <w:rPr>
          <w:color w:val="000000"/>
        </w:rPr>
        <w:t xml:space="preserve">, that </w:t>
      </w:r>
      <w:r w:rsidR="00C34003" w:rsidRPr="00560BA3">
        <w:rPr>
          <w:color w:val="000000"/>
        </w:rPr>
        <w:t xml:space="preserve">are captured by choosing a 0.5 threshold, as pictured in the </w:t>
      </w:r>
      <w:r w:rsidRPr="00560BA3">
        <w:rPr>
          <w:color w:val="000000"/>
        </w:rPr>
        <w:t>center</w:t>
      </w:r>
      <w:r w:rsidR="00E56566">
        <w:rPr>
          <w:color w:val="000000"/>
        </w:rPr>
        <w:t xml:space="preserve"> column</w:t>
      </w:r>
      <w:r w:rsidR="00C34003" w:rsidRPr="00560BA3">
        <w:rPr>
          <w:color w:val="000000"/>
        </w:rPr>
        <w:t xml:space="preserve"> of the </w:t>
      </w:r>
      <w:r>
        <w:rPr>
          <w:color w:val="000000"/>
        </w:rPr>
        <w:t>table</w:t>
      </w:r>
      <w:r w:rsidR="00C34003" w:rsidRPr="00560BA3">
        <w:rPr>
          <w:color w:val="000000"/>
        </w:rPr>
        <w:t xml:space="preserve"> above.</w:t>
      </w:r>
    </w:p>
    <w:p w14:paraId="70D7F445" w14:textId="77777777" w:rsidR="00B325D7" w:rsidRPr="00560BA3" w:rsidRDefault="00351564" w:rsidP="00261BA9">
      <w:pPr>
        <w:rPr>
          <w:color w:val="000000"/>
        </w:rPr>
      </w:pPr>
      <w:r w:rsidRPr="00560BA3">
        <w:rPr>
          <w:color w:val="000000"/>
        </w:rPr>
        <w:t>After setting these parameters, the program calls the keyword extraction function from the yake package and the 15 keyphrases are returned and printed.</w:t>
      </w:r>
    </w:p>
    <w:p w14:paraId="0E751E30" w14:textId="37B03CFB" w:rsidR="00454CCF" w:rsidRPr="00560BA3" w:rsidRDefault="00B325D7" w:rsidP="00D07407">
      <w:pPr>
        <w:pStyle w:val="Titlu2"/>
      </w:pPr>
      <w:bookmarkStart w:id="64" w:name="_Toc170049054"/>
      <w:r w:rsidRPr="00560BA3">
        <w:t xml:space="preserve">Topic </w:t>
      </w:r>
      <w:r w:rsidR="0019093F">
        <w:t>M</w:t>
      </w:r>
      <w:r w:rsidR="0019093F" w:rsidRPr="00560BA3">
        <w:t xml:space="preserve">odeling </w:t>
      </w:r>
      <w:r w:rsidRPr="00560BA3">
        <w:t>with Latent Dirichlet Allocation</w:t>
      </w:r>
      <w:bookmarkEnd w:id="64"/>
    </w:p>
    <w:p w14:paraId="72BDE40D" w14:textId="0862EC42" w:rsidR="00D07407" w:rsidRPr="00560BA3" w:rsidRDefault="00D07407" w:rsidP="00D07407">
      <w:r w:rsidRPr="00560BA3">
        <w:t>The second tool that I used for extracting meaningful themes from research abstracts is L</w:t>
      </w:r>
      <w:r w:rsidR="00F93464" w:rsidRPr="00560BA3">
        <w:t xml:space="preserve">atent </w:t>
      </w:r>
      <w:r w:rsidRPr="00560BA3">
        <w:t>D</w:t>
      </w:r>
      <w:r w:rsidR="00F93464" w:rsidRPr="00560BA3">
        <w:t xml:space="preserve">irichlet </w:t>
      </w:r>
      <w:r w:rsidRPr="00560BA3">
        <w:t>A</w:t>
      </w:r>
      <w:r w:rsidR="00F93464" w:rsidRPr="00560BA3">
        <w:t>llocation</w:t>
      </w:r>
      <w:r w:rsidRPr="00560BA3">
        <w:t xml:space="preserve">. Despite keyword extraction not being the purpose of LDA, which is typically used for indexing, summarization or classification, it can be successfully employed as a keyword extractor. </w:t>
      </w:r>
      <w:r w:rsidR="000A08F3" w:rsidRPr="00560BA3">
        <w:t xml:space="preserve">The most representative words of the uncovered topics can be treated as keywords of the document collection, </w:t>
      </w:r>
      <w:proofErr w:type="gramStart"/>
      <w:r w:rsidR="00E56B2A" w:rsidRPr="00560BA3">
        <w:t>as long as</w:t>
      </w:r>
      <w:proofErr w:type="gramEnd"/>
      <w:r w:rsidR="00E56B2A" w:rsidRPr="00560BA3">
        <w:t xml:space="preserve"> the preprocessing step brings the corpus to an adequate form</w:t>
      </w:r>
      <w:r w:rsidR="000A08F3" w:rsidRPr="00560BA3">
        <w:t>.</w:t>
      </w:r>
    </w:p>
    <w:p w14:paraId="22C0B3B5" w14:textId="0B666C5A" w:rsidR="00E56B2A" w:rsidRPr="00560BA3" w:rsidRDefault="00E56B2A" w:rsidP="00E56B2A">
      <w:pPr>
        <w:pStyle w:val="Titlu3"/>
      </w:pPr>
      <w:bookmarkStart w:id="65" w:name="_Ref169535291"/>
      <w:bookmarkStart w:id="66" w:name="_Toc170049055"/>
      <w:r w:rsidRPr="00560BA3">
        <w:lastRenderedPageBreak/>
        <w:t>Preprocessing</w:t>
      </w:r>
      <w:bookmarkEnd w:id="65"/>
      <w:bookmarkEnd w:id="66"/>
    </w:p>
    <w:p w14:paraId="25398F9A" w14:textId="189AA15B" w:rsidR="001811DE" w:rsidRPr="00560BA3" w:rsidRDefault="00B7735C" w:rsidP="00E56B2A">
      <w:r w:rsidRPr="00560BA3">
        <w:t xml:space="preserve">Preprocessing </w:t>
      </w:r>
      <w:r w:rsidR="007F318D" w:rsidRPr="00560BA3">
        <w:t>plays a critical role</w:t>
      </w:r>
      <w:r w:rsidRPr="00560BA3">
        <w:t xml:space="preserve"> when working with LDA,</w:t>
      </w:r>
      <w:r w:rsidR="002F4B7E" w:rsidRPr="00560BA3">
        <w:t xml:space="preserve"> therefore this time I used the whole spaCy pipeline, not only the named entity recognizer. </w:t>
      </w:r>
      <w:r w:rsidR="003F7DAE" w:rsidRPr="00560BA3">
        <w:t xml:space="preserve">Firstly, stop word removal is </w:t>
      </w:r>
      <w:r w:rsidRPr="00560BA3">
        <w:t>especially</w:t>
      </w:r>
      <w:r w:rsidR="003F7DAE" w:rsidRPr="00560BA3">
        <w:t xml:space="preserve"> important</w:t>
      </w:r>
      <w:r w:rsidR="007F318D" w:rsidRPr="00560BA3">
        <w:t>. Given</w:t>
      </w:r>
      <w:r w:rsidRPr="00560BA3">
        <w:t xml:space="preserve"> the generally high frequency of stop words, </w:t>
      </w:r>
      <w:r w:rsidR="007F318D" w:rsidRPr="00560BA3">
        <w:t>their</w:t>
      </w:r>
      <w:r w:rsidRPr="00560BA3">
        <w:t xml:space="preserve"> probabilities of occurring within topics</w:t>
      </w:r>
      <w:r w:rsidR="007F318D" w:rsidRPr="00560BA3">
        <w:t xml:space="preserve"> may surpass that of meaningful </w:t>
      </w:r>
      <w:r w:rsidR="00880F21" w:rsidRPr="00560BA3">
        <w:t>terms</w:t>
      </w:r>
      <w:r w:rsidR="007F318D" w:rsidRPr="00560BA3">
        <w:t>.</w:t>
      </w:r>
      <w:r w:rsidR="003F7DAE" w:rsidRPr="00560BA3">
        <w:t xml:space="preserve"> I removed the stop words from the default spaCy list, as well as the custom stop words that I discovered, the same used for YAKE. </w:t>
      </w:r>
      <w:r w:rsidR="00644A8E" w:rsidRPr="00560BA3">
        <w:t xml:space="preserve">The </w:t>
      </w:r>
      <w:r w:rsidR="003F7DAE" w:rsidRPr="00560BA3">
        <w:t>named entity removal</w:t>
      </w:r>
      <w:r w:rsidR="00644A8E" w:rsidRPr="00560BA3">
        <w:t xml:space="preserve"> is </w:t>
      </w:r>
      <w:r w:rsidR="003F7DAE" w:rsidRPr="00560BA3">
        <w:t xml:space="preserve">also </w:t>
      </w:r>
      <w:proofErr w:type="gramStart"/>
      <w:r w:rsidR="00644A8E" w:rsidRPr="00560BA3">
        <w:t>similar to</w:t>
      </w:r>
      <w:proofErr w:type="gramEnd"/>
      <w:r w:rsidR="00644A8E" w:rsidRPr="00560BA3">
        <w:t xml:space="preserve"> the implementation described in the previous chapter about YAKE, as I removed the same entities.</w:t>
      </w:r>
    </w:p>
    <w:p w14:paraId="79F4CFD0" w14:textId="3D862F2E" w:rsidR="00627F83" w:rsidRPr="00560BA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proofErr w:type="spellStart"/>
          <w:r w:rsidR="0054762A">
            <w:rPr>
              <w:rFonts w:eastAsia="Times New Roman"/>
            </w:rPr>
            <w:t>Justeson</w:t>
          </w:r>
          <w:proofErr w:type="spellEnd"/>
          <w:r w:rsidR="0054762A">
            <w:rPr>
              <w:rFonts w:eastAsia="Times New Roman"/>
            </w:rPr>
            <w:t xml:space="preserve"> &amp; Katz (1995)</w:t>
          </w:r>
        </w:sdtContent>
      </w:sdt>
      <w:r w:rsidR="00AD3F69" w:rsidRPr="00560BA3">
        <w:t xml:space="preserve"> studied the particularities of technical and scientific terminology and found that </w:t>
      </w:r>
      <w:r w:rsidR="00633D7D" w:rsidRPr="00560BA3">
        <w:t>approximately 95.6</w:t>
      </w:r>
      <w:r w:rsidR="00AD3F69" w:rsidRPr="00560BA3">
        <w:t xml:space="preserve">% of terms are noun phrases. Among 800 terms, they found only </w:t>
      </w:r>
      <w:r w:rsidR="006A372A" w:rsidRPr="00560BA3">
        <w:t>32 adjectives and 3 verbs, the rest of them being noun phrases.</w:t>
      </w:r>
      <w:r w:rsidR="00982E44" w:rsidRPr="00560BA3">
        <w:t xml:space="preserve"> </w:t>
      </w:r>
      <w:r w:rsidR="00276A46" w:rsidRPr="00560BA3">
        <w:t>Thus, I used the part of speech tags assigned by the spaCy POS tagger to keep only the nouns and the adjectives</w:t>
      </w:r>
      <w:r w:rsidR="0068683C" w:rsidRPr="00560BA3">
        <w:t xml:space="preserve">, removing all the other parts of speech from the </w:t>
      </w:r>
      <w:r w:rsidR="007E51F1" w:rsidRPr="00560BA3">
        <w:t>documents</w:t>
      </w:r>
      <w:r w:rsidR="0068683C" w:rsidRPr="00560BA3">
        <w:t>.</w:t>
      </w:r>
    </w:p>
    <w:p w14:paraId="7078BC5E" w14:textId="21386F38" w:rsidR="0016489E" w:rsidRPr="00560BA3" w:rsidRDefault="007E51F1" w:rsidP="00E56B2A">
      <w:r w:rsidRPr="00560BA3">
        <w:t xml:space="preserve">In the final tokenized corpus, I added the </w:t>
      </w:r>
      <w:r w:rsidR="00F3356C" w:rsidRPr="00560BA3">
        <w:t>uppercase</w:t>
      </w:r>
      <w:r w:rsidRPr="00560BA3">
        <w:t xml:space="preserve"> lemmas of the remaining tokens, so that different forms of the same word, such as “Language” and “languages”</w:t>
      </w:r>
      <w:r w:rsidR="00E537AE" w:rsidRPr="00560BA3">
        <w:t xml:space="preserve">, result in </w:t>
      </w:r>
      <w:r w:rsidR="00B614B9" w:rsidRPr="00560BA3">
        <w:t>the same token.</w:t>
      </w:r>
    </w:p>
    <w:p w14:paraId="12029862" w14:textId="1EFB8C76" w:rsidR="00E37E78" w:rsidRDefault="0016489E" w:rsidP="00E56B2A">
      <w:r w:rsidRPr="00560BA3">
        <w:t>Afterwards, I used the Phrases collocation detection from Gensim</w:t>
      </w:r>
      <w:r w:rsidR="003724BF" w:rsidRPr="00560BA3">
        <w:t>, a statistical method that identifies words that generally co-occur,</w:t>
      </w:r>
      <w:r w:rsidRPr="00560BA3">
        <w:t xml:space="preserve"> to build n-grams. </w:t>
      </w:r>
      <w:r w:rsidR="003724BF" w:rsidRPr="00560BA3">
        <w:t>By repeating the steps of training the model and running it on the corpus twice, I obtained bigrams, trigrams and even some 4-grams, which resulted from combining two bigrams.</w:t>
      </w:r>
      <w:r w:rsidR="00506BDC" w:rsidRPr="00560BA3">
        <w:t xml:space="preserve"> After adding the collocations to the corpus, I removed </w:t>
      </w:r>
      <w:proofErr w:type="gramStart"/>
      <w:r w:rsidR="00506BDC" w:rsidRPr="00560BA3">
        <w:t>all of</w:t>
      </w:r>
      <w:proofErr w:type="gramEnd"/>
      <w:r w:rsidR="00506BDC" w:rsidRPr="00560BA3">
        <w:t xml:space="preserve"> the unigrams, since around 70% of </w:t>
      </w:r>
      <w:r w:rsidR="0037045A" w:rsidRPr="00560BA3">
        <w:t>nouns or noun phrases that represent technical terms contain more than one word</w:t>
      </w:r>
      <w:r w:rsidR="00CD478C" w:rsidRPr="00560BA3">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54762A">
            <w:rPr>
              <w:rFonts w:eastAsia="Times New Roman"/>
            </w:rPr>
            <w:t>(</w:t>
          </w:r>
          <w:proofErr w:type="spellStart"/>
          <w:r w:rsidR="0054762A">
            <w:rPr>
              <w:rFonts w:eastAsia="Times New Roman"/>
            </w:rPr>
            <w:t>Justeson</w:t>
          </w:r>
          <w:proofErr w:type="spellEnd"/>
          <w:r w:rsidR="0054762A">
            <w:rPr>
              <w:rFonts w:eastAsia="Times New Roman"/>
            </w:rPr>
            <w:t xml:space="preserve"> &amp; Katz, 1995)</w:t>
          </w:r>
        </w:sdtContent>
      </w:sdt>
      <w:r w:rsidR="00CD478C" w:rsidRPr="00560BA3">
        <w:t>.</w:t>
      </w:r>
    </w:p>
    <w:p w14:paraId="729FD00B" w14:textId="77B9CFBD" w:rsidR="0026084A" w:rsidRPr="00560BA3" w:rsidRDefault="0026084A" w:rsidP="0026084A">
      <w:pPr>
        <w:jc w:val="center"/>
      </w:pPr>
      <w:r>
        <w:t xml:space="preserve">Table </w:t>
      </w:r>
      <w:bookmarkStart w:id="67" w:name="lda_unigrams"/>
      <w:r>
        <w:fldChar w:fldCharType="begin"/>
      </w:r>
      <w:r>
        <w:instrText xml:space="preserve"> SEQ TBL \* MERGEFORMAT </w:instrText>
      </w:r>
      <w:r>
        <w:fldChar w:fldCharType="separate"/>
      </w:r>
      <w:r w:rsidR="00C96B70">
        <w:rPr>
          <w:noProof/>
        </w:rPr>
        <w:t>9</w:t>
      </w:r>
      <w:r>
        <w:fldChar w:fldCharType="end"/>
      </w:r>
      <w:bookmarkEnd w:id="67"/>
      <w:r w:rsidRPr="00560BA3">
        <w:t>: Comparison between LDA with and without unigrams</w:t>
      </w:r>
    </w:p>
    <w:tbl>
      <w:tblPr>
        <w:tblStyle w:val="Tabelprimar2"/>
        <w:tblW w:w="0" w:type="auto"/>
        <w:jc w:val="center"/>
        <w:tblLook w:val="04A0" w:firstRow="1" w:lastRow="0" w:firstColumn="1" w:lastColumn="0" w:noHBand="0" w:noVBand="1"/>
      </w:tblPr>
      <w:tblGrid>
        <w:gridCol w:w="4509"/>
        <w:gridCol w:w="4510"/>
      </w:tblGrid>
      <w:tr w:rsidR="00E76A29" w14:paraId="764E51FD" w14:textId="77777777" w:rsidTr="00E76A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10EE3809" w14:textId="3855AF2C" w:rsidR="00E76A29" w:rsidRPr="00E76A29" w:rsidRDefault="00E76A29" w:rsidP="005319A9">
            <w:pPr>
              <w:jc w:val="center"/>
              <w:rPr>
                <w:b w:val="0"/>
                <w:bCs w:val="0"/>
                <w:sz w:val="18"/>
                <w:szCs w:val="18"/>
              </w:rPr>
            </w:pPr>
            <w:r>
              <w:rPr>
                <w:b w:val="0"/>
                <w:bCs w:val="0"/>
                <w:sz w:val="18"/>
                <w:szCs w:val="18"/>
              </w:rPr>
              <w:t>SYSTEM</w:t>
            </w:r>
          </w:p>
        </w:tc>
        <w:tc>
          <w:tcPr>
            <w:tcW w:w="4510" w:type="dxa"/>
          </w:tcPr>
          <w:p w14:paraId="1DE85D41" w14:textId="70983A31" w:rsidR="00E76A29" w:rsidRPr="00E76A29" w:rsidRDefault="00E76A29" w:rsidP="005319A9">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76A29">
              <w:rPr>
                <w:b w:val="0"/>
                <w:bCs w:val="0"/>
                <w:sz w:val="18"/>
                <w:szCs w:val="18"/>
              </w:rPr>
              <w:t>COMPUTER SUPPORTED COLLABORATIVE LEARNING</w:t>
            </w:r>
          </w:p>
        </w:tc>
      </w:tr>
      <w:tr w:rsidR="00E76A29" w14:paraId="5426269A"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5AC4CC6" w14:textId="338F71BA" w:rsidR="00E76A29" w:rsidRPr="00E76A29" w:rsidRDefault="00E76A29" w:rsidP="005319A9">
            <w:pPr>
              <w:jc w:val="center"/>
              <w:rPr>
                <w:b w:val="0"/>
                <w:bCs w:val="0"/>
                <w:sz w:val="18"/>
                <w:szCs w:val="18"/>
              </w:rPr>
            </w:pPr>
            <w:r w:rsidRPr="00E76A29">
              <w:rPr>
                <w:b w:val="0"/>
                <w:bCs w:val="0"/>
                <w:sz w:val="18"/>
                <w:szCs w:val="18"/>
              </w:rPr>
              <w:t>MODEL</w:t>
            </w:r>
          </w:p>
        </w:tc>
        <w:tc>
          <w:tcPr>
            <w:tcW w:w="4510" w:type="dxa"/>
          </w:tcPr>
          <w:p w14:paraId="2E0A1721" w14:textId="60A67B20"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E76A29" w14:paraId="3018AD22"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56A3C513" w14:textId="20DACC13" w:rsidR="00E76A29" w:rsidRPr="00E76A29" w:rsidRDefault="00E76A29" w:rsidP="005319A9">
            <w:pPr>
              <w:jc w:val="center"/>
              <w:rPr>
                <w:b w:val="0"/>
                <w:bCs w:val="0"/>
                <w:sz w:val="18"/>
                <w:szCs w:val="18"/>
              </w:rPr>
            </w:pPr>
            <w:r>
              <w:rPr>
                <w:b w:val="0"/>
                <w:bCs w:val="0"/>
                <w:sz w:val="18"/>
                <w:szCs w:val="18"/>
              </w:rPr>
              <w:t>METHOD</w:t>
            </w:r>
          </w:p>
        </w:tc>
        <w:tc>
          <w:tcPr>
            <w:tcW w:w="4510" w:type="dxa"/>
          </w:tcPr>
          <w:p w14:paraId="63CC4FA7" w14:textId="28C9E3F1"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E76A29" w14:paraId="0DFED27D"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B6C7AB" w14:textId="4F24B624" w:rsidR="00E76A29" w:rsidRPr="00E76A29" w:rsidRDefault="00E76A29" w:rsidP="005319A9">
            <w:pPr>
              <w:jc w:val="center"/>
              <w:rPr>
                <w:b w:val="0"/>
                <w:bCs w:val="0"/>
                <w:sz w:val="18"/>
                <w:szCs w:val="18"/>
              </w:rPr>
            </w:pPr>
            <w:r>
              <w:rPr>
                <w:b w:val="0"/>
                <w:bCs w:val="0"/>
                <w:sz w:val="18"/>
                <w:szCs w:val="18"/>
              </w:rPr>
              <w:t>ANALYSIS</w:t>
            </w:r>
          </w:p>
        </w:tc>
        <w:tc>
          <w:tcPr>
            <w:tcW w:w="4510" w:type="dxa"/>
          </w:tcPr>
          <w:p w14:paraId="2816CE8D" w14:textId="35F789F5"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E76A29" w14:paraId="7E55C4C3"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03DDC208" w14:textId="0DC8A525" w:rsidR="00E76A29" w:rsidRPr="00E76A29" w:rsidRDefault="00E76A29" w:rsidP="005319A9">
            <w:pPr>
              <w:jc w:val="center"/>
              <w:rPr>
                <w:b w:val="0"/>
                <w:bCs w:val="0"/>
                <w:sz w:val="18"/>
                <w:szCs w:val="18"/>
              </w:rPr>
            </w:pPr>
            <w:r>
              <w:rPr>
                <w:b w:val="0"/>
                <w:bCs w:val="0"/>
                <w:sz w:val="18"/>
                <w:szCs w:val="18"/>
              </w:rPr>
              <w:t>KNOWLEDGE</w:t>
            </w:r>
          </w:p>
        </w:tc>
        <w:tc>
          <w:tcPr>
            <w:tcW w:w="4510" w:type="dxa"/>
          </w:tcPr>
          <w:p w14:paraId="6D695E5B" w14:textId="5671B08C"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E76A29" w14:paraId="01B5FF82"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B6A68D9" w14:textId="6C5E7B25" w:rsidR="00E76A29" w:rsidRPr="00E76A29" w:rsidRDefault="00E76A29" w:rsidP="005319A9">
            <w:pPr>
              <w:jc w:val="center"/>
              <w:rPr>
                <w:b w:val="0"/>
                <w:bCs w:val="0"/>
                <w:sz w:val="18"/>
                <w:szCs w:val="18"/>
              </w:rPr>
            </w:pPr>
            <w:r>
              <w:rPr>
                <w:b w:val="0"/>
                <w:bCs w:val="0"/>
                <w:sz w:val="18"/>
                <w:szCs w:val="18"/>
              </w:rPr>
              <w:t>LANGUAGE</w:t>
            </w:r>
          </w:p>
        </w:tc>
        <w:tc>
          <w:tcPr>
            <w:tcW w:w="4510" w:type="dxa"/>
          </w:tcPr>
          <w:p w14:paraId="7C4517FB" w14:textId="0C1F3F39"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E76A29" w14:paraId="7C401B94"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E17D380" w14:textId="0D06453C" w:rsidR="00E76A29" w:rsidRPr="00E76A29" w:rsidRDefault="00E76A29" w:rsidP="005319A9">
            <w:pPr>
              <w:jc w:val="center"/>
              <w:rPr>
                <w:b w:val="0"/>
                <w:bCs w:val="0"/>
                <w:sz w:val="18"/>
                <w:szCs w:val="18"/>
              </w:rPr>
            </w:pPr>
            <w:r>
              <w:rPr>
                <w:b w:val="0"/>
                <w:bCs w:val="0"/>
                <w:sz w:val="18"/>
                <w:szCs w:val="18"/>
              </w:rPr>
              <w:t>USER</w:t>
            </w:r>
          </w:p>
        </w:tc>
        <w:tc>
          <w:tcPr>
            <w:tcW w:w="4510" w:type="dxa"/>
          </w:tcPr>
          <w:p w14:paraId="3319B4F6" w14:textId="74E7E028"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E76A29" w14:paraId="51DE9C85"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26EF148" w14:textId="31DADB83" w:rsidR="00E76A29" w:rsidRPr="00E76A29" w:rsidRDefault="00E76A29" w:rsidP="005319A9">
            <w:pPr>
              <w:jc w:val="center"/>
              <w:rPr>
                <w:b w:val="0"/>
                <w:bCs w:val="0"/>
                <w:sz w:val="18"/>
                <w:szCs w:val="18"/>
              </w:rPr>
            </w:pPr>
            <w:r>
              <w:rPr>
                <w:b w:val="0"/>
                <w:bCs w:val="0"/>
                <w:sz w:val="18"/>
                <w:szCs w:val="18"/>
              </w:rPr>
              <w:t>INFORMATION</w:t>
            </w:r>
          </w:p>
        </w:tc>
        <w:tc>
          <w:tcPr>
            <w:tcW w:w="4510" w:type="dxa"/>
          </w:tcPr>
          <w:p w14:paraId="352B1C04" w14:textId="0C04CF93"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E76A29" w14:paraId="30C25890"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642776B3" w14:textId="06E813A0" w:rsidR="00E76A29" w:rsidRPr="00E76A29" w:rsidRDefault="00E76A29" w:rsidP="005319A9">
            <w:pPr>
              <w:jc w:val="center"/>
              <w:rPr>
                <w:b w:val="0"/>
                <w:bCs w:val="0"/>
                <w:sz w:val="18"/>
                <w:szCs w:val="18"/>
              </w:rPr>
            </w:pPr>
            <w:r>
              <w:rPr>
                <w:b w:val="0"/>
                <w:bCs w:val="0"/>
                <w:sz w:val="18"/>
                <w:szCs w:val="18"/>
              </w:rPr>
              <w:t>TOOL</w:t>
            </w:r>
          </w:p>
        </w:tc>
        <w:tc>
          <w:tcPr>
            <w:tcW w:w="4510" w:type="dxa"/>
          </w:tcPr>
          <w:p w14:paraId="5901AFCE" w14:textId="021DF3A8"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r>
      <w:tr w:rsidR="00E76A29" w14:paraId="47F4C0DB"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2ACC6747" w14:textId="6B5CC0DB" w:rsidR="00E76A29" w:rsidRPr="00E76A29" w:rsidRDefault="00E76A29" w:rsidP="005319A9">
            <w:pPr>
              <w:jc w:val="center"/>
              <w:rPr>
                <w:b w:val="0"/>
                <w:bCs w:val="0"/>
                <w:sz w:val="18"/>
                <w:szCs w:val="18"/>
              </w:rPr>
            </w:pPr>
            <w:r>
              <w:rPr>
                <w:b w:val="0"/>
                <w:bCs w:val="0"/>
                <w:sz w:val="18"/>
                <w:szCs w:val="18"/>
              </w:rPr>
              <w:t>APPLICATION</w:t>
            </w:r>
          </w:p>
        </w:tc>
        <w:tc>
          <w:tcPr>
            <w:tcW w:w="4510" w:type="dxa"/>
          </w:tcPr>
          <w:p w14:paraId="7EA2D5E5" w14:textId="3BDD69F2"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E76A29" w14:paraId="2B1B16B5"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3976568" w14:textId="32AC9387" w:rsidR="00E76A29" w:rsidRPr="00E76A29" w:rsidRDefault="00E76A29" w:rsidP="005319A9">
            <w:pPr>
              <w:jc w:val="center"/>
              <w:rPr>
                <w:b w:val="0"/>
                <w:bCs w:val="0"/>
                <w:sz w:val="18"/>
                <w:szCs w:val="18"/>
              </w:rPr>
            </w:pPr>
            <w:r>
              <w:rPr>
                <w:b w:val="0"/>
                <w:bCs w:val="0"/>
                <w:sz w:val="18"/>
                <w:szCs w:val="18"/>
              </w:rPr>
              <w:t>LEARNING</w:t>
            </w:r>
          </w:p>
        </w:tc>
        <w:tc>
          <w:tcPr>
            <w:tcW w:w="4510" w:type="dxa"/>
          </w:tcPr>
          <w:p w14:paraId="321A0413" w14:textId="343A8189"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E76A29" w14:paraId="78C861EA"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942F45F" w14:textId="1BDA60CE" w:rsidR="00E76A29" w:rsidRPr="00E76A29" w:rsidRDefault="00E76A29" w:rsidP="005319A9">
            <w:pPr>
              <w:jc w:val="center"/>
              <w:rPr>
                <w:b w:val="0"/>
                <w:bCs w:val="0"/>
                <w:sz w:val="18"/>
                <w:szCs w:val="18"/>
              </w:rPr>
            </w:pPr>
            <w:r>
              <w:rPr>
                <w:b w:val="0"/>
                <w:bCs w:val="0"/>
                <w:sz w:val="18"/>
                <w:szCs w:val="18"/>
              </w:rPr>
              <w:t>LEARNER</w:t>
            </w:r>
          </w:p>
        </w:tc>
        <w:tc>
          <w:tcPr>
            <w:tcW w:w="4510" w:type="dxa"/>
          </w:tcPr>
          <w:p w14:paraId="28A5B974" w14:textId="2D35A5B7"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r>
      <w:tr w:rsidR="00E76A29" w14:paraId="16546F9F"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A6158DA" w14:textId="42706941" w:rsidR="00E76A29" w:rsidRPr="00E76A29" w:rsidRDefault="00E76A29" w:rsidP="005319A9">
            <w:pPr>
              <w:jc w:val="center"/>
              <w:rPr>
                <w:b w:val="0"/>
                <w:bCs w:val="0"/>
                <w:sz w:val="18"/>
                <w:szCs w:val="18"/>
              </w:rPr>
            </w:pPr>
            <w:r>
              <w:rPr>
                <w:b w:val="0"/>
                <w:bCs w:val="0"/>
                <w:sz w:val="18"/>
                <w:szCs w:val="18"/>
              </w:rPr>
              <w:t>PROCESS</w:t>
            </w:r>
          </w:p>
        </w:tc>
        <w:tc>
          <w:tcPr>
            <w:tcW w:w="4510" w:type="dxa"/>
          </w:tcPr>
          <w:p w14:paraId="439A6D00" w14:textId="31FABD94"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E76A29" w14:paraId="6CEEF914"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04AD957" w14:textId="082B0C0B" w:rsidR="00E76A29" w:rsidRPr="00E76A29" w:rsidRDefault="00E76A29" w:rsidP="005319A9">
            <w:pPr>
              <w:jc w:val="center"/>
              <w:rPr>
                <w:b w:val="0"/>
                <w:bCs w:val="0"/>
                <w:sz w:val="18"/>
                <w:szCs w:val="18"/>
              </w:rPr>
            </w:pPr>
            <w:r>
              <w:rPr>
                <w:b w:val="0"/>
                <w:bCs w:val="0"/>
                <w:sz w:val="18"/>
                <w:szCs w:val="18"/>
              </w:rPr>
              <w:t>TIME</w:t>
            </w:r>
          </w:p>
        </w:tc>
        <w:tc>
          <w:tcPr>
            <w:tcW w:w="4510" w:type="dxa"/>
          </w:tcPr>
          <w:p w14:paraId="1280A963" w14:textId="21EA3594"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r w:rsidR="00E76A29" w14:paraId="4897A89A"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26D6645C" w14:textId="471D6F43" w:rsidR="00E76A29" w:rsidRPr="00E76A29" w:rsidRDefault="00E76A29" w:rsidP="005319A9">
            <w:pPr>
              <w:jc w:val="center"/>
              <w:rPr>
                <w:b w:val="0"/>
                <w:bCs w:val="0"/>
                <w:sz w:val="18"/>
                <w:szCs w:val="18"/>
              </w:rPr>
            </w:pPr>
            <w:r>
              <w:rPr>
                <w:b w:val="0"/>
                <w:bCs w:val="0"/>
                <w:sz w:val="18"/>
                <w:szCs w:val="18"/>
              </w:rPr>
              <w:t>TOPIC</w:t>
            </w:r>
          </w:p>
        </w:tc>
        <w:tc>
          <w:tcPr>
            <w:tcW w:w="4510" w:type="dxa"/>
          </w:tcPr>
          <w:p w14:paraId="09D4ED13" w14:textId="02D2CFB0"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SCIENCE</w:t>
            </w:r>
          </w:p>
        </w:tc>
      </w:tr>
    </w:tbl>
    <w:p w14:paraId="4243AB8F" w14:textId="20F7E5C1" w:rsidR="005319A9" w:rsidRPr="00560BA3" w:rsidRDefault="005319A9" w:rsidP="005319A9">
      <w:pPr>
        <w:jc w:val="center"/>
      </w:pPr>
    </w:p>
    <w:p w14:paraId="2FDBDFF1" w14:textId="6A37B173" w:rsidR="00331CB6" w:rsidRPr="00560BA3" w:rsidRDefault="002D06BC" w:rsidP="002D06BC">
      <w:r w:rsidRPr="00560BA3">
        <w:t xml:space="preserve">I extracted the keywords for an author first with the unigrams present in the corpus and then without them, and the results are compared in </w:t>
      </w:r>
      <w:r w:rsidR="0026084A">
        <w:t xml:space="preserve">table </w:t>
      </w:r>
      <w:r w:rsidR="0026084A">
        <w:fldChar w:fldCharType="begin"/>
      </w:r>
      <w:r w:rsidR="0026084A">
        <w:instrText xml:space="preserve"> REF lda_unigrams \h </w:instrText>
      </w:r>
      <w:r w:rsidR="0026084A">
        <w:fldChar w:fldCharType="separate"/>
      </w:r>
      <w:r w:rsidR="00C96B70">
        <w:rPr>
          <w:noProof/>
        </w:rPr>
        <w:t>9</w:t>
      </w:r>
      <w:r w:rsidR="0026084A">
        <w:fldChar w:fldCharType="end"/>
      </w:r>
      <w:r w:rsidRPr="00560BA3">
        <w:t xml:space="preserve">. If I kept the single-word tokens, </w:t>
      </w:r>
      <w:r w:rsidRPr="00560BA3">
        <w:lastRenderedPageBreak/>
        <w:t>collocations would not occur among the keywords.</w:t>
      </w:r>
      <w:r w:rsidR="00B60008" w:rsidRPr="00560BA3">
        <w:t xml:space="preserve"> While the words on the left </w:t>
      </w:r>
      <w:r w:rsidR="00945CA6">
        <w:t xml:space="preserve">column </w:t>
      </w:r>
      <w:r w:rsidR="00B60008" w:rsidRPr="00560BA3">
        <w:t xml:space="preserve">may be relevant </w:t>
      </w:r>
      <w:r w:rsidR="00755DF6" w:rsidRPr="00560BA3">
        <w:t>in some topic modeling applications, the keyphrases on the right are much more meaningful for the current project.</w:t>
      </w:r>
      <w:r w:rsidR="00331CB6" w:rsidRPr="00560BA3">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rsidRPr="00560BA3">
        <w:t>their removal.</w:t>
      </w:r>
    </w:p>
    <w:p w14:paraId="7C5DACB9" w14:textId="22267433" w:rsidR="0087339A" w:rsidRPr="00560BA3" w:rsidRDefault="00BF140A" w:rsidP="00BF140A">
      <w:pPr>
        <w:pStyle w:val="Titlu3"/>
      </w:pPr>
      <w:bookmarkStart w:id="68" w:name="_Toc170049056"/>
      <w:r w:rsidRPr="00560BA3">
        <w:t xml:space="preserve">Topics and </w:t>
      </w:r>
      <w:r w:rsidR="0038484C">
        <w:t>K</w:t>
      </w:r>
      <w:r w:rsidR="0038484C" w:rsidRPr="00560BA3">
        <w:t xml:space="preserve">eywords </w:t>
      </w:r>
      <w:r w:rsidR="0038484C">
        <w:t>E</w:t>
      </w:r>
      <w:r w:rsidR="0038484C" w:rsidRPr="00560BA3">
        <w:t>xtraction</w:t>
      </w:r>
      <w:bookmarkEnd w:id="68"/>
    </w:p>
    <w:p w14:paraId="2A85F0B2" w14:textId="0A7BB0C4" w:rsidR="0083663E" w:rsidRPr="00560BA3" w:rsidRDefault="0083663E" w:rsidP="0083663E">
      <w:r w:rsidRPr="00560BA3">
        <w:t xml:space="preserve">After preprocessing, the tokens collection is a list of lists, each inner list containing the tokens from a document. </w:t>
      </w:r>
      <w:r w:rsidR="00F31CDB" w:rsidRPr="00560BA3">
        <w:t xml:space="preserve">LDA requires </w:t>
      </w:r>
      <w:r w:rsidR="000D70FA" w:rsidRPr="00560BA3">
        <w:t xml:space="preserve">an integer form of the tokens and </w:t>
      </w:r>
      <w:r w:rsidR="00F31CDB" w:rsidRPr="00560BA3">
        <w:t>a bag of words representation of the document collection, so my proposed solution proceeds by creating a Dictionary object with Gensim, which assigns a unique ID to each token</w:t>
      </w:r>
      <w:r w:rsidR="000E22EE" w:rsidRPr="00560BA3">
        <w:t>, and then building the bag of words</w:t>
      </w:r>
      <w:r w:rsidR="000D70FA" w:rsidRPr="00560BA3">
        <w:t>, a representation of the corpus where the initial tokens are replaced by tuples of token ID and its frequency in the document.</w:t>
      </w:r>
    </w:p>
    <w:p w14:paraId="196E9094" w14:textId="4B76F179" w:rsidR="00331CB6" w:rsidRPr="00560BA3" w:rsidRDefault="00FF3E84" w:rsidP="0083663E">
      <w:r w:rsidRPr="00560BA3">
        <w:t xml:space="preserve">Afterwards, I applied the </w:t>
      </w:r>
      <w:proofErr w:type="spellStart"/>
      <w:r w:rsidRPr="00560BA3">
        <w:t>LdaMulticore</w:t>
      </w:r>
      <w:proofErr w:type="spellEnd"/>
      <w:r w:rsidRPr="00560BA3">
        <w:t xml:space="preserve"> model from the Gensim library. Since I worked on a computer with 4 cores, I set the </w:t>
      </w:r>
      <w:r w:rsidR="00EE4340" w:rsidRPr="00560BA3">
        <w:t>“</w:t>
      </w:r>
      <w:r w:rsidRPr="00560BA3">
        <w:t>workers</w:t>
      </w:r>
      <w:r w:rsidR="00EE4340" w:rsidRPr="00560BA3">
        <w:t>”</w:t>
      </w:r>
      <w:r w:rsidRPr="00560BA3">
        <w:t xml:space="preserve"> parameter to 3, as the official documentation</w:t>
      </w:r>
      <w:r w:rsidRPr="00560BA3">
        <w:rPr>
          <w:rStyle w:val="Referinnotdesubsol"/>
        </w:rPr>
        <w:footnoteReference w:id="15"/>
      </w:r>
      <w:r w:rsidRPr="00560BA3">
        <w:t xml:space="preserve"> mentions that the optimal number of </w:t>
      </w:r>
      <w:r w:rsidR="007647E6" w:rsidRPr="00560BA3">
        <w:t>workers</w:t>
      </w:r>
      <w:r w:rsidRPr="00560BA3">
        <w:t xml:space="preserve"> is one less than the physical cores</w:t>
      </w:r>
      <w:r w:rsidR="004A6605" w:rsidRPr="00560BA3">
        <w:t>. I discussed the</w:t>
      </w:r>
      <w:r w:rsidR="00EE4340" w:rsidRPr="00560BA3">
        <w:t xml:space="preserve"> scalability of </w:t>
      </w:r>
      <w:proofErr w:type="spellStart"/>
      <w:r w:rsidR="00EE4340" w:rsidRPr="00560BA3">
        <w:t>LdaMulticore</w:t>
      </w:r>
      <w:proofErr w:type="spellEnd"/>
      <w:r w:rsidR="00EE4340" w:rsidRPr="00560BA3">
        <w:t xml:space="preserve"> in the Gensim chapter (table </w:t>
      </w:r>
      <w:r w:rsidR="00EE4340" w:rsidRPr="00560BA3">
        <w:fldChar w:fldCharType="begin"/>
      </w:r>
      <w:r w:rsidR="00EE4340" w:rsidRPr="00560BA3">
        <w:instrText xml:space="preserve"> REF lda_table \h </w:instrText>
      </w:r>
      <w:r w:rsidR="00EE4340" w:rsidRPr="00560BA3">
        <w:fldChar w:fldCharType="separate"/>
      </w:r>
      <w:r w:rsidR="00C96B70">
        <w:rPr>
          <w:noProof/>
        </w:rPr>
        <w:t>2</w:t>
      </w:r>
      <w:r w:rsidR="00EE4340" w:rsidRPr="00560BA3">
        <w:fldChar w:fldCharType="end"/>
      </w:r>
      <w:r w:rsidR="00EE4340" w:rsidRPr="00560BA3">
        <w:t>).</w:t>
      </w:r>
    </w:p>
    <w:p w14:paraId="777804B0" w14:textId="5D6C863A" w:rsidR="00EE4340" w:rsidRDefault="00EE4340" w:rsidP="0083663E">
      <w:r w:rsidRPr="00560BA3">
        <w:t>The parameters “passes” and “iterations”</w:t>
      </w:r>
      <w:r w:rsidR="003E04DA" w:rsidRPr="00560BA3">
        <w:t xml:space="preserve"> </w:t>
      </w:r>
      <w:r w:rsidR="004C5981" w:rsidRPr="00560BA3">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rsidRPr="00560BA3">
        <w:t xml:space="preserve"> while the iterations parameter controls the number of times that the algorithm iterates over a document during a single pass </w:t>
      </w:r>
      <w:proofErr w:type="spellStart"/>
      <w:r w:rsidR="00854C0B" w:rsidRPr="00560BA3">
        <w:t>trough</w:t>
      </w:r>
      <w:proofErr w:type="spellEnd"/>
      <w:r w:rsidR="00854C0B" w:rsidRPr="00560BA3">
        <w:t xml:space="preserve"> the collection</w:t>
      </w:r>
      <w:r w:rsidR="007A65EB" w:rsidRPr="00560BA3">
        <w:t xml:space="preserve">. Increasing the values of these parameters generally leads to a better coherence of topics and a more accurate distribution of topics over the corpus, since </w:t>
      </w:r>
      <w:r w:rsidR="00291B2A" w:rsidRPr="00560BA3">
        <w:t>more iterations give LDA the opportunity to learn better distributions.</w:t>
      </w:r>
      <w:r w:rsidR="00B87E2F" w:rsidRPr="00560BA3">
        <w:t xml:space="preserve"> On my </w:t>
      </w:r>
      <w:proofErr w:type="gramStart"/>
      <w:r w:rsidR="00B87E2F" w:rsidRPr="00560BA3">
        <w:t>particular issue</w:t>
      </w:r>
      <w:proofErr w:type="gramEnd"/>
      <w:r w:rsidR="00B87E2F" w:rsidRPr="00560BA3">
        <w:t xml:space="preserve">, I found that the passes and iterations do not influence the results notably. I ran LDA on the abstracts of two authors, a top 20 author with 646 publications and a researcher </w:t>
      </w:r>
      <w:r w:rsidR="007472A5" w:rsidRPr="00560BA3">
        <w:t>with only 5, and I discovered that there are almost no changes in the extracted keywords even if I greatly vary the parameters.</w:t>
      </w:r>
    </w:p>
    <w:p w14:paraId="2C1D1539" w14:textId="77777777" w:rsidR="00304318" w:rsidRDefault="00304318" w:rsidP="0083663E"/>
    <w:p w14:paraId="64214886" w14:textId="77777777" w:rsidR="00304318" w:rsidRDefault="00304318" w:rsidP="0083663E"/>
    <w:p w14:paraId="4266F5F8" w14:textId="77777777" w:rsidR="00304318" w:rsidRDefault="00304318" w:rsidP="0083663E"/>
    <w:p w14:paraId="5B6800C5" w14:textId="77777777" w:rsidR="00304318" w:rsidRDefault="00304318" w:rsidP="0083663E"/>
    <w:p w14:paraId="4FECC556" w14:textId="77777777" w:rsidR="00304318" w:rsidRDefault="00304318" w:rsidP="0083663E"/>
    <w:p w14:paraId="4EA9EEFB" w14:textId="77777777" w:rsidR="00304318" w:rsidRDefault="00304318" w:rsidP="0083663E"/>
    <w:p w14:paraId="46651760" w14:textId="70D8EAEE" w:rsidR="00304318" w:rsidRPr="00560BA3" w:rsidRDefault="00130F22" w:rsidP="00130F22">
      <w:pPr>
        <w:jc w:val="center"/>
      </w:pPr>
      <w:r>
        <w:lastRenderedPageBreak/>
        <w:t xml:space="preserve">Table </w:t>
      </w:r>
      <w:bookmarkStart w:id="69" w:name="lda_pass_iter"/>
      <w:r>
        <w:fldChar w:fldCharType="begin"/>
      </w:r>
      <w:r>
        <w:instrText xml:space="preserve"> SEQ TBL \* MERGEFORMAT </w:instrText>
      </w:r>
      <w:r>
        <w:fldChar w:fldCharType="separate"/>
      </w:r>
      <w:r w:rsidR="00C96B70">
        <w:rPr>
          <w:noProof/>
        </w:rPr>
        <w:t>10</w:t>
      </w:r>
      <w:r>
        <w:fldChar w:fldCharType="end"/>
      </w:r>
      <w:bookmarkEnd w:id="69"/>
      <w:r w:rsidRPr="00560BA3">
        <w:t>: Comparison between passes and iterations values</w:t>
      </w:r>
    </w:p>
    <w:tbl>
      <w:tblPr>
        <w:tblStyle w:val="Tabelprimar2"/>
        <w:tblW w:w="0" w:type="auto"/>
        <w:jc w:val="center"/>
        <w:tblLook w:val="04A0" w:firstRow="1" w:lastRow="0" w:firstColumn="1" w:lastColumn="0" w:noHBand="0" w:noVBand="1"/>
      </w:tblPr>
      <w:tblGrid>
        <w:gridCol w:w="1466"/>
        <w:gridCol w:w="1465"/>
        <w:gridCol w:w="3049"/>
        <w:gridCol w:w="3049"/>
      </w:tblGrid>
      <w:tr w:rsidR="00304318" w14:paraId="276D5A6D" w14:textId="77777777" w:rsidTr="00FF512A">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0" w:type="auto"/>
            <w:gridSpan w:val="2"/>
            <w:tcBorders>
              <w:right w:val="single" w:sz="4" w:space="0" w:color="auto"/>
            </w:tcBorders>
          </w:tcPr>
          <w:p w14:paraId="0BDF8A7D" w14:textId="50036259" w:rsidR="00304318" w:rsidRPr="00304318" w:rsidRDefault="00304318" w:rsidP="00776387">
            <w:pPr>
              <w:jc w:val="center"/>
              <w:rPr>
                <w:sz w:val="18"/>
                <w:szCs w:val="18"/>
              </w:rPr>
            </w:pPr>
            <w:r>
              <w:rPr>
                <w:sz w:val="18"/>
                <w:szCs w:val="18"/>
              </w:rPr>
              <w:t>5 publications</w:t>
            </w:r>
          </w:p>
        </w:tc>
        <w:tc>
          <w:tcPr>
            <w:tcW w:w="0" w:type="auto"/>
            <w:gridSpan w:val="2"/>
            <w:tcBorders>
              <w:left w:val="single" w:sz="4" w:space="0" w:color="auto"/>
            </w:tcBorders>
          </w:tcPr>
          <w:p w14:paraId="73588EDB" w14:textId="14BE0260" w:rsidR="00304318" w:rsidRPr="00304318" w:rsidRDefault="00304318" w:rsidP="00776387">
            <w:pPr>
              <w:jc w:val="center"/>
              <w:cnfStyle w:val="100000000000" w:firstRow="1" w:lastRow="0" w:firstColumn="0" w:lastColumn="0" w:oddVBand="0" w:evenVBand="0" w:oddHBand="0" w:evenHBand="0" w:firstRowFirstColumn="0" w:firstRowLastColumn="0" w:lastRowFirstColumn="0" w:lastRowLastColumn="0"/>
              <w:rPr>
                <w:sz w:val="18"/>
                <w:szCs w:val="18"/>
              </w:rPr>
            </w:pPr>
            <w:r w:rsidRPr="00304318">
              <w:rPr>
                <w:sz w:val="18"/>
                <w:szCs w:val="18"/>
              </w:rPr>
              <w:t>646 publications</w:t>
            </w:r>
          </w:p>
        </w:tc>
      </w:tr>
      <w:tr w:rsidR="00304318" w14:paraId="7A2E3574" w14:textId="77777777" w:rsidTr="00FF512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0" w:type="auto"/>
          </w:tcPr>
          <w:p w14:paraId="4DF6DBAB" w14:textId="77777777" w:rsidR="00304318" w:rsidRDefault="00304318" w:rsidP="00304318">
            <w:pPr>
              <w:jc w:val="center"/>
              <w:rPr>
                <w:b w:val="0"/>
                <w:bCs w:val="0"/>
                <w:sz w:val="18"/>
                <w:szCs w:val="18"/>
              </w:rPr>
            </w:pPr>
            <w:r>
              <w:rPr>
                <w:sz w:val="18"/>
                <w:szCs w:val="18"/>
              </w:rPr>
              <w:t>passes = 1</w:t>
            </w:r>
          </w:p>
          <w:p w14:paraId="6D533AD7" w14:textId="1E877742" w:rsidR="00304318" w:rsidRPr="00304318" w:rsidRDefault="00304318" w:rsidP="00304318">
            <w:pPr>
              <w:jc w:val="center"/>
              <w:rPr>
                <w:sz w:val="18"/>
                <w:szCs w:val="18"/>
              </w:rPr>
            </w:pPr>
            <w:r>
              <w:rPr>
                <w:sz w:val="18"/>
                <w:szCs w:val="18"/>
              </w:rPr>
              <w:t>iterations = 1</w:t>
            </w:r>
          </w:p>
        </w:tc>
        <w:tc>
          <w:tcPr>
            <w:tcW w:w="0" w:type="auto"/>
            <w:tcBorders>
              <w:right w:val="single" w:sz="4" w:space="0" w:color="auto"/>
            </w:tcBorders>
          </w:tcPr>
          <w:p w14:paraId="2D4A45CA" w14:textId="77777777" w:rsid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passes = </w:t>
            </w:r>
            <w:r>
              <w:rPr>
                <w:b/>
                <w:bCs/>
                <w:sz w:val="18"/>
                <w:szCs w:val="18"/>
              </w:rPr>
              <w:t>50</w:t>
            </w:r>
          </w:p>
          <w:p w14:paraId="2D05401E" w14:textId="2BB080CF"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iterations = </w:t>
            </w:r>
            <w:r>
              <w:rPr>
                <w:b/>
                <w:bCs/>
                <w:sz w:val="18"/>
                <w:szCs w:val="18"/>
              </w:rPr>
              <w:t>300</w:t>
            </w:r>
          </w:p>
        </w:tc>
        <w:tc>
          <w:tcPr>
            <w:tcW w:w="0" w:type="auto"/>
            <w:tcBorders>
              <w:left w:val="single" w:sz="4" w:space="0" w:color="auto"/>
            </w:tcBorders>
          </w:tcPr>
          <w:p w14:paraId="3B9F61E1" w14:textId="77777777"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passes = 1</w:t>
            </w:r>
          </w:p>
          <w:p w14:paraId="3D799C09" w14:textId="6C7AB76D"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iterations = 1</w:t>
            </w:r>
          </w:p>
        </w:tc>
        <w:tc>
          <w:tcPr>
            <w:tcW w:w="0" w:type="auto"/>
          </w:tcPr>
          <w:p w14:paraId="10944899" w14:textId="77777777" w:rsid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passes = </w:t>
            </w:r>
            <w:r>
              <w:rPr>
                <w:b/>
                <w:bCs/>
                <w:sz w:val="18"/>
                <w:szCs w:val="18"/>
              </w:rPr>
              <w:t>50</w:t>
            </w:r>
          </w:p>
          <w:p w14:paraId="7D63D6A3" w14:textId="23B1C098"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iterations = </w:t>
            </w:r>
            <w:r>
              <w:rPr>
                <w:b/>
                <w:bCs/>
                <w:sz w:val="18"/>
                <w:szCs w:val="18"/>
              </w:rPr>
              <w:t>300</w:t>
            </w:r>
          </w:p>
        </w:tc>
      </w:tr>
      <w:tr w:rsidR="00776440" w14:paraId="7F2AE818" w14:textId="77777777" w:rsidTr="00FF512A">
        <w:trPr>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59C5A849" w14:textId="553004F1" w:rsidR="00776440" w:rsidRPr="00304318" w:rsidRDefault="00776440" w:rsidP="00776440">
            <w:pPr>
              <w:jc w:val="center"/>
              <w:rPr>
                <w:b w:val="0"/>
                <w:bCs w:val="0"/>
                <w:sz w:val="18"/>
                <w:szCs w:val="18"/>
              </w:rPr>
            </w:pPr>
            <w:r>
              <w:rPr>
                <w:b w:val="0"/>
                <w:bCs w:val="0"/>
                <w:sz w:val="18"/>
                <w:szCs w:val="18"/>
              </w:rPr>
              <w:t>DEFORMATION</w:t>
            </w:r>
          </w:p>
        </w:tc>
        <w:tc>
          <w:tcPr>
            <w:tcW w:w="0" w:type="auto"/>
            <w:tcBorders>
              <w:right w:val="single" w:sz="4" w:space="0" w:color="auto"/>
            </w:tcBorders>
          </w:tcPr>
          <w:p w14:paraId="0ED5F02F" w14:textId="4B824017"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DEFORMATION</w:t>
            </w:r>
          </w:p>
        </w:tc>
        <w:tc>
          <w:tcPr>
            <w:tcW w:w="0" w:type="auto"/>
            <w:tcBorders>
              <w:left w:val="single" w:sz="4" w:space="0" w:color="auto"/>
            </w:tcBorders>
          </w:tcPr>
          <w:p w14:paraId="406BF19F" w14:textId="034F097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SUPPORTED COLLABORATIVE LEARNING</w:t>
            </w:r>
          </w:p>
        </w:tc>
        <w:tc>
          <w:tcPr>
            <w:tcW w:w="0" w:type="auto"/>
          </w:tcPr>
          <w:p w14:paraId="08214399" w14:textId="3835A21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SUPPORTED COLLABORATIVE LEARNING</w:t>
            </w:r>
          </w:p>
        </w:tc>
      </w:tr>
      <w:tr w:rsidR="00776440" w14:paraId="55B74405" w14:textId="77777777" w:rsidTr="0058714E">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0" w:type="auto"/>
          </w:tcPr>
          <w:p w14:paraId="2C16E4AB" w14:textId="72F01FA6" w:rsidR="00776440" w:rsidRPr="00304318" w:rsidRDefault="00776440" w:rsidP="00776440">
            <w:pPr>
              <w:jc w:val="center"/>
              <w:rPr>
                <w:b w:val="0"/>
                <w:bCs w:val="0"/>
                <w:sz w:val="18"/>
                <w:szCs w:val="18"/>
              </w:rPr>
            </w:pPr>
            <w:r>
              <w:rPr>
                <w:b w:val="0"/>
                <w:bCs w:val="0"/>
                <w:sz w:val="18"/>
                <w:szCs w:val="18"/>
              </w:rPr>
              <w:t>STEEL</w:t>
            </w:r>
          </w:p>
        </w:tc>
        <w:tc>
          <w:tcPr>
            <w:tcW w:w="0" w:type="auto"/>
            <w:tcBorders>
              <w:right w:val="single" w:sz="4" w:space="0" w:color="auto"/>
            </w:tcBorders>
          </w:tcPr>
          <w:p w14:paraId="054F4905" w14:textId="0BA164CD" w:rsidR="00776440" w:rsidRPr="00776440"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STEEL</w:t>
            </w:r>
          </w:p>
        </w:tc>
        <w:tc>
          <w:tcPr>
            <w:tcW w:w="0" w:type="auto"/>
            <w:tcBorders>
              <w:left w:val="single" w:sz="4" w:space="0" w:color="auto"/>
            </w:tcBorders>
          </w:tcPr>
          <w:p w14:paraId="4DB0F093" w14:textId="010D11E0"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c>
          <w:tcPr>
            <w:tcW w:w="0" w:type="auto"/>
          </w:tcPr>
          <w:p w14:paraId="180A143E" w14:textId="7C9726E9"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776440" w14:paraId="4B451DA1"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2B9682D" w14:textId="36C9E011" w:rsidR="00776440" w:rsidRPr="00304318" w:rsidRDefault="00776440" w:rsidP="00776440">
            <w:pPr>
              <w:jc w:val="center"/>
              <w:rPr>
                <w:b w:val="0"/>
                <w:bCs w:val="0"/>
                <w:sz w:val="18"/>
                <w:szCs w:val="18"/>
              </w:rPr>
            </w:pPr>
            <w:r>
              <w:rPr>
                <w:b w:val="0"/>
                <w:bCs w:val="0"/>
                <w:sz w:val="18"/>
                <w:szCs w:val="18"/>
              </w:rPr>
              <w:t>MECHANICAL</w:t>
            </w:r>
          </w:p>
        </w:tc>
        <w:tc>
          <w:tcPr>
            <w:tcW w:w="0" w:type="auto"/>
            <w:tcBorders>
              <w:right w:val="single" w:sz="4" w:space="0" w:color="auto"/>
            </w:tcBorders>
          </w:tcPr>
          <w:p w14:paraId="4DDE89EC" w14:textId="598D82AA"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MECHANICAL</w:t>
            </w:r>
          </w:p>
        </w:tc>
        <w:tc>
          <w:tcPr>
            <w:tcW w:w="0" w:type="auto"/>
            <w:tcBorders>
              <w:left w:val="single" w:sz="4" w:space="0" w:color="auto"/>
            </w:tcBorders>
          </w:tcPr>
          <w:p w14:paraId="6D5DFB13" w14:textId="25BC5E3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c>
          <w:tcPr>
            <w:tcW w:w="0" w:type="auto"/>
          </w:tcPr>
          <w:p w14:paraId="4975E7A9" w14:textId="4DBCB673"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776440" w14:paraId="5BAA45D1" w14:textId="77777777" w:rsidTr="00FF512A">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358E7E29" w14:textId="23CBFD5D" w:rsidR="00776440" w:rsidRPr="00304318" w:rsidRDefault="00776440" w:rsidP="00776440">
            <w:pPr>
              <w:jc w:val="center"/>
              <w:rPr>
                <w:b w:val="0"/>
                <w:bCs w:val="0"/>
                <w:sz w:val="18"/>
                <w:szCs w:val="18"/>
              </w:rPr>
            </w:pPr>
            <w:r>
              <w:rPr>
                <w:b w:val="0"/>
                <w:bCs w:val="0"/>
                <w:sz w:val="18"/>
                <w:szCs w:val="18"/>
              </w:rPr>
              <w:t>CHARACTERISTIC</w:t>
            </w:r>
          </w:p>
        </w:tc>
        <w:tc>
          <w:tcPr>
            <w:tcW w:w="0" w:type="auto"/>
            <w:tcBorders>
              <w:right w:val="single" w:sz="4" w:space="0" w:color="auto"/>
            </w:tcBorders>
          </w:tcPr>
          <w:p w14:paraId="368AA81D" w14:textId="775FE1AE"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CHARACTERISTIC</w:t>
            </w:r>
          </w:p>
        </w:tc>
        <w:tc>
          <w:tcPr>
            <w:tcW w:w="0" w:type="auto"/>
            <w:tcBorders>
              <w:left w:val="single" w:sz="4" w:space="0" w:color="auto"/>
            </w:tcBorders>
          </w:tcPr>
          <w:p w14:paraId="00602360" w14:textId="5D68EB71"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c>
          <w:tcPr>
            <w:tcW w:w="0" w:type="auto"/>
          </w:tcPr>
          <w:p w14:paraId="0339CE41" w14:textId="5BB032B7"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776440" w14:paraId="5218D77D"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2E453F9A" w14:textId="721CC87D" w:rsidR="00776440" w:rsidRPr="00304318" w:rsidRDefault="00776440" w:rsidP="00776440">
            <w:pPr>
              <w:jc w:val="center"/>
              <w:rPr>
                <w:b w:val="0"/>
                <w:bCs w:val="0"/>
                <w:sz w:val="18"/>
                <w:szCs w:val="18"/>
              </w:rPr>
            </w:pPr>
            <w:r>
              <w:rPr>
                <w:b w:val="0"/>
                <w:bCs w:val="0"/>
                <w:sz w:val="18"/>
                <w:szCs w:val="18"/>
              </w:rPr>
              <w:t>TEMPERATURE</w:t>
            </w:r>
          </w:p>
        </w:tc>
        <w:tc>
          <w:tcPr>
            <w:tcW w:w="0" w:type="auto"/>
            <w:tcBorders>
              <w:right w:val="single" w:sz="4" w:space="0" w:color="auto"/>
            </w:tcBorders>
          </w:tcPr>
          <w:p w14:paraId="31A5C4F2" w14:textId="465136D4"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TIME</w:t>
            </w:r>
          </w:p>
        </w:tc>
        <w:tc>
          <w:tcPr>
            <w:tcW w:w="0" w:type="auto"/>
            <w:tcBorders>
              <w:left w:val="single" w:sz="4" w:space="0" w:color="auto"/>
            </w:tcBorders>
          </w:tcPr>
          <w:p w14:paraId="3F815520" w14:textId="21D69DE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c>
          <w:tcPr>
            <w:tcW w:w="0" w:type="auto"/>
          </w:tcPr>
          <w:p w14:paraId="5FAB84F7" w14:textId="119687A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776440" w14:paraId="7307D6ED" w14:textId="77777777" w:rsidTr="00745256">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0" w:type="auto"/>
          </w:tcPr>
          <w:p w14:paraId="1E0FB57F" w14:textId="2E5FDA66" w:rsidR="00776440" w:rsidRPr="00304318" w:rsidRDefault="00776440" w:rsidP="00776440">
            <w:pPr>
              <w:jc w:val="center"/>
              <w:rPr>
                <w:b w:val="0"/>
                <w:bCs w:val="0"/>
                <w:sz w:val="18"/>
                <w:szCs w:val="18"/>
              </w:rPr>
            </w:pPr>
            <w:r>
              <w:rPr>
                <w:b w:val="0"/>
                <w:bCs w:val="0"/>
                <w:sz w:val="18"/>
                <w:szCs w:val="18"/>
              </w:rPr>
              <w:t>STRUCTURE</w:t>
            </w:r>
          </w:p>
        </w:tc>
        <w:tc>
          <w:tcPr>
            <w:tcW w:w="0" w:type="auto"/>
            <w:tcBorders>
              <w:right w:val="single" w:sz="4" w:space="0" w:color="auto"/>
            </w:tcBorders>
          </w:tcPr>
          <w:p w14:paraId="5BB28FDE" w14:textId="3189541F" w:rsidR="00776440" w:rsidRPr="00776440"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TEMPERATURE</w:t>
            </w:r>
          </w:p>
        </w:tc>
        <w:tc>
          <w:tcPr>
            <w:tcW w:w="0" w:type="auto"/>
            <w:tcBorders>
              <w:left w:val="single" w:sz="4" w:space="0" w:color="auto"/>
            </w:tcBorders>
          </w:tcPr>
          <w:p w14:paraId="6C462378" w14:textId="6C897BDE"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c>
          <w:tcPr>
            <w:tcW w:w="0" w:type="auto"/>
          </w:tcPr>
          <w:p w14:paraId="59CB9B0B" w14:textId="56DDC33D"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776440" w14:paraId="14B2332B"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0ECD2B73" w14:textId="0A100810" w:rsidR="00776440" w:rsidRPr="00304318" w:rsidRDefault="00776440" w:rsidP="00776440">
            <w:pPr>
              <w:jc w:val="center"/>
              <w:rPr>
                <w:b w:val="0"/>
                <w:bCs w:val="0"/>
                <w:sz w:val="18"/>
                <w:szCs w:val="18"/>
              </w:rPr>
            </w:pPr>
            <w:r>
              <w:rPr>
                <w:b w:val="0"/>
                <w:bCs w:val="0"/>
                <w:sz w:val="18"/>
                <w:szCs w:val="18"/>
              </w:rPr>
              <w:t>TECHNOLOGICAL</w:t>
            </w:r>
          </w:p>
        </w:tc>
        <w:tc>
          <w:tcPr>
            <w:tcW w:w="0" w:type="auto"/>
            <w:tcBorders>
              <w:right w:val="single" w:sz="4" w:space="0" w:color="auto"/>
            </w:tcBorders>
          </w:tcPr>
          <w:p w14:paraId="70089D3C" w14:textId="57BDFDC9"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TECHNOLOGICAL</w:t>
            </w:r>
          </w:p>
        </w:tc>
        <w:tc>
          <w:tcPr>
            <w:tcW w:w="0" w:type="auto"/>
            <w:tcBorders>
              <w:left w:val="single" w:sz="4" w:space="0" w:color="auto"/>
            </w:tcBorders>
          </w:tcPr>
          <w:p w14:paraId="15850B6C" w14:textId="31F27EC9"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c>
          <w:tcPr>
            <w:tcW w:w="0" w:type="auto"/>
          </w:tcPr>
          <w:p w14:paraId="2C13F531" w14:textId="1497EB4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304318" w14:paraId="6DC91B53" w14:textId="77777777" w:rsidTr="00FF512A">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1361AE59" w14:textId="4CFAF651" w:rsidR="00304318" w:rsidRPr="00304318" w:rsidRDefault="00304318" w:rsidP="00304318">
            <w:pPr>
              <w:jc w:val="center"/>
              <w:rPr>
                <w:b w:val="0"/>
                <w:bCs w:val="0"/>
                <w:sz w:val="18"/>
                <w:szCs w:val="18"/>
              </w:rPr>
            </w:pPr>
            <w:r>
              <w:rPr>
                <w:b w:val="0"/>
                <w:bCs w:val="0"/>
                <w:sz w:val="18"/>
                <w:szCs w:val="18"/>
              </w:rPr>
              <w:t>MITTAL</w:t>
            </w:r>
          </w:p>
        </w:tc>
        <w:tc>
          <w:tcPr>
            <w:tcW w:w="0" w:type="auto"/>
            <w:tcBorders>
              <w:right w:val="single" w:sz="4" w:space="0" w:color="auto"/>
            </w:tcBorders>
          </w:tcPr>
          <w:p w14:paraId="256A48E0" w14:textId="18704B8F"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PARAMETER</w:t>
            </w:r>
          </w:p>
        </w:tc>
        <w:tc>
          <w:tcPr>
            <w:tcW w:w="0" w:type="auto"/>
            <w:tcBorders>
              <w:left w:val="single" w:sz="4" w:space="0" w:color="auto"/>
            </w:tcBorders>
          </w:tcPr>
          <w:p w14:paraId="797A8A38" w14:textId="164DF950"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c>
          <w:tcPr>
            <w:tcW w:w="0" w:type="auto"/>
          </w:tcPr>
          <w:p w14:paraId="6D15862B" w14:textId="73FCA366"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304318" w14:paraId="7A4CD887" w14:textId="77777777" w:rsidTr="00FF512A">
        <w:trPr>
          <w:trHeight w:val="250"/>
          <w:jc w:val="center"/>
        </w:trPr>
        <w:tc>
          <w:tcPr>
            <w:cnfStyle w:val="001000000000" w:firstRow="0" w:lastRow="0" w:firstColumn="1" w:lastColumn="0" w:oddVBand="0" w:evenVBand="0" w:oddHBand="0" w:evenHBand="0" w:firstRowFirstColumn="0" w:firstRowLastColumn="0" w:lastRowFirstColumn="0" w:lastRowLastColumn="0"/>
            <w:tcW w:w="0" w:type="auto"/>
          </w:tcPr>
          <w:p w14:paraId="572A3B28" w14:textId="3D41C8F7" w:rsidR="00304318" w:rsidRPr="00304318" w:rsidRDefault="00304318" w:rsidP="00304318">
            <w:pPr>
              <w:jc w:val="center"/>
              <w:rPr>
                <w:b w:val="0"/>
                <w:bCs w:val="0"/>
                <w:sz w:val="18"/>
                <w:szCs w:val="18"/>
              </w:rPr>
            </w:pPr>
            <w:r>
              <w:rPr>
                <w:b w:val="0"/>
                <w:bCs w:val="0"/>
                <w:sz w:val="18"/>
                <w:szCs w:val="18"/>
              </w:rPr>
              <w:t>TIME</w:t>
            </w:r>
          </w:p>
        </w:tc>
        <w:tc>
          <w:tcPr>
            <w:tcW w:w="0" w:type="auto"/>
            <w:tcBorders>
              <w:right w:val="single" w:sz="4" w:space="0" w:color="auto"/>
            </w:tcBorders>
          </w:tcPr>
          <w:p w14:paraId="0A2C5F0D" w14:textId="5CF1033D"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MITTAL</w:t>
            </w:r>
          </w:p>
        </w:tc>
        <w:tc>
          <w:tcPr>
            <w:tcW w:w="0" w:type="auto"/>
            <w:tcBorders>
              <w:left w:val="single" w:sz="4" w:space="0" w:color="auto"/>
            </w:tcBorders>
          </w:tcPr>
          <w:p w14:paraId="63473051" w14:textId="1ED5A0EF"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c>
          <w:tcPr>
            <w:tcW w:w="0" w:type="auto"/>
          </w:tcPr>
          <w:p w14:paraId="3D156EEA" w14:textId="32FEA517"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r>
      <w:tr w:rsidR="00304318" w14:paraId="05613162" w14:textId="77777777" w:rsidTr="00FF512A">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711BA4DB" w14:textId="2E9F7196" w:rsidR="00304318" w:rsidRPr="00304318" w:rsidRDefault="00304318" w:rsidP="00304318">
            <w:pPr>
              <w:jc w:val="center"/>
              <w:rPr>
                <w:b w:val="0"/>
                <w:bCs w:val="0"/>
                <w:sz w:val="18"/>
                <w:szCs w:val="18"/>
              </w:rPr>
            </w:pPr>
            <w:r>
              <w:rPr>
                <w:b w:val="0"/>
                <w:bCs w:val="0"/>
                <w:sz w:val="18"/>
                <w:szCs w:val="18"/>
              </w:rPr>
              <w:t>PARAMETER</w:t>
            </w:r>
          </w:p>
        </w:tc>
        <w:tc>
          <w:tcPr>
            <w:tcW w:w="0" w:type="auto"/>
            <w:tcBorders>
              <w:right w:val="single" w:sz="4" w:space="0" w:color="auto"/>
            </w:tcBorders>
          </w:tcPr>
          <w:p w14:paraId="4C906277" w14:textId="035310B2"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STRUCTURE</w:t>
            </w:r>
          </w:p>
        </w:tc>
        <w:tc>
          <w:tcPr>
            <w:tcW w:w="0" w:type="auto"/>
            <w:tcBorders>
              <w:left w:val="single" w:sz="4" w:space="0" w:color="auto"/>
            </w:tcBorders>
          </w:tcPr>
          <w:p w14:paraId="5A1E4147" w14:textId="0B1D576A"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c>
          <w:tcPr>
            <w:tcW w:w="0" w:type="auto"/>
          </w:tcPr>
          <w:p w14:paraId="55BB16A9" w14:textId="54A72AE6"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776440" w14:paraId="71E0E3C5"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CB023DC" w14:textId="437F6B94" w:rsidR="00776440" w:rsidRPr="00304318" w:rsidRDefault="00776440" w:rsidP="00776440">
            <w:pPr>
              <w:jc w:val="center"/>
              <w:rPr>
                <w:b w:val="0"/>
                <w:bCs w:val="0"/>
                <w:sz w:val="18"/>
                <w:szCs w:val="18"/>
              </w:rPr>
            </w:pPr>
            <w:r>
              <w:rPr>
                <w:b w:val="0"/>
                <w:bCs w:val="0"/>
                <w:sz w:val="18"/>
                <w:szCs w:val="18"/>
              </w:rPr>
              <w:t>DEGREE</w:t>
            </w:r>
          </w:p>
        </w:tc>
        <w:tc>
          <w:tcPr>
            <w:tcW w:w="0" w:type="auto"/>
            <w:tcBorders>
              <w:right w:val="single" w:sz="4" w:space="0" w:color="auto"/>
            </w:tcBorders>
          </w:tcPr>
          <w:p w14:paraId="0C5CB605" w14:textId="646A2FBD"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DEGREE</w:t>
            </w:r>
          </w:p>
        </w:tc>
        <w:tc>
          <w:tcPr>
            <w:tcW w:w="0" w:type="auto"/>
            <w:tcBorders>
              <w:left w:val="single" w:sz="4" w:space="0" w:color="auto"/>
            </w:tcBorders>
          </w:tcPr>
          <w:p w14:paraId="5BBFA479" w14:textId="52F0E3DF"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c>
          <w:tcPr>
            <w:tcW w:w="0" w:type="auto"/>
          </w:tcPr>
          <w:p w14:paraId="62159ACF" w14:textId="0DE4460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776440" w14:paraId="36AA29E0" w14:textId="77777777" w:rsidTr="00FF512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0" w:type="auto"/>
          </w:tcPr>
          <w:p w14:paraId="5B8EDDF9" w14:textId="01038ED9" w:rsidR="00776440" w:rsidRPr="00304318" w:rsidRDefault="00776440" w:rsidP="00776440">
            <w:pPr>
              <w:jc w:val="center"/>
              <w:rPr>
                <w:b w:val="0"/>
                <w:bCs w:val="0"/>
                <w:sz w:val="18"/>
                <w:szCs w:val="18"/>
              </w:rPr>
            </w:pPr>
            <w:r>
              <w:rPr>
                <w:b w:val="0"/>
                <w:bCs w:val="0"/>
                <w:sz w:val="18"/>
                <w:szCs w:val="18"/>
              </w:rPr>
              <w:t>CHEMICAL</w:t>
            </w:r>
          </w:p>
        </w:tc>
        <w:tc>
          <w:tcPr>
            <w:tcW w:w="0" w:type="auto"/>
            <w:tcBorders>
              <w:right w:val="single" w:sz="4" w:space="0" w:color="auto"/>
            </w:tcBorders>
          </w:tcPr>
          <w:p w14:paraId="12E67865" w14:textId="295821B0"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WELDABLE</w:t>
            </w:r>
          </w:p>
        </w:tc>
        <w:tc>
          <w:tcPr>
            <w:tcW w:w="0" w:type="auto"/>
            <w:tcBorders>
              <w:left w:val="single" w:sz="4" w:space="0" w:color="auto"/>
            </w:tcBorders>
          </w:tcPr>
          <w:p w14:paraId="2EA5737D" w14:textId="45D8F44D"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c>
          <w:tcPr>
            <w:tcW w:w="0" w:type="auto"/>
          </w:tcPr>
          <w:p w14:paraId="1C4C501D" w14:textId="095E38A2"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r>
      <w:tr w:rsidR="00776440" w14:paraId="045D5159" w14:textId="77777777" w:rsidTr="0058714E">
        <w:trPr>
          <w:trHeight w:val="173"/>
          <w:jc w:val="center"/>
        </w:trPr>
        <w:tc>
          <w:tcPr>
            <w:cnfStyle w:val="001000000000" w:firstRow="0" w:lastRow="0" w:firstColumn="1" w:lastColumn="0" w:oddVBand="0" w:evenVBand="0" w:oddHBand="0" w:evenHBand="0" w:firstRowFirstColumn="0" w:firstRowLastColumn="0" w:lastRowFirstColumn="0" w:lastRowLastColumn="0"/>
            <w:tcW w:w="0" w:type="auto"/>
          </w:tcPr>
          <w:p w14:paraId="391538D6" w14:textId="3CB15204" w:rsidR="00776440" w:rsidRPr="00304318" w:rsidRDefault="00776440" w:rsidP="00776440">
            <w:pPr>
              <w:jc w:val="center"/>
              <w:rPr>
                <w:b w:val="0"/>
                <w:bCs w:val="0"/>
                <w:sz w:val="18"/>
                <w:szCs w:val="18"/>
              </w:rPr>
            </w:pPr>
            <w:r>
              <w:rPr>
                <w:b w:val="0"/>
                <w:bCs w:val="0"/>
                <w:sz w:val="18"/>
                <w:szCs w:val="18"/>
              </w:rPr>
              <w:t>SCIENCE</w:t>
            </w:r>
          </w:p>
        </w:tc>
        <w:tc>
          <w:tcPr>
            <w:tcW w:w="0" w:type="auto"/>
            <w:tcBorders>
              <w:right w:val="single" w:sz="4" w:space="0" w:color="auto"/>
            </w:tcBorders>
          </w:tcPr>
          <w:p w14:paraId="7E324800" w14:textId="2CEEEE1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TREATMENT</w:t>
            </w:r>
          </w:p>
        </w:tc>
        <w:tc>
          <w:tcPr>
            <w:tcW w:w="0" w:type="auto"/>
            <w:tcBorders>
              <w:left w:val="single" w:sz="4" w:space="0" w:color="auto"/>
            </w:tcBorders>
          </w:tcPr>
          <w:p w14:paraId="6A01152B" w14:textId="6ECA53EA"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TEXTUAL COMPLEXITY INDEX</w:t>
            </w:r>
          </w:p>
        </w:tc>
        <w:tc>
          <w:tcPr>
            <w:tcW w:w="0" w:type="auto"/>
          </w:tcPr>
          <w:p w14:paraId="4696057C" w14:textId="579B68E4"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776440" w14:paraId="56F7B35B" w14:textId="77777777" w:rsidTr="0058714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0B067B02" w14:textId="478DFC92" w:rsidR="00776440" w:rsidRPr="00304318" w:rsidRDefault="00776440" w:rsidP="00776440">
            <w:pPr>
              <w:jc w:val="center"/>
              <w:rPr>
                <w:b w:val="0"/>
                <w:bCs w:val="0"/>
                <w:sz w:val="18"/>
                <w:szCs w:val="18"/>
              </w:rPr>
            </w:pPr>
            <w:r>
              <w:rPr>
                <w:b w:val="0"/>
                <w:bCs w:val="0"/>
                <w:sz w:val="18"/>
                <w:szCs w:val="18"/>
              </w:rPr>
              <w:t>REGIME</w:t>
            </w:r>
          </w:p>
        </w:tc>
        <w:tc>
          <w:tcPr>
            <w:tcW w:w="0" w:type="auto"/>
            <w:tcBorders>
              <w:right w:val="single" w:sz="4" w:space="0" w:color="auto"/>
            </w:tcBorders>
          </w:tcPr>
          <w:p w14:paraId="12A9ADA2" w14:textId="1392B048"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CHEMICAL</w:t>
            </w:r>
          </w:p>
        </w:tc>
        <w:tc>
          <w:tcPr>
            <w:tcW w:w="0" w:type="auto"/>
            <w:tcBorders>
              <w:left w:val="single" w:sz="4" w:space="0" w:color="auto"/>
            </w:tcBorders>
          </w:tcPr>
          <w:p w14:paraId="1276D248" w14:textId="04001F4B"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POLYPHONIC MODEL</w:t>
            </w:r>
          </w:p>
        </w:tc>
        <w:tc>
          <w:tcPr>
            <w:tcW w:w="0" w:type="auto"/>
          </w:tcPr>
          <w:p w14:paraId="736DD0FF" w14:textId="3A578E91"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r w:rsidR="00776440" w14:paraId="6F38A585"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7A89979" w14:textId="4E16F22F" w:rsidR="00776440" w:rsidRPr="00304318" w:rsidRDefault="00776440" w:rsidP="00776440">
            <w:pPr>
              <w:jc w:val="center"/>
              <w:rPr>
                <w:b w:val="0"/>
                <w:bCs w:val="0"/>
                <w:sz w:val="18"/>
                <w:szCs w:val="18"/>
              </w:rPr>
            </w:pPr>
            <w:r>
              <w:rPr>
                <w:b w:val="0"/>
                <w:bCs w:val="0"/>
                <w:sz w:val="18"/>
                <w:szCs w:val="18"/>
              </w:rPr>
              <w:t>GALATI</w:t>
            </w:r>
          </w:p>
        </w:tc>
        <w:tc>
          <w:tcPr>
            <w:tcW w:w="0" w:type="auto"/>
            <w:tcBorders>
              <w:right w:val="single" w:sz="4" w:space="0" w:color="auto"/>
            </w:tcBorders>
          </w:tcPr>
          <w:p w14:paraId="1A14BAFC" w14:textId="106E3A2E" w:rsidR="00776440" w:rsidRPr="00776440"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TREATMENTS</w:t>
            </w:r>
          </w:p>
        </w:tc>
        <w:tc>
          <w:tcPr>
            <w:tcW w:w="0" w:type="auto"/>
            <w:tcBorders>
              <w:left w:val="single" w:sz="4" w:space="0" w:color="auto"/>
            </w:tcBorders>
          </w:tcPr>
          <w:p w14:paraId="28560B1F" w14:textId="41E6775C" w:rsidR="00776440" w:rsidRPr="00776440"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COMPUTER SCIENCE</w:t>
            </w:r>
          </w:p>
        </w:tc>
        <w:tc>
          <w:tcPr>
            <w:tcW w:w="0" w:type="auto"/>
          </w:tcPr>
          <w:p w14:paraId="07F5793C" w14:textId="257C1B7F"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COMPUTER SCIENCE</w:t>
            </w:r>
          </w:p>
        </w:tc>
      </w:tr>
    </w:tbl>
    <w:p w14:paraId="5ABD6F45" w14:textId="77777777" w:rsidR="0058714E" w:rsidRDefault="0058714E" w:rsidP="00776387"/>
    <w:p w14:paraId="46794AB9" w14:textId="4F82C3FA" w:rsidR="00776387" w:rsidRPr="00560BA3" w:rsidRDefault="002D23DF" w:rsidP="00776387">
      <w:r w:rsidRPr="00560BA3">
        <w:t xml:space="preserve">The two columns on the left of figure </w:t>
      </w:r>
      <w:r w:rsidR="00130F22">
        <w:fldChar w:fldCharType="begin"/>
      </w:r>
      <w:r w:rsidR="00130F22">
        <w:instrText xml:space="preserve"> REF lda_pass_iter \h </w:instrText>
      </w:r>
      <w:r w:rsidR="00130F22">
        <w:fldChar w:fldCharType="separate"/>
      </w:r>
      <w:r w:rsidR="00C96B70">
        <w:rPr>
          <w:noProof/>
        </w:rPr>
        <w:t>10</w:t>
      </w:r>
      <w:r w:rsidR="00130F22">
        <w:fldChar w:fldCharType="end"/>
      </w:r>
      <w:r w:rsidR="00130F22">
        <w:t xml:space="preserve"> </w:t>
      </w:r>
      <w:r w:rsidRPr="00560BA3">
        <w:t>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rsidRPr="00560BA3">
        <w:t xml:space="preserve"> On the right of the figure, </w:t>
      </w:r>
      <w:r w:rsidR="006954F3" w:rsidRPr="00560BA3">
        <w:t>there are the results of the same process applied for the author with 626 abstracts, showing no difference in the list of keywords, other than slight variations in their order.</w:t>
      </w:r>
      <w:r w:rsidR="005F7CB6" w:rsidRPr="00560BA3">
        <w:t xml:space="preserve"> Therefore, I set both </w:t>
      </w:r>
      <w:r w:rsidR="00531461" w:rsidRPr="00560BA3">
        <w:t>the passes and the iterations</w:t>
      </w:r>
      <w:r w:rsidR="005F7CB6" w:rsidRPr="00560BA3">
        <w:t xml:space="preserve"> parameters to 1, for time optimization.</w:t>
      </w:r>
    </w:p>
    <w:p w14:paraId="0359A3A4" w14:textId="6A39E131" w:rsidR="00AB6A93" w:rsidRPr="00560BA3" w:rsidRDefault="00AB6A93" w:rsidP="00776387">
      <w:r w:rsidRPr="00560BA3">
        <w:t>Finally, probably the most important parameter that one has to set when working with Latent Dirichlet Allocation is the number of topics</w:t>
      </w:r>
      <w:r w:rsidR="004D5DC5" w:rsidRPr="00560BA3">
        <w:t>, which affects the coherence of the resulting topics and may lead to underfitting or overfitting, as I discussed in the LDA section of chapter “State of the art” (</w:t>
      </w:r>
      <w:r w:rsidR="008D60B9" w:rsidRPr="00560BA3">
        <w:fldChar w:fldCharType="begin"/>
      </w:r>
      <w:r w:rsidR="008D60B9" w:rsidRPr="00560BA3">
        <w:instrText xml:space="preserve"> REF _Ref169449274 \r \h </w:instrText>
      </w:r>
      <w:r w:rsidR="008D60B9" w:rsidRPr="00560BA3">
        <w:fldChar w:fldCharType="separate"/>
      </w:r>
      <w:r w:rsidR="00C96B70">
        <w:t>2.4</w:t>
      </w:r>
      <w:r w:rsidR="008D60B9" w:rsidRPr="00560BA3">
        <w:fldChar w:fldCharType="end"/>
      </w:r>
      <w:r w:rsidR="008D60B9" w:rsidRPr="00560BA3">
        <w:t>).</w:t>
      </w:r>
      <w:r w:rsidR="000C3ADD" w:rsidRPr="00560BA3">
        <w:t xml:space="preserve"> In my project, I did not focus very much on the coherence of </w:t>
      </w:r>
      <w:r w:rsidR="00FD7295" w:rsidRPr="00560BA3">
        <w:t>topics,</w:t>
      </w:r>
      <w:r w:rsidR="000C3ADD" w:rsidRPr="00560BA3">
        <w:t xml:space="preserve"> and I did not rely on automated tools to estimate the accuracy or reliability of the solution, but I rather focused on the </w:t>
      </w:r>
      <w:r w:rsidR="005C3198" w:rsidRPr="00560BA3">
        <w:t>results that I expected to achieve.</w:t>
      </w:r>
    </w:p>
    <w:p w14:paraId="6F2FA036" w14:textId="231F7F92" w:rsidR="005C3198" w:rsidRPr="00560BA3" w:rsidRDefault="004163C4" w:rsidP="00776387">
      <w:r w:rsidRPr="00560BA3">
        <w:t xml:space="preserve">I used the topic visualization tool pyLDAvis to </w:t>
      </w:r>
      <w:r w:rsidR="00745256" w:rsidRPr="00560BA3">
        <w:t>analyze</w:t>
      </w:r>
      <w:r w:rsidRPr="00560BA3">
        <w:t xml:space="preserve"> the extracted topics and their similarity. I applied LDA for the 20 authors with the most publications, setting the number of topics to 5, and I graphically represented them </w:t>
      </w:r>
      <w:r w:rsidR="00547CBF" w:rsidRPr="00560BA3">
        <w:t>to see how often the topics intersect.</w:t>
      </w:r>
      <w:r w:rsidR="000749ED" w:rsidRPr="00560BA3">
        <w:t xml:space="preserve"> </w:t>
      </w:r>
      <w:proofErr w:type="gramStart"/>
      <w:r w:rsidR="000749ED" w:rsidRPr="00560BA3">
        <w:t>All of</w:t>
      </w:r>
      <w:proofErr w:type="gramEnd"/>
      <w:r w:rsidR="000749ED" w:rsidRPr="00560BA3">
        <w:t xml:space="preserve"> the authors had overlapping topics at least once out of 3 algorithm runs</w:t>
      </w:r>
      <w:r w:rsidR="00B419AB" w:rsidRPr="00560BA3">
        <w:t xml:space="preserve">, indicating that 5 </w:t>
      </w:r>
      <w:r w:rsidR="00026747" w:rsidRPr="00560BA3">
        <w:t>topics are too many</w:t>
      </w:r>
      <w:r w:rsidR="00B419AB" w:rsidRPr="00560BA3">
        <w:t xml:space="preserve">, even in the case of the </w:t>
      </w:r>
      <w:r w:rsidR="00026747" w:rsidRPr="00560BA3">
        <w:t>researchers</w:t>
      </w:r>
      <w:r w:rsidR="00B419AB" w:rsidRPr="00560BA3">
        <w:t xml:space="preserve"> with the </w:t>
      </w:r>
      <w:r w:rsidR="00647A56" w:rsidRPr="00560BA3">
        <w:t>largest document collection</w:t>
      </w:r>
      <w:r w:rsidR="00BD5C0D" w:rsidRPr="00560BA3">
        <w:t>s</w:t>
      </w:r>
      <w:r w:rsidR="00B419AB" w:rsidRPr="00560BA3">
        <w:t>.</w:t>
      </w:r>
    </w:p>
    <w:p w14:paraId="5B3CBFAD" w14:textId="453373CA" w:rsidR="00933101" w:rsidRPr="00560BA3" w:rsidRDefault="00933101" w:rsidP="00933101">
      <w:pPr>
        <w:jc w:val="center"/>
      </w:pPr>
      <w:r w:rsidRPr="00560BA3">
        <w:rPr>
          <w:noProof/>
        </w:rPr>
        <w:lastRenderedPageBreak/>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75F61137" w:rsidR="00BD5C0D" w:rsidRPr="00560BA3" w:rsidRDefault="00BD5C0D" w:rsidP="00BD5C0D">
      <w:pPr>
        <w:jc w:val="center"/>
      </w:pPr>
      <w:r w:rsidRPr="00560BA3">
        <w:t xml:space="preserve">Figure </w:t>
      </w:r>
      <w:bookmarkStart w:id="70" w:name="lda_5_topics"/>
      <w:r w:rsidRPr="00560BA3">
        <w:fldChar w:fldCharType="begin"/>
      </w:r>
      <w:r w:rsidRPr="00560BA3">
        <w:instrText xml:space="preserve"> SEQ FIG \* MERGEFORMAT </w:instrText>
      </w:r>
      <w:r w:rsidRPr="00560BA3">
        <w:fldChar w:fldCharType="separate"/>
      </w:r>
      <w:r w:rsidR="00C96B70">
        <w:rPr>
          <w:noProof/>
        </w:rPr>
        <w:t>12</w:t>
      </w:r>
      <w:r w:rsidRPr="00560BA3">
        <w:fldChar w:fldCharType="end"/>
      </w:r>
      <w:bookmarkEnd w:id="70"/>
      <w:r w:rsidRPr="00560BA3">
        <w:t xml:space="preserve">: </w:t>
      </w:r>
      <w:r w:rsidR="00FE25AA" w:rsidRPr="00560BA3">
        <w:t>pyLDAvis graphic of 5 topics</w:t>
      </w:r>
    </w:p>
    <w:p w14:paraId="7DE80647" w14:textId="1CA2A38D" w:rsidR="00FE25AA" w:rsidRPr="00560BA3" w:rsidRDefault="00FE25AA" w:rsidP="00FE25AA">
      <w:r w:rsidRPr="00560BA3">
        <w:t xml:space="preserve">Figure </w:t>
      </w:r>
      <w:r w:rsidRPr="00560BA3">
        <w:fldChar w:fldCharType="begin"/>
      </w:r>
      <w:r w:rsidRPr="00560BA3">
        <w:instrText xml:space="preserve"> REF lda_5_topics \h </w:instrText>
      </w:r>
      <w:r w:rsidRPr="00560BA3">
        <w:fldChar w:fldCharType="separate"/>
      </w:r>
      <w:r w:rsidR="00C96B70">
        <w:rPr>
          <w:noProof/>
        </w:rPr>
        <w:t>12</w:t>
      </w:r>
      <w:r w:rsidRPr="00560BA3">
        <w:fldChar w:fldCharType="end"/>
      </w:r>
      <w:r w:rsidRPr="00560BA3">
        <w:t xml:space="preserve"> </w:t>
      </w:r>
      <w:r w:rsidR="00FE3AB9" w:rsidRPr="00560BA3">
        <w:t>illustrates</w:t>
      </w:r>
      <w:r w:rsidRPr="00560BA3">
        <w:t xml:space="preserve"> the 5 topics extracted from the abstracts of the author who has the second most publications</w:t>
      </w:r>
      <w:r w:rsidR="00401D43" w:rsidRPr="00560BA3">
        <w:t xml:space="preserve"> (</w:t>
      </w:r>
      <w:r w:rsidR="00D527F3" w:rsidRPr="00560BA3">
        <w:t>712</w:t>
      </w:r>
      <w:r w:rsidR="00401D43" w:rsidRPr="00560BA3">
        <w:t>),</w:t>
      </w:r>
      <w:r w:rsidR="00FE3AB9" w:rsidRPr="00560BA3">
        <w:t xml:space="preserve"> showing that topics 3 and 4 are almost identical.</w:t>
      </w:r>
    </w:p>
    <w:p w14:paraId="1B19D6B5" w14:textId="2DE2A99D" w:rsidR="00D42945" w:rsidRPr="00560BA3" w:rsidRDefault="00BC3DAB" w:rsidP="00FE25AA">
      <w:r w:rsidRPr="00560BA3">
        <w:t>I reduced the number of topics to 2, but they were still too similar. By extracting 2 topics for each top 20 author and counting the duplicates between the topics, I observed that the 2 topics shared at least 11 common words out of 15, for every author.</w:t>
      </w:r>
      <w:r w:rsidR="000A5EC7" w:rsidRPr="00560BA3">
        <w:t xml:space="preserve"> Consequently, </w:t>
      </w:r>
      <w:r w:rsidR="002C781A" w:rsidRPr="00560BA3">
        <w:t>the most relevant and non-redundant key terms are obtained when extracting a single topic.</w:t>
      </w:r>
    </w:p>
    <w:p w14:paraId="1DE8B031" w14:textId="77777777" w:rsidR="0054762A" w:rsidRDefault="0054762A" w:rsidP="0054762A">
      <w:pPr>
        <w:pStyle w:val="Titlu1"/>
      </w:pPr>
      <w:bookmarkStart w:id="71" w:name="_a405f2ahqyi7" w:colFirst="0" w:colLast="0"/>
      <w:bookmarkEnd w:id="71"/>
      <w:r>
        <w:br w:type="page"/>
      </w:r>
    </w:p>
    <w:p w14:paraId="03DBAD82" w14:textId="0C84609D" w:rsidR="0054762A" w:rsidRPr="00560BA3" w:rsidRDefault="0054762A" w:rsidP="0054762A">
      <w:pPr>
        <w:pStyle w:val="Titlu1"/>
      </w:pPr>
      <w:bookmarkStart w:id="72" w:name="_Toc170049057"/>
      <w:r>
        <w:lastRenderedPageBreak/>
        <w:t>IMPLEMENTATION DETAILS</w:t>
      </w:r>
      <w:bookmarkEnd w:id="72"/>
    </w:p>
    <w:p w14:paraId="1D9C02AF" w14:textId="2B08F4A0" w:rsidR="0054762A" w:rsidRPr="00560BA3" w:rsidRDefault="0054762A" w:rsidP="0054762A">
      <w:r w:rsidRPr="00560BA3">
        <w:t xml:space="preserve">In the current chapter, I will elaborate on the source code, I will present the input and some code snippets, and I will discuss the challenging issues of choosing a spaCy model and removing named entities during text preprocessing. The source code details will mostly focus on aspects that are not strictly related to the two main tools used for extracting keywords, YAKE and LDA, since all the parameters and the fine-tuning of these algorithms were detailed in </w:t>
      </w:r>
      <w:r>
        <w:t xml:space="preserve">section </w:t>
      </w:r>
      <w:r>
        <w:fldChar w:fldCharType="begin"/>
      </w:r>
      <w:r>
        <w:instrText xml:space="preserve"> REF _Ref169986614 \r \h </w:instrText>
      </w:r>
      <w:r>
        <w:fldChar w:fldCharType="separate"/>
      </w:r>
      <w:r w:rsidR="00C96B70">
        <w:t>3</w:t>
      </w:r>
      <w:r>
        <w:fldChar w:fldCharType="end"/>
      </w:r>
      <w:r w:rsidRPr="00560BA3">
        <w:t>.</w:t>
      </w:r>
    </w:p>
    <w:p w14:paraId="051FBEBB" w14:textId="1CC97FDE" w:rsidR="0054762A" w:rsidRPr="00560BA3" w:rsidRDefault="0054762A" w:rsidP="0054762A">
      <w:pPr>
        <w:pStyle w:val="Titlu2"/>
      </w:pPr>
      <w:bookmarkStart w:id="73" w:name="_Toc170049058"/>
      <w:r w:rsidRPr="00560BA3">
        <w:t xml:space="preserve">The </w:t>
      </w:r>
      <w:r w:rsidR="00217A29">
        <w:t>S</w:t>
      </w:r>
      <w:r w:rsidRPr="00560BA3">
        <w:t xml:space="preserve">ource </w:t>
      </w:r>
      <w:r w:rsidR="00217A29">
        <w:t>C</w:t>
      </w:r>
      <w:r w:rsidRPr="00560BA3">
        <w:t>ode</w:t>
      </w:r>
      <w:bookmarkEnd w:id="73"/>
    </w:p>
    <w:p w14:paraId="2DE4C687" w14:textId="77777777" w:rsidR="0054762A" w:rsidRPr="00560BA3" w:rsidRDefault="0054762A" w:rsidP="0054762A">
      <w:r w:rsidRPr="00560BA3">
        <w:t>The program expects three command line arguments: the paths to the two input files and the name of the output file. The input files contain data in CSV format about the authors and about their publications respectively, information extracted from the database of the CRESCDI platform. The first one contains columns such as the id, the author’s last name and first name, their email, their publication count and many more, while the second file contains information about the publications of the researchers in the first file, for instance the researcher’s id, used to link this table with the authors one, the title of the paper and the abstract.</w:t>
      </w:r>
    </w:p>
    <w:p w14:paraId="3CA10488" w14:textId="207A412A" w:rsidR="0054762A" w:rsidRPr="00560BA3" w:rsidRDefault="0054762A" w:rsidP="0054762A">
      <w:pPr>
        <w:pStyle w:val="Titlu3"/>
      </w:pPr>
      <w:bookmarkStart w:id="74" w:name="_Toc170049059"/>
      <w:r w:rsidRPr="00560BA3">
        <w:t xml:space="preserve">Parsing the </w:t>
      </w:r>
      <w:r w:rsidR="00217A29">
        <w:t>I</w:t>
      </w:r>
      <w:r w:rsidRPr="00560BA3">
        <w:t xml:space="preserve">nput </w:t>
      </w:r>
      <w:r w:rsidR="00217A29">
        <w:t>F</w:t>
      </w:r>
      <w:r w:rsidRPr="00560BA3">
        <w:t>iles</w:t>
      </w:r>
      <w:bookmarkEnd w:id="74"/>
    </w:p>
    <w:p w14:paraId="0837A6EF" w14:textId="77777777" w:rsidR="0054762A" w:rsidRPr="00560BA3" w:rsidRDefault="0054762A" w:rsidP="0054762A">
      <w:r w:rsidRPr="00560BA3">
        <w:t>The source code of my keyword extractor application is a Python script called “keywords.py”, available on GitHub</w:t>
      </w:r>
      <w:r w:rsidRPr="00560BA3">
        <w:rPr>
          <w:rStyle w:val="Referinnotdesubsol"/>
        </w:rPr>
        <w:footnoteReference w:id="16"/>
      </w:r>
      <w:r w:rsidRPr="00560BA3">
        <w:t xml:space="preserve">. I parsed the two CSV files using the </w:t>
      </w:r>
      <w:proofErr w:type="gramStart"/>
      <w:r w:rsidRPr="00560BA3">
        <w:t>pandas</w:t>
      </w:r>
      <w:proofErr w:type="gramEnd"/>
      <w:r w:rsidRPr="00560BA3">
        <w:t xml:space="preserve"> library</w:t>
      </w:r>
      <w:r w:rsidRPr="00560BA3">
        <w:rPr>
          <w:rStyle w:val="Referinnotdesubsol"/>
        </w:rPr>
        <w:footnoteReference w:id="17"/>
      </w:r>
      <w:r w:rsidRPr="00560BA3">
        <w:t xml:space="preserve"> and I extracted the important data that the program needs to extract the keywords: the authors’ ids, their names and their abstracts. Then, the script iterates through the authors and filters the abstract list, then extracts keywords with YAKE and then with LDA.</w:t>
      </w:r>
    </w:p>
    <w:p w14:paraId="5A0BC3EA" w14:textId="4368FD00" w:rsidR="0054762A" w:rsidRPr="00560BA3" w:rsidRDefault="0054762A" w:rsidP="0054762A">
      <w:pPr>
        <w:pStyle w:val="Titlu3"/>
      </w:pPr>
      <w:bookmarkStart w:id="75" w:name="_Toc170049060"/>
      <w:r w:rsidRPr="00560BA3">
        <w:t xml:space="preserve">Filtering the </w:t>
      </w:r>
      <w:r w:rsidR="00217A29">
        <w:t>A</w:t>
      </w:r>
      <w:r w:rsidRPr="00560BA3">
        <w:t xml:space="preserve">bstract </w:t>
      </w:r>
      <w:r w:rsidR="00217A29">
        <w:t>L</w:t>
      </w:r>
      <w:r w:rsidRPr="00560BA3">
        <w:t>ist</w:t>
      </w:r>
      <w:bookmarkEnd w:id="75"/>
    </w:p>
    <w:p w14:paraId="1067BE7A" w14:textId="606957E7" w:rsidR="0054762A" w:rsidRPr="00560BA3" w:rsidRDefault="0054762A" w:rsidP="0054762A">
      <w:r w:rsidRPr="00560BA3">
        <w:t xml:space="preserve">The </w:t>
      </w:r>
      <w:proofErr w:type="spellStart"/>
      <w:r w:rsidRPr="00560BA3">
        <w:rPr>
          <w:i/>
          <w:iCs/>
        </w:rPr>
        <w:t>clean_abstracts</w:t>
      </w:r>
      <w:proofErr w:type="spellEnd"/>
      <w:r w:rsidRPr="00560BA3">
        <w:t xml:space="preserve"> function takes the list of abstracts extracted from the input file and performs the clean-up described in chapter </w:t>
      </w:r>
      <w:r w:rsidRPr="00560BA3">
        <w:fldChar w:fldCharType="begin"/>
      </w:r>
      <w:r w:rsidRPr="00560BA3">
        <w:instrText xml:space="preserve"> REF _Ref169526518 \r \h </w:instrText>
      </w:r>
      <w:r w:rsidRPr="00560BA3">
        <w:fldChar w:fldCharType="separate"/>
      </w:r>
      <w:r w:rsidR="00C96B70">
        <w:t>3.1</w:t>
      </w:r>
      <w:r w:rsidRPr="00560BA3">
        <w:fldChar w:fldCharType="end"/>
      </w:r>
      <w:r w:rsidRPr="00560BA3">
        <w:t>. The following code block shows how I used fastText to detect the language of each abstract and remove non-English abstracts:</w:t>
      </w:r>
    </w:p>
    <w:p w14:paraId="77031952"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load fastText model</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model</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fasttext.load_model</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'lid.176.bin'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new_abstracts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abstract_list</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isinstance</w:t>
      </w:r>
      <w:proofErr w:type="spellEnd"/>
      <w:r w:rsidRPr="00560BA3">
        <w:rPr>
          <w:rFonts w:ascii="Courier New" w:hAnsi="Courier New" w:cs="Courier New"/>
          <w:color w:val="585260"/>
          <w:sz w:val="18"/>
          <w:szCs w:val="18"/>
        </w:rPr>
        <w:t xml:space="preserve">(abstract, str)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re.match</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'^(?=.*[a-</w:t>
      </w:r>
      <w:proofErr w:type="spellStart"/>
      <w:r w:rsidRPr="00560BA3">
        <w:rPr>
          <w:rFonts w:ascii="Courier New" w:hAnsi="Courier New" w:cs="Courier New"/>
          <w:color w:val="2A9292"/>
          <w:sz w:val="18"/>
          <w:szCs w:val="18"/>
        </w:rPr>
        <w:t>zA</w:t>
      </w:r>
      <w:proofErr w:type="spellEnd"/>
      <w:r w:rsidRPr="00560BA3">
        <w:rPr>
          <w:rFonts w:ascii="Courier New" w:hAnsi="Courier New" w:cs="Courier New"/>
          <w:color w:val="2A9292"/>
          <w:sz w:val="18"/>
          <w:szCs w:val="18"/>
        </w:rPr>
        <w:t>-Z])'</w:t>
      </w:r>
      <w:r w:rsidRPr="00560BA3">
        <w:rPr>
          <w:rFonts w:ascii="Courier New" w:hAnsi="Courier New" w:cs="Courier New"/>
          <w:color w:val="585260"/>
          <w:sz w:val="18"/>
          <w:szCs w:val="18"/>
        </w:rPr>
        <w:t>,      abstract):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predict the language</w:t>
      </w:r>
      <w:r w:rsidRPr="00560BA3">
        <w:rPr>
          <w:rFonts w:ascii="Courier New" w:hAnsi="Courier New" w:cs="Courier New"/>
          <w:color w:val="585260"/>
          <w:sz w:val="18"/>
          <w:szCs w:val="18"/>
        </w:rPr>
        <w:br/>
        <w:t xml:space="preserve">        predictions = </w:t>
      </w:r>
      <w:proofErr w:type="spellStart"/>
      <w:r w:rsidRPr="00560BA3">
        <w:rPr>
          <w:rFonts w:ascii="Courier New" w:hAnsi="Courier New" w:cs="Courier New"/>
          <w:color w:val="585260"/>
          <w:sz w:val="18"/>
          <w:szCs w:val="18"/>
        </w:rPr>
        <w:t>model.predict</w:t>
      </w:r>
      <w:proofErr w:type="spellEnd"/>
      <w:r w:rsidRPr="00560BA3">
        <w:rPr>
          <w:rFonts w:ascii="Courier New" w:hAnsi="Courier New" w:cs="Courier New"/>
          <w:color w:val="585260"/>
          <w:sz w:val="18"/>
          <w:szCs w:val="18"/>
        </w:rPr>
        <w:t>(abstract)</w:t>
      </w:r>
      <w:r w:rsidRPr="00560BA3">
        <w:rPr>
          <w:rFonts w:ascii="Courier New" w:hAnsi="Courier New" w:cs="Courier New"/>
          <w:color w:val="585260"/>
          <w:sz w:val="18"/>
          <w:szCs w:val="18"/>
        </w:rPr>
        <w:br/>
        <w:t xml:space="preserve">        language = predictions[</w:t>
      </w:r>
      <w:r w:rsidRPr="00560BA3">
        <w:rPr>
          <w:rFonts w:ascii="Courier New" w:hAnsi="Courier New" w:cs="Courier New"/>
          <w:color w:val="AA573C"/>
          <w:sz w:val="18"/>
          <w:szCs w:val="18"/>
        </w:rPr>
        <w:t>0</w:t>
      </w:r>
      <w:r w:rsidRPr="00560BA3">
        <w:rPr>
          <w:rFonts w:ascii="Courier New" w:hAnsi="Courier New" w:cs="Courier New"/>
          <w:color w:val="585260"/>
          <w:sz w:val="18"/>
          <w:szCs w:val="18"/>
        </w:rPr>
        <w:t>][</w:t>
      </w:r>
      <w:r w:rsidRPr="00560BA3">
        <w:rPr>
          <w:rFonts w:ascii="Courier New" w:hAnsi="Courier New" w:cs="Courier New"/>
          <w:color w:val="AA573C"/>
          <w:sz w:val="18"/>
          <w:szCs w:val="18"/>
        </w:rPr>
        <w:t>0</w:t>
      </w:r>
      <w:r w:rsidRPr="00560BA3">
        <w:rPr>
          <w:rFonts w:ascii="Courier New" w:hAnsi="Courier New" w:cs="Courier New"/>
          <w:color w:val="585260"/>
          <w:sz w:val="18"/>
          <w:szCs w:val="18"/>
        </w:rPr>
        <w:t>].replace(</w:t>
      </w:r>
      <w:r w:rsidRPr="00560BA3">
        <w:rPr>
          <w:rFonts w:ascii="Courier New" w:hAnsi="Courier New" w:cs="Courier New"/>
          <w:color w:val="2A9292"/>
          <w:sz w:val="18"/>
          <w:szCs w:val="18"/>
        </w:rPr>
        <w:t>'__label__'</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keep only texts written in English</w:t>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language ==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en</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new_abstracts.append</w:t>
      </w:r>
      <w:proofErr w:type="spellEnd"/>
      <w:r w:rsidRPr="00560BA3">
        <w:rPr>
          <w:rFonts w:ascii="Courier New" w:hAnsi="Courier New" w:cs="Courier New"/>
          <w:color w:val="585260"/>
          <w:sz w:val="18"/>
          <w:szCs w:val="18"/>
        </w:rPr>
        <w:t>(abstract)</w:t>
      </w:r>
    </w:p>
    <w:p w14:paraId="4CEF582C" w14:textId="77777777" w:rsidR="0054762A" w:rsidRPr="00560BA3" w:rsidRDefault="0054762A" w:rsidP="0054762A">
      <w:r w:rsidRPr="00560BA3">
        <w:t xml:space="preserve">Firstly, the </w:t>
      </w:r>
      <w:r w:rsidRPr="00560BA3">
        <w:rPr>
          <w:i/>
          <w:iCs/>
        </w:rPr>
        <w:t xml:space="preserve">lid.176.bin </w:t>
      </w:r>
      <w:r w:rsidRPr="00560BA3">
        <w:t xml:space="preserve">language detection model is loaded. The </w:t>
      </w:r>
      <w:proofErr w:type="spellStart"/>
      <w:r w:rsidRPr="00560BA3">
        <w:rPr>
          <w:i/>
          <w:iCs/>
        </w:rPr>
        <w:t>load_model</w:t>
      </w:r>
      <w:proofErr w:type="spellEnd"/>
      <w:r w:rsidRPr="00560BA3">
        <w:rPr>
          <w:i/>
          <w:iCs/>
        </w:rPr>
        <w:t xml:space="preserve"> </w:t>
      </w:r>
      <w:r w:rsidRPr="00560BA3">
        <w:t>function requires the path to the fastText model, so I downloaded it from the documentation website</w:t>
      </w:r>
      <w:r w:rsidRPr="00560BA3">
        <w:rPr>
          <w:rStyle w:val="Referinnotdesubsol"/>
        </w:rPr>
        <w:footnoteReference w:id="18"/>
      </w:r>
      <w:r w:rsidRPr="00560BA3">
        <w:t>. Before predicting the language, the program first makes sure that the abstract is a string object that contains at least one letter of the English alphabet.</w:t>
      </w:r>
    </w:p>
    <w:p w14:paraId="151673B8" w14:textId="77777777" w:rsidR="0054762A" w:rsidRPr="00560BA3" w:rsidRDefault="0054762A" w:rsidP="0054762A">
      <w:r w:rsidRPr="00560BA3">
        <w:t xml:space="preserve">The next filtering step consists in the removal of the texts that do not actually contain abstracts, but an enumeration of names of researchers, faculties, universities or conferences. These are detected using the spaCy named entity recognizer, so I loaded the </w:t>
      </w:r>
      <w:r w:rsidRPr="00560BA3">
        <w:rPr>
          <w:i/>
          <w:iCs/>
        </w:rPr>
        <w:t xml:space="preserve">en_core_web_lg </w:t>
      </w:r>
      <w:r w:rsidRPr="00560BA3">
        <w:t>model, including only the NER pipeline component, like this:</w:t>
      </w:r>
    </w:p>
    <w:p w14:paraId="19620441" w14:textId="77777777" w:rsidR="0054762A" w:rsidRPr="00560BA3" w:rsidRDefault="0054762A" w:rsidP="0054762A">
      <w:pPr>
        <w:shd w:val="clear" w:color="auto" w:fill="EFECF4"/>
        <w:jc w:val="left"/>
        <w:rPr>
          <w:sz w:val="18"/>
          <w:szCs w:val="18"/>
        </w:rPr>
      </w:pP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spacy.load</w:t>
      </w:r>
      <w:proofErr w:type="spellEnd"/>
      <w:proofErr w:type="gramEnd"/>
      <w:r w:rsidRPr="00560BA3">
        <w:rPr>
          <w:rFonts w:ascii="Courier New" w:hAnsi="Courier New" w:cs="Courier New"/>
          <w:color w:val="585260"/>
          <w:sz w:val="18"/>
          <w:szCs w:val="18"/>
        </w:rPr>
        <w:t>(</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 exclude=[</w:t>
      </w:r>
      <w:r w:rsidRPr="00560BA3">
        <w:rPr>
          <w:rFonts w:ascii="Courier New" w:hAnsi="Courier New" w:cs="Courier New"/>
          <w:color w:val="2A9292"/>
          <w:sz w:val="18"/>
          <w:szCs w:val="18"/>
        </w:rPr>
        <w:t>'tok2vec'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'tagger'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'parser'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attribute_ruler</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'lemmatizer'</w:t>
      </w:r>
      <w:r w:rsidRPr="00560BA3">
        <w:rPr>
          <w:rFonts w:ascii="Courier New" w:hAnsi="Courier New" w:cs="Courier New"/>
          <w:color w:val="585260"/>
          <w:sz w:val="18"/>
          <w:szCs w:val="18"/>
        </w:rPr>
        <w:t>])</w:t>
      </w:r>
    </w:p>
    <w:p w14:paraId="604A041C" w14:textId="77777777" w:rsidR="0054762A" w:rsidRPr="00560BA3" w:rsidRDefault="0054762A" w:rsidP="0054762A">
      <w:r w:rsidRPr="00560BA3">
        <w:t>The function then applies the spacy pipeline on each abstract and compares the number of words that are either personal names or organization names to the count of the other words and, if the first one is bigger, the current text is not appended to the final abstract collection.</w:t>
      </w:r>
    </w:p>
    <w:p w14:paraId="128C7F7D" w14:textId="0AD81D2F" w:rsidR="0054762A" w:rsidRPr="00560BA3" w:rsidRDefault="0054762A" w:rsidP="0054762A">
      <w:pPr>
        <w:pStyle w:val="Titlu3"/>
      </w:pPr>
      <w:bookmarkStart w:id="76" w:name="_Toc170049061"/>
      <w:r w:rsidRPr="00560BA3">
        <w:t xml:space="preserve">Extracting </w:t>
      </w:r>
      <w:r w:rsidR="00217A29">
        <w:t>K</w:t>
      </w:r>
      <w:r w:rsidRPr="00560BA3">
        <w:t>eywords with YAKE</w:t>
      </w:r>
      <w:bookmarkEnd w:id="76"/>
    </w:p>
    <w:p w14:paraId="3303A5AB" w14:textId="77777777" w:rsidR="0054762A" w:rsidRPr="00560BA3" w:rsidRDefault="0054762A" w:rsidP="0054762A">
      <w:r w:rsidRPr="00560BA3">
        <w:t xml:space="preserve">The script proceeds to the keyword extraction with YAKE, calling the </w:t>
      </w:r>
      <w:proofErr w:type="spellStart"/>
      <w:r w:rsidRPr="00560BA3">
        <w:rPr>
          <w:i/>
          <w:iCs/>
        </w:rPr>
        <w:t>extract_keywords_yake</w:t>
      </w:r>
      <w:proofErr w:type="spellEnd"/>
      <w:r w:rsidRPr="00560BA3">
        <w:rPr>
          <w:i/>
          <w:iCs/>
        </w:rPr>
        <w:t xml:space="preserve"> </w:t>
      </w:r>
      <w:r w:rsidRPr="00560BA3">
        <w:t xml:space="preserve">function, that takes the clean abstract list and concatenates the abstracts into a single string. The spaCy model is loaded the same way as in the code snippet above, then the text is processed. Firstly, the named entities in </w:t>
      </w:r>
      <w:proofErr w:type="spellStart"/>
      <w:r w:rsidRPr="00560BA3">
        <w:rPr>
          <w:i/>
          <w:iCs/>
        </w:rPr>
        <w:t>remove_entities</w:t>
      </w:r>
      <w:proofErr w:type="spellEnd"/>
      <w:r w:rsidRPr="00560BA3">
        <w:t xml:space="preserve"> are deleted from the document:</w:t>
      </w:r>
    </w:p>
    <w:p w14:paraId="2DF760FF" w14:textId="77777777" w:rsidR="0054762A" w:rsidRPr="00560BA3" w:rsidRDefault="0054762A" w:rsidP="0054762A">
      <w:pPr>
        <w:shd w:val="clear" w:color="auto" w:fill="EFECF4"/>
        <w:jc w:val="left"/>
        <w:rPr>
          <w:sz w:val="18"/>
          <w:szCs w:val="18"/>
        </w:rPr>
      </w:pPr>
      <w:r w:rsidRPr="00560BA3">
        <w:rPr>
          <w:rFonts w:ascii="Courier New" w:hAnsi="Courier New" w:cs="Courier New"/>
          <w:color w:val="585260"/>
          <w:sz w:val="18"/>
          <w:szCs w:val="18"/>
        </w:rPr>
        <w:t xml:space="preserve">doc = </w:t>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(text)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transformed_text</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 xml:space="preserve">' </w:t>
      </w:r>
      <w:proofErr w:type="gramStart"/>
      <w:r w:rsidRPr="00560BA3">
        <w:rPr>
          <w:rFonts w:ascii="Courier New" w:hAnsi="Courier New" w:cs="Courier New"/>
          <w:color w:val="2A9292"/>
          <w:sz w:val="18"/>
          <w:szCs w:val="18"/>
        </w:rPr>
        <w:t>'</w:t>
      </w:r>
      <w:r w:rsidRPr="00560BA3">
        <w:rPr>
          <w:rFonts w:ascii="Courier New" w:hAnsi="Courier New" w:cs="Courier New"/>
          <w:color w:val="585260"/>
          <w:sz w:val="18"/>
          <w:szCs w:val="18"/>
        </w:rPr>
        <w:t>.join</w:t>
      </w:r>
      <w:proofErr w:type="gram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token.text</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token.ent_type</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w:t>
      </w:r>
    </w:p>
    <w:p w14:paraId="0650E23E" w14:textId="69445FA9" w:rsidR="0054762A" w:rsidRPr="00560BA3" w:rsidRDefault="0054762A" w:rsidP="0054762A">
      <w:r w:rsidRPr="00560BA3">
        <w:t xml:space="preserve">Afterwards, the parameters for the keyword extractor are set, with the values discussed in section </w:t>
      </w:r>
      <w:r w:rsidRPr="00560BA3">
        <w:fldChar w:fldCharType="begin"/>
      </w:r>
      <w:r w:rsidRPr="00560BA3">
        <w:instrText xml:space="preserve"> REF _Ref169529720 \r \h </w:instrText>
      </w:r>
      <w:r w:rsidRPr="00560BA3">
        <w:fldChar w:fldCharType="separate"/>
      </w:r>
      <w:r w:rsidR="00C96B70">
        <w:t>3.2.2</w:t>
      </w:r>
      <w:r w:rsidRPr="00560BA3">
        <w:fldChar w:fldCharType="end"/>
      </w:r>
      <w:r w:rsidRPr="00560BA3">
        <w:t xml:space="preserve">, the custom stop words are added to the internal list of the </w:t>
      </w:r>
      <w:proofErr w:type="spellStart"/>
      <w:r w:rsidRPr="00560BA3">
        <w:rPr>
          <w:i/>
          <w:iCs/>
        </w:rPr>
        <w:t>KeywordExtractor</w:t>
      </w:r>
      <w:proofErr w:type="spellEnd"/>
      <w:r w:rsidRPr="00560BA3">
        <w:rPr>
          <w:i/>
          <w:iCs/>
        </w:rPr>
        <w:t xml:space="preserve"> </w:t>
      </w:r>
      <w:r w:rsidRPr="00560BA3">
        <w:t xml:space="preserve">object, and then the YAKE algorithm is applied </w:t>
      </w:r>
      <w:proofErr w:type="gramStart"/>
      <w:r w:rsidRPr="00560BA3">
        <w:t>in order to</w:t>
      </w:r>
      <w:proofErr w:type="gramEnd"/>
      <w:r w:rsidRPr="00560BA3">
        <w:t xml:space="preserve"> extract the 15 keywords:</w:t>
      </w:r>
    </w:p>
    <w:p w14:paraId="68042290" w14:textId="77777777" w:rsidR="0054762A" w:rsidRPr="00560BA3" w:rsidRDefault="0054762A" w:rsidP="0054762A">
      <w:pPr>
        <w:shd w:val="clear" w:color="auto" w:fill="EFECF4"/>
        <w:jc w:val="left"/>
        <w:rPr>
          <w:rFonts w:ascii="Courier New" w:hAnsi="Courier New" w:cs="Courier New"/>
          <w:color w:val="585260"/>
          <w:sz w:val="18"/>
          <w:szCs w:val="18"/>
        </w:rPr>
      </w:pPr>
      <w:r w:rsidRPr="00560BA3">
        <w:rPr>
          <w:rFonts w:ascii="Courier New" w:hAnsi="Courier New" w:cs="Courier New"/>
          <w:color w:val="655F6D"/>
          <w:sz w:val="18"/>
          <w:szCs w:val="18"/>
        </w:rPr>
        <w:t># set parameters for yake keyword extractor</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max_ngram</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3</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deduplication_threshold</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0.5</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keywords_nr</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15</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windows_size</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1</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kw_extractor</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yake.KeywordExtractor</w:t>
      </w:r>
      <w:proofErr w:type="spellEnd"/>
      <w:proofErr w:type="gram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lan</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en</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n=</w:t>
      </w:r>
      <w:proofErr w:type="spellStart"/>
      <w:r w:rsidRPr="00560BA3">
        <w:rPr>
          <w:rFonts w:ascii="Courier New" w:hAnsi="Courier New" w:cs="Courier New"/>
          <w:color w:val="585260"/>
          <w:sz w:val="18"/>
          <w:szCs w:val="18"/>
        </w:rPr>
        <w:t>max_ngram</w:t>
      </w:r>
      <w:proofErr w:type="spellEnd"/>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dedupLim</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deduplication_threshold</w:t>
      </w:r>
      <w:proofErr w:type="spellEnd"/>
      <w:r w:rsidRPr="00560BA3">
        <w:rPr>
          <w:rFonts w:ascii="Courier New" w:hAnsi="Courier New" w:cs="Courier New"/>
          <w:color w:val="585260"/>
          <w:sz w:val="18"/>
          <w:szCs w:val="18"/>
        </w:rPr>
        <w:t>, top=</w:t>
      </w:r>
      <w:proofErr w:type="spellStart"/>
      <w:r w:rsidRPr="00560BA3">
        <w:rPr>
          <w:rFonts w:ascii="Courier New" w:hAnsi="Courier New" w:cs="Courier New"/>
          <w:color w:val="585260"/>
          <w:sz w:val="18"/>
          <w:szCs w:val="18"/>
        </w:rPr>
        <w:t>keywords_nr</w:t>
      </w:r>
      <w:proofErr w:type="spellEnd"/>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windowsSize</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windows_size</w:t>
      </w:r>
      <w:proofErr w:type="spellEnd"/>
      <w:r w:rsidRPr="00560BA3">
        <w:rPr>
          <w:rFonts w:ascii="Courier New" w:hAnsi="Courier New" w:cs="Courier New"/>
          <w:color w:val="585260"/>
          <w:sz w:val="18"/>
          <w:szCs w:val="18"/>
        </w:rPr>
        <w:t>)</w:t>
      </w:r>
    </w:p>
    <w:p w14:paraId="01AED771" w14:textId="77777777" w:rsidR="0054762A" w:rsidRPr="00560BA3" w:rsidRDefault="0054762A" w:rsidP="0054762A">
      <w:pPr>
        <w:shd w:val="clear" w:color="auto" w:fill="EFECF4"/>
        <w:jc w:val="left"/>
        <w:rPr>
          <w:sz w:val="18"/>
          <w:szCs w:val="18"/>
        </w:rPr>
      </w:pPr>
      <w:r w:rsidRPr="00560BA3">
        <w:rPr>
          <w:rFonts w:ascii="Courier New" w:hAnsi="Courier New" w:cs="Courier New"/>
          <w:color w:val="585260"/>
          <w:sz w:val="18"/>
          <w:szCs w:val="18"/>
        </w:rPr>
        <w:br/>
      </w:r>
      <w:r w:rsidRPr="00560BA3">
        <w:rPr>
          <w:rFonts w:ascii="Courier New" w:hAnsi="Courier New" w:cs="Courier New"/>
          <w:color w:val="655F6D"/>
          <w:sz w:val="18"/>
          <w:szCs w:val="18"/>
        </w:rPr>
        <w:t># add custom stop words to the default set</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kw_</w:t>
      </w:r>
      <w:proofErr w:type="gramStart"/>
      <w:r w:rsidRPr="00560BA3">
        <w:rPr>
          <w:rFonts w:ascii="Courier New" w:hAnsi="Courier New" w:cs="Courier New"/>
          <w:color w:val="585260"/>
          <w:sz w:val="18"/>
          <w:szCs w:val="18"/>
        </w:rPr>
        <w:t>extractor.stopword</w:t>
      </w:r>
      <w:proofErr w:type="gramEnd"/>
      <w:r w:rsidRPr="00560BA3">
        <w:rPr>
          <w:rFonts w:ascii="Courier New" w:hAnsi="Courier New" w:cs="Courier New"/>
          <w:color w:val="585260"/>
          <w:sz w:val="18"/>
          <w:szCs w:val="18"/>
        </w:rPr>
        <w:t>_set.update</w:t>
      </w:r>
      <w:proofErr w:type="spellEnd"/>
      <w:r w:rsidRPr="00560BA3">
        <w:rPr>
          <w:rFonts w:ascii="Courier New" w:hAnsi="Courier New" w:cs="Courier New"/>
          <w:color w:val="585260"/>
          <w:sz w:val="18"/>
          <w:szCs w:val="18"/>
        </w:rPr>
        <w:t>(set(STOP_WORDS))</w:t>
      </w:r>
      <w:r w:rsidRPr="00560BA3">
        <w:rPr>
          <w:rFonts w:ascii="Courier New" w:hAnsi="Courier New" w:cs="Courier New"/>
          <w:color w:val="585260"/>
          <w:sz w:val="18"/>
          <w:szCs w:val="18"/>
        </w:rPr>
        <w:br/>
      </w:r>
      <w:r w:rsidRPr="00560BA3">
        <w:rPr>
          <w:rFonts w:ascii="Courier New" w:hAnsi="Courier New" w:cs="Courier New"/>
          <w:color w:val="655F6D"/>
          <w:sz w:val="18"/>
          <w:szCs w:val="18"/>
        </w:rPr>
        <w:lastRenderedPageBreak/>
        <w:t># extract keywords</w:t>
      </w:r>
      <w:r w:rsidRPr="00560BA3">
        <w:rPr>
          <w:rFonts w:ascii="Courier New" w:hAnsi="Courier New" w:cs="Courier New"/>
          <w:color w:val="585260"/>
          <w:sz w:val="18"/>
          <w:szCs w:val="18"/>
        </w:rPr>
        <w:br/>
        <w:t xml:space="preserve">kw = </w:t>
      </w:r>
      <w:proofErr w:type="spellStart"/>
      <w:r w:rsidRPr="00560BA3">
        <w:rPr>
          <w:rFonts w:ascii="Courier New" w:hAnsi="Courier New" w:cs="Courier New"/>
          <w:color w:val="585260"/>
          <w:sz w:val="18"/>
          <w:szCs w:val="18"/>
        </w:rPr>
        <w:t>kw_extractor.extract_keywords</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transformed_text</w:t>
      </w:r>
      <w:proofErr w:type="spellEnd"/>
      <w:r w:rsidRPr="00560BA3">
        <w:rPr>
          <w:rFonts w:ascii="Courier New" w:hAnsi="Courier New" w:cs="Courier New"/>
          <w:color w:val="585260"/>
          <w:sz w:val="18"/>
          <w:szCs w:val="18"/>
        </w:rPr>
        <w:t>)</w:t>
      </w:r>
    </w:p>
    <w:p w14:paraId="2B8BB775" w14:textId="77777777" w:rsidR="0054762A" w:rsidRPr="00560BA3" w:rsidRDefault="0054762A" w:rsidP="0054762A">
      <w:r w:rsidRPr="00560BA3">
        <w:t>Below is the list of stop words that I created by observing the words that occurred many times in the abstracts and sometimes appeared among the extracted keywords, but do not bring a meaningful contribution to the keyword list:</w:t>
      </w:r>
    </w:p>
    <w:p w14:paraId="2A09E032" w14:textId="77777777" w:rsidR="0054762A" w:rsidRPr="00560BA3" w:rsidRDefault="0054762A" w:rsidP="0054762A">
      <w:pPr>
        <w:shd w:val="clear" w:color="auto" w:fill="EFECF4"/>
        <w:jc w:val="left"/>
        <w:rPr>
          <w:rFonts w:ascii="Courier New" w:hAnsi="Courier New" w:cs="Courier New"/>
          <w:color w:val="585260"/>
          <w:sz w:val="18"/>
          <w:szCs w:val="18"/>
        </w:rPr>
      </w:pPr>
      <w:r w:rsidRPr="00560BA3">
        <w:rPr>
          <w:rFonts w:ascii="Courier New" w:hAnsi="Courier New" w:cs="Courier New"/>
          <w:color w:val="585260"/>
          <w:sz w:val="18"/>
          <w:szCs w:val="18"/>
        </w:rPr>
        <w:t>STOP_WORDS = [</w:t>
      </w:r>
      <w:r w:rsidRPr="00560BA3">
        <w:rPr>
          <w:rFonts w:ascii="Courier New" w:hAnsi="Courier New" w:cs="Courier New"/>
          <w:color w:val="2A9292"/>
          <w:sz w:val="18"/>
          <w:szCs w:val="18"/>
        </w:rPr>
        <w:t>'abstract'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'amount'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'approach'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'article'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'benefit'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bucharest</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'category'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'condition'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'conference'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'copyright'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'demonstrated'</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'different'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'difficult'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'faculty'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'helpful'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'high'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ieee</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'inconvenience'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jat</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jats</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'laboratory'</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'main'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'multiple'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'new'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'old'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'organization'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'paper'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'people'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politehnica</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'polytechnic'</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'present'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'privacy'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'professor'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'quality'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'recent'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'scale'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'subject'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'task'</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'teacher'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'term'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'title'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'type'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'university'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'useful'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'workshop'</w:t>
      </w:r>
      <w:r w:rsidRPr="00560BA3">
        <w:rPr>
          <w:rFonts w:ascii="Courier New" w:hAnsi="Courier New" w:cs="Courier New"/>
          <w:color w:val="585260"/>
          <w:sz w:val="18"/>
          <w:szCs w:val="18"/>
        </w:rPr>
        <w:t>]</w:t>
      </w:r>
    </w:p>
    <w:p w14:paraId="57EA9CBA" w14:textId="77777777" w:rsidR="0054762A" w:rsidRPr="00560BA3" w:rsidRDefault="0054762A" w:rsidP="0054762A">
      <w:r w:rsidRPr="00560BA3">
        <w:t>The function returns a list of the resulting keywords.</w:t>
      </w:r>
    </w:p>
    <w:p w14:paraId="5E8B7F1C" w14:textId="1687FC25" w:rsidR="0054762A" w:rsidRPr="00560BA3" w:rsidRDefault="0054762A" w:rsidP="0054762A">
      <w:pPr>
        <w:pStyle w:val="Titlu3"/>
      </w:pPr>
      <w:bookmarkStart w:id="77" w:name="_Toc170049062"/>
      <w:r w:rsidRPr="00560BA3">
        <w:t xml:space="preserve">Extracting </w:t>
      </w:r>
      <w:r w:rsidR="00217A29">
        <w:t>K</w:t>
      </w:r>
      <w:r w:rsidRPr="00560BA3">
        <w:t>eywords with LDA</w:t>
      </w:r>
      <w:bookmarkEnd w:id="77"/>
    </w:p>
    <w:p w14:paraId="28983276" w14:textId="77777777" w:rsidR="0054762A" w:rsidRPr="00560BA3" w:rsidRDefault="0054762A" w:rsidP="0054762A">
      <w:r w:rsidRPr="00560BA3">
        <w:t xml:space="preserve">After obtaining the YAKE results, the program calls the </w:t>
      </w:r>
      <w:proofErr w:type="spellStart"/>
      <w:r w:rsidRPr="00560BA3">
        <w:rPr>
          <w:i/>
          <w:iCs/>
        </w:rPr>
        <w:t>extract_keywords_lda</w:t>
      </w:r>
      <w:proofErr w:type="spellEnd"/>
      <w:r w:rsidRPr="00560BA3">
        <w:rPr>
          <w:i/>
          <w:iCs/>
        </w:rPr>
        <w:t xml:space="preserve"> </w:t>
      </w:r>
      <w:r w:rsidRPr="00560BA3">
        <w:t>function. This also begins with the preprocessing of the documents, this time using the whole spaCy pipeline to tag parts of speech, recognize named entities, remove stop words and lemmatize, as follows:</w:t>
      </w:r>
    </w:p>
    <w:p w14:paraId="71D491CF"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load spacy model</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spacy.load</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keep only adjectives and nouns</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remove_pos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'ADV'</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'SPACE'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'SYM'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'ADP'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'VERB'</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'CCONJ'</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'INTJ'</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'LANGUAGE'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preprocess documents</w:t>
      </w:r>
      <w:r w:rsidRPr="00560BA3">
        <w:rPr>
          <w:rFonts w:ascii="Courier New" w:hAnsi="Courier New" w:cs="Courier New"/>
          <w:color w:val="585260"/>
          <w:sz w:val="18"/>
          <w:szCs w:val="18"/>
        </w:rPr>
        <w:br/>
        <w:t>tokens = []</w:t>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abstract_list</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nlp.max_length</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len</w:t>
      </w:r>
      <w:proofErr w:type="spellEnd"/>
      <w:r w:rsidRPr="00560BA3">
        <w:rPr>
          <w:rFonts w:ascii="Courier New" w:hAnsi="Courier New" w:cs="Courier New"/>
          <w:color w:val="585260"/>
          <w:sz w:val="18"/>
          <w:szCs w:val="18"/>
        </w:rPr>
        <w:t xml:space="preserve">(abstract) + </w:t>
      </w:r>
      <w:r w:rsidRPr="00560BA3">
        <w:rPr>
          <w:rFonts w:ascii="Courier New" w:hAnsi="Courier New" w:cs="Courier New"/>
          <w:color w:val="AA573C"/>
          <w:sz w:val="18"/>
          <w:szCs w:val="18"/>
        </w:rPr>
        <w:t>1000</w:t>
      </w:r>
      <w:r w:rsidRPr="00560BA3">
        <w:rPr>
          <w:rFonts w:ascii="Courier New" w:hAnsi="Courier New" w:cs="Courier New"/>
          <w:color w:val="585260"/>
          <w:sz w:val="18"/>
          <w:szCs w:val="18"/>
        </w:rPr>
        <w:br/>
        <w:t xml:space="preserve">    doc = </w:t>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(abstract)</w:t>
      </w:r>
      <w:r w:rsidRPr="00560BA3">
        <w:rPr>
          <w:rFonts w:ascii="Courier New" w:hAnsi="Courier New" w:cs="Courier New"/>
          <w:color w:val="585260"/>
          <w:sz w:val="18"/>
          <w:szCs w:val="18"/>
        </w:rPr>
        <w:br/>
        <w:t xml:space="preserve">    t = [</w:t>
      </w:r>
      <w:proofErr w:type="spellStart"/>
      <w:r w:rsidRPr="00560BA3">
        <w:rPr>
          <w:rFonts w:ascii="Courier New" w:hAnsi="Courier New" w:cs="Courier New"/>
          <w:color w:val="585260"/>
          <w:sz w:val="18"/>
          <w:szCs w:val="18"/>
        </w:rPr>
        <w:t>token.lemma_.upper</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token.is_alpha</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token.ent_type</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token.lemma_.lower</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STOP_WORDS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token.pos</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remove_pos</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token.is_stop</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tokens.append</w:t>
      </w:r>
      <w:proofErr w:type="spellEnd"/>
      <w:r w:rsidRPr="00560BA3">
        <w:rPr>
          <w:rFonts w:ascii="Courier New" w:hAnsi="Courier New" w:cs="Courier New"/>
          <w:color w:val="585260"/>
          <w:sz w:val="18"/>
          <w:szCs w:val="18"/>
        </w:rPr>
        <w:t>(t)</w:t>
      </w:r>
    </w:p>
    <w:p w14:paraId="02EAB434" w14:textId="29F4401A" w:rsidR="0054762A" w:rsidRPr="00560BA3" w:rsidRDefault="0054762A" w:rsidP="0054762A">
      <w:r w:rsidRPr="00560BA3">
        <w:t xml:space="preserve">The code above removes the same named entities as in the case of YAKE, but also removes parts of speech other than nouns and adjectives. I justified </w:t>
      </w:r>
      <w:proofErr w:type="gramStart"/>
      <w:r w:rsidRPr="00560BA3">
        <w:t>all of</w:t>
      </w:r>
      <w:proofErr w:type="gramEnd"/>
      <w:r w:rsidRPr="00560BA3">
        <w:t xml:space="preserve"> these decisions in subchapter </w:t>
      </w:r>
      <w:r w:rsidRPr="00560BA3">
        <w:fldChar w:fldCharType="begin"/>
      </w:r>
      <w:r w:rsidRPr="00560BA3">
        <w:instrText xml:space="preserve"> REF _Ref169535291 \r \h </w:instrText>
      </w:r>
      <w:r w:rsidRPr="00560BA3">
        <w:fldChar w:fldCharType="separate"/>
      </w:r>
      <w:r w:rsidR="00C96B70">
        <w:t>3.3.1</w:t>
      </w:r>
      <w:r w:rsidRPr="00560BA3">
        <w:fldChar w:fldCharType="end"/>
      </w:r>
      <w:r w:rsidRPr="00560BA3">
        <w:t>.</w:t>
      </w:r>
    </w:p>
    <w:p w14:paraId="010FE811" w14:textId="77777777" w:rsidR="0054762A" w:rsidRPr="00560BA3" w:rsidRDefault="0054762A" w:rsidP="0054762A">
      <w:r w:rsidRPr="00560BA3">
        <w:lastRenderedPageBreak/>
        <w:t xml:space="preserve">The next preprocessing step is the addition of n-grams to the token collection, using the Phrases model from </w:t>
      </w:r>
      <w:proofErr w:type="spellStart"/>
      <w:r w:rsidRPr="00560BA3">
        <w:t>gensim</w:t>
      </w:r>
      <w:proofErr w:type="spellEnd"/>
      <w:r w:rsidRPr="00560BA3">
        <w:t>:</w:t>
      </w:r>
    </w:p>
    <w:p w14:paraId="5A4677FE"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add n-grams to the token list</w:t>
      </w:r>
      <w:r w:rsidRPr="00560BA3">
        <w:rPr>
          <w:rFonts w:ascii="Courier New" w:hAnsi="Courier New" w:cs="Courier New"/>
          <w:color w:val="585260"/>
          <w:sz w:val="18"/>
          <w:szCs w:val="18"/>
        </w:rPr>
        <w:br/>
        <w:t xml:space="preserve">bigram = </w:t>
      </w:r>
      <w:proofErr w:type="gramStart"/>
      <w:r w:rsidRPr="00560BA3">
        <w:rPr>
          <w:rFonts w:ascii="Courier New" w:hAnsi="Courier New" w:cs="Courier New"/>
          <w:color w:val="585260"/>
          <w:sz w:val="18"/>
          <w:szCs w:val="18"/>
        </w:rPr>
        <w:t>Phrases(</w:t>
      </w:r>
      <w:proofErr w:type="gramEnd"/>
      <w:r w:rsidRPr="00560BA3">
        <w:rPr>
          <w:rFonts w:ascii="Courier New" w:hAnsi="Courier New" w:cs="Courier New"/>
          <w:color w:val="585260"/>
          <w:sz w:val="18"/>
          <w:szCs w:val="18"/>
        </w:rPr>
        <w:t xml:space="preserve">tokens, </w:t>
      </w:r>
      <w:proofErr w:type="spellStart"/>
      <w:r w:rsidRPr="00560BA3">
        <w:rPr>
          <w:rFonts w:ascii="Courier New" w:hAnsi="Courier New" w:cs="Courier New"/>
          <w:color w:val="585260"/>
          <w:sz w:val="18"/>
          <w:szCs w:val="18"/>
        </w:rPr>
        <w:t>min_count</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[bigram[text]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t xml:space="preserve">trigram = Phrases(tokens, </w:t>
      </w:r>
      <w:proofErr w:type="spellStart"/>
      <w:r w:rsidRPr="00560BA3">
        <w:rPr>
          <w:rFonts w:ascii="Courier New" w:hAnsi="Courier New" w:cs="Courier New"/>
          <w:color w:val="585260"/>
          <w:sz w:val="18"/>
          <w:szCs w:val="18"/>
        </w:rPr>
        <w:t>min_count</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[trigram[text]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p>
    <w:p w14:paraId="5C76355D" w14:textId="77777777" w:rsidR="0054762A" w:rsidRPr="00560BA3" w:rsidRDefault="0054762A" w:rsidP="0054762A">
      <w:r w:rsidRPr="00560BA3">
        <w:t xml:space="preserve">The model is trained the first time </w:t>
      </w:r>
      <w:proofErr w:type="gramStart"/>
      <w:r w:rsidRPr="00560BA3">
        <w:t>in order to</w:t>
      </w:r>
      <w:proofErr w:type="gramEnd"/>
      <w:r w:rsidRPr="00560BA3">
        <w:t xml:space="preserve"> find the most probable two-word collocations, then it is applied to the token list to add the bigrams. The </w:t>
      </w:r>
      <w:proofErr w:type="spellStart"/>
      <w:r w:rsidRPr="00560BA3">
        <w:rPr>
          <w:i/>
          <w:iCs/>
        </w:rPr>
        <w:t>min_count</w:t>
      </w:r>
      <w:proofErr w:type="spellEnd"/>
      <w:r w:rsidRPr="00560BA3">
        <w:rPr>
          <w:i/>
          <w:iCs/>
        </w:rPr>
        <w:t xml:space="preserve"> </w:t>
      </w:r>
      <w:r w:rsidRPr="00560BA3">
        <w:t xml:space="preserve">parameter specifies how many times two words must co-occur to be considered as an eligible collocation. I set it to 2, so that more n-grams are created, but the chances of joining two words that only co-occur by coincidence are reduced. The </w:t>
      </w:r>
      <w:r w:rsidRPr="00560BA3">
        <w:rPr>
          <w:i/>
          <w:iCs/>
        </w:rPr>
        <w:t>threshold</w:t>
      </w:r>
      <w:r w:rsidRPr="00560BA3">
        <w:t xml:space="preserve"> is another parameter that controls the number of n-grams created, representing a minimum score that a collocation is required to have. I chose a low threshold of 1, because I needed </w:t>
      </w:r>
      <w:proofErr w:type="gramStart"/>
      <w:r w:rsidRPr="00560BA3">
        <w:t>a large number of</w:t>
      </w:r>
      <w:proofErr w:type="gramEnd"/>
      <w:r w:rsidRPr="00560BA3">
        <w:t xml:space="preserve"> multi-word tokens in the corpus. The Phrases model is applied one more time on the new tokens collection, to form trigrams and 4-grams.</w:t>
      </w:r>
    </w:p>
    <w:p w14:paraId="3DEA25AC" w14:textId="77777777" w:rsidR="0054762A" w:rsidRPr="00560BA3" w:rsidRDefault="0054762A" w:rsidP="0054762A">
      <w:r w:rsidRPr="00560BA3">
        <w:t>The last step in preprocessing is the removal of the unigrams, if the word count after removal is at least 100. Otherwise, the corpus would be too small to apply Latent Dirichlet Allocation.</w:t>
      </w:r>
    </w:p>
    <w:p w14:paraId="5AB41F1C" w14:textId="77777777" w:rsidR="0054762A" w:rsidRPr="00560BA3" w:rsidRDefault="0054762A" w:rsidP="0054762A">
      <w:r w:rsidRPr="00560BA3">
        <w:t xml:space="preserve">Finally, </w:t>
      </w:r>
      <w:proofErr w:type="spellStart"/>
      <w:r w:rsidRPr="00560BA3">
        <w:t>LdaMulticore</w:t>
      </w:r>
      <w:proofErr w:type="spellEnd"/>
      <w:r w:rsidRPr="00560BA3">
        <w:t xml:space="preserve"> is applied, after building the dictionary and the corpus:</w:t>
      </w:r>
    </w:p>
    <w:p w14:paraId="4B1A5707"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create dictionary</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dictionary</w:t>
      </w:r>
      <w:proofErr w:type="spellEnd"/>
      <w:r w:rsidRPr="00560BA3">
        <w:rPr>
          <w:rFonts w:ascii="Courier New" w:hAnsi="Courier New" w:cs="Courier New"/>
          <w:color w:val="585260"/>
          <w:sz w:val="18"/>
          <w:szCs w:val="18"/>
        </w:rPr>
        <w:t xml:space="preserve"> = Dictionary(tokens)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create corpus</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corpus</w:t>
      </w:r>
      <w:proofErr w:type="spellEnd"/>
      <w:r w:rsidRPr="00560BA3">
        <w:rPr>
          <w:rFonts w:ascii="Courier New" w:hAnsi="Courier New" w:cs="Courier New"/>
          <w:color w:val="585260"/>
          <w:sz w:val="18"/>
          <w:szCs w:val="18"/>
        </w:rPr>
        <w:t xml:space="preserve"> = [dictionary.doc2bow(text)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apply LDA</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lda_model</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LdaMulticore</w:t>
      </w:r>
      <w:proofErr w:type="spellEnd"/>
      <w:r w:rsidRPr="00560BA3">
        <w:rPr>
          <w:rFonts w:ascii="Courier New" w:hAnsi="Courier New" w:cs="Courier New"/>
          <w:color w:val="585260"/>
          <w:sz w:val="18"/>
          <w:szCs w:val="18"/>
        </w:rPr>
        <w:t>(</w:t>
      </w:r>
      <w:proofErr w:type="gramEnd"/>
      <w:r w:rsidRPr="00560BA3">
        <w:rPr>
          <w:rFonts w:ascii="Courier New" w:hAnsi="Courier New" w:cs="Courier New"/>
          <w:color w:val="585260"/>
          <w:sz w:val="18"/>
          <w:szCs w:val="18"/>
        </w:rPr>
        <w:t>corpus=corpus, id2word=dictionary, iterations=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num_topics</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workers=</w:t>
      </w:r>
      <w:r w:rsidRPr="00560BA3">
        <w:rPr>
          <w:rFonts w:ascii="Courier New" w:hAnsi="Courier New" w:cs="Courier New"/>
          <w:color w:val="AA573C"/>
          <w:sz w:val="18"/>
          <w:szCs w:val="18"/>
        </w:rPr>
        <w:t>3</w:t>
      </w:r>
      <w:r w:rsidRPr="00560BA3">
        <w:rPr>
          <w:rFonts w:ascii="Courier New" w:hAnsi="Courier New" w:cs="Courier New"/>
          <w:color w:val="585260"/>
          <w:sz w:val="18"/>
          <w:szCs w:val="18"/>
        </w:rPr>
        <w:t>, passes=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p>
    <w:p w14:paraId="4C8989EC" w14:textId="77777777" w:rsidR="0054762A" w:rsidRPr="00560BA3" w:rsidRDefault="0054762A" w:rsidP="0054762A">
      <w:r w:rsidRPr="00560BA3">
        <w:t>The function returns the top 15 words from the single topic extracted.</w:t>
      </w:r>
    </w:p>
    <w:p w14:paraId="537D0F88" w14:textId="3F8D8E47" w:rsidR="0054762A" w:rsidRPr="00560BA3" w:rsidRDefault="0054762A" w:rsidP="0054762A">
      <w:pPr>
        <w:pStyle w:val="Titlu3"/>
      </w:pPr>
      <w:bookmarkStart w:id="78" w:name="_Toc170049063"/>
      <w:r w:rsidRPr="00560BA3">
        <w:t xml:space="preserve">The </w:t>
      </w:r>
      <w:r w:rsidR="00217A29">
        <w:t>O</w:t>
      </w:r>
      <w:r w:rsidRPr="00560BA3">
        <w:t>utput</w:t>
      </w:r>
      <w:bookmarkEnd w:id="78"/>
    </w:p>
    <w:p w14:paraId="7FC9A45A" w14:textId="77777777" w:rsidR="0054762A" w:rsidRPr="00560BA3" w:rsidRDefault="0054762A" w:rsidP="0054762A">
      <w:r w:rsidRPr="00560BA3">
        <w:t xml:space="preserve">The results are formatted in a tabular structure using pandas </w:t>
      </w:r>
      <w:proofErr w:type="spellStart"/>
      <w:r w:rsidRPr="00560BA3">
        <w:t>DataFrame</w:t>
      </w:r>
      <w:proofErr w:type="spellEnd"/>
      <w:r w:rsidRPr="00560BA3">
        <w:t>, with the following columns: the author’s ID and name, the keywords extracted using YAKE and the keywords extracted with LDA. The results are then written to a CSV file having the name given as a command line argument to the program.</w:t>
      </w:r>
    </w:p>
    <w:p w14:paraId="75B309A0" w14:textId="77777777" w:rsidR="0054762A" w:rsidRPr="00560BA3" w:rsidRDefault="0054762A" w:rsidP="0054762A"/>
    <w:p w14:paraId="708545EB" w14:textId="77777777" w:rsidR="0054762A" w:rsidRPr="00560BA3" w:rsidRDefault="0054762A" w:rsidP="0054762A">
      <w:pPr>
        <w:jc w:val="center"/>
      </w:pPr>
      <w:r w:rsidRPr="00560BA3">
        <w:rPr>
          <w:noProof/>
        </w:rPr>
        <w:drawing>
          <wp:inline distT="0" distB="0" distL="0" distR="0" wp14:anchorId="758DE389" wp14:editId="5F5EFD3F">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27"/>
                    <a:stretch>
                      <a:fillRect/>
                    </a:stretch>
                  </pic:blipFill>
                  <pic:spPr>
                    <a:xfrm>
                      <a:off x="0" y="0"/>
                      <a:ext cx="5733415" cy="1119505"/>
                    </a:xfrm>
                    <a:prstGeom prst="rect">
                      <a:avLst/>
                    </a:prstGeom>
                  </pic:spPr>
                </pic:pic>
              </a:graphicData>
            </a:graphic>
          </wp:inline>
        </w:drawing>
      </w:r>
    </w:p>
    <w:p w14:paraId="43D83FE2" w14:textId="6CD31020" w:rsidR="0054762A" w:rsidRPr="00560BA3" w:rsidRDefault="0054762A" w:rsidP="0054762A">
      <w:pPr>
        <w:jc w:val="center"/>
      </w:pPr>
      <w:r w:rsidRPr="00560BA3">
        <w:t xml:space="preserve">Figure </w:t>
      </w:r>
      <w:bookmarkStart w:id="79" w:name="output_csv"/>
      <w:r w:rsidRPr="00560BA3">
        <w:fldChar w:fldCharType="begin"/>
      </w:r>
      <w:r w:rsidRPr="00560BA3">
        <w:instrText xml:space="preserve"> SEQ FIG \* MERGEFORMAT </w:instrText>
      </w:r>
      <w:r w:rsidRPr="00560BA3">
        <w:fldChar w:fldCharType="separate"/>
      </w:r>
      <w:r w:rsidR="00C96B70">
        <w:rPr>
          <w:noProof/>
        </w:rPr>
        <w:t>13</w:t>
      </w:r>
      <w:r w:rsidRPr="00560BA3">
        <w:fldChar w:fldCharType="end"/>
      </w:r>
      <w:bookmarkEnd w:id="79"/>
      <w:r w:rsidRPr="00560BA3">
        <w:t>: Output file</w:t>
      </w:r>
    </w:p>
    <w:p w14:paraId="5A179026" w14:textId="7D0C8A7E" w:rsidR="0054762A" w:rsidRPr="00560BA3" w:rsidRDefault="0054762A" w:rsidP="0054762A">
      <w:r w:rsidRPr="00560BA3">
        <w:lastRenderedPageBreak/>
        <w:t xml:space="preserve">Figure </w:t>
      </w:r>
      <w:r w:rsidRPr="00560BA3">
        <w:fldChar w:fldCharType="begin"/>
      </w:r>
      <w:r w:rsidRPr="00560BA3">
        <w:instrText xml:space="preserve"> REF output_csv \h </w:instrText>
      </w:r>
      <w:r w:rsidRPr="00560BA3">
        <w:fldChar w:fldCharType="separate"/>
      </w:r>
      <w:r w:rsidR="00C96B70">
        <w:rPr>
          <w:noProof/>
        </w:rPr>
        <w:t>13</w:t>
      </w:r>
      <w:r w:rsidRPr="00560BA3">
        <w:fldChar w:fldCharType="end"/>
      </w:r>
      <w:r w:rsidRPr="00560BA3">
        <w:t xml:space="preserve"> shows an example of the results of my keyword extraction application, saved in a CSV file.</w:t>
      </w:r>
    </w:p>
    <w:p w14:paraId="5501F3D8" w14:textId="4758D4FE" w:rsidR="0054762A" w:rsidRPr="00560BA3" w:rsidRDefault="0054762A" w:rsidP="0054762A">
      <w:pPr>
        <w:pStyle w:val="Titlu2"/>
      </w:pPr>
      <w:bookmarkStart w:id="80" w:name="_Toc170049064"/>
      <w:r w:rsidRPr="00560BA3">
        <w:t xml:space="preserve">Choosing a spaCy </w:t>
      </w:r>
      <w:r w:rsidR="00217A29">
        <w:t>M</w:t>
      </w:r>
      <w:r w:rsidRPr="00560BA3">
        <w:t>odel</w:t>
      </w:r>
      <w:bookmarkEnd w:id="80"/>
    </w:p>
    <w:p w14:paraId="46F490D7" w14:textId="171E289F" w:rsidR="0054762A" w:rsidRPr="00560BA3" w:rsidRDefault="0054762A" w:rsidP="0054762A">
      <w:r w:rsidRPr="00560BA3">
        <w:t xml:space="preserve">The selection of a spaCy model was challenging </w:t>
      </w:r>
      <w:proofErr w:type="gramStart"/>
      <w:r w:rsidRPr="00560BA3">
        <w:t>with regard to</w:t>
      </w:r>
      <w:proofErr w:type="gramEnd"/>
      <w:r w:rsidRPr="00560BA3">
        <w:t xml:space="preserve"> the accuracy of the named entity recognizer. As I previously discussed in section </w:t>
      </w:r>
      <w:r w:rsidRPr="00560BA3">
        <w:fldChar w:fldCharType="begin"/>
      </w:r>
      <w:r w:rsidRPr="00560BA3">
        <w:instrText xml:space="preserve"> REF _Ref169616334 \r \h </w:instrText>
      </w:r>
      <w:r w:rsidRPr="00560BA3">
        <w:fldChar w:fldCharType="separate"/>
      </w:r>
      <w:r w:rsidR="00C96B70">
        <w:t>3.2.1</w:t>
      </w:r>
      <w:r w:rsidRPr="00560BA3">
        <w:fldChar w:fldCharType="end"/>
      </w:r>
      <w:r w:rsidRPr="00560BA3">
        <w:t xml:space="preserve">, the largest standard spaCy model, </w:t>
      </w:r>
      <w:r w:rsidRPr="00560BA3">
        <w:rPr>
          <w:i/>
          <w:iCs/>
        </w:rPr>
        <w:t>en_core_web_lg</w:t>
      </w:r>
      <w:r w:rsidRPr="00560BA3">
        <w:t xml:space="preserve">, has difficulties in recognizing named entities, as it mistakenly labels some technical terms written with initial uppercase letters as organization names. This was problematic, because I wanted to remove organizations during text preprocessing, </w:t>
      </w:r>
      <w:proofErr w:type="gramStart"/>
      <w:r w:rsidRPr="00560BA3">
        <w:t>in order to</w:t>
      </w:r>
      <w:proofErr w:type="gramEnd"/>
      <w:r w:rsidRPr="00560BA3">
        <w:t xml:space="preserve"> eliminate entities such as universities, faculties or conferences. Due to this, a lot of key terms were removed from the text.</w:t>
      </w:r>
    </w:p>
    <w:p w14:paraId="2F656D1C" w14:textId="42032328" w:rsidR="0054762A" w:rsidRPr="00560BA3" w:rsidRDefault="0054762A" w:rsidP="0054762A">
      <w:pPr>
        <w:rPr>
          <w:color w:val="000000"/>
        </w:rPr>
      </w:pPr>
      <w:r w:rsidRPr="00560BA3">
        <w:t xml:space="preserve">Improved performance in named entity recognition can be achieved by using a transformer model, like </w:t>
      </w:r>
      <w:r w:rsidRPr="00560BA3">
        <w:rPr>
          <w:i/>
          <w:iCs/>
        </w:rPr>
        <w:t>en_core_web_</w:t>
      </w:r>
      <w:r w:rsidRPr="00560BA3">
        <w:t>trf. The transformers implementation from spaCy is essentially a wrapper for the Hugging Face transformer library</w:t>
      </w:r>
      <w:r w:rsidRPr="00560BA3">
        <w:rPr>
          <w:rStyle w:val="Referinnotdesubsol"/>
        </w:rPr>
        <w:footnoteReference w:id="19"/>
      </w:r>
      <w:r w:rsidRPr="00560BA3">
        <w:t>, allowing the use of the most powerful NLP models, such as BERT and GPT, through the spaCy pipeline</w:t>
      </w:r>
      <w:r w:rsidRPr="00560BA3">
        <w:rPr>
          <w:rStyle w:val="Referinnotdesubsol"/>
        </w:rPr>
        <w:footnoteReference w:id="20"/>
      </w:r>
      <w:r w:rsidRPr="00560BA3">
        <w:t xml:space="preserve">. The Transformer architecture is a deep neural network structure,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CB0716C8AE944AFB94B5EF0B2FC8C75F"/>
          </w:placeholder>
        </w:sdtPr>
        <w:sdtContent>
          <w:r w:rsidRPr="0054762A">
            <w:rPr>
              <w:color w:val="000000"/>
            </w:rPr>
            <w:t>(Vaswani et al., 2023)</w:t>
          </w:r>
        </w:sdtContent>
      </w:sdt>
      <w:r w:rsidRPr="00560BA3">
        <w:rPr>
          <w:color w:val="000000"/>
        </w:rPr>
        <w:t>, that contains attention layers, mechanisms that give the model the capacity to assume which words are more important in a specific context.</w:t>
      </w:r>
    </w:p>
    <w:p w14:paraId="61179F51" w14:textId="77777777" w:rsidR="0054762A" w:rsidRPr="00560BA3" w:rsidRDefault="0054762A" w:rsidP="0054762A">
      <w:r w:rsidRPr="00560BA3">
        <w:rPr>
          <w:color w:val="000000"/>
        </w:rPr>
        <w:t xml:space="preserve">I tried using the </w:t>
      </w:r>
      <w:r w:rsidRPr="00560BA3">
        <w:rPr>
          <w:i/>
          <w:iCs/>
        </w:rPr>
        <w:t>en_core_web_</w:t>
      </w:r>
      <w:r w:rsidRPr="00560BA3">
        <w:t xml:space="preserve">trf spaCy transformer pipeline and I compared it to the </w:t>
      </w:r>
      <w:r w:rsidRPr="00560BA3">
        <w:rPr>
          <w:i/>
          <w:iCs/>
        </w:rPr>
        <w:t xml:space="preserve">en_core_web_lg </w:t>
      </w:r>
      <w:r w:rsidRPr="00560BA3">
        <w:t xml:space="preserve">in terms of the accuracy of NER and the running time. For the same author, with 428 publications, </w:t>
      </w:r>
      <w:r w:rsidRPr="00560BA3">
        <w:rPr>
          <w:i/>
          <w:iCs/>
        </w:rPr>
        <w:t xml:space="preserve">en_core_web_lg </w:t>
      </w:r>
      <w:r w:rsidRPr="00560BA3">
        <w:t xml:space="preserve">incorrectly labelled the term “Big Data” as organization 42 times, while the </w:t>
      </w:r>
      <w:r w:rsidRPr="00560BA3">
        <w:rPr>
          <w:i/>
          <w:iCs/>
        </w:rPr>
        <w:t>en_core_web_</w:t>
      </w:r>
      <w:r w:rsidRPr="00560BA3">
        <w:t xml:space="preserve">trf recognized it as “ORG” only 1 time in all the abstract collection. However, the preprocessing with the transformer model had a duration of 90.05 seconds, more than 31 times larger compared to the processing time of the standard model, which lasted approximately 2.29 seconds. Similarly, for the author with 1009 papers, the most on the CRESCDI platform, </w:t>
      </w:r>
      <w:r w:rsidRPr="00560BA3">
        <w:rPr>
          <w:i/>
          <w:iCs/>
        </w:rPr>
        <w:t xml:space="preserve">en_core_web_lg </w:t>
      </w:r>
      <w:r w:rsidRPr="00560BA3">
        <w:t xml:space="preserve">tagged the term “Earth Observation” or its acronym “EO” as organization 259 times, taking 4.86 seconds to run, drastically less than the 253.31 seconds that the </w:t>
      </w:r>
      <w:r w:rsidRPr="00560BA3">
        <w:rPr>
          <w:i/>
          <w:iCs/>
        </w:rPr>
        <w:t>en_core_web_</w:t>
      </w:r>
      <w:r w:rsidRPr="00560BA3">
        <w:t>trf model took. On the other hand, the transformer only considered “Earth Observation” an organization 4 times. Even for a researcher with 10 publications, the preprocessing using the transformer model ran for 4.11 seconds, about 37 times slower than the word-vector model which processed the text in 0.11 seconds.</w:t>
      </w:r>
    </w:p>
    <w:p w14:paraId="10BD3F46" w14:textId="1728B66D" w:rsidR="0054762A" w:rsidRPr="00D4682E" w:rsidRDefault="0054762A" w:rsidP="00D4682E">
      <w:r w:rsidRPr="00560BA3">
        <w:t xml:space="preserve">Given the significant overhead introduced by using the transformer model in preprocessing the abstract list, I decided to utilize the </w:t>
      </w:r>
      <w:r w:rsidRPr="00560BA3">
        <w:rPr>
          <w:i/>
          <w:iCs/>
        </w:rPr>
        <w:t xml:space="preserve">en_core_web_lg </w:t>
      </w:r>
      <w:r w:rsidRPr="00560BA3">
        <w:t>model and not remove the “ORG” entities, to avoid the loss of some significant terms incorrectly labelled. The alternative approach that I found was to add some words that denominate institutions to the stop word list, such as “university”, “polytechnic” or “IEEE”</w:t>
      </w:r>
      <w:r>
        <w:t>.</w:t>
      </w:r>
    </w:p>
    <w:p w14:paraId="017FE9BC" w14:textId="6B7F611B" w:rsidR="003957E4" w:rsidRPr="00560BA3" w:rsidRDefault="008C2ABE" w:rsidP="0053404B">
      <w:pPr>
        <w:pStyle w:val="Titlu1"/>
      </w:pPr>
      <w:bookmarkStart w:id="81" w:name="_Toc170049065"/>
      <w:r>
        <w:rPr>
          <w:caps w:val="0"/>
        </w:rPr>
        <w:lastRenderedPageBreak/>
        <w:t>EVALUATION OF RESULTS</w:t>
      </w:r>
      <w:bookmarkEnd w:id="81"/>
    </w:p>
    <w:p w14:paraId="089FDE56" w14:textId="616CD30D" w:rsidR="00A032A7" w:rsidRDefault="00891B13" w:rsidP="00A032A7">
      <w:r w:rsidRPr="00560BA3">
        <w:t xml:space="preserve">In this chapter, I will </w:t>
      </w:r>
      <w:r w:rsidR="009B0D7B" w:rsidRPr="00560BA3">
        <w:t>estimate</w:t>
      </w:r>
      <w:r w:rsidRPr="00560BA3">
        <w:t xml:space="preserve"> the performance of my solution</w:t>
      </w:r>
      <w:r w:rsidR="009B0D7B" w:rsidRPr="00560BA3">
        <w:t xml:space="preserve"> </w:t>
      </w:r>
      <w:r w:rsidR="00C91766" w:rsidRPr="00560BA3">
        <w:t>by computing</w:t>
      </w:r>
      <w:r w:rsidRPr="00560BA3">
        <w:t xml:space="preserve"> </w:t>
      </w:r>
      <w:r w:rsidR="00B846D2" w:rsidRPr="00560BA3">
        <w:t>two</w:t>
      </w:r>
      <w:r w:rsidRPr="00560BA3">
        <w:t xml:space="preserve"> metrics </w:t>
      </w:r>
      <w:r w:rsidR="00C91766" w:rsidRPr="00560BA3">
        <w:t>commonly used in Information Retrieval evaluation: precision</w:t>
      </w:r>
      <w:r w:rsidR="00B846D2" w:rsidRPr="00560BA3">
        <w:t xml:space="preserve"> and recall</w:t>
      </w:r>
      <w:r w:rsidR="007A0714" w:rsidRPr="00560BA3">
        <w:t xml:space="preserve">, </w:t>
      </w:r>
      <w:r w:rsidR="00C91766" w:rsidRPr="00560BA3">
        <w:t>and I will compare the results</w:t>
      </w:r>
      <w:r w:rsidR="009B0D7B" w:rsidRPr="00560BA3">
        <w:t xml:space="preserve"> of these metrics</w:t>
      </w:r>
      <w:r w:rsidR="00C91766" w:rsidRPr="00560BA3">
        <w:t xml:space="preserve"> to</w:t>
      </w:r>
      <w:r w:rsidR="00B969FC" w:rsidRPr="00560BA3">
        <w:t xml:space="preserve"> </w:t>
      </w:r>
      <w:r w:rsidR="009B0D7B" w:rsidRPr="00560BA3">
        <w:t xml:space="preserve">those found in </w:t>
      </w:r>
      <w:r w:rsidR="00B969FC" w:rsidRPr="00560BA3">
        <w:t>other</w:t>
      </w:r>
      <w:r w:rsidR="00C91766" w:rsidRPr="00560BA3">
        <w:t xml:space="preserve"> </w:t>
      </w:r>
      <w:r w:rsidR="00B969FC" w:rsidRPr="00560BA3">
        <w:t>related work.</w:t>
      </w:r>
      <w:r w:rsidR="006F108C" w:rsidRPr="00560BA3">
        <w:t xml:space="preserve"> I will also assess the two methods of keyword extraction employed in my project individually and draw a parallel between the two of them regarding the previous metrics,</w:t>
      </w:r>
      <w:r w:rsidR="00745256">
        <w:t xml:space="preserve"> </w:t>
      </w:r>
      <w:r w:rsidR="006F108C" w:rsidRPr="00560BA3">
        <w:t xml:space="preserve">and the quality of keyword extraction </w:t>
      </w:r>
      <w:r w:rsidR="00745256">
        <w:t>depending on the size of the</w:t>
      </w:r>
      <w:r w:rsidR="006F108C" w:rsidRPr="00560BA3">
        <w:t xml:space="preserve"> document collections.</w:t>
      </w:r>
    </w:p>
    <w:p w14:paraId="78F3BEC6" w14:textId="29911B2F" w:rsidR="00562B42" w:rsidRDefault="00562B42" w:rsidP="00562B42">
      <w:pPr>
        <w:jc w:val="center"/>
      </w:pPr>
      <w:r>
        <w:t xml:space="preserve">Table </w:t>
      </w:r>
      <w:bookmarkStart w:id="82" w:name="results_tbl"/>
      <w:r>
        <w:fldChar w:fldCharType="begin"/>
      </w:r>
      <w:r>
        <w:instrText xml:space="preserve"> SEQ TBL \* MERGEFORMAT </w:instrText>
      </w:r>
      <w:r>
        <w:fldChar w:fldCharType="separate"/>
      </w:r>
      <w:r w:rsidR="00C96B70">
        <w:rPr>
          <w:noProof/>
        </w:rPr>
        <w:t>11</w:t>
      </w:r>
      <w:r>
        <w:fldChar w:fldCharType="end"/>
      </w:r>
      <w:bookmarkEnd w:id="82"/>
      <w:r>
        <w:t>: Keyword extraction results for some top 20 authors with the most publications</w:t>
      </w:r>
    </w:p>
    <w:tbl>
      <w:tblPr>
        <w:tblStyle w:val="Tabelprimar2"/>
        <w:tblW w:w="0" w:type="auto"/>
        <w:tblLook w:val="04A0" w:firstRow="1" w:lastRow="0" w:firstColumn="1" w:lastColumn="0" w:noHBand="0" w:noVBand="1"/>
      </w:tblPr>
      <w:tblGrid>
        <w:gridCol w:w="979"/>
        <w:gridCol w:w="4156"/>
        <w:gridCol w:w="3894"/>
      </w:tblGrid>
      <w:tr w:rsidR="00562B42" w14:paraId="17FA9E98" w14:textId="77777777" w:rsidTr="00562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774454" w14:textId="7AC97643" w:rsidR="00562B42" w:rsidRPr="007153EA" w:rsidRDefault="00562B42" w:rsidP="00562B42">
            <w:pPr>
              <w:jc w:val="center"/>
              <w:rPr>
                <w:sz w:val="18"/>
                <w:szCs w:val="18"/>
              </w:rPr>
            </w:pPr>
            <w:r w:rsidRPr="007153EA">
              <w:rPr>
                <w:sz w:val="18"/>
                <w:szCs w:val="18"/>
              </w:rPr>
              <w:t>Name</w:t>
            </w:r>
          </w:p>
        </w:tc>
        <w:tc>
          <w:tcPr>
            <w:tcW w:w="0" w:type="auto"/>
          </w:tcPr>
          <w:p w14:paraId="5285263A" w14:textId="78C8AFD5" w:rsidR="00562B42" w:rsidRPr="007153EA" w:rsidRDefault="00562B42" w:rsidP="00562B4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153EA">
              <w:rPr>
                <w:sz w:val="18"/>
                <w:szCs w:val="18"/>
              </w:rPr>
              <w:t>YAKE</w:t>
            </w:r>
          </w:p>
        </w:tc>
        <w:tc>
          <w:tcPr>
            <w:tcW w:w="0" w:type="auto"/>
          </w:tcPr>
          <w:p w14:paraId="5918657F" w14:textId="13F28F8D" w:rsidR="00562B42" w:rsidRPr="007153EA" w:rsidRDefault="00562B42" w:rsidP="00562B4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153EA">
              <w:rPr>
                <w:sz w:val="18"/>
                <w:szCs w:val="18"/>
              </w:rPr>
              <w:t>LDA</w:t>
            </w:r>
          </w:p>
        </w:tc>
      </w:tr>
      <w:tr w:rsidR="00562B42" w14:paraId="54AB4911" w14:textId="77777777" w:rsidTr="00562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A2DE73" w14:textId="7C6B9E63" w:rsidR="00562B42" w:rsidRPr="00AB2D6A" w:rsidRDefault="00562B42" w:rsidP="00562B42">
            <w:pPr>
              <w:jc w:val="center"/>
              <w:rPr>
                <w:b w:val="0"/>
                <w:bCs w:val="0"/>
                <w:sz w:val="16"/>
                <w:szCs w:val="16"/>
              </w:rPr>
            </w:pPr>
            <w:r w:rsidRPr="00AB2D6A">
              <w:rPr>
                <w:b w:val="0"/>
                <w:bCs w:val="0"/>
                <w:sz w:val="16"/>
                <w:szCs w:val="16"/>
              </w:rPr>
              <w:t>DOBRE Ciprian Mihai</w:t>
            </w:r>
          </w:p>
        </w:tc>
        <w:tc>
          <w:tcPr>
            <w:tcW w:w="0" w:type="auto"/>
          </w:tcPr>
          <w:p w14:paraId="773CA236" w14:textId="434DF828" w:rsidR="00562B42" w:rsidRPr="007153EA" w:rsidRDefault="00562B42"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DISTRIBUTED SYSTEMS; MOBILE CLOUD COMPUTING; DATA; CLOUD COMPUTING SYSTEMS; MOBILE BIG DATA; OPPORTUNISTIC NETWORKS; MOBILE DEVICES; NETWORK MANAGEMENT SERVICES; BIG DATA PROCESSING; MOBILE SOCIAL NETWORKS; NETWORK; SYSTEMS; SERVICES; MOBILE OPPORTUNISTIC CLOUD; MOBILE</w:t>
            </w:r>
          </w:p>
        </w:tc>
        <w:tc>
          <w:tcPr>
            <w:tcW w:w="0" w:type="auto"/>
          </w:tcPr>
          <w:p w14:paraId="6C27F9E9" w14:textId="58BBDB66" w:rsidR="00562B42" w:rsidRPr="007153EA" w:rsidRDefault="00562B42"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MOBILE DEVICE; OPPORTUNISTIC NETWORK; LARGE SYSTEM; CLOUD COMPUTING; FAULT TOLERANCE; BIG DATA; SINGLE SALE ACCOUNT MANAGEMENT; INFORMATION PRODUCT SERVICE NOTE; END USER; SCHEDULING ALGORITHM; SITE AGREEMENT; THANK REVIEWER PROFIT WORLD; LARGE TECHNICAL PROFESSIONAL TECHNOLOGY; HUMANITY RIGHT USE WEB; CROSS SECTION</w:t>
            </w:r>
          </w:p>
        </w:tc>
      </w:tr>
      <w:tr w:rsidR="00B344F5" w14:paraId="01E4B2DE" w14:textId="77777777" w:rsidTr="00562B42">
        <w:tc>
          <w:tcPr>
            <w:cnfStyle w:val="001000000000" w:firstRow="0" w:lastRow="0" w:firstColumn="1" w:lastColumn="0" w:oddVBand="0" w:evenVBand="0" w:oddHBand="0" w:evenHBand="0" w:firstRowFirstColumn="0" w:firstRowLastColumn="0" w:lastRowFirstColumn="0" w:lastRowLastColumn="0"/>
            <w:tcW w:w="0" w:type="auto"/>
          </w:tcPr>
          <w:p w14:paraId="3322BF4C" w14:textId="5ABE5004" w:rsidR="00B344F5" w:rsidRPr="00AB2D6A" w:rsidRDefault="00B344F5" w:rsidP="00562B42">
            <w:pPr>
              <w:jc w:val="center"/>
              <w:rPr>
                <w:sz w:val="16"/>
                <w:szCs w:val="16"/>
              </w:rPr>
            </w:pPr>
            <w:r w:rsidRPr="00B344F5">
              <w:rPr>
                <w:b w:val="0"/>
                <w:bCs w:val="0"/>
                <w:sz w:val="16"/>
                <w:szCs w:val="16"/>
              </w:rPr>
              <w:t>POP Florin</w:t>
            </w:r>
          </w:p>
        </w:tc>
        <w:tc>
          <w:tcPr>
            <w:tcW w:w="0" w:type="auto"/>
          </w:tcPr>
          <w:p w14:paraId="571193A2" w14:textId="4C13CE89" w:rsidR="00B344F5" w:rsidRPr="007153EA" w:rsidRDefault="00B344F5" w:rsidP="00562B42">
            <w:pPr>
              <w:jc w:val="center"/>
              <w:cnfStyle w:val="000000000000" w:firstRow="0" w:lastRow="0" w:firstColumn="0" w:lastColumn="0" w:oddVBand="0" w:evenVBand="0" w:oddHBand="0" w:evenHBand="0" w:firstRowFirstColumn="0" w:firstRowLastColumn="0" w:lastRowFirstColumn="0" w:lastRowLastColumn="0"/>
              <w:rPr>
                <w:sz w:val="16"/>
                <w:szCs w:val="16"/>
              </w:rPr>
            </w:pPr>
            <w:r w:rsidRPr="00B344F5">
              <w:rPr>
                <w:sz w:val="16"/>
                <w:szCs w:val="16"/>
              </w:rPr>
              <w:t>CLOUD COMPUTING; BIG DATA PROCESSING; BIG DATA; CLOUD SYSTEMS; DATA; CLOUD; SERVICE LEVEL AGREEMENT; CLOUD SERVICE PROVIDERS; DATA PROCESSING SYSTEMS; DISTRIBUTED SYSTEMS RESOURCES; GRID SCHEDULING ALGORITHMS; COMPUTING DISTRIBUTED SYSTEMS; IDENTIFICATION SYSTEM DATA; SYSTEM; BIG DATA ENVIRONMENTS</w:t>
            </w:r>
          </w:p>
        </w:tc>
        <w:tc>
          <w:tcPr>
            <w:tcW w:w="0" w:type="auto"/>
          </w:tcPr>
          <w:p w14:paraId="5859A390" w14:textId="4931FF70" w:rsidR="00B344F5" w:rsidRPr="007153EA" w:rsidRDefault="00B344F5" w:rsidP="00562B42">
            <w:pPr>
              <w:jc w:val="center"/>
              <w:cnfStyle w:val="000000000000" w:firstRow="0" w:lastRow="0" w:firstColumn="0" w:lastColumn="0" w:oddVBand="0" w:evenVBand="0" w:oddHBand="0" w:evenHBand="0" w:firstRowFirstColumn="0" w:firstRowLastColumn="0" w:lastRowFirstColumn="0" w:lastRowLastColumn="0"/>
              <w:rPr>
                <w:sz w:val="16"/>
                <w:szCs w:val="16"/>
              </w:rPr>
            </w:pPr>
            <w:r w:rsidRPr="00B344F5">
              <w:rPr>
                <w:sz w:val="16"/>
                <w:szCs w:val="16"/>
              </w:rPr>
              <w:t>SCHEDULING ALGORITHM; CLOUD COMPUTING; BIG DATA; RESOURCE MANAGEMENT; SMART CITY; CLOUD SYSTEM; LARGE SYSTEM; TIME SERIES; GENETIC ALGORITHM; WEB SERVICE; SMART ENVIRONMENT; COMPLEX SYSTEM; FAULT TOLERANCE; SCHEDULING MODEL; CLOUD SERVICE</w:t>
            </w:r>
          </w:p>
        </w:tc>
      </w:tr>
      <w:tr w:rsidR="00562B42" w14:paraId="17BA6DE4" w14:textId="77777777" w:rsidTr="00562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1F00E5" w14:textId="20D5FB6F" w:rsidR="00562B42" w:rsidRPr="00AB2D6A" w:rsidRDefault="00562B42" w:rsidP="00562B42">
            <w:pPr>
              <w:jc w:val="center"/>
              <w:rPr>
                <w:b w:val="0"/>
                <w:bCs w:val="0"/>
                <w:sz w:val="16"/>
                <w:szCs w:val="16"/>
              </w:rPr>
            </w:pPr>
            <w:r w:rsidRPr="00AB2D6A">
              <w:rPr>
                <w:b w:val="0"/>
                <w:bCs w:val="0"/>
                <w:sz w:val="16"/>
                <w:szCs w:val="16"/>
              </w:rPr>
              <w:t xml:space="preserve">TRAUSAN-MATU </w:t>
            </w:r>
            <w:r w:rsidR="007153EA" w:rsidRPr="00AB2D6A">
              <w:rPr>
                <w:b w:val="0"/>
                <w:bCs w:val="0"/>
                <w:sz w:val="16"/>
                <w:szCs w:val="16"/>
              </w:rPr>
              <w:t>Stefan</w:t>
            </w:r>
          </w:p>
        </w:tc>
        <w:tc>
          <w:tcPr>
            <w:tcW w:w="0" w:type="auto"/>
          </w:tcPr>
          <w:p w14:paraId="2272245D" w14:textId="08C961AF" w:rsidR="00562B42" w:rsidRPr="007153EA" w:rsidRDefault="007153EA"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NATURAL LANGUAGE PROCESSING; SUPPORTED COLLABORATIVE LEARNING; COMPUTER SUPPORTED COLLABORATIVE; LANGUAGE PROCESSING TECHNIQUES; LATENT SEMANTIC ANALYSIS; COHESION NETWORK ANALYSIS; ADVANCED NATURAL LANGUAGE; LEARNING; ANALYSIS; LANGUAGE; LEARNING CHAT CONVERSATIONS; COLLABORATIVE LEARNING TOOLS; LEARNING ENVIRONMENT; MACHINE LEARNING SYSTEM; LEARNING MANAGEMENT SYSTEMS</w:t>
            </w:r>
          </w:p>
        </w:tc>
        <w:tc>
          <w:tcPr>
            <w:tcW w:w="0" w:type="auto"/>
          </w:tcPr>
          <w:p w14:paraId="0FE9CF17" w14:textId="54CAEB57" w:rsidR="00562B42" w:rsidRPr="007153EA" w:rsidRDefault="007153EA"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COMPUTER SUPPORTED COLLABORATIVE LEARNING; E LEARNING; NATURAL LANGUAGE PROCESSING; CHAT CONVERSATION; SOCIAL NETWORK; NATURAL LANGUAGE; READERBENCH FRAMEWORK; LEARNING ENVIRONMENT; ARTIFICIAL INTELLIGENCE; NATURAL LANGUAGE PROCESSING TECHNIQUE; LEARNING PROCESS; WEB PAGE; NATURAL LANGUAGE PROCESSING NLP; POLYPHONIC MODEL; TEXTUAL COMPLEXITY INDEX</w:t>
            </w:r>
          </w:p>
        </w:tc>
      </w:tr>
    </w:tbl>
    <w:p w14:paraId="608DCEE3" w14:textId="77777777" w:rsidR="00B64598" w:rsidRDefault="00B64598" w:rsidP="007153EA"/>
    <w:p w14:paraId="67661CEE" w14:textId="69E5F52B" w:rsidR="00AB2D6A" w:rsidRDefault="00AB2D6A" w:rsidP="007153EA">
      <w:r>
        <w:t xml:space="preserve">Table </w:t>
      </w:r>
      <w:r>
        <w:fldChar w:fldCharType="begin"/>
      </w:r>
      <w:r>
        <w:instrText xml:space="preserve"> REF results_tbl \h </w:instrText>
      </w:r>
      <w:r>
        <w:fldChar w:fldCharType="separate"/>
      </w:r>
      <w:r w:rsidR="00C96B70">
        <w:rPr>
          <w:noProof/>
        </w:rPr>
        <w:t>11</w:t>
      </w:r>
      <w:r>
        <w:fldChar w:fldCharType="end"/>
      </w:r>
      <w:r>
        <w:t xml:space="preserve"> shows some results obtained for three authors with some of the biggest number of publications among UNSTPB researchers.</w:t>
      </w:r>
      <w:r w:rsidR="00A84CC6">
        <w:t xml:space="preserve"> </w:t>
      </w:r>
      <w:r w:rsidR="00ED382E">
        <w:t>The relevance of these keywords can be assumed by correlating them with the authors’ publication titles</w:t>
      </w:r>
      <w:r w:rsidR="00B64598">
        <w:t>. For example, by looking at some of Ciprian Dobre’s titles: “</w:t>
      </w:r>
      <w:r w:rsidR="00B64598" w:rsidRPr="00B64598">
        <w:t>Intelligent services for Big Data science</w:t>
      </w:r>
      <w:r w:rsidR="00B64598">
        <w:t>”, “</w:t>
      </w:r>
      <w:r w:rsidR="00B64598" w:rsidRPr="00B64598">
        <w:t>Big Data and Cloud Computing: A Survey of the State-of-the-Art and Research Challenges</w:t>
      </w:r>
      <w:r w:rsidR="00B64598">
        <w:t>”, “</w:t>
      </w:r>
      <w:r w:rsidR="00B64598" w:rsidRPr="00B64598">
        <w:t>Social Aspects to Support Opportunistic Networks in an Academic Environment</w:t>
      </w:r>
      <w:r w:rsidR="00B64598">
        <w:t>”, “</w:t>
      </w:r>
      <w:r w:rsidR="00B64598" w:rsidRPr="00B64598">
        <w:t>A Simulation Framework for Dependable Distributed Systems</w:t>
      </w:r>
      <w:r w:rsidR="00B64598">
        <w:t xml:space="preserve">”, there is evidence to say that “Big Data”, “Cloud Computing”, “Opportunistic Networks” and “Distributed Systems” are indeed keywords of </w:t>
      </w:r>
      <w:r w:rsidR="00E33AF8">
        <w:t>his research papers.</w:t>
      </w:r>
    </w:p>
    <w:p w14:paraId="7208F374" w14:textId="40F514B4" w:rsidR="00EA55DA" w:rsidRPr="00560BA3" w:rsidRDefault="00EA55DA" w:rsidP="007153EA">
      <w:r>
        <w:t>A first observation that can be made regarding the comparison between YAKE and LDA is the generality of the keywords extracted using LDA, as opposed to the more specific terms produced by YAKE</w:t>
      </w:r>
      <w:r w:rsidR="006D3997">
        <w:t xml:space="preserve">. For instance, from Ciprian Dobre’s abstracts, LDA extracted “Big Data”, </w:t>
      </w:r>
      <w:r w:rsidR="001E7DE3">
        <w:lastRenderedPageBreak/>
        <w:t>and</w:t>
      </w:r>
      <w:r w:rsidR="006D3997">
        <w:t xml:space="preserve"> YAKE extracted “Mobile Big Data” and “Big Data processing”, because YAKE rewards</w:t>
      </w:r>
      <w:r w:rsidR="001E7DE3">
        <w:t xml:space="preserve"> </w:t>
      </w:r>
      <w:r w:rsidR="006D3997">
        <w:t xml:space="preserve">longer keyphrases </w:t>
      </w:r>
      <w:r w:rsidR="001E7DE3">
        <w:t>with better scores</w:t>
      </w:r>
      <w:r w:rsidR="00026683">
        <w:t>, while</w:t>
      </w:r>
      <w:r w:rsidR="006D3997">
        <w:t xml:space="preserve"> LDA favors the most frequent </w:t>
      </w:r>
      <w:r w:rsidR="001E7DE3">
        <w:t>ones</w:t>
      </w:r>
      <w:r w:rsidR="006D3997">
        <w:t>.</w:t>
      </w:r>
    </w:p>
    <w:p w14:paraId="42A7294A" w14:textId="7BF23C78" w:rsidR="009B6EC8" w:rsidRPr="00560BA3" w:rsidRDefault="00A90C53" w:rsidP="00B846D2">
      <w:pPr>
        <w:pStyle w:val="Titlu2"/>
      </w:pPr>
      <w:bookmarkStart w:id="83" w:name="_Toc170049066"/>
      <w:r w:rsidRPr="00560BA3">
        <w:t xml:space="preserve">Evaluation </w:t>
      </w:r>
      <w:r w:rsidR="0071590D">
        <w:t>M</w:t>
      </w:r>
      <w:r w:rsidR="0071590D" w:rsidRPr="00560BA3">
        <w:t>etrics</w:t>
      </w:r>
      <w:bookmarkEnd w:id="83"/>
    </w:p>
    <w:p w14:paraId="4A1A058A" w14:textId="7733A208" w:rsidR="00A90C53" w:rsidRPr="00560BA3" w:rsidRDefault="005803BF" w:rsidP="00A90C53">
      <w:pPr>
        <w:rPr>
          <w:color w:val="000000"/>
        </w:rPr>
      </w:pPr>
      <w:r w:rsidRPr="00560BA3">
        <w:t>The difficulty in quantifying the effectiveness and reliability of Information Retrieval</w:t>
      </w:r>
      <w:r w:rsidR="001F7C60" w:rsidRPr="00560BA3">
        <w:t xml:space="preserve"> (IR)</w:t>
      </w:r>
      <w:r w:rsidRPr="00560BA3">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54762A">
            <w:rPr>
              <w:rFonts w:eastAsia="Times New Roman"/>
            </w:rPr>
            <w:t>(</w:t>
          </w:r>
          <w:proofErr w:type="spellStart"/>
          <w:r w:rsidR="0054762A">
            <w:rPr>
              <w:rFonts w:eastAsia="Times New Roman"/>
            </w:rPr>
            <w:t>Hripcsak</w:t>
          </w:r>
          <w:proofErr w:type="spellEnd"/>
          <w:r w:rsidR="0054762A">
            <w:rPr>
              <w:rFonts w:eastAsia="Times New Roman"/>
            </w:rPr>
            <w:t xml:space="preserve"> &amp; Rothschild, 2005; Maier &amp; Simmen, 2001; Nguyen &amp; Kan, 2007)</w:t>
          </w:r>
        </w:sdtContent>
      </w:sdt>
      <w:r w:rsidR="00945A6A" w:rsidRPr="00560BA3">
        <w:t xml:space="preserve">. The challenge of evaluating keyword extractors using exact measures </w:t>
      </w:r>
      <w:r w:rsidR="003B0857" w:rsidRPr="00560BA3">
        <w:t>stems from t</w:t>
      </w:r>
      <w:r w:rsidR="00945A6A" w:rsidRPr="00560BA3">
        <w:t>he subjective character of keywords</w:t>
      </w:r>
      <w:r w:rsidR="003B0857" w:rsidRPr="00560BA3">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54762A">
            <w:rPr>
              <w:rFonts w:eastAsia="Times New Roman"/>
            </w:rPr>
            <w:t>(Nguyen &amp; Kan, 2007)</w:t>
          </w:r>
        </w:sdtContent>
      </w:sdt>
      <w:r w:rsidR="00945A6A" w:rsidRPr="00560BA3">
        <w:t xml:space="preserve">, the necessity of having </w:t>
      </w:r>
      <w:r w:rsidR="003B0857" w:rsidRPr="00560BA3">
        <w:t xml:space="preserve">reliable </w:t>
      </w:r>
      <w:r w:rsidR="00945A6A" w:rsidRPr="00560BA3">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54762A" w:rsidRPr="0054762A">
            <w:rPr>
              <w:color w:val="000000"/>
            </w:rPr>
            <w:t>(Campos et al., 2020)</w:t>
          </w:r>
        </w:sdtContent>
      </w:sdt>
      <w:r w:rsidR="003B0857" w:rsidRPr="00560BA3">
        <w:rPr>
          <w:color w:val="000000"/>
        </w:rPr>
        <w:t xml:space="preserve">, which refers to the fact that </w:t>
      </w:r>
      <w:r w:rsidR="007359EC" w:rsidRPr="00560BA3">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Pr="00560BA3" w:rsidRDefault="00FF6DE4" w:rsidP="00A90C53">
      <w:pPr>
        <w:rPr>
          <w:color w:val="000000"/>
        </w:rPr>
      </w:pPr>
      <w:r w:rsidRPr="00560BA3">
        <w:rPr>
          <w:color w:val="000000"/>
        </w:rPr>
        <w:t xml:space="preserve">The most </w:t>
      </w:r>
      <w:r w:rsidR="002B5E10" w:rsidRPr="00560BA3">
        <w:rPr>
          <w:color w:val="000000"/>
        </w:rPr>
        <w:t>used evaluation metrics for keyword extraction are precision</w:t>
      </w:r>
      <w:r w:rsidR="006B37CC" w:rsidRPr="00560BA3">
        <w:rPr>
          <w:color w:val="000000"/>
        </w:rPr>
        <w:t xml:space="preserve"> and recall</w:t>
      </w:r>
      <w:r w:rsidR="001F7C60" w:rsidRPr="00560BA3">
        <w:rPr>
          <w:color w:val="000000"/>
        </w:rPr>
        <w:t>, two traditional machine learning measures that can be particularized for IR or keyword extraction applications.</w:t>
      </w:r>
    </w:p>
    <w:p w14:paraId="69B724FF" w14:textId="0A1A9E35" w:rsidR="006B37CC" w:rsidRPr="00560BA3"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rsidRPr="00560BA3">
        <w:tab/>
      </w:r>
      <w:r w:rsidRPr="00560BA3">
        <w:tab/>
      </w:r>
      <w:r w:rsidRPr="00560BA3">
        <w:tab/>
      </w:r>
      <w:r w:rsidR="008059C6" w:rsidRPr="00560BA3">
        <w:t xml:space="preserve">  </w:t>
      </w:r>
      <w:r w:rsidRPr="00560BA3">
        <w:t>(</w:t>
      </w:r>
      <w:bookmarkStart w:id="84" w:name="precision_eq"/>
      <w:r w:rsidRPr="00560BA3">
        <w:fldChar w:fldCharType="begin"/>
      </w:r>
      <w:r w:rsidRPr="00560BA3">
        <w:instrText xml:space="preserve"> SEQ EQ \* MERGEFORMAT </w:instrText>
      </w:r>
      <w:r w:rsidRPr="00560BA3">
        <w:fldChar w:fldCharType="separate"/>
      </w:r>
      <w:r w:rsidR="00C96B70">
        <w:rPr>
          <w:noProof/>
        </w:rPr>
        <w:t>6</w:t>
      </w:r>
      <w:r w:rsidRPr="00560BA3">
        <w:fldChar w:fldCharType="end"/>
      </w:r>
      <w:bookmarkEnd w:id="84"/>
      <w:r w:rsidRPr="00560BA3">
        <w:t>)</w:t>
      </w:r>
    </w:p>
    <w:p w14:paraId="3824FA90" w14:textId="36EFDBEA" w:rsidR="006B37CC" w:rsidRPr="00560BA3" w:rsidRDefault="001F7C60" w:rsidP="006B37CC">
      <w:pPr>
        <w:rPr>
          <w:iCs/>
        </w:rPr>
      </w:pPr>
      <w:r w:rsidRPr="00560BA3">
        <w:rPr>
          <w:iCs/>
        </w:rPr>
        <w:t>Equation (</w:t>
      </w:r>
      <w:r w:rsidRPr="00560BA3">
        <w:rPr>
          <w:iCs/>
        </w:rPr>
        <w:fldChar w:fldCharType="begin"/>
      </w:r>
      <w:r w:rsidRPr="00560BA3">
        <w:rPr>
          <w:iCs/>
        </w:rPr>
        <w:instrText xml:space="preserve"> REF precision_eq \h </w:instrText>
      </w:r>
      <w:r w:rsidRPr="00560BA3">
        <w:rPr>
          <w:iCs/>
        </w:rPr>
      </w:r>
      <w:r w:rsidRPr="00560BA3">
        <w:rPr>
          <w:iCs/>
        </w:rPr>
        <w:fldChar w:fldCharType="separate"/>
      </w:r>
      <w:r w:rsidR="00C96B70">
        <w:rPr>
          <w:noProof/>
        </w:rPr>
        <w:t>6</w:t>
      </w:r>
      <w:r w:rsidRPr="00560BA3">
        <w:rPr>
          <w:iCs/>
        </w:rPr>
        <w:fldChar w:fldCharType="end"/>
      </w:r>
      <w:r w:rsidRPr="00560BA3">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sidR="0054762A">
            <w:rPr>
              <w:rFonts w:eastAsia="Times New Roman"/>
            </w:rPr>
            <w:t>Nguyen &amp; Kan (2007)</w:t>
          </w:r>
        </w:sdtContent>
      </w:sdt>
      <w:r w:rsidR="008059C6" w:rsidRPr="00560BA3">
        <w:rPr>
          <w:iCs/>
        </w:rPr>
        <w:t xml:space="preserve"> and adapted for the context of keyword extraction</w:t>
      </w:r>
      <w:r w:rsidRPr="00560BA3">
        <w:rPr>
          <w:iCs/>
        </w:rPr>
        <w:t xml:space="preserve">, is the formula for the precision, defined as the proportion of </w:t>
      </w:r>
      <w:r w:rsidR="006872FA" w:rsidRPr="00560BA3">
        <w:rPr>
          <w:iCs/>
        </w:rPr>
        <w:t xml:space="preserve">correctly identified keywords out of the total extracted keywords. It is important to note that the precision only </w:t>
      </w:r>
      <w:proofErr w:type="gramStart"/>
      <w:r w:rsidR="006872FA" w:rsidRPr="00560BA3">
        <w:rPr>
          <w:iCs/>
        </w:rPr>
        <w:t>takes into account</w:t>
      </w:r>
      <w:proofErr w:type="gramEnd"/>
      <w:r w:rsidR="006872FA" w:rsidRPr="00560BA3">
        <w:rPr>
          <w:iCs/>
        </w:rPr>
        <w:t xml:space="preserve"> the “positives”, as the relevant keywords retrieved are equivalent to the “true positives”, while the total keywords retrieved is the sum of true and false positives, terms generally encountered when evaluating binary classifiers.</w:t>
      </w:r>
    </w:p>
    <w:p w14:paraId="357E0FA7" w14:textId="31428ED0" w:rsidR="008059C6" w:rsidRPr="00560BA3" w:rsidRDefault="008059C6" w:rsidP="008059C6">
      <w:pPr>
        <w:ind w:left="1440" w:firstLine="720"/>
      </w:pPr>
      <m:oMath>
        <m:r>
          <w:rPr>
            <w:rFonts w:ascii="Cambria Math" w:hAnsi="Cambria Math"/>
            <w:sz w:val="22"/>
            <w:szCs w:val="22"/>
          </w:rPr>
          <m:t xml:space="preserve">recall=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gold keywords</m:t>
            </m:r>
          </m:den>
        </m:f>
      </m:oMath>
      <w:r w:rsidRPr="00560BA3">
        <w:tab/>
      </w:r>
      <w:r w:rsidRPr="00560BA3">
        <w:tab/>
      </w:r>
      <w:r w:rsidRPr="00560BA3">
        <w:tab/>
      </w:r>
      <w:r w:rsidRPr="00560BA3">
        <w:tab/>
        <w:t xml:space="preserve">  (</w:t>
      </w:r>
      <w:bookmarkStart w:id="85" w:name="recall_eq"/>
      <w:r w:rsidRPr="00560BA3">
        <w:fldChar w:fldCharType="begin"/>
      </w:r>
      <w:r w:rsidRPr="00560BA3">
        <w:instrText xml:space="preserve"> SEQ EQ \* MERGEFORMAT </w:instrText>
      </w:r>
      <w:r w:rsidRPr="00560BA3">
        <w:fldChar w:fldCharType="separate"/>
      </w:r>
      <w:r w:rsidR="00C96B70">
        <w:rPr>
          <w:noProof/>
        </w:rPr>
        <w:t>7</w:t>
      </w:r>
      <w:r w:rsidRPr="00560BA3">
        <w:fldChar w:fldCharType="end"/>
      </w:r>
      <w:bookmarkEnd w:id="85"/>
      <w:r w:rsidRPr="00560BA3">
        <w:t>)</w:t>
      </w:r>
    </w:p>
    <w:p w14:paraId="34D19BC7" w14:textId="10C0D235" w:rsidR="00922532" w:rsidRPr="00560BA3" w:rsidRDefault="00993FAB" w:rsidP="006B37CC">
      <w:pPr>
        <w:rPr>
          <w:iCs/>
        </w:rPr>
      </w:pPr>
      <w:r w:rsidRPr="00560BA3">
        <w:rPr>
          <w:iCs/>
        </w:rPr>
        <w:t>Similarly, the recall, calculated as in formula (</w:t>
      </w:r>
      <w:r w:rsidRPr="00560BA3">
        <w:rPr>
          <w:iCs/>
        </w:rPr>
        <w:fldChar w:fldCharType="begin"/>
      </w:r>
      <w:r w:rsidRPr="00560BA3">
        <w:rPr>
          <w:iCs/>
        </w:rPr>
        <w:instrText xml:space="preserve"> REF recall_eq \h </w:instrText>
      </w:r>
      <w:r w:rsidRPr="00560BA3">
        <w:rPr>
          <w:iCs/>
        </w:rPr>
      </w:r>
      <w:r w:rsidRPr="00560BA3">
        <w:rPr>
          <w:iCs/>
        </w:rPr>
        <w:fldChar w:fldCharType="separate"/>
      </w:r>
      <w:r w:rsidR="00C96B70">
        <w:rPr>
          <w:noProof/>
        </w:rPr>
        <w:t>7</w:t>
      </w:r>
      <w:r w:rsidRPr="00560BA3">
        <w:rPr>
          <w:iCs/>
        </w:rPr>
        <w:fldChar w:fldCharType="end"/>
      </w:r>
      <w:r w:rsidRPr="00560BA3">
        <w:rPr>
          <w:iCs/>
        </w:rPr>
        <w:t>), represents the fraction of correctly identified keywords from the number of gold-standard keywords</w:t>
      </w:r>
      <w:r w:rsidR="00463576" w:rsidRPr="00560BA3">
        <w:rPr>
          <w:iCs/>
        </w:rPr>
        <w:t>, so this time the denominator differs in that it also takes into consideration the “negatives”, being the sum of true positives and false negatives.</w:t>
      </w:r>
      <w:r w:rsidR="00922532" w:rsidRPr="00560BA3">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proofErr w:type="spellStart"/>
          <w:r w:rsidR="0054762A">
            <w:rPr>
              <w:rFonts w:eastAsia="Times New Roman"/>
            </w:rPr>
            <w:t>Hripcsak</w:t>
          </w:r>
          <w:proofErr w:type="spellEnd"/>
          <w:r w:rsidR="0054762A">
            <w:rPr>
              <w:rFonts w:eastAsia="Times New Roman"/>
            </w:rPr>
            <w:t xml:space="preserve"> &amp; Rothschild (2005)</w:t>
          </w:r>
        </w:sdtContent>
      </w:sdt>
      <w:r w:rsidR="00922532" w:rsidRPr="00560BA3">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6E51E2C1" w:rsidR="00922532" w:rsidRPr="00560BA3" w:rsidRDefault="00131CE1" w:rsidP="006B37CC">
      <w:pPr>
        <w:rPr>
          <w:iCs/>
        </w:rPr>
      </w:pPr>
      <w:r w:rsidRPr="00560BA3">
        <w:rPr>
          <w:iCs/>
        </w:rPr>
        <w:t xml:space="preserve">For the evaluation, I used my implementation to extract keywords from the abstracts of two sets of authors: one set consisting of the top 20 researchers with the most publications on the CRESCDI platform, and another set that includes 9 authors with fewer papers, </w:t>
      </w:r>
      <w:r w:rsidR="00745256" w:rsidRPr="00560BA3">
        <w:rPr>
          <w:iCs/>
        </w:rPr>
        <w:t>ranging</w:t>
      </w:r>
      <w:r w:rsidRPr="00560BA3">
        <w:rPr>
          <w:iCs/>
        </w:rPr>
        <w:t xml:space="preserve"> from 3 to 36.</w:t>
      </w:r>
      <w:r w:rsidR="000D061D" w:rsidRPr="00560BA3">
        <w:rPr>
          <w:iCs/>
        </w:rPr>
        <w:t xml:space="preserve"> </w:t>
      </w:r>
      <w:r w:rsidR="00D6303F" w:rsidRPr="00560BA3">
        <w:rPr>
          <w:iCs/>
        </w:rPr>
        <w:t>For the gold standard, I used the keywords provided by the authors for each publication. This resulted in a very large amount of gold keywords, with hundreds and even thousands</w:t>
      </w:r>
      <w:r w:rsidR="009B5A6F" w:rsidRPr="00560BA3">
        <w:rPr>
          <w:iCs/>
        </w:rPr>
        <w:t xml:space="preserve"> of distinct keywords</w:t>
      </w:r>
      <w:r w:rsidR="00D6303F" w:rsidRPr="00560BA3">
        <w:rPr>
          <w:iCs/>
        </w:rPr>
        <w:t xml:space="preserve"> </w:t>
      </w:r>
      <w:r w:rsidR="009B5A6F" w:rsidRPr="00560BA3">
        <w:rPr>
          <w:iCs/>
        </w:rPr>
        <w:t>for every researcher in the top 20, so I sorted them by the number of occurrences and only considered a fractio</w:t>
      </w:r>
      <w:r w:rsidR="001B5D58" w:rsidRPr="00560BA3">
        <w:rPr>
          <w:iCs/>
        </w:rPr>
        <w:t>n</w:t>
      </w:r>
      <w:r w:rsidR="009B5A6F" w:rsidRPr="00560BA3">
        <w:rPr>
          <w:iCs/>
        </w:rPr>
        <w:t>.</w:t>
      </w:r>
      <w:r w:rsidR="00A43761" w:rsidRPr="00560BA3">
        <w:rPr>
          <w:iCs/>
        </w:rPr>
        <w:t xml:space="preserve"> </w:t>
      </w:r>
    </w:p>
    <w:p w14:paraId="7226FADE" w14:textId="154E814A" w:rsidR="004262DF" w:rsidRPr="00560BA3" w:rsidRDefault="00A43761" w:rsidP="006B37CC">
      <w:pPr>
        <w:rPr>
          <w:iCs/>
          <w:color w:val="000000"/>
        </w:rPr>
      </w:pPr>
      <w:r w:rsidRPr="00560BA3">
        <w:rPr>
          <w:iCs/>
        </w:rPr>
        <w:lastRenderedPageBreak/>
        <w:t xml:space="preserve">For </w:t>
      </w:r>
      <w:r w:rsidR="00CA29AD" w:rsidRPr="00560BA3">
        <w:rPr>
          <w:iCs/>
        </w:rPr>
        <w:t>evaluating</w:t>
      </w:r>
      <w:r w:rsidRPr="00560BA3">
        <w:rPr>
          <w:iCs/>
        </w:rPr>
        <w:t xml:space="preserve"> the overall </w:t>
      </w:r>
      <w:r w:rsidR="00CA29AD" w:rsidRPr="00560BA3">
        <w:rPr>
          <w:iCs/>
        </w:rPr>
        <w:t xml:space="preserve">quality of my keyword extractor, with the combined results from YAKE and LDA, I used </w:t>
      </w:r>
      <w:r w:rsidR="002A02C9" w:rsidRPr="00560BA3">
        <w:rPr>
          <w:iCs/>
        </w:rPr>
        <w:t xml:space="preserve">the most frequent </w:t>
      </w:r>
      <w:r w:rsidR="00CA29AD" w:rsidRPr="00560BA3">
        <w:rPr>
          <w:iCs/>
        </w:rPr>
        <w:t xml:space="preserve">60 gold keywords for each author and obtained </w:t>
      </w:r>
      <w:r w:rsidR="002A02C9" w:rsidRPr="00560BA3">
        <w:rPr>
          <w:iCs/>
        </w:rPr>
        <w:t xml:space="preserve">144 extracted keywords that are also among the gold standard words, 426 false positives and 1056 false negatives. </w:t>
      </w:r>
      <w:r w:rsidR="003E463D" w:rsidRPr="00560BA3">
        <w:rPr>
          <w:iCs/>
        </w:rPr>
        <w:t xml:space="preserve">These numbers lead to </w:t>
      </w:r>
      <w:r w:rsidR="00CA29AD" w:rsidRPr="00560BA3">
        <w:rPr>
          <w:iCs/>
        </w:rPr>
        <w:t>a precision of 0.25 an</w:t>
      </w:r>
      <w:r w:rsidR="003E463D" w:rsidRPr="00560BA3">
        <w:rPr>
          <w:iCs/>
        </w:rPr>
        <w:t>d</w:t>
      </w:r>
      <w:r w:rsidR="00CA29AD" w:rsidRPr="00560BA3">
        <w:rPr>
          <w:iCs/>
        </w:rPr>
        <w:t xml:space="preserve"> a recall of 0.12</w:t>
      </w:r>
      <w:r w:rsidR="00E06B39" w:rsidRPr="00560BA3">
        <w:rPr>
          <w:iCs/>
        </w:rPr>
        <w:t xml:space="preserve">, values that are comparable to other results in related work. </w:t>
      </w:r>
      <w:sdt>
        <w:sdtPr>
          <w:rPr>
            <w:iCs/>
            <w:color w:val="000000"/>
          </w:rPr>
          <w:tag w:val="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
          <w:id w:val="1000771386"/>
          <w:placeholder>
            <w:docPart w:val="DefaultPlaceholder_-1854013440"/>
          </w:placeholder>
        </w:sdtPr>
        <w:sdtContent>
          <w:r w:rsidR="0054762A" w:rsidRPr="0054762A">
            <w:rPr>
              <w:iCs/>
              <w:color w:val="000000"/>
            </w:rPr>
            <w:t>Kumbhar et al. (2019)</w:t>
          </w:r>
        </w:sdtContent>
      </w:sdt>
      <w:r w:rsidR="003B1FDD" w:rsidRPr="00560BA3">
        <w:rPr>
          <w:iCs/>
          <w:color w:val="000000"/>
        </w:rPr>
        <w:t xml:space="preserve"> compared the results of six</w:t>
      </w:r>
      <w:r w:rsidR="00B60146" w:rsidRPr="00560BA3">
        <w:rPr>
          <w:iCs/>
          <w:color w:val="000000"/>
        </w:rPr>
        <w:t xml:space="preserve"> state of the art</w:t>
      </w:r>
      <w:r w:rsidR="003B1FDD" w:rsidRPr="00560BA3">
        <w:rPr>
          <w:iCs/>
          <w:color w:val="000000"/>
        </w:rPr>
        <w:t xml:space="preserve"> keyword extraction methods on four different types of datasets. Looking at the precisions and recalls obtained on scientific questions and answers from Stack Exchange, the precisions of the six extractors range from 0.11 to 0.27, only the top value being higher than the precision that I obtained.</w:t>
      </w:r>
      <w:r w:rsidR="003C71A4" w:rsidRPr="00560BA3">
        <w:rPr>
          <w:iCs/>
          <w:color w:val="000000"/>
        </w:rPr>
        <w:t xml:space="preserve"> The recalls are between 0.1 to 0.25, the latter being equal to the recall of my keyword extractor.</w:t>
      </w:r>
      <w:r w:rsidR="00B60146" w:rsidRPr="00560BA3">
        <w:rPr>
          <w:iCs/>
          <w:color w:val="000000"/>
        </w:rPr>
        <w:t xml:space="preserve"> Similarly, </w:t>
      </w:r>
      <w:sdt>
        <w:sdtPr>
          <w:rPr>
            <w:iCs/>
            <w:color w:val="000000"/>
          </w:rPr>
          <w:tag w:val="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
          <w:id w:val="851312738"/>
          <w:placeholder>
            <w:docPart w:val="DefaultPlaceholder_-1854013440"/>
          </w:placeholder>
        </w:sdtPr>
        <w:sdtContent>
          <w:r w:rsidR="0054762A" w:rsidRPr="0054762A">
            <w:rPr>
              <w:iCs/>
              <w:color w:val="000000"/>
            </w:rPr>
            <w:t>Liu et al. (2020)</w:t>
          </w:r>
        </w:sdtContent>
      </w:sdt>
      <w:r w:rsidR="00B60146" w:rsidRPr="00560BA3">
        <w:rPr>
          <w:iCs/>
          <w:color w:val="000000"/>
        </w:rPr>
        <w:t xml:space="preserve"> </w:t>
      </w:r>
      <w:r w:rsidR="00E012EA" w:rsidRPr="00560BA3">
        <w:rPr>
          <w:iCs/>
          <w:color w:val="000000"/>
        </w:rPr>
        <w:t xml:space="preserve">conducted a comparison of five keyword extractors </w:t>
      </w:r>
      <w:r w:rsidR="003B6CEC" w:rsidRPr="00560BA3">
        <w:rPr>
          <w:iCs/>
          <w:color w:val="000000"/>
        </w:rPr>
        <w:t xml:space="preserve">on comments from student forums. </w:t>
      </w:r>
      <w:r w:rsidR="003D4840" w:rsidRPr="00560BA3">
        <w:rPr>
          <w:iCs/>
          <w:color w:val="000000"/>
        </w:rPr>
        <w:t xml:space="preserve">Their results have a </w:t>
      </w:r>
      <w:r w:rsidR="005F6879" w:rsidRPr="00560BA3">
        <w:rPr>
          <w:iCs/>
          <w:color w:val="000000"/>
        </w:rPr>
        <w:t>very wide range for precision, between 0.11 and 0.85, and recall, between 0.04 and 0.83.</w:t>
      </w:r>
    </w:p>
    <w:p w14:paraId="18F828E2" w14:textId="0EE00920" w:rsidR="00FE784E" w:rsidRPr="00560BA3" w:rsidRDefault="00FE784E" w:rsidP="006B37CC">
      <w:pPr>
        <w:rPr>
          <w:iCs/>
          <w:color w:val="000000"/>
        </w:rPr>
      </w:pPr>
      <w:r w:rsidRPr="00560BA3">
        <w:rPr>
          <w:iCs/>
          <w:color w:val="000000"/>
        </w:rPr>
        <w:t xml:space="preserve">Individually, YAKE provides a good precision on the first 60 gold keywords, with a value equal to 0.39, while the recall is expected to be low, 0.098, since the number of corresponding keywords is divided by 60, the count of the reference keywords. </w:t>
      </w:r>
      <w:r w:rsidR="00070B00" w:rsidRPr="00560BA3">
        <w:rPr>
          <w:iCs/>
          <w:color w:val="000000"/>
        </w:rPr>
        <w:t>LDA has lower values, 0.13 for precision and 0.03 for recall.</w:t>
      </w:r>
    </w:p>
    <w:p w14:paraId="5109DE03" w14:textId="45EDDF56" w:rsidR="00B35053" w:rsidRPr="00560BA3" w:rsidRDefault="00B35053" w:rsidP="006B37CC">
      <w:pPr>
        <w:rPr>
          <w:iCs/>
          <w:color w:val="000000"/>
        </w:rPr>
      </w:pPr>
      <w:r w:rsidRPr="00560BA3">
        <w:rPr>
          <w:iCs/>
          <w:color w:val="000000"/>
        </w:rPr>
        <w:t>For the set of authors with fewer papers, the recall remained the same, but the precision decreased to 0.16.</w:t>
      </w:r>
      <w:r w:rsidR="00716AE9" w:rsidRPr="00560BA3">
        <w:rPr>
          <w:iCs/>
          <w:color w:val="000000"/>
        </w:rPr>
        <w:t xml:space="preserve"> However, these values are not very suggestive of the quality of the </w:t>
      </w:r>
      <w:r w:rsidR="00A1765F" w:rsidRPr="00560BA3">
        <w:rPr>
          <w:iCs/>
          <w:color w:val="000000"/>
        </w:rPr>
        <w:t xml:space="preserve">extracted </w:t>
      </w:r>
      <w:r w:rsidR="00716AE9" w:rsidRPr="00560BA3">
        <w:rPr>
          <w:iCs/>
          <w:color w:val="000000"/>
        </w:rPr>
        <w:t>keywords, given there are only 9 authors in this set and some of them have only 3 or 5 publications, therefore the number of gold keywords is also reduced.</w:t>
      </w:r>
    </w:p>
    <w:p w14:paraId="1618AB3A" w14:textId="215E3757" w:rsidR="00A02F98" w:rsidRPr="00560BA3" w:rsidRDefault="00A02F98" w:rsidP="006B37CC">
      <w:pPr>
        <w:rPr>
          <w:iCs/>
          <w:color w:val="000000"/>
        </w:rPr>
      </w:pPr>
      <w:r w:rsidRPr="00560BA3">
        <w:rPr>
          <w:iCs/>
          <w:color w:val="000000"/>
        </w:rPr>
        <w:t>To conclude, the precision of 0.25 achieved on the abstracts of the top 20 authors is a good result</w:t>
      </w:r>
      <w:r w:rsidR="00FF5CA8" w:rsidRPr="00560BA3">
        <w:rPr>
          <w:iCs/>
          <w:color w:val="000000"/>
        </w:rPr>
        <w:t>, and the 0.39 of YAKE even more so</w:t>
      </w:r>
      <w:r w:rsidRPr="00560BA3">
        <w:rPr>
          <w:iCs/>
          <w:color w:val="000000"/>
        </w:rPr>
        <w:t xml:space="preserve">, </w:t>
      </w:r>
      <w:proofErr w:type="gramStart"/>
      <w:r w:rsidRPr="00560BA3">
        <w:rPr>
          <w:iCs/>
          <w:color w:val="000000"/>
        </w:rPr>
        <w:t>taking into account</w:t>
      </w:r>
      <w:proofErr w:type="gramEnd"/>
      <w:r w:rsidRPr="00560BA3">
        <w:rPr>
          <w:iCs/>
          <w:color w:val="000000"/>
        </w:rPr>
        <w:t xml:space="preserve"> that in this context</w:t>
      </w:r>
      <w:r w:rsidR="00D17325" w:rsidRPr="00560BA3">
        <w:rPr>
          <w:iCs/>
          <w:color w:val="000000"/>
        </w:rPr>
        <w:t xml:space="preserve"> the</w:t>
      </w:r>
      <w:r w:rsidRPr="00560BA3">
        <w:rPr>
          <w:iCs/>
          <w:color w:val="000000"/>
        </w:rPr>
        <w:t xml:space="preserve"> </w:t>
      </w:r>
      <w:r w:rsidR="00D17325" w:rsidRPr="00560BA3">
        <w:rPr>
          <w:iCs/>
          <w:color w:val="000000"/>
        </w:rPr>
        <w:t>reference data</w:t>
      </w:r>
      <w:r w:rsidRPr="00560BA3">
        <w:rPr>
          <w:iCs/>
          <w:color w:val="000000"/>
        </w:rPr>
        <w:t xml:space="preserve"> is not really</w:t>
      </w:r>
      <w:r w:rsidR="00D17325" w:rsidRPr="00560BA3">
        <w:rPr>
          <w:iCs/>
          <w:color w:val="000000"/>
        </w:rPr>
        <w:t xml:space="preserve"> an exact list of the most relevant keywords, so it is not</w:t>
      </w:r>
      <w:r w:rsidRPr="00560BA3">
        <w:rPr>
          <w:iCs/>
          <w:color w:val="000000"/>
        </w:rPr>
        <w:t xml:space="preserve"> a</w:t>
      </w:r>
      <w:r w:rsidR="00D17325" w:rsidRPr="00560BA3">
        <w:rPr>
          <w:iCs/>
          <w:color w:val="000000"/>
        </w:rPr>
        <w:t xml:space="preserve"> true gold standard</w:t>
      </w:r>
      <w:r w:rsidR="00FE784E" w:rsidRPr="00560BA3">
        <w:rPr>
          <w:iCs/>
          <w:color w:val="000000"/>
        </w:rPr>
        <w:t>.</w:t>
      </w:r>
      <w:r w:rsidR="00FF5CA8" w:rsidRPr="00560BA3">
        <w:rPr>
          <w:iCs/>
          <w:color w:val="000000"/>
        </w:rPr>
        <w:t xml:space="preserve"> </w:t>
      </w:r>
      <w:r w:rsidR="00664EE7" w:rsidRPr="00560BA3">
        <w:rPr>
          <w:iCs/>
          <w:color w:val="000000"/>
        </w:rPr>
        <w:t>I chose to focus more on achieving a higher precision, rather than a higher recall, since I believe it is more important for my keyword extractor application to capture as many correct keywords as possible, that provide a good overview of one researcher’s domain of activity.</w:t>
      </w:r>
      <w:r w:rsidR="00D94275" w:rsidRPr="00560BA3">
        <w:rPr>
          <w:iCs/>
          <w:color w:val="000000"/>
        </w:rPr>
        <w:t xml:space="preserve"> Additionally, the focus on the positives, the extracted keywords that match the reference, is supported by the common agreement that the negative cases are difficult to decide objectively </w:t>
      </w:r>
      <w:sdt>
        <w:sdtPr>
          <w:rPr>
            <w:iCs/>
            <w:color w:val="000000"/>
          </w:rPr>
          <w:tag w:val="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
          <w:id w:val="-1258518487"/>
          <w:placeholder>
            <w:docPart w:val="DefaultPlaceholder_-1854013440"/>
          </w:placeholder>
        </w:sdtPr>
        <w:sdtContent>
          <w:r w:rsidR="0054762A">
            <w:rPr>
              <w:rFonts w:eastAsia="Times New Roman"/>
            </w:rPr>
            <w:t>(</w:t>
          </w:r>
          <w:proofErr w:type="spellStart"/>
          <w:r w:rsidR="0054762A">
            <w:rPr>
              <w:rFonts w:eastAsia="Times New Roman"/>
            </w:rPr>
            <w:t>Hripcsak</w:t>
          </w:r>
          <w:proofErr w:type="spellEnd"/>
          <w:r w:rsidR="0054762A">
            <w:rPr>
              <w:rFonts w:eastAsia="Times New Roman"/>
            </w:rPr>
            <w:t xml:space="preserve"> &amp; Rothschild, 2005; Nguyen &amp; Kan, 2007)</w:t>
          </w:r>
        </w:sdtContent>
      </w:sdt>
      <w:r w:rsidR="00D94275" w:rsidRPr="00560BA3">
        <w:rPr>
          <w:iCs/>
          <w:color w:val="000000"/>
        </w:rPr>
        <w:t>, as manually assigned keywords are not the only valid options</w:t>
      </w:r>
      <w:r w:rsidR="002A6CBC" w:rsidRPr="00560BA3">
        <w:rPr>
          <w:iCs/>
          <w:color w:val="000000"/>
        </w:rPr>
        <w:t>, given the subjective nature of keyword extraction and the versatility of natural language.</w:t>
      </w:r>
      <w:r w:rsidR="00FC368F" w:rsidRPr="00560BA3">
        <w:rPr>
          <w:iCs/>
          <w:color w:val="000000"/>
        </w:rPr>
        <w:t xml:space="preserve"> </w:t>
      </w:r>
      <w:proofErr w:type="gramStart"/>
      <w:r w:rsidR="00FC368F" w:rsidRPr="00560BA3">
        <w:rPr>
          <w:iCs/>
          <w:color w:val="000000"/>
        </w:rPr>
        <w:t>This being said, I</w:t>
      </w:r>
      <w:proofErr w:type="gramEnd"/>
      <w:r w:rsidR="00FC368F" w:rsidRPr="00560BA3">
        <w:rPr>
          <w:iCs/>
          <w:color w:val="000000"/>
        </w:rPr>
        <w:t xml:space="preserve"> expected the lower values for the recall, firstly because I chose a big number of gold keywords so that the number of true positives is maximized, and secondly because of the high chance that the false negatives are not truly negatives, but they were not included in the gold standard.</w:t>
      </w:r>
    </w:p>
    <w:p w14:paraId="34A4F77E" w14:textId="5E5E52C3" w:rsidR="005D2B02" w:rsidRPr="00560BA3" w:rsidRDefault="00901C2B" w:rsidP="006B37CC">
      <w:pPr>
        <w:rPr>
          <w:iCs/>
        </w:rPr>
      </w:pPr>
      <w:r w:rsidRPr="00560BA3">
        <w:rPr>
          <w:iCs/>
        </w:rPr>
        <w:t xml:space="preserve">For a comprehensive evaluation of the quality of keyword extraction, the human perspective is maybe more important than the numerical measurements. Going forward, I will </w:t>
      </w:r>
      <w:r w:rsidR="00745256" w:rsidRPr="00560BA3">
        <w:rPr>
          <w:iCs/>
        </w:rPr>
        <w:t>analyze</w:t>
      </w:r>
      <w:r w:rsidRPr="00560BA3">
        <w:rPr>
          <w:iCs/>
        </w:rPr>
        <w:t xml:space="preserve"> the keywords extracted by my program for some authors in comparison </w:t>
      </w:r>
      <w:r w:rsidR="007A687A" w:rsidRPr="00560BA3">
        <w:rPr>
          <w:iCs/>
        </w:rPr>
        <w:t>with</w:t>
      </w:r>
      <w:r w:rsidRPr="00560BA3">
        <w:rPr>
          <w:iCs/>
        </w:rPr>
        <w:t xml:space="preserve"> the keywords displayed in the CRESCDI profile</w:t>
      </w:r>
      <w:r w:rsidR="007A687A" w:rsidRPr="00560BA3">
        <w:rPr>
          <w:iCs/>
        </w:rPr>
        <w:t>s</w:t>
      </w:r>
      <w:r w:rsidRPr="00560BA3">
        <w:rPr>
          <w:iCs/>
        </w:rPr>
        <w:t xml:space="preserve"> of </w:t>
      </w:r>
      <w:r w:rsidR="007A687A" w:rsidRPr="00560BA3">
        <w:rPr>
          <w:iCs/>
        </w:rPr>
        <w:t xml:space="preserve">those researchers, if they appear on a blue background, </w:t>
      </w:r>
      <w:r w:rsidR="007A687A" w:rsidRPr="00560BA3">
        <w:rPr>
          <w:iCs/>
        </w:rPr>
        <w:lastRenderedPageBreak/>
        <w:t>which means they were validated by the author, or in comparison with the keywords displayed in the researchers’ descriptions from Google Academic.</w:t>
      </w:r>
    </w:p>
    <w:p w14:paraId="73559924" w14:textId="050C3F75" w:rsidR="00D605CD" w:rsidRPr="00560BA3" w:rsidRDefault="00D605CD" w:rsidP="00D605CD">
      <w:pPr>
        <w:jc w:val="center"/>
        <w:rPr>
          <w:iCs/>
        </w:rPr>
      </w:pPr>
      <w:r w:rsidRPr="00560BA3">
        <w:rPr>
          <w:iCs/>
          <w:noProof/>
        </w:rPr>
        <w:drawing>
          <wp:inline distT="0" distB="0" distL="0" distR="0" wp14:anchorId="13B14609" wp14:editId="6608D49D">
            <wp:extent cx="5732145" cy="1628775"/>
            <wp:effectExtent l="0" t="0" r="1905" b="9525"/>
            <wp:docPr id="334636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a:noFill/>
                    </a:ln>
                  </pic:spPr>
                </pic:pic>
              </a:graphicData>
            </a:graphic>
          </wp:inline>
        </w:drawing>
      </w:r>
    </w:p>
    <w:p w14:paraId="7404D55F" w14:textId="315B5A06" w:rsidR="00D605CD" w:rsidRPr="00560BA3" w:rsidRDefault="006E3CE4" w:rsidP="00D605CD">
      <w:pPr>
        <w:jc w:val="center"/>
        <w:rPr>
          <w:iCs/>
        </w:rPr>
      </w:pPr>
      <w:r w:rsidRPr="00560BA3">
        <w:rPr>
          <w:iCs/>
        </w:rPr>
        <w:t xml:space="preserve">Figure </w:t>
      </w:r>
      <w:bookmarkStart w:id="86" w:name="kw_compare_1"/>
      <w:r w:rsidRPr="00560BA3">
        <w:rPr>
          <w:iCs/>
        </w:rPr>
        <w:fldChar w:fldCharType="begin"/>
      </w:r>
      <w:r w:rsidRPr="00560BA3">
        <w:rPr>
          <w:iCs/>
        </w:rPr>
        <w:instrText xml:space="preserve"> SEQ FIG \* MERGEFORMAT </w:instrText>
      </w:r>
      <w:r w:rsidRPr="00560BA3">
        <w:rPr>
          <w:iCs/>
        </w:rPr>
        <w:fldChar w:fldCharType="separate"/>
      </w:r>
      <w:r w:rsidR="00C96B70">
        <w:rPr>
          <w:iCs/>
          <w:noProof/>
        </w:rPr>
        <w:t>14</w:t>
      </w:r>
      <w:r w:rsidRPr="00560BA3">
        <w:rPr>
          <w:iCs/>
        </w:rPr>
        <w:fldChar w:fldCharType="end"/>
      </w:r>
      <w:bookmarkEnd w:id="86"/>
      <w:r w:rsidRPr="00560BA3">
        <w:rPr>
          <w:iCs/>
        </w:rPr>
        <w:t>: Comparison between keywords</w:t>
      </w:r>
    </w:p>
    <w:p w14:paraId="5AE6E2FA" w14:textId="588A9F20" w:rsidR="006E3CE4" w:rsidRPr="00560BA3" w:rsidRDefault="006E3CE4" w:rsidP="006E3CE4">
      <w:pPr>
        <w:rPr>
          <w:iCs/>
        </w:rPr>
      </w:pPr>
      <w:r w:rsidRPr="00560BA3">
        <w:rPr>
          <w:iCs/>
        </w:rPr>
        <w:t xml:space="preserve">In figure </w:t>
      </w:r>
      <w:r w:rsidRPr="00560BA3">
        <w:rPr>
          <w:iCs/>
        </w:rPr>
        <w:fldChar w:fldCharType="begin"/>
      </w:r>
      <w:r w:rsidRPr="00560BA3">
        <w:rPr>
          <w:iCs/>
        </w:rPr>
        <w:instrText xml:space="preserve"> REF kw_compare_1 \h </w:instrText>
      </w:r>
      <w:r w:rsidRPr="00560BA3">
        <w:rPr>
          <w:iCs/>
        </w:rPr>
      </w:r>
      <w:r w:rsidRPr="00560BA3">
        <w:rPr>
          <w:iCs/>
        </w:rPr>
        <w:fldChar w:fldCharType="separate"/>
      </w:r>
      <w:r w:rsidR="00C96B70">
        <w:rPr>
          <w:iCs/>
          <w:noProof/>
        </w:rPr>
        <w:t>14</w:t>
      </w:r>
      <w:r w:rsidRPr="00560BA3">
        <w:rPr>
          <w:iCs/>
        </w:rPr>
        <w:fldChar w:fldCharType="end"/>
      </w:r>
      <w:r w:rsidRPr="00560BA3">
        <w:rPr>
          <w:iCs/>
        </w:rPr>
        <w:t>, there are the keywords extracted using my implementation on the left and the keywords displayed on CRESCDI on the right</w:t>
      </w:r>
      <w:r w:rsidRPr="00560BA3">
        <w:rPr>
          <w:rStyle w:val="Referinnotdesubsol"/>
          <w:iCs/>
        </w:rPr>
        <w:footnoteReference w:id="21"/>
      </w:r>
      <w:r w:rsidRPr="00560BA3">
        <w:rPr>
          <w:iCs/>
        </w:rPr>
        <w:t>. Out of the 9 keywords validated by the author, my program extracted 3 exact matches (“Big Data”, “Cloud Computing” and “Resource management”)</w:t>
      </w:r>
      <w:r w:rsidR="008A4FB2" w:rsidRPr="00560BA3">
        <w:rPr>
          <w:iCs/>
        </w:rPr>
        <w:t>, whereas 2 other concepts are present in different forms. My results do not include “Distributed Systems” exactly, but the term is included in “Distributed Systems Resources” and in “Computing Distributed Systems”. Likewise, “Scheduling” is not present by itself among the extracted keywords, but it appears in “Scheduling Algorithm” and “Grid Scheduling Algorithms”.</w:t>
      </w:r>
    </w:p>
    <w:p w14:paraId="26E6913F" w14:textId="07146959" w:rsidR="00A919EA" w:rsidRPr="00560BA3" w:rsidRDefault="00364746" w:rsidP="00364746">
      <w:pPr>
        <w:jc w:val="center"/>
        <w:rPr>
          <w:iCs/>
        </w:rPr>
      </w:pPr>
      <w:r w:rsidRPr="00560BA3">
        <w:rPr>
          <w:noProof/>
        </w:rPr>
        <w:drawing>
          <wp:inline distT="0" distB="0" distL="0" distR="0" wp14:anchorId="351A4237" wp14:editId="2BD6DACB">
            <wp:extent cx="5733415" cy="2026285"/>
            <wp:effectExtent l="0" t="0" r="635" b="0"/>
            <wp:docPr id="2060410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0573" name=""/>
                    <pic:cNvPicPr/>
                  </pic:nvPicPr>
                  <pic:blipFill>
                    <a:blip r:embed="rId29"/>
                    <a:stretch>
                      <a:fillRect/>
                    </a:stretch>
                  </pic:blipFill>
                  <pic:spPr>
                    <a:xfrm>
                      <a:off x="0" y="0"/>
                      <a:ext cx="5733415" cy="2026285"/>
                    </a:xfrm>
                    <a:prstGeom prst="rect">
                      <a:avLst/>
                    </a:prstGeom>
                  </pic:spPr>
                </pic:pic>
              </a:graphicData>
            </a:graphic>
          </wp:inline>
        </w:drawing>
      </w:r>
    </w:p>
    <w:p w14:paraId="143B8402" w14:textId="104A4059" w:rsidR="00364746" w:rsidRPr="00560BA3" w:rsidRDefault="00364746" w:rsidP="00364746">
      <w:pPr>
        <w:jc w:val="center"/>
        <w:rPr>
          <w:iCs/>
        </w:rPr>
      </w:pPr>
      <w:r w:rsidRPr="00560BA3">
        <w:rPr>
          <w:iCs/>
        </w:rPr>
        <w:t xml:space="preserve">Figure </w:t>
      </w:r>
      <w:bookmarkStart w:id="87" w:name="kw_compare_2"/>
      <w:r w:rsidRPr="00560BA3">
        <w:rPr>
          <w:iCs/>
        </w:rPr>
        <w:fldChar w:fldCharType="begin"/>
      </w:r>
      <w:r w:rsidRPr="00560BA3">
        <w:rPr>
          <w:iCs/>
        </w:rPr>
        <w:instrText xml:space="preserve"> SEQ FIG \* MERGEFORMAT </w:instrText>
      </w:r>
      <w:r w:rsidRPr="00560BA3">
        <w:rPr>
          <w:iCs/>
        </w:rPr>
        <w:fldChar w:fldCharType="separate"/>
      </w:r>
      <w:r w:rsidR="00C96B70">
        <w:rPr>
          <w:iCs/>
          <w:noProof/>
        </w:rPr>
        <w:t>15</w:t>
      </w:r>
      <w:r w:rsidRPr="00560BA3">
        <w:rPr>
          <w:iCs/>
        </w:rPr>
        <w:fldChar w:fldCharType="end"/>
      </w:r>
      <w:bookmarkEnd w:id="87"/>
      <w:r w:rsidRPr="00560BA3">
        <w:rPr>
          <w:iCs/>
        </w:rPr>
        <w:t>: Comparison between keywords</w:t>
      </w:r>
    </w:p>
    <w:p w14:paraId="3FB1B4F4" w14:textId="4953A47C" w:rsidR="00364746" w:rsidRPr="00560BA3" w:rsidRDefault="00364746" w:rsidP="00364746">
      <w:pPr>
        <w:rPr>
          <w:iCs/>
        </w:rPr>
      </w:pPr>
      <w:r w:rsidRPr="00560BA3">
        <w:rPr>
          <w:iCs/>
        </w:rPr>
        <w:t>Only 2 out of the 6 manually validated keywords</w:t>
      </w:r>
      <w:r w:rsidR="00A074E2" w:rsidRPr="00560BA3">
        <w:rPr>
          <w:rStyle w:val="Referinnotdesubsol"/>
          <w:iCs/>
        </w:rPr>
        <w:footnoteReference w:id="22"/>
      </w:r>
      <w:r w:rsidRPr="00560BA3">
        <w:rPr>
          <w:iCs/>
        </w:rPr>
        <w:t xml:space="preserve"> in figure </w:t>
      </w:r>
      <w:r w:rsidRPr="00560BA3">
        <w:rPr>
          <w:iCs/>
        </w:rPr>
        <w:fldChar w:fldCharType="begin"/>
      </w:r>
      <w:r w:rsidRPr="00560BA3">
        <w:rPr>
          <w:iCs/>
        </w:rPr>
        <w:instrText xml:space="preserve"> REF kw_compare_2 \h </w:instrText>
      </w:r>
      <w:r w:rsidRPr="00560BA3">
        <w:rPr>
          <w:iCs/>
        </w:rPr>
      </w:r>
      <w:r w:rsidRPr="00560BA3">
        <w:rPr>
          <w:iCs/>
        </w:rPr>
        <w:fldChar w:fldCharType="separate"/>
      </w:r>
      <w:r w:rsidR="00C96B70">
        <w:rPr>
          <w:iCs/>
          <w:noProof/>
        </w:rPr>
        <w:t>15</w:t>
      </w:r>
      <w:r w:rsidRPr="00560BA3">
        <w:rPr>
          <w:iCs/>
        </w:rPr>
        <w:fldChar w:fldCharType="end"/>
      </w:r>
      <w:r w:rsidRPr="00560BA3">
        <w:rPr>
          <w:iCs/>
        </w:rPr>
        <w:t xml:space="preserve"> were not retrieved by my implementation (“Pattern recognition” and “Signal processing”).</w:t>
      </w:r>
    </w:p>
    <w:p w14:paraId="56B9CAD9" w14:textId="5122C50D" w:rsidR="00A074E2" w:rsidRPr="00560BA3" w:rsidRDefault="00A074E2" w:rsidP="00A074E2">
      <w:pPr>
        <w:jc w:val="center"/>
        <w:rPr>
          <w:iCs/>
        </w:rPr>
      </w:pPr>
      <w:r w:rsidRPr="00560BA3">
        <w:rPr>
          <w:noProof/>
        </w:rPr>
        <w:lastRenderedPageBreak/>
        <w:drawing>
          <wp:inline distT="0" distB="0" distL="0" distR="0" wp14:anchorId="3DEE7145" wp14:editId="51243FF3">
            <wp:extent cx="5733415" cy="1847850"/>
            <wp:effectExtent l="0" t="0" r="635" b="0"/>
            <wp:docPr id="1409423360"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3360" name="Imagine 1" descr="O imagine care conține text, captură de ecran, Font, proiectare&#10;&#10;Descriere generată automat"/>
                    <pic:cNvPicPr/>
                  </pic:nvPicPr>
                  <pic:blipFill>
                    <a:blip r:embed="rId30"/>
                    <a:stretch>
                      <a:fillRect/>
                    </a:stretch>
                  </pic:blipFill>
                  <pic:spPr>
                    <a:xfrm>
                      <a:off x="0" y="0"/>
                      <a:ext cx="5733415" cy="1847850"/>
                    </a:xfrm>
                    <a:prstGeom prst="rect">
                      <a:avLst/>
                    </a:prstGeom>
                  </pic:spPr>
                </pic:pic>
              </a:graphicData>
            </a:graphic>
          </wp:inline>
        </w:drawing>
      </w:r>
    </w:p>
    <w:p w14:paraId="473DC218" w14:textId="4F3789EE" w:rsidR="00A074E2" w:rsidRPr="00560BA3" w:rsidRDefault="00A074E2" w:rsidP="00A074E2">
      <w:pPr>
        <w:jc w:val="center"/>
        <w:rPr>
          <w:iCs/>
        </w:rPr>
      </w:pPr>
      <w:r w:rsidRPr="00560BA3">
        <w:rPr>
          <w:iCs/>
        </w:rPr>
        <w:t xml:space="preserve">Figure </w:t>
      </w:r>
      <w:bookmarkStart w:id="88" w:name="kw_compare_3"/>
      <w:r w:rsidRPr="00560BA3">
        <w:rPr>
          <w:iCs/>
        </w:rPr>
        <w:fldChar w:fldCharType="begin"/>
      </w:r>
      <w:r w:rsidRPr="00560BA3">
        <w:rPr>
          <w:iCs/>
        </w:rPr>
        <w:instrText xml:space="preserve"> SEQ FIG \* MERGEFORMAT </w:instrText>
      </w:r>
      <w:r w:rsidRPr="00560BA3">
        <w:rPr>
          <w:iCs/>
        </w:rPr>
        <w:fldChar w:fldCharType="separate"/>
      </w:r>
      <w:r w:rsidR="00C96B70">
        <w:rPr>
          <w:iCs/>
          <w:noProof/>
        </w:rPr>
        <w:t>16</w:t>
      </w:r>
      <w:r w:rsidRPr="00560BA3">
        <w:rPr>
          <w:iCs/>
        </w:rPr>
        <w:fldChar w:fldCharType="end"/>
      </w:r>
      <w:bookmarkEnd w:id="88"/>
      <w:r w:rsidRPr="00560BA3">
        <w:rPr>
          <w:iCs/>
        </w:rPr>
        <w:t>: Comparison between keywords</w:t>
      </w:r>
    </w:p>
    <w:p w14:paraId="21129EA7" w14:textId="5A26E369" w:rsidR="00A074E2" w:rsidRPr="00560BA3" w:rsidRDefault="00A074E2" w:rsidP="00A074E2">
      <w:pPr>
        <w:rPr>
          <w:iCs/>
        </w:rPr>
      </w:pPr>
      <w:r w:rsidRPr="00560BA3">
        <w:rPr>
          <w:iCs/>
        </w:rPr>
        <w:t xml:space="preserve">I took the keywords on the right side of figure </w:t>
      </w:r>
      <w:r w:rsidRPr="00560BA3">
        <w:rPr>
          <w:iCs/>
        </w:rPr>
        <w:fldChar w:fldCharType="begin"/>
      </w:r>
      <w:r w:rsidRPr="00560BA3">
        <w:rPr>
          <w:iCs/>
        </w:rPr>
        <w:instrText xml:space="preserve"> REF kw_compare_3 \h </w:instrText>
      </w:r>
      <w:r w:rsidRPr="00560BA3">
        <w:rPr>
          <w:iCs/>
        </w:rPr>
      </w:r>
      <w:r w:rsidRPr="00560BA3">
        <w:rPr>
          <w:iCs/>
        </w:rPr>
        <w:fldChar w:fldCharType="separate"/>
      </w:r>
      <w:r w:rsidR="00C96B70">
        <w:rPr>
          <w:iCs/>
          <w:noProof/>
        </w:rPr>
        <w:t>16</w:t>
      </w:r>
      <w:r w:rsidRPr="00560BA3">
        <w:rPr>
          <w:iCs/>
        </w:rPr>
        <w:fldChar w:fldCharType="end"/>
      </w:r>
      <w:r w:rsidRPr="00560BA3">
        <w:rPr>
          <w:iCs/>
        </w:rPr>
        <w:t xml:space="preserve"> from Google Academic</w:t>
      </w:r>
      <w:r w:rsidRPr="00560BA3">
        <w:rPr>
          <w:rStyle w:val="Referinnotdesubsol"/>
          <w:iCs/>
        </w:rPr>
        <w:footnoteReference w:id="23"/>
      </w:r>
      <w:r w:rsidRPr="00560BA3">
        <w:rPr>
          <w:iCs/>
        </w:rPr>
        <w:t xml:space="preserve">. The first 2 keywords, “Natural Language Processing” and “Computer-Supported Collaborative Learning”, are also found among the keyphrases extracted using my </w:t>
      </w:r>
      <w:r w:rsidR="001D4D09" w:rsidRPr="00560BA3">
        <w:rPr>
          <w:iCs/>
        </w:rPr>
        <w:t>implementation</w:t>
      </w:r>
      <w:r w:rsidRPr="00560BA3">
        <w:rPr>
          <w:iCs/>
        </w:rPr>
        <w:t>.</w:t>
      </w:r>
    </w:p>
    <w:p w14:paraId="5E902BCE" w14:textId="3BF5460D" w:rsidR="00131586" w:rsidRPr="00560BA3" w:rsidRDefault="004E4143" w:rsidP="004E4143">
      <w:pPr>
        <w:pStyle w:val="Titlu2"/>
      </w:pPr>
      <w:bookmarkStart w:id="89" w:name="_Toc170049067"/>
      <w:r w:rsidRPr="00560BA3">
        <w:t>Comparison between YAKE and LDA</w:t>
      </w:r>
      <w:bookmarkEnd w:id="89"/>
    </w:p>
    <w:p w14:paraId="030F835E" w14:textId="20B3DF88" w:rsidR="004E4143" w:rsidRDefault="00E63286" w:rsidP="004E4143">
      <w:r w:rsidRPr="00560BA3">
        <w:t xml:space="preserve">In terms of metrics, </w:t>
      </w:r>
      <w:r w:rsidR="0005250E" w:rsidRPr="00560BA3">
        <w:t xml:space="preserve">on the set of top 20 researchers </w:t>
      </w:r>
      <w:r w:rsidRPr="00560BA3">
        <w:t xml:space="preserve">YAKE had a precision of 0.39 and a recall of 0.0975, while LDA </w:t>
      </w:r>
      <w:r w:rsidR="0005250E" w:rsidRPr="00560BA3">
        <w:t>demonstrated a precision equal to 0.127 and a recall equal to 0.032</w:t>
      </w:r>
      <w:r w:rsidR="009E200D" w:rsidRPr="00560BA3">
        <w:t xml:space="preserve">, so the former achieved a better performance. </w:t>
      </w:r>
      <w:r w:rsidR="002E5748" w:rsidRPr="00560BA3">
        <w:t xml:space="preserve">On the other hand, for the other 9 authors with a smaller number of papers, </w:t>
      </w:r>
      <w:r w:rsidR="007D3A71" w:rsidRPr="00560BA3">
        <w:t>LDA had improved values for precision and recall, 0.259 and 0.096 respectively, and YAKE had lower values, 0.081 and 0.03</w:t>
      </w:r>
      <w:r w:rsidR="00D338DC" w:rsidRPr="00560BA3">
        <w:t>.</w:t>
      </w:r>
      <w:r w:rsidR="00BF7C94" w:rsidRPr="00560BA3">
        <w:t xml:space="preserve"> This may seem unexpected, since </w:t>
      </w:r>
      <w:r w:rsidR="0099349B" w:rsidRPr="00560BA3">
        <w:t>LDA is known for operating on very large document collections, whereas YAKE presents itself as an algorithm that performs well independent of the size of the input text.</w:t>
      </w:r>
      <w:r w:rsidR="00AF451A" w:rsidRPr="00560BA3">
        <w:t xml:space="preserve"> However, this happens because the list of gold keywords contains numerous single-word terms, which are better captured by LDA on smaller document collections, where there are almost no collocations generated. YAKE attempts to extract n-grams up to three words and sometimes they are not relevant when working with a smaller corpus.</w:t>
      </w:r>
    </w:p>
    <w:p w14:paraId="7360D404" w14:textId="77777777" w:rsidR="005A5A1B" w:rsidRDefault="005A5A1B" w:rsidP="004E4143"/>
    <w:p w14:paraId="2FC4F0E8" w14:textId="77777777" w:rsidR="005A5A1B" w:rsidRDefault="005A5A1B" w:rsidP="004E4143"/>
    <w:p w14:paraId="7FC8594A" w14:textId="77777777" w:rsidR="005A5A1B" w:rsidRDefault="005A5A1B" w:rsidP="004E4143"/>
    <w:p w14:paraId="2A4904CF" w14:textId="77777777" w:rsidR="005A5A1B" w:rsidRDefault="005A5A1B" w:rsidP="004E4143"/>
    <w:p w14:paraId="1166BA94" w14:textId="77777777" w:rsidR="005A5A1B" w:rsidRDefault="005A5A1B" w:rsidP="004E4143"/>
    <w:p w14:paraId="6DBFA50F" w14:textId="77777777" w:rsidR="005A5A1B" w:rsidRDefault="005A5A1B" w:rsidP="004E4143"/>
    <w:p w14:paraId="7616EB34" w14:textId="77777777" w:rsidR="005A5A1B" w:rsidRDefault="005A5A1B" w:rsidP="004E4143"/>
    <w:p w14:paraId="7DFEC654" w14:textId="77777777" w:rsidR="005A5A1B" w:rsidRDefault="005A5A1B" w:rsidP="004E4143"/>
    <w:p w14:paraId="7CF28F8D" w14:textId="0EC6463B" w:rsidR="005A5A1B" w:rsidRPr="00560BA3" w:rsidRDefault="00E51172" w:rsidP="005A5A1B">
      <w:pPr>
        <w:jc w:val="center"/>
      </w:pPr>
      <w:r>
        <w:lastRenderedPageBreak/>
        <w:t xml:space="preserve">Table </w:t>
      </w:r>
      <w:bookmarkStart w:id="90" w:name="compare_lda_yake_1"/>
      <w:r>
        <w:fldChar w:fldCharType="begin"/>
      </w:r>
      <w:r>
        <w:instrText xml:space="preserve"> SEQ TBL \* MERGEFORMAT </w:instrText>
      </w:r>
      <w:r>
        <w:fldChar w:fldCharType="separate"/>
      </w:r>
      <w:r w:rsidR="00C96B70">
        <w:rPr>
          <w:noProof/>
        </w:rPr>
        <w:t>12</w:t>
      </w:r>
      <w:r>
        <w:fldChar w:fldCharType="end"/>
      </w:r>
      <w:bookmarkEnd w:id="90"/>
      <w:r w:rsidR="005A5A1B" w:rsidRPr="00560BA3">
        <w:t>: Comparison YAKE vs LDA</w:t>
      </w:r>
      <w:r>
        <w:t xml:space="preserve"> using keywords extracted from a collection of 3 abstracts</w:t>
      </w:r>
    </w:p>
    <w:tbl>
      <w:tblPr>
        <w:tblStyle w:val="Tabelprimar2"/>
        <w:tblW w:w="0" w:type="auto"/>
        <w:jc w:val="center"/>
        <w:tblLook w:val="04A0" w:firstRow="1" w:lastRow="0" w:firstColumn="1" w:lastColumn="0" w:noHBand="0" w:noVBand="1"/>
      </w:tblPr>
      <w:tblGrid>
        <w:gridCol w:w="3402"/>
        <w:gridCol w:w="3686"/>
      </w:tblGrid>
      <w:tr w:rsidR="005A5A1B" w:rsidRPr="005A5A1B" w14:paraId="03D81925" w14:textId="77777777" w:rsidTr="002E040F">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EDE2B46" w14:textId="44DEBB57" w:rsidR="005A5A1B" w:rsidRPr="005A5A1B" w:rsidRDefault="005A5A1B" w:rsidP="007D6E18">
            <w:pPr>
              <w:jc w:val="center"/>
              <w:rPr>
                <w:sz w:val="18"/>
                <w:szCs w:val="18"/>
              </w:rPr>
            </w:pPr>
            <w:r>
              <w:rPr>
                <w:sz w:val="18"/>
                <w:szCs w:val="18"/>
              </w:rPr>
              <w:t>YAKE</w:t>
            </w:r>
          </w:p>
        </w:tc>
        <w:tc>
          <w:tcPr>
            <w:tcW w:w="3686" w:type="dxa"/>
          </w:tcPr>
          <w:p w14:paraId="0C2F0B7B" w14:textId="0064018D" w:rsidR="005A5A1B" w:rsidRPr="005A5A1B" w:rsidRDefault="005A5A1B" w:rsidP="007D6E1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A5A1B">
              <w:rPr>
                <w:sz w:val="18"/>
                <w:szCs w:val="18"/>
              </w:rPr>
              <w:t>LDA</w:t>
            </w:r>
          </w:p>
        </w:tc>
      </w:tr>
      <w:tr w:rsidR="005A5A1B" w:rsidRPr="005A5A1B" w14:paraId="233363B5"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14496168" w14:textId="463C2983" w:rsidR="005A5A1B" w:rsidRPr="005A5A1B" w:rsidRDefault="005A5A1B" w:rsidP="007D6E18">
            <w:pPr>
              <w:jc w:val="center"/>
              <w:rPr>
                <w:b w:val="0"/>
                <w:bCs w:val="0"/>
                <w:sz w:val="18"/>
                <w:szCs w:val="18"/>
              </w:rPr>
            </w:pPr>
            <w:r>
              <w:rPr>
                <w:b w:val="0"/>
                <w:bCs w:val="0"/>
                <w:sz w:val="18"/>
                <w:szCs w:val="18"/>
              </w:rPr>
              <w:t>ATOMIC FORCE MICROSCOPY</w:t>
            </w:r>
          </w:p>
        </w:tc>
        <w:tc>
          <w:tcPr>
            <w:tcW w:w="3686" w:type="dxa"/>
          </w:tcPr>
          <w:p w14:paraId="5E2A98C3" w14:textId="1FF67128"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STRUCTURE</w:t>
            </w:r>
          </w:p>
        </w:tc>
      </w:tr>
      <w:tr w:rsidR="005A5A1B" w:rsidRPr="005A5A1B" w14:paraId="1B8044BA"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0584DBB1" w14:textId="62A03189" w:rsidR="005A5A1B" w:rsidRPr="005A5A1B" w:rsidRDefault="005A5A1B" w:rsidP="007D6E18">
            <w:pPr>
              <w:jc w:val="center"/>
              <w:rPr>
                <w:b w:val="0"/>
                <w:bCs w:val="0"/>
                <w:sz w:val="18"/>
                <w:szCs w:val="18"/>
              </w:rPr>
            </w:pPr>
            <w:r>
              <w:rPr>
                <w:b w:val="0"/>
                <w:bCs w:val="0"/>
                <w:sz w:val="18"/>
                <w:szCs w:val="18"/>
              </w:rPr>
              <w:t>SCANNING ELECTRON MICROSCOPY</w:t>
            </w:r>
          </w:p>
        </w:tc>
        <w:tc>
          <w:tcPr>
            <w:tcW w:w="3686" w:type="dxa"/>
          </w:tcPr>
          <w:p w14:paraId="54ECCCF9" w14:textId="03C1D86B"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FUNCTIONAL</w:t>
            </w:r>
          </w:p>
        </w:tc>
      </w:tr>
      <w:tr w:rsidR="005A5A1B" w:rsidRPr="005A5A1B" w14:paraId="51FB66D3"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22D94600" w14:textId="2E35AFFF" w:rsidR="005A5A1B" w:rsidRPr="005A5A1B" w:rsidRDefault="005A5A1B" w:rsidP="007D6E18">
            <w:pPr>
              <w:jc w:val="center"/>
              <w:rPr>
                <w:b w:val="0"/>
                <w:bCs w:val="0"/>
                <w:sz w:val="18"/>
                <w:szCs w:val="18"/>
              </w:rPr>
            </w:pPr>
            <w:r>
              <w:rPr>
                <w:b w:val="0"/>
                <w:bCs w:val="0"/>
                <w:sz w:val="18"/>
                <w:szCs w:val="18"/>
              </w:rPr>
              <w:t>POSS COMPOUND DIRECTLY</w:t>
            </w:r>
          </w:p>
        </w:tc>
        <w:tc>
          <w:tcPr>
            <w:tcW w:w="3686" w:type="dxa"/>
          </w:tcPr>
          <w:p w14:paraId="045F2AD9" w14:textId="67C0AC02"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DESIGN</w:t>
            </w:r>
          </w:p>
        </w:tc>
      </w:tr>
      <w:tr w:rsidR="005A5A1B" w:rsidRPr="005A5A1B" w14:paraId="113FE26D"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34A49BFF" w14:textId="0CFDBA4D" w:rsidR="005A5A1B" w:rsidRPr="005A5A1B" w:rsidRDefault="005A5A1B" w:rsidP="007D6E18">
            <w:pPr>
              <w:jc w:val="center"/>
              <w:rPr>
                <w:b w:val="0"/>
                <w:bCs w:val="0"/>
                <w:sz w:val="18"/>
                <w:szCs w:val="18"/>
              </w:rPr>
            </w:pPr>
            <w:r>
              <w:rPr>
                <w:b w:val="0"/>
                <w:bCs w:val="0"/>
                <w:sz w:val="18"/>
                <w:szCs w:val="18"/>
              </w:rPr>
              <w:t>CARBON NANOTUBES COMPOSITE</w:t>
            </w:r>
          </w:p>
        </w:tc>
        <w:tc>
          <w:tcPr>
            <w:tcW w:w="3686" w:type="dxa"/>
          </w:tcPr>
          <w:p w14:paraId="2A015C55" w14:textId="6C6049CD"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PRODUCT</w:t>
            </w:r>
          </w:p>
        </w:tc>
      </w:tr>
      <w:tr w:rsidR="005A5A1B" w:rsidRPr="005A5A1B" w14:paraId="7EBA01CC"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ADE3641" w14:textId="207B7DCF" w:rsidR="005A5A1B" w:rsidRPr="005A5A1B" w:rsidRDefault="005A5A1B" w:rsidP="007D6E18">
            <w:pPr>
              <w:jc w:val="center"/>
              <w:rPr>
                <w:b w:val="0"/>
                <w:bCs w:val="0"/>
                <w:sz w:val="18"/>
                <w:szCs w:val="18"/>
              </w:rPr>
            </w:pPr>
            <w:r>
              <w:rPr>
                <w:b w:val="0"/>
                <w:bCs w:val="0"/>
                <w:sz w:val="18"/>
                <w:szCs w:val="18"/>
              </w:rPr>
              <w:t>AMINO CARBON NANOTUBES</w:t>
            </w:r>
          </w:p>
        </w:tc>
        <w:tc>
          <w:tcPr>
            <w:tcW w:w="3686" w:type="dxa"/>
          </w:tcPr>
          <w:p w14:paraId="19D44078" w14:textId="4D14FEC4"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MEMBRANE</w:t>
            </w:r>
          </w:p>
        </w:tc>
      </w:tr>
      <w:tr w:rsidR="005A5A1B" w:rsidRPr="005A5A1B" w14:paraId="2EF149A5"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0E3F6E1" w14:textId="3B7FAFB3" w:rsidR="005A5A1B" w:rsidRPr="005A5A1B" w:rsidRDefault="005A5A1B" w:rsidP="007D6E18">
            <w:pPr>
              <w:jc w:val="center"/>
              <w:rPr>
                <w:b w:val="0"/>
                <w:bCs w:val="0"/>
                <w:sz w:val="18"/>
                <w:szCs w:val="18"/>
              </w:rPr>
            </w:pPr>
            <w:r>
              <w:rPr>
                <w:b w:val="0"/>
                <w:bCs w:val="0"/>
                <w:sz w:val="18"/>
                <w:szCs w:val="18"/>
              </w:rPr>
              <w:t>NANOTUBES COMPOSITE MEMBRANES</w:t>
            </w:r>
          </w:p>
        </w:tc>
        <w:tc>
          <w:tcPr>
            <w:tcW w:w="3686" w:type="dxa"/>
          </w:tcPr>
          <w:p w14:paraId="0482F4AD" w14:textId="1B5973D1"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CARBON NANOTUBES</w:t>
            </w:r>
          </w:p>
        </w:tc>
      </w:tr>
      <w:tr w:rsidR="005A5A1B" w:rsidRPr="005A5A1B" w14:paraId="5CD7A79E"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79A30CA4" w14:textId="749E7539" w:rsidR="005A5A1B" w:rsidRPr="005A5A1B" w:rsidRDefault="005A5A1B" w:rsidP="007D6E18">
            <w:pPr>
              <w:jc w:val="center"/>
              <w:rPr>
                <w:b w:val="0"/>
                <w:bCs w:val="0"/>
                <w:sz w:val="18"/>
                <w:szCs w:val="18"/>
              </w:rPr>
            </w:pPr>
            <w:r>
              <w:rPr>
                <w:b w:val="0"/>
                <w:bCs w:val="0"/>
                <w:sz w:val="18"/>
                <w:szCs w:val="18"/>
              </w:rPr>
              <w:t>UDMA MATRIX LEADS</w:t>
            </w:r>
          </w:p>
        </w:tc>
        <w:tc>
          <w:tcPr>
            <w:tcW w:w="3686" w:type="dxa"/>
          </w:tcPr>
          <w:p w14:paraId="7F28D746" w14:textId="6F5BF6C5"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HYBRID</w:t>
            </w:r>
          </w:p>
        </w:tc>
      </w:tr>
      <w:tr w:rsidR="005A5A1B" w:rsidRPr="005A5A1B" w14:paraId="7D0CD934"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84636BB" w14:textId="5908432B" w:rsidR="005A5A1B" w:rsidRPr="005A5A1B" w:rsidRDefault="005A5A1B" w:rsidP="007D6E18">
            <w:pPr>
              <w:jc w:val="center"/>
              <w:rPr>
                <w:b w:val="0"/>
                <w:bCs w:val="0"/>
                <w:sz w:val="18"/>
                <w:szCs w:val="18"/>
              </w:rPr>
            </w:pPr>
            <w:r>
              <w:rPr>
                <w:b w:val="0"/>
                <w:bCs w:val="0"/>
                <w:sz w:val="18"/>
                <w:szCs w:val="18"/>
              </w:rPr>
              <w:t>FUNCTIONALIZED MULTIWALLED CARBON</w:t>
            </w:r>
          </w:p>
        </w:tc>
        <w:tc>
          <w:tcPr>
            <w:tcW w:w="3686" w:type="dxa"/>
          </w:tcPr>
          <w:p w14:paraId="18AE9813" w14:textId="7908DE3C"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w:t>
            </w:r>
          </w:p>
        </w:tc>
      </w:tr>
      <w:tr w:rsidR="005A5A1B" w:rsidRPr="005A5A1B" w14:paraId="3DAAF1F0"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70F5AAF4" w14:textId="7099CA34" w:rsidR="005A5A1B" w:rsidRPr="005A5A1B" w:rsidRDefault="005A5A1B" w:rsidP="007D6E18">
            <w:pPr>
              <w:jc w:val="center"/>
              <w:rPr>
                <w:b w:val="0"/>
                <w:bCs w:val="0"/>
                <w:sz w:val="18"/>
                <w:szCs w:val="18"/>
              </w:rPr>
            </w:pPr>
            <w:r>
              <w:rPr>
                <w:b w:val="0"/>
                <w:bCs w:val="0"/>
                <w:sz w:val="18"/>
                <w:szCs w:val="18"/>
              </w:rPr>
              <w:t>HYBRID MATERIAL TRANSPARENCY</w:t>
            </w:r>
          </w:p>
        </w:tc>
        <w:tc>
          <w:tcPr>
            <w:tcW w:w="3686" w:type="dxa"/>
          </w:tcPr>
          <w:p w14:paraId="1BAC57A4" w14:textId="4DA4D9B5"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TAXONOMY</w:t>
            </w:r>
          </w:p>
        </w:tc>
      </w:tr>
      <w:tr w:rsidR="005A5A1B" w:rsidRPr="005A5A1B" w14:paraId="3FDB00DC"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62106957" w14:textId="50D83096" w:rsidR="005A5A1B" w:rsidRPr="005A5A1B" w:rsidRDefault="005A5A1B" w:rsidP="007D6E18">
            <w:pPr>
              <w:jc w:val="center"/>
              <w:rPr>
                <w:b w:val="0"/>
                <w:bCs w:val="0"/>
                <w:sz w:val="18"/>
                <w:szCs w:val="18"/>
              </w:rPr>
            </w:pPr>
            <w:r>
              <w:rPr>
                <w:b w:val="0"/>
                <w:bCs w:val="0"/>
                <w:sz w:val="18"/>
                <w:szCs w:val="18"/>
              </w:rPr>
              <w:t>ENGINEERING DESIGN ACTIVITY</w:t>
            </w:r>
          </w:p>
        </w:tc>
        <w:tc>
          <w:tcPr>
            <w:tcW w:w="3686" w:type="dxa"/>
          </w:tcPr>
          <w:p w14:paraId="2AA610B0" w14:textId="732DCCB6"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CONVERSION</w:t>
            </w:r>
          </w:p>
        </w:tc>
      </w:tr>
      <w:tr w:rsidR="005A5A1B" w:rsidRPr="005A5A1B" w14:paraId="0FA39C5C"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FBCD85B" w14:textId="64724007" w:rsidR="005A5A1B" w:rsidRPr="005A5A1B" w:rsidRDefault="005A5A1B" w:rsidP="007D6E18">
            <w:pPr>
              <w:jc w:val="center"/>
              <w:rPr>
                <w:b w:val="0"/>
                <w:bCs w:val="0"/>
                <w:sz w:val="18"/>
                <w:szCs w:val="18"/>
              </w:rPr>
            </w:pPr>
            <w:r>
              <w:rPr>
                <w:b w:val="0"/>
                <w:bCs w:val="0"/>
                <w:sz w:val="18"/>
                <w:szCs w:val="18"/>
              </w:rPr>
              <w:t>DEVELOPING FUNCTIONAL TAXONOMIES</w:t>
            </w:r>
          </w:p>
        </w:tc>
        <w:tc>
          <w:tcPr>
            <w:tcW w:w="3686" w:type="dxa"/>
          </w:tcPr>
          <w:p w14:paraId="1AC4EC22" w14:textId="6D553EF3"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SYSTEM</w:t>
            </w:r>
          </w:p>
        </w:tc>
      </w:tr>
      <w:tr w:rsidR="005A5A1B" w:rsidRPr="005A5A1B" w14:paraId="51E65A4C"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12B23E41" w14:textId="347227B2" w:rsidR="005A5A1B" w:rsidRPr="005A5A1B" w:rsidRDefault="005A5A1B" w:rsidP="007D6E18">
            <w:pPr>
              <w:jc w:val="center"/>
              <w:rPr>
                <w:b w:val="0"/>
                <w:bCs w:val="0"/>
                <w:sz w:val="18"/>
                <w:szCs w:val="18"/>
              </w:rPr>
            </w:pPr>
            <w:r>
              <w:rPr>
                <w:b w:val="0"/>
                <w:bCs w:val="0"/>
                <w:sz w:val="18"/>
                <w:szCs w:val="18"/>
              </w:rPr>
              <w:t>SUPPORTING ENGINEERING DESIGN</w:t>
            </w:r>
          </w:p>
        </w:tc>
        <w:tc>
          <w:tcPr>
            <w:tcW w:w="3686" w:type="dxa"/>
          </w:tcPr>
          <w:p w14:paraId="5B0B0C5E" w14:textId="0E9FCDB0"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CHEMICAL</w:t>
            </w:r>
          </w:p>
        </w:tc>
      </w:tr>
      <w:tr w:rsidR="005A5A1B" w:rsidRPr="005A5A1B" w14:paraId="4E813645"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0D2301E2" w14:textId="52CC1581" w:rsidR="005A5A1B" w:rsidRPr="005A5A1B" w:rsidRDefault="005A5A1B" w:rsidP="007D6E18">
            <w:pPr>
              <w:jc w:val="center"/>
              <w:rPr>
                <w:b w:val="0"/>
                <w:bCs w:val="0"/>
                <w:sz w:val="18"/>
                <w:szCs w:val="18"/>
              </w:rPr>
            </w:pPr>
            <w:r>
              <w:rPr>
                <w:b w:val="0"/>
                <w:bCs w:val="0"/>
                <w:sz w:val="18"/>
                <w:szCs w:val="18"/>
              </w:rPr>
              <w:t>COMPOUND DIRECTLY INFLUENCES</w:t>
            </w:r>
          </w:p>
        </w:tc>
        <w:tc>
          <w:tcPr>
            <w:tcW w:w="3686" w:type="dxa"/>
          </w:tcPr>
          <w:p w14:paraId="130C00A3" w14:textId="6947A8CE"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SPECTROSCOPY</w:t>
            </w:r>
          </w:p>
        </w:tc>
      </w:tr>
      <w:tr w:rsidR="005A5A1B" w:rsidRPr="005A5A1B" w14:paraId="33FA6174"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E0BD2BA" w14:textId="6700AD82" w:rsidR="005A5A1B" w:rsidRPr="005A5A1B" w:rsidRDefault="005A5A1B" w:rsidP="007D6E18">
            <w:pPr>
              <w:jc w:val="center"/>
              <w:rPr>
                <w:b w:val="0"/>
                <w:bCs w:val="0"/>
                <w:sz w:val="18"/>
                <w:szCs w:val="18"/>
              </w:rPr>
            </w:pPr>
            <w:r>
              <w:rPr>
                <w:b w:val="0"/>
                <w:bCs w:val="0"/>
                <w:sz w:val="18"/>
                <w:szCs w:val="18"/>
              </w:rPr>
              <w:t>ELECTRONIC CONDUCTIVE CHEMICAL</w:t>
            </w:r>
          </w:p>
        </w:tc>
        <w:tc>
          <w:tcPr>
            <w:tcW w:w="3686" w:type="dxa"/>
          </w:tcPr>
          <w:p w14:paraId="36A0055C" w14:textId="426FE531"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MICROSCOPY</w:t>
            </w:r>
          </w:p>
        </w:tc>
      </w:tr>
      <w:tr w:rsidR="005A5A1B" w:rsidRPr="005A5A1B" w14:paraId="404C3604"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27798079" w14:textId="720696D7" w:rsidR="005A5A1B" w:rsidRPr="005A5A1B" w:rsidRDefault="005A5A1B" w:rsidP="007D6E18">
            <w:pPr>
              <w:jc w:val="center"/>
              <w:rPr>
                <w:b w:val="0"/>
                <w:bCs w:val="0"/>
                <w:sz w:val="18"/>
                <w:szCs w:val="18"/>
              </w:rPr>
            </w:pPr>
            <w:r>
              <w:rPr>
                <w:b w:val="0"/>
                <w:bCs w:val="0"/>
                <w:sz w:val="18"/>
                <w:szCs w:val="18"/>
              </w:rPr>
              <w:t>CONDUCTIVE CHEMICAL SPECIES</w:t>
            </w:r>
          </w:p>
        </w:tc>
        <w:tc>
          <w:tcPr>
            <w:tcW w:w="3686" w:type="dxa"/>
          </w:tcPr>
          <w:p w14:paraId="7B4279EB" w14:textId="46638CA4"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DSC</w:t>
            </w:r>
          </w:p>
        </w:tc>
      </w:tr>
    </w:tbl>
    <w:p w14:paraId="6AA98895" w14:textId="555C6F71" w:rsidR="0010656B" w:rsidRPr="00560BA3" w:rsidRDefault="0010656B" w:rsidP="007D6E18">
      <w:pPr>
        <w:jc w:val="center"/>
      </w:pPr>
    </w:p>
    <w:p w14:paraId="3DB42F01" w14:textId="18C26C8B" w:rsidR="006A4E1A" w:rsidRPr="00560BA3" w:rsidRDefault="007D6E18" w:rsidP="00410BCF">
      <w:r w:rsidRPr="00560BA3">
        <w:t>In</w:t>
      </w:r>
      <w:r w:rsidR="00E51172">
        <w:t xml:space="preserve"> table </w:t>
      </w:r>
      <w:r w:rsidR="00E51172">
        <w:fldChar w:fldCharType="begin"/>
      </w:r>
      <w:r w:rsidR="00E51172">
        <w:instrText xml:space="preserve"> REF compare_lda_yake_1 \h </w:instrText>
      </w:r>
      <w:r w:rsidR="00E51172">
        <w:fldChar w:fldCharType="separate"/>
      </w:r>
      <w:r w:rsidR="00C96B70">
        <w:rPr>
          <w:noProof/>
        </w:rPr>
        <w:t>12</w:t>
      </w:r>
      <w:r w:rsidR="00E51172">
        <w:fldChar w:fldCharType="end"/>
      </w:r>
      <w:r w:rsidRPr="00560BA3">
        <w:t xml:space="preserve">, there are the keywords that I extracted with YAKE, </w:t>
      </w:r>
      <w:r w:rsidR="00E51172">
        <w:t>in</w:t>
      </w:r>
      <w:r w:rsidRPr="00560BA3">
        <w:t xml:space="preserve"> the left</w:t>
      </w:r>
      <w:r w:rsidR="00E51172">
        <w:t xml:space="preserve"> column</w:t>
      </w:r>
      <w:r w:rsidRPr="00560BA3">
        <w:t>, and with LDA, on the right, from the abstracts of a researcher who has 3 papers in the CRESCDI database. The ones extracted with YAKE provide more details about the content of this author’s publications, contain</w:t>
      </w:r>
      <w:r w:rsidR="009545A6" w:rsidRPr="00560BA3">
        <w:t>ing only trigrams, but there are also meaningless keywords among them, from a grammatical point of view, such as “compound directly influences”, which is an incomplete phrase.</w:t>
      </w:r>
      <w:r w:rsidR="00330073" w:rsidRPr="00560BA3">
        <w:t xml:space="preserve"> LDA, on the other hand, produced only 1 bigram and 14 unigrams. Together, the LDA keywords give a general idea about the researcher’s activity, but individually most of them do not seem relevant, for instance “system” or “product”, which are very general </w:t>
      </w:r>
      <w:r w:rsidR="00E542C8" w:rsidRPr="00560BA3">
        <w:t xml:space="preserve">and ambiguous </w:t>
      </w:r>
      <w:r w:rsidR="00330073" w:rsidRPr="00560BA3">
        <w:t>concepts</w:t>
      </w:r>
      <w:r w:rsidR="00B978A2" w:rsidRPr="00560BA3">
        <w:t>.</w:t>
      </w:r>
    </w:p>
    <w:p w14:paraId="75BC93A3" w14:textId="025C3023" w:rsidR="001A66F9" w:rsidRDefault="00FD55C6" w:rsidP="001A66F9">
      <w:pPr>
        <w:jc w:val="center"/>
      </w:pPr>
      <w:r>
        <w:t xml:space="preserve">Table </w:t>
      </w:r>
      <w:bookmarkStart w:id="91" w:name="compare_lda_yake_2"/>
      <w:r>
        <w:fldChar w:fldCharType="begin"/>
      </w:r>
      <w:r>
        <w:instrText xml:space="preserve"> SEQ TBL \* MERGEFORMAT </w:instrText>
      </w:r>
      <w:r>
        <w:fldChar w:fldCharType="separate"/>
      </w:r>
      <w:r w:rsidR="00C96B70">
        <w:rPr>
          <w:noProof/>
        </w:rPr>
        <w:t>13</w:t>
      </w:r>
      <w:r>
        <w:fldChar w:fldCharType="end"/>
      </w:r>
      <w:bookmarkEnd w:id="91"/>
      <w:r w:rsidR="001A66F9" w:rsidRPr="00560BA3">
        <w:t>: Comparison YAKE vs LDA</w:t>
      </w:r>
      <w:r>
        <w:t xml:space="preserve"> using keywords extracted from 646 abstracts</w:t>
      </w:r>
    </w:p>
    <w:tbl>
      <w:tblPr>
        <w:tblStyle w:val="Tabelprimar2"/>
        <w:tblW w:w="0" w:type="auto"/>
        <w:jc w:val="center"/>
        <w:tblLook w:val="04A0" w:firstRow="1" w:lastRow="0" w:firstColumn="1" w:lastColumn="0" w:noHBand="0" w:noVBand="1"/>
      </w:tblPr>
      <w:tblGrid>
        <w:gridCol w:w="3249"/>
        <w:gridCol w:w="4046"/>
      </w:tblGrid>
      <w:tr w:rsidR="00410BCF" w:rsidRPr="00410BCF" w14:paraId="6DBF2960" w14:textId="77777777" w:rsidTr="00FD55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F087ED" w14:textId="2E65C9E5" w:rsidR="00410BCF" w:rsidRPr="00410BCF" w:rsidRDefault="00410BCF" w:rsidP="001A66F9">
            <w:pPr>
              <w:jc w:val="center"/>
              <w:rPr>
                <w:sz w:val="18"/>
                <w:szCs w:val="18"/>
              </w:rPr>
            </w:pPr>
            <w:r>
              <w:rPr>
                <w:sz w:val="18"/>
                <w:szCs w:val="18"/>
              </w:rPr>
              <w:t>YAKE</w:t>
            </w:r>
          </w:p>
        </w:tc>
        <w:tc>
          <w:tcPr>
            <w:tcW w:w="0" w:type="auto"/>
          </w:tcPr>
          <w:p w14:paraId="289B6D5C" w14:textId="36835516" w:rsidR="00410BCF" w:rsidRPr="00410BCF" w:rsidRDefault="00410BCF" w:rsidP="001A66F9">
            <w:pPr>
              <w:jc w:val="center"/>
              <w:cnfStyle w:val="100000000000" w:firstRow="1" w:lastRow="0" w:firstColumn="0" w:lastColumn="0" w:oddVBand="0" w:evenVBand="0" w:oddHBand="0" w:evenHBand="0" w:firstRowFirstColumn="0" w:firstRowLastColumn="0" w:lastRowFirstColumn="0" w:lastRowLastColumn="0"/>
              <w:rPr>
                <w:sz w:val="18"/>
                <w:szCs w:val="18"/>
              </w:rPr>
            </w:pPr>
            <w:r w:rsidRPr="00410BCF">
              <w:rPr>
                <w:sz w:val="18"/>
                <w:szCs w:val="18"/>
              </w:rPr>
              <w:t>LDA</w:t>
            </w:r>
          </w:p>
        </w:tc>
      </w:tr>
      <w:tr w:rsidR="00410BCF" w:rsidRPr="00410BCF" w14:paraId="721D8D8D"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A3489A" w14:textId="1CAF5FA2" w:rsidR="00410BCF" w:rsidRPr="00410BCF" w:rsidRDefault="00410BCF" w:rsidP="001A66F9">
            <w:pPr>
              <w:jc w:val="center"/>
              <w:rPr>
                <w:b w:val="0"/>
                <w:bCs w:val="0"/>
                <w:sz w:val="18"/>
                <w:szCs w:val="18"/>
              </w:rPr>
            </w:pPr>
            <w:r>
              <w:rPr>
                <w:b w:val="0"/>
                <w:bCs w:val="0"/>
                <w:sz w:val="18"/>
                <w:szCs w:val="18"/>
              </w:rPr>
              <w:t>NATURAL LANGUAGE PROCESSING</w:t>
            </w:r>
          </w:p>
        </w:tc>
        <w:tc>
          <w:tcPr>
            <w:tcW w:w="0" w:type="auto"/>
          </w:tcPr>
          <w:p w14:paraId="6825182E" w14:textId="011500FF"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COMPUTER SUPPORTED COLLABORATIVE LEARNING</w:t>
            </w:r>
          </w:p>
        </w:tc>
      </w:tr>
      <w:tr w:rsidR="00410BCF" w:rsidRPr="00410BCF" w14:paraId="5C1CC28C"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CC4930" w14:textId="2B1AFEB6" w:rsidR="00410BCF" w:rsidRPr="00410BCF" w:rsidRDefault="00410BCF" w:rsidP="001A66F9">
            <w:pPr>
              <w:jc w:val="center"/>
              <w:rPr>
                <w:b w:val="0"/>
                <w:bCs w:val="0"/>
                <w:sz w:val="18"/>
                <w:szCs w:val="18"/>
              </w:rPr>
            </w:pPr>
            <w:r>
              <w:rPr>
                <w:b w:val="0"/>
                <w:bCs w:val="0"/>
                <w:sz w:val="18"/>
                <w:szCs w:val="18"/>
              </w:rPr>
              <w:t>SUPPORTED COLLABORATIVE LEARNING</w:t>
            </w:r>
          </w:p>
        </w:tc>
        <w:tc>
          <w:tcPr>
            <w:tcW w:w="0" w:type="auto"/>
          </w:tcPr>
          <w:p w14:paraId="2220B717" w14:textId="6650F30C"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410BCF" w:rsidRPr="00410BCF" w14:paraId="5816C301"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66062DA" w14:textId="16A74BAF" w:rsidR="00410BCF" w:rsidRPr="00410BCF" w:rsidRDefault="00410BCF" w:rsidP="001A66F9">
            <w:pPr>
              <w:jc w:val="center"/>
              <w:rPr>
                <w:b w:val="0"/>
                <w:bCs w:val="0"/>
                <w:sz w:val="18"/>
                <w:szCs w:val="18"/>
              </w:rPr>
            </w:pPr>
            <w:r>
              <w:rPr>
                <w:b w:val="0"/>
                <w:bCs w:val="0"/>
                <w:sz w:val="18"/>
                <w:szCs w:val="18"/>
              </w:rPr>
              <w:t>COMPUTER SUPPORTED COLLABORATIVE</w:t>
            </w:r>
          </w:p>
        </w:tc>
        <w:tc>
          <w:tcPr>
            <w:tcW w:w="0" w:type="auto"/>
          </w:tcPr>
          <w:p w14:paraId="4ABD37E9" w14:textId="6BF52F50"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410BCF" w:rsidRPr="00410BCF" w14:paraId="126E928E"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C43E3A3" w14:textId="3D95411D" w:rsidR="00410BCF" w:rsidRPr="00410BCF" w:rsidRDefault="00410BCF" w:rsidP="001A66F9">
            <w:pPr>
              <w:jc w:val="center"/>
              <w:rPr>
                <w:b w:val="0"/>
                <w:bCs w:val="0"/>
                <w:sz w:val="18"/>
                <w:szCs w:val="18"/>
              </w:rPr>
            </w:pPr>
            <w:r>
              <w:rPr>
                <w:b w:val="0"/>
                <w:bCs w:val="0"/>
                <w:sz w:val="18"/>
                <w:szCs w:val="18"/>
              </w:rPr>
              <w:t>LANGUAGE PROCESSING TECHNIQUES</w:t>
            </w:r>
          </w:p>
        </w:tc>
        <w:tc>
          <w:tcPr>
            <w:tcW w:w="0" w:type="auto"/>
          </w:tcPr>
          <w:p w14:paraId="5380E218" w14:textId="74BA364C"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410BCF" w:rsidRPr="00410BCF" w14:paraId="25DBC29E"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F91147" w14:textId="129B63BA" w:rsidR="00410BCF" w:rsidRPr="00410BCF" w:rsidRDefault="00410BCF" w:rsidP="001A66F9">
            <w:pPr>
              <w:jc w:val="center"/>
              <w:rPr>
                <w:b w:val="0"/>
                <w:bCs w:val="0"/>
                <w:sz w:val="18"/>
                <w:szCs w:val="18"/>
              </w:rPr>
            </w:pPr>
            <w:r>
              <w:rPr>
                <w:b w:val="0"/>
                <w:bCs w:val="0"/>
                <w:sz w:val="18"/>
                <w:szCs w:val="18"/>
              </w:rPr>
              <w:t>LATENT SEMANTIC ANALYSIS</w:t>
            </w:r>
          </w:p>
        </w:tc>
        <w:tc>
          <w:tcPr>
            <w:tcW w:w="0" w:type="auto"/>
          </w:tcPr>
          <w:p w14:paraId="0C189368" w14:textId="38F9D41D"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410BCF" w:rsidRPr="00410BCF" w14:paraId="3B99FEB8"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C5E5F6" w14:textId="668626AE" w:rsidR="00410BCF" w:rsidRPr="00410BCF" w:rsidRDefault="00410BCF" w:rsidP="001A66F9">
            <w:pPr>
              <w:jc w:val="center"/>
              <w:rPr>
                <w:b w:val="0"/>
                <w:bCs w:val="0"/>
                <w:sz w:val="18"/>
                <w:szCs w:val="18"/>
              </w:rPr>
            </w:pPr>
            <w:r>
              <w:rPr>
                <w:b w:val="0"/>
                <w:bCs w:val="0"/>
                <w:sz w:val="18"/>
                <w:szCs w:val="18"/>
              </w:rPr>
              <w:t>COHESION NETWORK ANALYSIS</w:t>
            </w:r>
          </w:p>
        </w:tc>
        <w:tc>
          <w:tcPr>
            <w:tcW w:w="0" w:type="auto"/>
          </w:tcPr>
          <w:p w14:paraId="151401E9" w14:textId="4FB372F1"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410BCF" w:rsidRPr="00410BCF" w14:paraId="593B64F0"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DCD9FBA" w14:textId="09156786" w:rsidR="00410BCF" w:rsidRPr="00410BCF" w:rsidRDefault="00410BCF" w:rsidP="001A66F9">
            <w:pPr>
              <w:jc w:val="center"/>
              <w:rPr>
                <w:b w:val="0"/>
                <w:bCs w:val="0"/>
                <w:sz w:val="18"/>
                <w:szCs w:val="18"/>
              </w:rPr>
            </w:pPr>
            <w:r>
              <w:rPr>
                <w:b w:val="0"/>
                <w:bCs w:val="0"/>
                <w:sz w:val="18"/>
                <w:szCs w:val="18"/>
              </w:rPr>
              <w:t>ADVANCED NATURAL LANGUAGE</w:t>
            </w:r>
          </w:p>
        </w:tc>
        <w:tc>
          <w:tcPr>
            <w:tcW w:w="0" w:type="auto"/>
          </w:tcPr>
          <w:p w14:paraId="747575F6" w14:textId="24AEC957"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410BCF" w:rsidRPr="00410BCF" w14:paraId="58E4C5B0"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69C2DB8" w14:textId="60C5A60A" w:rsidR="00410BCF" w:rsidRPr="00410BCF" w:rsidRDefault="00410BCF" w:rsidP="001A66F9">
            <w:pPr>
              <w:jc w:val="center"/>
              <w:rPr>
                <w:b w:val="0"/>
                <w:bCs w:val="0"/>
                <w:sz w:val="18"/>
                <w:szCs w:val="18"/>
              </w:rPr>
            </w:pPr>
            <w:r>
              <w:rPr>
                <w:b w:val="0"/>
                <w:bCs w:val="0"/>
                <w:sz w:val="18"/>
                <w:szCs w:val="18"/>
              </w:rPr>
              <w:t>LEARNING</w:t>
            </w:r>
          </w:p>
        </w:tc>
        <w:tc>
          <w:tcPr>
            <w:tcW w:w="0" w:type="auto"/>
          </w:tcPr>
          <w:p w14:paraId="4092C037" w14:textId="31149D85"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410BCF" w:rsidRPr="00410BCF" w14:paraId="7733B1A1"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B80C442" w14:textId="5C10ECD1" w:rsidR="00410BCF" w:rsidRPr="00410BCF" w:rsidRDefault="00410BCF" w:rsidP="001A66F9">
            <w:pPr>
              <w:jc w:val="center"/>
              <w:rPr>
                <w:b w:val="0"/>
                <w:bCs w:val="0"/>
                <w:sz w:val="18"/>
                <w:szCs w:val="18"/>
              </w:rPr>
            </w:pPr>
            <w:r>
              <w:rPr>
                <w:b w:val="0"/>
                <w:bCs w:val="0"/>
                <w:sz w:val="18"/>
                <w:szCs w:val="18"/>
              </w:rPr>
              <w:t>ANALYSIS</w:t>
            </w:r>
          </w:p>
        </w:tc>
        <w:tc>
          <w:tcPr>
            <w:tcW w:w="0" w:type="auto"/>
          </w:tcPr>
          <w:p w14:paraId="75F5F137" w14:textId="4F946747"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410BCF" w:rsidRPr="00410BCF" w14:paraId="4492CA07"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326800" w14:textId="701F8C7E" w:rsidR="00410BCF" w:rsidRPr="00410BCF" w:rsidRDefault="00410BCF" w:rsidP="001A66F9">
            <w:pPr>
              <w:jc w:val="center"/>
              <w:rPr>
                <w:b w:val="0"/>
                <w:bCs w:val="0"/>
                <w:sz w:val="18"/>
                <w:szCs w:val="18"/>
              </w:rPr>
            </w:pPr>
            <w:r>
              <w:rPr>
                <w:b w:val="0"/>
                <w:bCs w:val="0"/>
                <w:sz w:val="18"/>
                <w:szCs w:val="18"/>
              </w:rPr>
              <w:t>LANGUAGE</w:t>
            </w:r>
          </w:p>
        </w:tc>
        <w:tc>
          <w:tcPr>
            <w:tcW w:w="0" w:type="auto"/>
          </w:tcPr>
          <w:p w14:paraId="49CC7AE0" w14:textId="4D1AA56D"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 PROCESSING TECHNIQUE</w:t>
            </w:r>
          </w:p>
        </w:tc>
      </w:tr>
      <w:tr w:rsidR="00410BCF" w:rsidRPr="00410BCF" w14:paraId="0D2C785A"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E5D4289" w14:textId="12A288AC" w:rsidR="00410BCF" w:rsidRPr="00410BCF" w:rsidRDefault="00410BCF" w:rsidP="001A66F9">
            <w:pPr>
              <w:jc w:val="center"/>
              <w:rPr>
                <w:b w:val="0"/>
                <w:bCs w:val="0"/>
                <w:sz w:val="18"/>
                <w:szCs w:val="18"/>
              </w:rPr>
            </w:pPr>
            <w:r>
              <w:rPr>
                <w:b w:val="0"/>
                <w:bCs w:val="0"/>
                <w:sz w:val="18"/>
                <w:szCs w:val="18"/>
              </w:rPr>
              <w:t>LEARNING CHAT CONVERSATIONS</w:t>
            </w:r>
          </w:p>
        </w:tc>
        <w:tc>
          <w:tcPr>
            <w:tcW w:w="0" w:type="auto"/>
          </w:tcPr>
          <w:p w14:paraId="6ACE735C" w14:textId="4ECF4E9C"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LEARNING PROCESS</w:t>
            </w:r>
          </w:p>
        </w:tc>
      </w:tr>
      <w:tr w:rsidR="00410BCF" w:rsidRPr="00410BCF" w14:paraId="5E99F711"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11C5C5" w14:textId="79A9D11D" w:rsidR="00410BCF" w:rsidRPr="00410BCF" w:rsidRDefault="00410BCF" w:rsidP="001A66F9">
            <w:pPr>
              <w:jc w:val="center"/>
              <w:rPr>
                <w:b w:val="0"/>
                <w:bCs w:val="0"/>
                <w:sz w:val="18"/>
                <w:szCs w:val="18"/>
              </w:rPr>
            </w:pPr>
            <w:r>
              <w:rPr>
                <w:b w:val="0"/>
                <w:bCs w:val="0"/>
                <w:sz w:val="18"/>
                <w:szCs w:val="18"/>
              </w:rPr>
              <w:t>COLLABORATIVE LEARNING TOOLS</w:t>
            </w:r>
          </w:p>
        </w:tc>
        <w:tc>
          <w:tcPr>
            <w:tcW w:w="0" w:type="auto"/>
          </w:tcPr>
          <w:p w14:paraId="0ADD15CC" w14:textId="6D2FA8FE"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WEB PAGE</w:t>
            </w:r>
          </w:p>
        </w:tc>
      </w:tr>
      <w:tr w:rsidR="00410BCF" w:rsidRPr="00410BCF" w14:paraId="568AD923"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A83DB6" w14:textId="56AE3802" w:rsidR="00410BCF" w:rsidRPr="00410BCF" w:rsidRDefault="00410BCF" w:rsidP="001A66F9">
            <w:pPr>
              <w:jc w:val="center"/>
              <w:rPr>
                <w:b w:val="0"/>
                <w:bCs w:val="0"/>
                <w:sz w:val="18"/>
                <w:szCs w:val="18"/>
              </w:rPr>
            </w:pPr>
            <w:r>
              <w:rPr>
                <w:b w:val="0"/>
                <w:bCs w:val="0"/>
                <w:sz w:val="18"/>
                <w:szCs w:val="18"/>
              </w:rPr>
              <w:t>LEARNING ENVIRONMENT</w:t>
            </w:r>
          </w:p>
        </w:tc>
        <w:tc>
          <w:tcPr>
            <w:tcW w:w="0" w:type="auto"/>
          </w:tcPr>
          <w:p w14:paraId="78545697" w14:textId="79D7CD7A"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410BCF" w:rsidRPr="00410BCF" w14:paraId="0DF78EE1"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B8FE57" w14:textId="03B2D79D" w:rsidR="00410BCF" w:rsidRPr="00410BCF" w:rsidRDefault="00410BCF" w:rsidP="001A66F9">
            <w:pPr>
              <w:jc w:val="center"/>
              <w:rPr>
                <w:b w:val="0"/>
                <w:bCs w:val="0"/>
                <w:sz w:val="18"/>
                <w:szCs w:val="18"/>
              </w:rPr>
            </w:pPr>
            <w:r>
              <w:rPr>
                <w:b w:val="0"/>
                <w:bCs w:val="0"/>
                <w:sz w:val="18"/>
                <w:szCs w:val="18"/>
              </w:rPr>
              <w:t>MACHINE LEARNING SYSTEM</w:t>
            </w:r>
          </w:p>
        </w:tc>
        <w:tc>
          <w:tcPr>
            <w:tcW w:w="0" w:type="auto"/>
          </w:tcPr>
          <w:p w14:paraId="7F021549" w14:textId="7704232A"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410BCF" w:rsidRPr="00410BCF" w14:paraId="3E491E66"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30FCDE" w14:textId="0653F0B6" w:rsidR="00410BCF" w:rsidRPr="00410BCF" w:rsidRDefault="00410BCF" w:rsidP="001A66F9">
            <w:pPr>
              <w:jc w:val="center"/>
              <w:rPr>
                <w:b w:val="0"/>
                <w:bCs w:val="0"/>
                <w:sz w:val="18"/>
                <w:szCs w:val="18"/>
              </w:rPr>
            </w:pPr>
            <w:r>
              <w:rPr>
                <w:b w:val="0"/>
                <w:bCs w:val="0"/>
                <w:sz w:val="18"/>
                <w:szCs w:val="18"/>
              </w:rPr>
              <w:t>LEARNING MANAGEMENT SYSTEMS</w:t>
            </w:r>
          </w:p>
        </w:tc>
        <w:tc>
          <w:tcPr>
            <w:tcW w:w="0" w:type="auto"/>
          </w:tcPr>
          <w:p w14:paraId="0B61B428" w14:textId="0B304896"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bl>
    <w:p w14:paraId="77B14A5C" w14:textId="22DFA9C3" w:rsidR="00FE1C52" w:rsidRDefault="002E040F" w:rsidP="006900D9">
      <w:r>
        <w:lastRenderedPageBreak/>
        <w:t xml:space="preserve">Table </w:t>
      </w:r>
      <w:r>
        <w:fldChar w:fldCharType="begin"/>
      </w:r>
      <w:r>
        <w:instrText xml:space="preserve"> REF compare_lda_yake_2 \h </w:instrText>
      </w:r>
      <w:r>
        <w:fldChar w:fldCharType="separate"/>
      </w:r>
      <w:r w:rsidR="00C96B70">
        <w:rPr>
          <w:noProof/>
        </w:rPr>
        <w:t>13</w:t>
      </w:r>
      <w:r>
        <w:fldChar w:fldCharType="end"/>
      </w:r>
      <w:r w:rsidR="00B434FD" w:rsidRPr="00560BA3">
        <w:t xml:space="preserve"> </w:t>
      </w:r>
      <w:r w:rsidR="00582896" w:rsidRPr="00560BA3">
        <w:t>depicts another parallel between the keywords extracted using YAKE and LDA, from the abstracts of an author in the top 20.</w:t>
      </w:r>
      <w:r w:rsidR="00C147E4" w:rsidRPr="00560BA3">
        <w:t xml:space="preserve"> One limitation of YAKE observed in this case is that it extracts some keyphrases that are only partially correct, due to the chosen maximum length of n-grams being 3, hence it extracts “Supported Collaborative Learning” and “Computer Supported Collaborative”, while LDA extracts the whole term “Computer Supported Collaborative Learning”.</w:t>
      </w:r>
      <w:r w:rsidR="001C7183" w:rsidRPr="00560BA3">
        <w:t xml:space="preserve"> </w:t>
      </w:r>
      <w:r w:rsidR="00582896" w:rsidRPr="00560BA3">
        <w:t>Although the two sets of keywords are similar and convey the same general idea about the author’s papers, there are no exact matches apart from “Natural Language Processing”</w:t>
      </w:r>
      <w:r w:rsidR="00D55F9E">
        <w:t xml:space="preserve"> and “learning environment”</w:t>
      </w:r>
      <w:r w:rsidR="00582896" w:rsidRPr="00560BA3">
        <w:t>, so this is a good example for illustrating how these two algorithms complete each other in finding meaningful keywords.</w:t>
      </w:r>
    </w:p>
    <w:p w14:paraId="6508B916" w14:textId="50ED3406" w:rsidR="006900D9" w:rsidRDefault="00FE1C52" w:rsidP="006900D9">
      <w:r>
        <w:t xml:space="preserve">To conclude the comparison between the two methods, concerning their performance on different sizes of document collections, YAKE is definitely better for authors with fewer publications, as it captures longer and more significant terms, while LDA might be more suitable for larger corpuses, </w:t>
      </w:r>
      <w:r w:rsidR="000F420C">
        <w:t xml:space="preserve">depending on how specific we expect the results to be, </w:t>
      </w:r>
      <w:r w:rsidR="005C20CB">
        <w:t>since</w:t>
      </w:r>
      <w:r>
        <w:t xml:space="preserve"> </w:t>
      </w:r>
      <w:r w:rsidR="00395432">
        <w:t xml:space="preserve">it </w:t>
      </w:r>
      <w:r w:rsidR="00105ED7">
        <w:t xml:space="preserve">generally </w:t>
      </w:r>
      <w:r w:rsidR="00395432">
        <w:t>extracts more concise keywords</w:t>
      </w:r>
      <w:r w:rsidR="009844D9">
        <w:t xml:space="preserve"> (LDA is more likely to extract a term like “Cloud Computing”, as opposed to YAKE’s preference for longer phrases like </w:t>
      </w:r>
      <w:r w:rsidR="009844D9">
        <w:t>“Cloud Computing</w:t>
      </w:r>
      <w:r w:rsidR="009844D9">
        <w:t xml:space="preserve"> systems</w:t>
      </w:r>
      <w:r w:rsidR="009844D9">
        <w:t>”</w:t>
      </w:r>
      <w:r w:rsidR="009844D9">
        <w:t>).</w:t>
      </w:r>
      <w:r w:rsidR="006900D9">
        <w:br w:type="page"/>
      </w:r>
    </w:p>
    <w:p w14:paraId="5A521241" w14:textId="3A3843CB" w:rsidR="00D4682E" w:rsidRDefault="008E669E" w:rsidP="00D4682E">
      <w:pPr>
        <w:pStyle w:val="Titlu1"/>
      </w:pPr>
      <w:bookmarkStart w:id="92" w:name="_Toc170049068"/>
      <w:r w:rsidRPr="00560BA3">
        <w:lastRenderedPageBreak/>
        <w:t>C</w:t>
      </w:r>
      <w:r w:rsidR="008C2ABE">
        <w:t>ONCLUSION</w:t>
      </w:r>
      <w:bookmarkStart w:id="93" w:name="_66bnpo5qfzbb" w:colFirst="0" w:colLast="0"/>
      <w:bookmarkEnd w:id="93"/>
      <w:r w:rsidR="00665EFB">
        <w:t xml:space="preserve"> </w:t>
      </w:r>
      <w:bookmarkEnd w:id="92"/>
      <w:r w:rsidR="00C96B70">
        <w:t>AND FUTURE WORK</w:t>
      </w:r>
    </w:p>
    <w:p w14:paraId="08BFD169" w14:textId="49E2ECCC" w:rsidR="00D4682E" w:rsidRDefault="00B2578B" w:rsidP="00D4682E">
      <w:r>
        <w:t xml:space="preserve">In this document, I </w:t>
      </w:r>
      <w:r w:rsidR="00DE0B6C">
        <w:t xml:space="preserve">amply described the process of </w:t>
      </w:r>
      <w:r w:rsidR="00646BB5">
        <w:t xml:space="preserve">extracting the most meaningful words from researchers’ abstracts </w:t>
      </w:r>
      <w:r w:rsidR="007E3C37">
        <w:t>to</w:t>
      </w:r>
      <w:r w:rsidR="00646BB5">
        <w:t xml:space="preserve"> accurately illustrate the topics that they focus on in their research.</w:t>
      </w:r>
      <w:r w:rsidR="00C83493">
        <w:t xml:space="preserve"> To achieve this, I used two distinct methods, YAKE and LDA</w:t>
      </w:r>
      <w:r w:rsidR="007E3C37">
        <w:t>. Both</w:t>
      </w:r>
      <w:r w:rsidR="00C83493">
        <w:t xml:space="preserve"> </w:t>
      </w:r>
      <w:r w:rsidR="007E3C37">
        <w:t>approaches</w:t>
      </w:r>
      <w:r w:rsidR="00C83493">
        <w:t xml:space="preserve"> produced relevant results that individually captured the core</w:t>
      </w:r>
      <w:r w:rsidR="007E3C37">
        <w:t xml:space="preserve"> themes</w:t>
      </w:r>
      <w:r w:rsidR="00C83493">
        <w:t xml:space="preserve"> </w:t>
      </w:r>
      <w:r w:rsidR="007E3C37">
        <w:t>of the publications, and combining the resulting keywords from both methods provided an even more comprehensive picture.</w:t>
      </w:r>
      <w:r w:rsidR="00C83493">
        <w:t xml:space="preserve"> </w:t>
      </w:r>
      <w:r w:rsidR="00694C6B">
        <w:t xml:space="preserve">The results were evaluated using rigorous metrics, but the best indication of their accuracy is the consistency of the keywords when </w:t>
      </w:r>
      <w:r w:rsidR="00AE13C1">
        <w:t>compared</w:t>
      </w:r>
      <w:r w:rsidR="00694C6B">
        <w:t xml:space="preserve"> </w:t>
      </w:r>
      <w:r w:rsidR="00AE13C1">
        <w:t xml:space="preserve">to </w:t>
      </w:r>
      <w:r w:rsidR="00694C6B">
        <w:t>the author’</w:t>
      </w:r>
      <w:r w:rsidR="00AE13C1">
        <w:t>s</w:t>
      </w:r>
      <w:r w:rsidR="00694C6B">
        <w:t xml:space="preserve"> publication titles and </w:t>
      </w:r>
      <w:r w:rsidR="00AE13C1">
        <w:t xml:space="preserve">the </w:t>
      </w:r>
      <w:r w:rsidR="00694C6B">
        <w:t xml:space="preserve">keywords </w:t>
      </w:r>
      <w:r w:rsidR="00AE13C1">
        <w:t>displayed in their Google Scholar or CRESCDI profile</w:t>
      </w:r>
      <w:r w:rsidR="00DB2C8F">
        <w:t xml:space="preserve">, if they have manually validated their keywords on </w:t>
      </w:r>
      <w:r w:rsidR="002C6599">
        <w:t>the platform</w:t>
      </w:r>
      <w:r w:rsidR="00DB2C8F">
        <w:t>.</w:t>
      </w:r>
    </w:p>
    <w:p w14:paraId="186684DD" w14:textId="10F29696" w:rsidR="007B2594" w:rsidRDefault="007B2594" w:rsidP="00D4682E">
      <w:r>
        <w:t xml:space="preserve">Besides the extraction of meaningful terms, another objective of this document consisted in the comparison between the two methods integrated in my implementation. While </w:t>
      </w:r>
      <w:proofErr w:type="gramStart"/>
      <w:r>
        <w:t>both of them</w:t>
      </w:r>
      <w:proofErr w:type="gramEnd"/>
      <w:r>
        <w:t xml:space="preserve"> </w:t>
      </w:r>
      <w:r w:rsidR="007A237A">
        <w:t>were effective in the extraction of keywords, YAKE was significantly better at extracting more descriptive phrases from smaller texts, whereas LDA might be preferred for larger document collections, if the resulting keywords are expected to be more generic.</w:t>
      </w:r>
    </w:p>
    <w:p w14:paraId="41150846" w14:textId="26677C65" w:rsidR="002A5F33" w:rsidRDefault="002A5F33" w:rsidP="00D4682E">
      <w:r>
        <w:t xml:space="preserve">In conclusion, the keywords </w:t>
      </w:r>
      <w:r w:rsidR="0016717F">
        <w:t>extracted using my application</w:t>
      </w:r>
      <w:r>
        <w:t xml:space="preserve"> are </w:t>
      </w:r>
      <w:r w:rsidR="0016717F">
        <w:t>relevant</w:t>
      </w:r>
      <w:r>
        <w:t xml:space="preserve"> and capable of providing an overview of </w:t>
      </w:r>
      <w:r w:rsidR="0016717F">
        <w:t xml:space="preserve">a researcher’s </w:t>
      </w:r>
      <w:r w:rsidR="004D6B5C">
        <w:t>field of activity</w:t>
      </w:r>
      <w:r w:rsidR="0016717F">
        <w:t xml:space="preserve"> on the CRESCDI platform.</w:t>
      </w:r>
      <w:r w:rsidR="004D6B5C">
        <w:t xml:space="preserve"> Improvements that can be made on this work include </w:t>
      </w:r>
      <w:r w:rsidR="00665EFB">
        <w:t>evaluating the results</w:t>
      </w:r>
      <w:r w:rsidR="004D6B5C">
        <w:t xml:space="preserve"> for a larger number of authors, refining the stop word list, which might be automatically generated instead of hard-coded, and </w:t>
      </w:r>
      <w:r w:rsidR="00665EFB">
        <w:t>i</w:t>
      </w:r>
      <w:r w:rsidR="004D6B5C">
        <w:t>mplement</w:t>
      </w:r>
      <w:r w:rsidR="00665EFB">
        <w:t>ing</w:t>
      </w:r>
      <w:r w:rsidR="004D6B5C">
        <w:t xml:space="preserve"> a filtering mechanism </w:t>
      </w:r>
      <w:proofErr w:type="gramStart"/>
      <w:r w:rsidR="004D6B5C">
        <w:t>in order to</w:t>
      </w:r>
      <w:proofErr w:type="gramEnd"/>
      <w:r w:rsidR="004D6B5C">
        <w:t xml:space="preserve"> further clean the resulting keyword list of an author and remove some less meaningful terms or combine multiple keywords into a single one.</w:t>
      </w:r>
    </w:p>
    <w:p w14:paraId="5621BF93" w14:textId="72B41270" w:rsidR="00665EFB" w:rsidRDefault="00EB2647" w:rsidP="00D4682E">
      <w:r>
        <w:t>Some related</w:t>
      </w:r>
      <w:r w:rsidR="00665EFB">
        <w:t xml:space="preserve"> feature</w:t>
      </w:r>
      <w:r>
        <w:t>s</w:t>
      </w:r>
      <w:r w:rsidR="00665EFB">
        <w:t xml:space="preserve"> that can be integrated into the CRESCDI platform </w:t>
      </w:r>
      <w:proofErr w:type="gramStart"/>
      <w:r w:rsidR="007C0D43">
        <w:t>are:</w:t>
      </w:r>
      <w:proofErr w:type="gramEnd"/>
      <w:r w:rsidR="00665EFB">
        <w:t xml:space="preserve"> the </w:t>
      </w:r>
      <w:r>
        <w:t xml:space="preserve">possibility of searching researchers based on keywords, a recommender system that gives authors suggestions about </w:t>
      </w:r>
      <w:r w:rsidR="007C0D43">
        <w:t>potential</w:t>
      </w:r>
      <w:r>
        <w:t xml:space="preserve"> collaborators, and the creation of some graphical representations</w:t>
      </w:r>
      <w:r w:rsidR="007C0D43">
        <w:t>, including</w:t>
      </w:r>
      <w:r>
        <w:t xml:space="preserve"> </w:t>
      </w:r>
      <w:r w:rsidR="007C0D43">
        <w:t>visualizations of research trends and</w:t>
      </w:r>
      <w:r>
        <w:t xml:space="preserve"> </w:t>
      </w:r>
      <w:r w:rsidR="007C0D43">
        <w:t>maps that illustrate clusters of authors</w:t>
      </w:r>
      <w:r>
        <w:t xml:space="preserve"> with similar interests.</w:t>
      </w:r>
    </w:p>
    <w:p w14:paraId="3FA16BBE" w14:textId="77777777" w:rsidR="00D4682E" w:rsidRDefault="00D4682E" w:rsidP="00D4682E">
      <w:r>
        <w:br w:type="page"/>
      </w:r>
    </w:p>
    <w:p w14:paraId="621810C0" w14:textId="1D7C2B9A" w:rsidR="003957E4" w:rsidRPr="00560BA3" w:rsidRDefault="00054E44" w:rsidP="0053404B">
      <w:pPr>
        <w:pStyle w:val="Titlu1"/>
      </w:pPr>
      <w:bookmarkStart w:id="94" w:name="_Toc170049069"/>
      <w:r w:rsidRPr="00560BA3">
        <w:lastRenderedPageBreak/>
        <w:t>REFERENCES</w:t>
      </w:r>
      <w:bookmarkEnd w:id="94"/>
    </w:p>
    <w:sdt>
      <w:sdtPr>
        <w:tag w:val="MENDELEY_BIBLIOGRAPHY"/>
        <w:id w:val="624271109"/>
        <w:placeholder>
          <w:docPart w:val="DefaultPlaceholder_-1854013440"/>
        </w:placeholder>
      </w:sdtPr>
      <w:sdtContent>
        <w:p w14:paraId="77EF99D6" w14:textId="77777777" w:rsidR="0054762A" w:rsidRDefault="0054762A">
          <w:pPr>
            <w:autoSpaceDE w:val="0"/>
            <w:autoSpaceDN w:val="0"/>
            <w:ind w:hanging="480"/>
            <w:divId w:val="998995072"/>
            <w:rPr>
              <w:rFonts w:eastAsia="Times New Roman"/>
            </w:rPr>
          </w:pPr>
          <w:proofErr w:type="spellStart"/>
          <w:r>
            <w:rPr>
              <w:rFonts w:eastAsia="Times New Roman"/>
            </w:rPr>
            <w:t>Abdelrazek</w:t>
          </w:r>
          <w:proofErr w:type="spellEnd"/>
          <w:r>
            <w:rPr>
              <w:rFonts w:eastAsia="Times New Roman"/>
            </w:rPr>
            <w:t xml:space="preserve">,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3DEDA78B" w14:textId="77777777" w:rsidR="0054762A" w:rsidRDefault="0054762A">
          <w:pPr>
            <w:autoSpaceDE w:val="0"/>
            <w:autoSpaceDN w:val="0"/>
            <w:ind w:hanging="480"/>
            <w:divId w:val="49965244"/>
            <w:rPr>
              <w:rFonts w:eastAsia="Times New Roman"/>
            </w:rPr>
          </w:pPr>
          <w:r>
            <w:rPr>
              <w:rFonts w:eastAsia="Times New Roman"/>
            </w:rPr>
            <w:t xml:space="preserve">Arora, M., </w:t>
          </w:r>
          <w:proofErr w:type="spellStart"/>
          <w:r>
            <w:rPr>
              <w:rFonts w:eastAsia="Times New Roman"/>
            </w:rPr>
            <w:t>Kanjilal</w:t>
          </w:r>
          <w:proofErr w:type="spellEnd"/>
          <w:r>
            <w:rPr>
              <w:rFonts w:eastAsia="Times New Roman"/>
            </w:rPr>
            <w:t xml:space="preserve">, U., &amp; Varshney, D. (2016). Evaluation of information retrieval: precision and recall. </w:t>
          </w:r>
          <w:r>
            <w:rPr>
              <w:rFonts w:eastAsia="Times New Roman"/>
              <w:i/>
              <w:iCs/>
            </w:rPr>
            <w:t>International Journal of Indian Culture and Business Management</w:t>
          </w:r>
          <w:r>
            <w:rPr>
              <w:rFonts w:eastAsia="Times New Roman"/>
            </w:rPr>
            <w:t xml:space="preserve">, </w:t>
          </w:r>
          <w:r>
            <w:rPr>
              <w:rFonts w:eastAsia="Times New Roman"/>
              <w:i/>
              <w:iCs/>
            </w:rPr>
            <w:t>12</w:t>
          </w:r>
          <w:r>
            <w:rPr>
              <w:rFonts w:eastAsia="Times New Roman"/>
            </w:rPr>
            <w:t>, 224. https://doi.org/10.1504/IJICBM.2016.074482</w:t>
          </w:r>
        </w:p>
        <w:p w14:paraId="614162A0" w14:textId="77777777" w:rsidR="0054762A" w:rsidRDefault="0054762A">
          <w:pPr>
            <w:autoSpaceDE w:val="0"/>
            <w:autoSpaceDN w:val="0"/>
            <w:ind w:hanging="480"/>
            <w:divId w:val="1731347654"/>
            <w:rPr>
              <w:rFonts w:eastAsia="Times New Roman"/>
            </w:rPr>
          </w:pPr>
          <w:r>
            <w:rPr>
              <w:rFonts w:eastAsia="Times New Roman"/>
            </w:rPr>
            <w:t xml:space="preserve">Blei, D. M., Ng, A. Y., &amp; Jordan, M. I. (2003). Latent </w:t>
          </w:r>
          <w:proofErr w:type="spellStart"/>
          <w:r>
            <w:rPr>
              <w:rFonts w:eastAsia="Times New Roman"/>
            </w:rPr>
            <w:t>dirichlet</w:t>
          </w:r>
          <w:proofErr w:type="spellEnd"/>
          <w:r>
            <w:rPr>
              <w:rFonts w:eastAsia="Times New Roman"/>
            </w:rPr>
            <w:t xml:space="preserve">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247179E1" w14:textId="77777777" w:rsidR="0054762A" w:rsidRDefault="0054762A">
          <w:pPr>
            <w:autoSpaceDE w:val="0"/>
            <w:autoSpaceDN w:val="0"/>
            <w:ind w:hanging="480"/>
            <w:divId w:val="1197429926"/>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M., Nunes, C., &amp; </w:t>
          </w:r>
          <w:proofErr w:type="spellStart"/>
          <w:r>
            <w:rPr>
              <w:rFonts w:eastAsia="Times New Roman"/>
            </w:rPr>
            <w:t>Jatowt</w:t>
          </w:r>
          <w:proofErr w:type="spellEnd"/>
          <w:r>
            <w:rPr>
              <w:rFonts w:eastAsia="Times New Roman"/>
            </w:rPr>
            <w:t xml:space="preserve">, A. (2018). YAKE! Collection-Independent Automatic Keyword Extractor. </w:t>
          </w:r>
          <w:r>
            <w:rPr>
              <w:rFonts w:eastAsia="Times New Roman"/>
              <w:i/>
              <w:iCs/>
            </w:rPr>
            <w:t>Information Retrieval Technology</w:t>
          </w:r>
          <w:r>
            <w:rPr>
              <w:rFonts w:eastAsia="Times New Roman"/>
            </w:rPr>
            <w:t>, 806–810. https://doi.org/10.1007/978-3-319-76941-7_80</w:t>
          </w:r>
        </w:p>
        <w:p w14:paraId="305D79D7" w14:textId="77777777" w:rsidR="0054762A" w:rsidRDefault="0054762A">
          <w:pPr>
            <w:autoSpaceDE w:val="0"/>
            <w:autoSpaceDN w:val="0"/>
            <w:ind w:hanging="480"/>
            <w:divId w:val="321858397"/>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Nunes, C., &amp; </w:t>
          </w:r>
          <w:proofErr w:type="spellStart"/>
          <w:r>
            <w:rPr>
              <w:rFonts w:eastAsia="Times New Roman"/>
            </w:rPr>
            <w:t>Jatowt</w:t>
          </w:r>
          <w:proofErr w:type="spellEnd"/>
          <w:r>
            <w:rPr>
              <w:rFonts w:eastAsia="Times New Roman"/>
            </w:rPr>
            <w:t xml:space="preserve">,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0D18036D" w14:textId="77777777" w:rsidR="0054762A" w:rsidRDefault="0054762A">
          <w:pPr>
            <w:autoSpaceDE w:val="0"/>
            <w:autoSpaceDN w:val="0"/>
            <w:ind w:hanging="480"/>
            <w:divId w:val="1420100263"/>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6D4829A9" w14:textId="77777777" w:rsidR="0054762A" w:rsidRDefault="0054762A">
          <w:pPr>
            <w:autoSpaceDE w:val="0"/>
            <w:autoSpaceDN w:val="0"/>
            <w:ind w:hanging="480"/>
            <w:divId w:val="947081130"/>
            <w:rPr>
              <w:rFonts w:eastAsia="Times New Roman"/>
            </w:rPr>
          </w:pPr>
          <w:r>
            <w:rPr>
              <w:rFonts w:eastAsia="Times New Roman"/>
            </w:rPr>
            <w:t xml:space="preserve">Griffiths, T. L., &amp; </w:t>
          </w:r>
          <w:proofErr w:type="spellStart"/>
          <w:r>
            <w:rPr>
              <w:rFonts w:eastAsia="Times New Roman"/>
            </w:rPr>
            <w:t>Steyvers</w:t>
          </w:r>
          <w:proofErr w:type="spellEnd"/>
          <w:r>
            <w:rPr>
              <w:rFonts w:eastAsia="Times New Roman"/>
            </w:rPr>
            <w:t xml:space="preserve">,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04733A06" w14:textId="77777777" w:rsidR="0054762A" w:rsidRDefault="0054762A">
          <w:pPr>
            <w:autoSpaceDE w:val="0"/>
            <w:autoSpaceDN w:val="0"/>
            <w:ind w:hanging="480"/>
            <w:divId w:val="760376449"/>
            <w:rPr>
              <w:rFonts w:eastAsia="Times New Roman"/>
            </w:rPr>
          </w:pPr>
          <w:proofErr w:type="spellStart"/>
          <w:r>
            <w:rPr>
              <w:rFonts w:eastAsia="Times New Roman"/>
            </w:rPr>
            <w:t>Hripcsak</w:t>
          </w:r>
          <w:proofErr w:type="spellEnd"/>
          <w:r>
            <w:rPr>
              <w:rFonts w:eastAsia="Times New Roman"/>
            </w:rPr>
            <w:t xml:space="preserve">, G., &amp; Rothschild, A. (2005). Agreement, the F-Measure, and Reliability in Information Retrieval. </w:t>
          </w:r>
          <w:r>
            <w:rPr>
              <w:rFonts w:eastAsia="Times New Roman"/>
              <w:i/>
              <w:iCs/>
            </w:rPr>
            <w:t xml:space="preserve">Journal of the American Medical Informatics </w:t>
          </w:r>
          <w:proofErr w:type="gramStart"/>
          <w:r>
            <w:rPr>
              <w:rFonts w:eastAsia="Times New Roman"/>
              <w:i/>
              <w:iCs/>
            </w:rPr>
            <w:t>Association :</w:t>
          </w:r>
          <w:proofErr w:type="gramEnd"/>
          <w:r>
            <w:rPr>
              <w:rFonts w:eastAsia="Times New Roman"/>
              <w:i/>
              <w:iCs/>
            </w:rPr>
            <w:t xml:space="preserve"> JAMIA</w:t>
          </w:r>
          <w:r>
            <w:rPr>
              <w:rFonts w:eastAsia="Times New Roman"/>
            </w:rPr>
            <w:t xml:space="preserve">, </w:t>
          </w:r>
          <w:r>
            <w:rPr>
              <w:rFonts w:eastAsia="Times New Roman"/>
              <w:i/>
              <w:iCs/>
            </w:rPr>
            <w:t>12</w:t>
          </w:r>
          <w:r>
            <w:rPr>
              <w:rFonts w:eastAsia="Times New Roman"/>
            </w:rPr>
            <w:t>, 296–298. https://doi.org/10.1197/jamia.M1733</w:t>
          </w:r>
        </w:p>
        <w:p w14:paraId="5385B4F2" w14:textId="77777777" w:rsidR="0054762A" w:rsidRDefault="0054762A">
          <w:pPr>
            <w:autoSpaceDE w:val="0"/>
            <w:autoSpaceDN w:val="0"/>
            <w:ind w:hanging="480"/>
            <w:divId w:val="266238619"/>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4B7B8DAB" w14:textId="77777777" w:rsidR="0054762A" w:rsidRDefault="0054762A">
          <w:pPr>
            <w:autoSpaceDE w:val="0"/>
            <w:autoSpaceDN w:val="0"/>
            <w:ind w:hanging="480"/>
            <w:divId w:val="1085803367"/>
            <w:rPr>
              <w:rFonts w:eastAsia="Times New Roman"/>
            </w:rPr>
          </w:pPr>
          <w:proofErr w:type="spellStart"/>
          <w:r>
            <w:rPr>
              <w:rFonts w:eastAsia="Times New Roman"/>
            </w:rPr>
            <w:t>Joulin</w:t>
          </w:r>
          <w:proofErr w:type="spellEnd"/>
          <w:r>
            <w:rPr>
              <w:rFonts w:eastAsia="Times New Roman"/>
            </w:rPr>
            <w:t xml:space="preserve">, A., Grave, E., Bojanowski, P., </w:t>
          </w:r>
          <w:proofErr w:type="spellStart"/>
          <w:r>
            <w:rPr>
              <w:rFonts w:eastAsia="Times New Roman"/>
            </w:rPr>
            <w:t>Douze</w:t>
          </w:r>
          <w:proofErr w:type="spellEnd"/>
          <w:r>
            <w:rPr>
              <w:rFonts w:eastAsia="Times New Roman"/>
            </w:rPr>
            <w:t xml:space="preserve">, M., Jégou, H., &amp; </w:t>
          </w:r>
          <w:proofErr w:type="spellStart"/>
          <w:r>
            <w:rPr>
              <w:rFonts w:eastAsia="Times New Roman"/>
            </w:rPr>
            <w:t>Mikolov</w:t>
          </w:r>
          <w:proofErr w:type="spellEnd"/>
          <w:r>
            <w:rPr>
              <w:rFonts w:eastAsia="Times New Roman"/>
            </w:rPr>
            <w:t xml:space="preserve">, T. (2016). FastText.zip: Compressing text classification models. </w:t>
          </w:r>
          <w:proofErr w:type="spellStart"/>
          <w:r>
            <w:rPr>
              <w:rFonts w:eastAsia="Times New Roman"/>
              <w:i/>
              <w:iCs/>
            </w:rPr>
            <w:t>ArXiv</w:t>
          </w:r>
          <w:proofErr w:type="spellEnd"/>
          <w:r>
            <w:rPr>
              <w:rFonts w:eastAsia="Times New Roman"/>
              <w:i/>
              <w:iCs/>
            </w:rPr>
            <w:t xml:space="preserve"> Preprint ArXiv:1612.03651</w:t>
          </w:r>
          <w:r>
            <w:rPr>
              <w:rFonts w:eastAsia="Times New Roman"/>
            </w:rPr>
            <w:t>.</w:t>
          </w:r>
        </w:p>
        <w:p w14:paraId="5DF6A639" w14:textId="77777777" w:rsidR="0054762A" w:rsidRDefault="0054762A">
          <w:pPr>
            <w:autoSpaceDE w:val="0"/>
            <w:autoSpaceDN w:val="0"/>
            <w:ind w:hanging="480"/>
            <w:divId w:val="1284573607"/>
            <w:rPr>
              <w:rFonts w:eastAsia="Times New Roman"/>
            </w:rPr>
          </w:pPr>
          <w:proofErr w:type="spellStart"/>
          <w:r>
            <w:rPr>
              <w:rFonts w:eastAsia="Times New Roman"/>
            </w:rPr>
            <w:t>Joulin</w:t>
          </w:r>
          <w:proofErr w:type="spellEnd"/>
          <w:r>
            <w:rPr>
              <w:rFonts w:eastAsia="Times New Roman"/>
            </w:rPr>
            <w:t xml:space="preserve">, A., Grave, E., Bojanowski, P., &amp; </w:t>
          </w:r>
          <w:proofErr w:type="spellStart"/>
          <w:r>
            <w:rPr>
              <w:rFonts w:eastAsia="Times New Roman"/>
            </w:rPr>
            <w:t>Mikolov</w:t>
          </w:r>
          <w:proofErr w:type="spellEnd"/>
          <w:r>
            <w:rPr>
              <w:rFonts w:eastAsia="Times New Roman"/>
            </w:rPr>
            <w:t xml:space="preserve">, T. (2016). Bag of Tricks for Efficient Text Classification. </w:t>
          </w:r>
          <w:proofErr w:type="spellStart"/>
          <w:r>
            <w:rPr>
              <w:rFonts w:eastAsia="Times New Roman"/>
              <w:i/>
              <w:iCs/>
            </w:rPr>
            <w:t>ArXiv</w:t>
          </w:r>
          <w:proofErr w:type="spellEnd"/>
          <w:r>
            <w:rPr>
              <w:rFonts w:eastAsia="Times New Roman"/>
              <w:i/>
              <w:iCs/>
            </w:rPr>
            <w:t xml:space="preserve"> Preprint ArXiv:1607.01759</w:t>
          </w:r>
          <w:r>
            <w:rPr>
              <w:rFonts w:eastAsia="Times New Roman"/>
            </w:rPr>
            <w:t>.</w:t>
          </w:r>
        </w:p>
        <w:p w14:paraId="5A53AF06" w14:textId="77777777" w:rsidR="0054762A" w:rsidRDefault="0054762A">
          <w:pPr>
            <w:autoSpaceDE w:val="0"/>
            <w:autoSpaceDN w:val="0"/>
            <w:ind w:hanging="480"/>
            <w:divId w:val="1934698878"/>
            <w:rPr>
              <w:rFonts w:eastAsia="Times New Roman"/>
            </w:rPr>
          </w:pPr>
          <w:proofErr w:type="spellStart"/>
          <w:r>
            <w:rPr>
              <w:rFonts w:eastAsia="Times New Roman"/>
            </w:rPr>
            <w:t>Justeson</w:t>
          </w:r>
          <w:proofErr w:type="spellEnd"/>
          <w:r>
            <w:rPr>
              <w:rFonts w:eastAsia="Times New Roman"/>
            </w:rPr>
            <w:t xml:space="preserve">,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576E5C9C" w14:textId="77777777" w:rsidR="0054762A" w:rsidRDefault="0054762A">
          <w:pPr>
            <w:autoSpaceDE w:val="0"/>
            <w:autoSpaceDN w:val="0"/>
            <w:ind w:hanging="480"/>
            <w:divId w:val="195041535"/>
            <w:rPr>
              <w:rFonts w:eastAsia="Times New Roman"/>
            </w:rPr>
          </w:pPr>
          <w:r>
            <w:rPr>
              <w:rFonts w:eastAsia="Times New Roman"/>
            </w:rPr>
            <w:lastRenderedPageBreak/>
            <w:t xml:space="preserve">Kumbhar, A., </w:t>
          </w:r>
          <w:proofErr w:type="spellStart"/>
          <w:r>
            <w:rPr>
              <w:rFonts w:eastAsia="Times New Roman"/>
            </w:rPr>
            <w:t>Savargaonkar</w:t>
          </w:r>
          <w:proofErr w:type="spellEnd"/>
          <w:r>
            <w:rPr>
              <w:rFonts w:eastAsia="Times New Roman"/>
            </w:rPr>
            <w:t xml:space="preserve">, M., </w:t>
          </w:r>
          <w:proofErr w:type="spellStart"/>
          <w:r>
            <w:rPr>
              <w:rFonts w:eastAsia="Times New Roman"/>
            </w:rPr>
            <w:t>Nalwaya</w:t>
          </w:r>
          <w:proofErr w:type="spellEnd"/>
          <w:r>
            <w:rPr>
              <w:rFonts w:eastAsia="Times New Roman"/>
            </w:rPr>
            <w:t xml:space="preserve">, A., Bian, C., &amp; </w:t>
          </w:r>
          <w:proofErr w:type="spellStart"/>
          <w:r>
            <w:rPr>
              <w:rFonts w:eastAsia="Times New Roman"/>
            </w:rPr>
            <w:t>Abouelenien</w:t>
          </w:r>
          <w:proofErr w:type="spellEnd"/>
          <w:r>
            <w:rPr>
              <w:rFonts w:eastAsia="Times New Roman"/>
            </w:rPr>
            <w:t xml:space="preserve">, M. (2019). </w:t>
          </w:r>
          <w:r>
            <w:rPr>
              <w:rFonts w:eastAsia="Times New Roman"/>
              <w:i/>
              <w:iCs/>
            </w:rPr>
            <w:t>Keyword Extraction Performance Analysis</w:t>
          </w:r>
          <w:r>
            <w:rPr>
              <w:rFonts w:eastAsia="Times New Roman"/>
            </w:rPr>
            <w:t>. 550–553. https://doi.org/10.1109/MIPR.2019.00111</w:t>
          </w:r>
        </w:p>
        <w:p w14:paraId="3FE3A7EF" w14:textId="77777777" w:rsidR="0054762A" w:rsidRDefault="0054762A">
          <w:pPr>
            <w:autoSpaceDE w:val="0"/>
            <w:autoSpaceDN w:val="0"/>
            <w:ind w:hanging="480"/>
            <w:divId w:val="980425593"/>
            <w:rPr>
              <w:rFonts w:eastAsia="Times New Roman"/>
            </w:rPr>
          </w:pPr>
          <w:r>
            <w:rPr>
              <w:rFonts w:eastAsia="Times New Roman"/>
            </w:rPr>
            <w:t xml:space="preserve">Liu, F., Huang, X., Huang, W., &amp; Duan, S. (2020). Performance Evaluation of Keyword Extraction Methods and Visualization for Student Online Comments. </w:t>
          </w:r>
          <w:r>
            <w:rPr>
              <w:rFonts w:eastAsia="Times New Roman"/>
              <w:i/>
              <w:iCs/>
            </w:rPr>
            <w:t>Symmetry</w:t>
          </w:r>
          <w:r>
            <w:rPr>
              <w:rFonts w:eastAsia="Times New Roman"/>
            </w:rPr>
            <w:t xml:space="preserve">, </w:t>
          </w:r>
          <w:r>
            <w:rPr>
              <w:rFonts w:eastAsia="Times New Roman"/>
              <w:i/>
              <w:iCs/>
            </w:rPr>
            <w:t>12</w:t>
          </w:r>
          <w:r>
            <w:rPr>
              <w:rFonts w:eastAsia="Times New Roman"/>
            </w:rPr>
            <w:t>, 1923. https://doi.org/10.3390/sym12111923</w:t>
          </w:r>
        </w:p>
        <w:p w14:paraId="1BAE5ECF" w14:textId="77777777" w:rsidR="0054762A" w:rsidRDefault="0054762A">
          <w:pPr>
            <w:autoSpaceDE w:val="0"/>
            <w:autoSpaceDN w:val="0"/>
            <w:ind w:hanging="480"/>
            <w:divId w:val="1716081725"/>
            <w:rPr>
              <w:rFonts w:eastAsia="Times New Roman"/>
            </w:rPr>
          </w:pPr>
          <w:r>
            <w:rPr>
              <w:rFonts w:eastAsia="Times New Roman"/>
            </w:rPr>
            <w:t xml:space="preserve">Maier, A., &amp; Simmen, D. (2001). DB2 Optimization in Support of Full Text Search. </w:t>
          </w:r>
          <w:r>
            <w:rPr>
              <w:rFonts w:eastAsia="Times New Roman"/>
              <w:i/>
              <w:iCs/>
            </w:rPr>
            <w:t>IEEE Data Eng. Bull.</w:t>
          </w:r>
          <w:r>
            <w:rPr>
              <w:rFonts w:eastAsia="Times New Roman"/>
            </w:rPr>
            <w:t xml:space="preserve">, </w:t>
          </w:r>
          <w:r>
            <w:rPr>
              <w:rFonts w:eastAsia="Times New Roman"/>
              <w:i/>
              <w:iCs/>
            </w:rPr>
            <w:t>24</w:t>
          </w:r>
          <w:r>
            <w:rPr>
              <w:rFonts w:eastAsia="Times New Roman"/>
            </w:rPr>
            <w:t>, 3–6.</w:t>
          </w:r>
        </w:p>
        <w:p w14:paraId="0B77DCA8" w14:textId="77777777" w:rsidR="0054762A" w:rsidRDefault="0054762A">
          <w:pPr>
            <w:autoSpaceDE w:val="0"/>
            <w:autoSpaceDN w:val="0"/>
            <w:ind w:hanging="480"/>
            <w:divId w:val="531459598"/>
            <w:rPr>
              <w:rFonts w:eastAsia="Times New Roman"/>
            </w:rPr>
          </w:pPr>
          <w:r>
            <w:rPr>
              <w:rFonts w:eastAsia="Times New Roman"/>
            </w:rPr>
            <w:t xml:space="preserve">Matthew </w:t>
          </w:r>
          <w:proofErr w:type="spellStart"/>
          <w:r>
            <w:rPr>
              <w:rFonts w:eastAsia="Times New Roman"/>
            </w:rPr>
            <w:t>Honnibal</w:t>
          </w:r>
          <w:proofErr w:type="spellEnd"/>
          <w:r>
            <w:rPr>
              <w:rFonts w:eastAsia="Times New Roman"/>
            </w:rPr>
            <w:t xml:space="preserve">. (n.d.). </w:t>
          </w:r>
          <w:r>
            <w:rPr>
              <w:rFonts w:eastAsia="Times New Roman"/>
              <w:i/>
              <w:iCs/>
            </w:rPr>
            <w:t>Dead Code Should Be Buried</w:t>
          </w:r>
          <w:r>
            <w:rPr>
              <w:rFonts w:eastAsia="Times New Roman"/>
            </w:rPr>
            <w:t>. Retrieved June 9, 2024, from https://explosion.ai/blog/dead-code-should-be-buried</w:t>
          </w:r>
        </w:p>
        <w:p w14:paraId="1058C804" w14:textId="77777777" w:rsidR="0054762A" w:rsidRDefault="0054762A">
          <w:pPr>
            <w:autoSpaceDE w:val="0"/>
            <w:autoSpaceDN w:val="0"/>
            <w:ind w:hanging="480"/>
            <w:divId w:val="1225683017"/>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38FDF0A9" w14:textId="77777777" w:rsidR="0054762A" w:rsidRDefault="0054762A">
          <w:pPr>
            <w:autoSpaceDE w:val="0"/>
            <w:autoSpaceDN w:val="0"/>
            <w:ind w:hanging="480"/>
            <w:divId w:val="130447109"/>
            <w:rPr>
              <w:rFonts w:eastAsia="Times New Roman"/>
            </w:rPr>
          </w:pPr>
          <w:r>
            <w:rPr>
              <w:rFonts w:eastAsia="Times New Roman"/>
            </w:rPr>
            <w:t xml:space="preserve">Nadkarni, P. M., Ohno-Machado, L., &amp; Chapman, W. W. (2011). Natural language processing: an introduction. </w:t>
          </w:r>
          <w:r>
            <w:rPr>
              <w:rFonts w:eastAsia="Times New Roman"/>
              <w:i/>
              <w:iCs/>
            </w:rPr>
            <w:t>Journal of the American Medical Informatics Association</w:t>
          </w:r>
          <w:r>
            <w:rPr>
              <w:rFonts w:eastAsia="Times New Roman"/>
            </w:rPr>
            <w:t xml:space="preserve">, </w:t>
          </w:r>
          <w:r>
            <w:rPr>
              <w:rFonts w:eastAsia="Times New Roman"/>
              <w:i/>
              <w:iCs/>
            </w:rPr>
            <w:t>18</w:t>
          </w:r>
          <w:r>
            <w:rPr>
              <w:rFonts w:eastAsia="Times New Roman"/>
            </w:rPr>
            <w:t>(5), 544–551. https://doi.org/10.1136/amiajnl-2011-000464</w:t>
          </w:r>
        </w:p>
        <w:p w14:paraId="01064782" w14:textId="77777777" w:rsidR="0054762A" w:rsidRDefault="0054762A">
          <w:pPr>
            <w:autoSpaceDE w:val="0"/>
            <w:autoSpaceDN w:val="0"/>
            <w:ind w:hanging="480"/>
            <w:divId w:val="2068993396"/>
            <w:rPr>
              <w:rFonts w:eastAsia="Times New Roman"/>
            </w:rPr>
          </w:pPr>
          <w:r>
            <w:rPr>
              <w:rFonts w:eastAsia="Times New Roman"/>
            </w:rPr>
            <w:t xml:space="preserve">Nguyen, T., &amp; Kan, M.-Y. (2007). </w:t>
          </w:r>
          <w:r>
            <w:rPr>
              <w:rFonts w:eastAsia="Times New Roman"/>
              <w:i/>
              <w:iCs/>
            </w:rPr>
            <w:t>Keyphrase Extraction in Scientific Publications</w:t>
          </w:r>
          <w:r>
            <w:rPr>
              <w:rFonts w:eastAsia="Times New Roman"/>
            </w:rPr>
            <w:t>. 317–326. https://doi.org/10.1007/978-3-540-77094-7_41</w:t>
          </w:r>
        </w:p>
        <w:p w14:paraId="68F1FDF9" w14:textId="77777777" w:rsidR="0054762A" w:rsidRDefault="0054762A">
          <w:pPr>
            <w:autoSpaceDE w:val="0"/>
            <w:autoSpaceDN w:val="0"/>
            <w:ind w:hanging="480"/>
            <w:divId w:val="406538415"/>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6A918B2" w14:textId="77777777" w:rsidR="0054762A" w:rsidRDefault="0054762A">
          <w:pPr>
            <w:autoSpaceDE w:val="0"/>
            <w:autoSpaceDN w:val="0"/>
            <w:ind w:hanging="480"/>
            <w:divId w:val="770248469"/>
            <w:rPr>
              <w:rFonts w:eastAsia="Times New Roman"/>
            </w:rPr>
          </w:pPr>
          <w:proofErr w:type="spellStart"/>
          <w:r>
            <w:rPr>
              <w:rFonts w:eastAsia="Times New Roman"/>
            </w:rPr>
            <w:t>Řeh</w:t>
          </w:r>
          <w:proofErr w:type="spellEnd"/>
          <w:r>
            <w:rPr>
              <w:rFonts w:eastAsia="Times New Roman"/>
            </w:rPr>
            <w:t xml:space="preserve"> </w:t>
          </w:r>
          <w:proofErr w:type="spellStart"/>
          <w:r>
            <w:rPr>
              <w:rFonts w:eastAsia="Times New Roman"/>
            </w:rPr>
            <w:t>uřek</w:t>
          </w:r>
          <w:proofErr w:type="spellEnd"/>
          <w:r>
            <w:rPr>
              <w:rFonts w:eastAsia="Times New Roman"/>
            </w:rPr>
            <w:t xml:space="preserve">,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40251E6F" w14:textId="77777777" w:rsidR="0054762A" w:rsidRDefault="0054762A">
          <w:pPr>
            <w:autoSpaceDE w:val="0"/>
            <w:autoSpaceDN w:val="0"/>
            <w:ind w:hanging="480"/>
            <w:divId w:val="1164392218"/>
            <w:rPr>
              <w:rFonts w:eastAsia="Times New Roman"/>
            </w:rPr>
          </w:pPr>
          <w:r>
            <w:rPr>
              <w:rFonts w:eastAsia="Times New Roman"/>
            </w:rPr>
            <w:t xml:space="preserve">Röder, M., Both, A., &amp; </w:t>
          </w:r>
          <w:proofErr w:type="spellStart"/>
          <w:r>
            <w:rPr>
              <w:rFonts w:eastAsia="Times New Roman"/>
            </w:rPr>
            <w:t>Hinneburg</w:t>
          </w:r>
          <w:proofErr w:type="spellEnd"/>
          <w:r>
            <w:rPr>
              <w:rFonts w:eastAsia="Times New Roman"/>
            </w:rPr>
            <w:t xml:space="preserve">,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6B0D63E2" w14:textId="77777777" w:rsidR="0054762A" w:rsidRDefault="0054762A">
          <w:pPr>
            <w:autoSpaceDE w:val="0"/>
            <w:autoSpaceDN w:val="0"/>
            <w:ind w:hanging="480"/>
            <w:divId w:val="1469712696"/>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7BBDD3F4" w14:textId="77777777" w:rsidR="0054762A" w:rsidRDefault="0054762A">
          <w:pPr>
            <w:autoSpaceDE w:val="0"/>
            <w:autoSpaceDN w:val="0"/>
            <w:ind w:hanging="480"/>
            <w:divId w:val="1843624777"/>
            <w:rPr>
              <w:rFonts w:eastAsia="Times New Roman"/>
            </w:rPr>
          </w:pPr>
          <w:r>
            <w:rPr>
              <w:rFonts w:eastAsia="Times New Roman"/>
              <w:i/>
              <w:iCs/>
            </w:rPr>
            <w:t>spaCy</w:t>
          </w:r>
          <w:r>
            <w:rPr>
              <w:rFonts w:eastAsia="Times New Roman"/>
            </w:rPr>
            <w:t>. (n.d.). Retrieved June 9, 2024, from https://spacy.io/</w:t>
          </w:r>
        </w:p>
        <w:p w14:paraId="3C792569" w14:textId="77777777" w:rsidR="0054762A" w:rsidRDefault="0054762A">
          <w:pPr>
            <w:autoSpaceDE w:val="0"/>
            <w:autoSpaceDN w:val="0"/>
            <w:ind w:hanging="480"/>
            <w:divId w:val="78672034"/>
            <w:rPr>
              <w:rFonts w:eastAsia="Times New Roman"/>
            </w:rPr>
          </w:pPr>
          <w:r>
            <w:rPr>
              <w:rFonts w:eastAsia="Times New Roman"/>
            </w:rPr>
            <w:t xml:space="preserve">Srinivasa-Desikan, B. (2018). </w:t>
          </w:r>
          <w:r>
            <w:rPr>
              <w:rFonts w:eastAsia="Times New Roman"/>
              <w:i/>
              <w:iCs/>
            </w:rPr>
            <w:t xml:space="preserve">Natural Language Processing and Computational Linguistics: A practical guide to text analysis with Python, Gensim, spaCy,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w:t>
          </w:r>
        </w:p>
        <w:p w14:paraId="0E9D0B08" w14:textId="77777777" w:rsidR="0054762A" w:rsidRDefault="0054762A">
          <w:pPr>
            <w:autoSpaceDE w:val="0"/>
            <w:autoSpaceDN w:val="0"/>
            <w:ind w:hanging="480"/>
            <w:divId w:val="1566719482"/>
            <w:rPr>
              <w:rFonts w:eastAsia="Times New Roman"/>
            </w:rPr>
          </w:pPr>
          <w:r>
            <w:rPr>
              <w:rFonts w:eastAsia="Times New Roman"/>
            </w:rPr>
            <w:lastRenderedPageBreak/>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39BCFC3C" w14:textId="77777777" w:rsidR="0054762A" w:rsidRDefault="0054762A">
          <w:pPr>
            <w:autoSpaceDE w:val="0"/>
            <w:autoSpaceDN w:val="0"/>
            <w:ind w:hanging="480"/>
            <w:divId w:val="1389763793"/>
            <w:rPr>
              <w:rFonts w:eastAsia="Times New Roman"/>
            </w:rPr>
          </w:pPr>
          <w:r>
            <w:rPr>
              <w:rFonts w:eastAsia="Times New Roman"/>
            </w:rPr>
            <w:t xml:space="preserve">Vaswani, A., </w:t>
          </w:r>
          <w:proofErr w:type="spellStart"/>
          <w:r>
            <w:rPr>
              <w:rFonts w:eastAsia="Times New Roman"/>
            </w:rPr>
            <w:t>Shazeer</w:t>
          </w:r>
          <w:proofErr w:type="spellEnd"/>
          <w:r>
            <w:rPr>
              <w:rFonts w:eastAsia="Times New Roman"/>
            </w:rPr>
            <w:t xml:space="preserve">, N., Parmar, N., </w:t>
          </w:r>
          <w:proofErr w:type="spellStart"/>
          <w:r>
            <w:rPr>
              <w:rFonts w:eastAsia="Times New Roman"/>
            </w:rPr>
            <w:t>Uszkoreit</w:t>
          </w:r>
          <w:proofErr w:type="spellEnd"/>
          <w:r>
            <w:rPr>
              <w:rFonts w:eastAsia="Times New Roman"/>
            </w:rPr>
            <w:t xml:space="preserve">, J., Jones, L., Gomez, A. N., Kaiser, L., &amp; </w:t>
          </w:r>
          <w:proofErr w:type="spellStart"/>
          <w:r>
            <w:rPr>
              <w:rFonts w:eastAsia="Times New Roman"/>
            </w:rPr>
            <w:t>Polosukhin</w:t>
          </w:r>
          <w:proofErr w:type="spellEnd"/>
          <w:r>
            <w:rPr>
              <w:rFonts w:eastAsia="Times New Roman"/>
            </w:rPr>
            <w:t xml:space="preserve">, I. (2023). </w:t>
          </w:r>
          <w:r>
            <w:rPr>
              <w:rFonts w:eastAsia="Times New Roman"/>
              <w:i/>
              <w:iCs/>
            </w:rPr>
            <w:t>Attention Is All You Need</w:t>
          </w:r>
          <w:r>
            <w:rPr>
              <w:rFonts w:eastAsia="Times New Roman"/>
            </w:rPr>
            <w:t>.</w:t>
          </w:r>
        </w:p>
        <w:p w14:paraId="22256AD5" w14:textId="77777777" w:rsidR="0054762A" w:rsidRDefault="0054762A">
          <w:pPr>
            <w:autoSpaceDE w:val="0"/>
            <w:autoSpaceDN w:val="0"/>
            <w:ind w:hanging="480"/>
            <w:divId w:val="466246843"/>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7786A2F1" w14:textId="1080297A" w:rsidR="006009B5" w:rsidRDefault="0054762A" w:rsidP="006009B5">
          <w:pPr>
            <w:autoSpaceDE w:val="0"/>
            <w:autoSpaceDN w:val="0"/>
            <w:divId w:val="537619275"/>
          </w:pPr>
          <w:r>
            <w:rPr>
              <w:rFonts w:eastAsia="Times New Roman"/>
            </w:rPr>
            <w:t> </w:t>
          </w:r>
        </w:p>
      </w:sdtContent>
    </w:sdt>
    <w:p w14:paraId="618B4755" w14:textId="2D0578BE" w:rsidR="006009B5" w:rsidRPr="006009B5" w:rsidRDefault="006009B5" w:rsidP="0054762A">
      <w:pPr>
        <w:autoSpaceDE w:val="0"/>
        <w:autoSpaceDN w:val="0"/>
        <w:divId w:val="537619275"/>
        <w:rPr>
          <w:rFonts w:eastAsia="Times New Roman"/>
        </w:rPr>
      </w:pPr>
    </w:p>
    <w:sectPr w:rsidR="006009B5" w:rsidRPr="006009B5" w:rsidSect="00FB2C1F">
      <w:footerReference w:type="default" r:id="rId31"/>
      <w:type w:val="continuous"/>
      <w:pgSz w:w="11909" w:h="16834" w:code="9"/>
      <w:pgMar w:top="1440" w:right="1440" w:bottom="1440" w:left="144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MARIUS GABRIEL GUTU-ROBU (2392)" w:date="2024-06-21T14:30:00Z" w:initials="MG">
    <w:p w14:paraId="03CB417E" w14:textId="77777777" w:rsidR="005E42D6" w:rsidRDefault="005E42D6" w:rsidP="005E42D6">
      <w:pPr>
        <w:jc w:val="left"/>
      </w:pPr>
      <w:r>
        <w:rPr>
          <w:rStyle w:val="Referincomentariu"/>
        </w:rPr>
        <w:annotationRef/>
      </w:r>
      <w:r>
        <w:rPr>
          <w:color w:val="000000"/>
          <w:sz w:val="20"/>
          <w:szCs w:val="20"/>
        </w:rPr>
        <w:t>La fel, minim 2 paragrafe la o subecțiune. Ori mai adăugăm text, ori scoatem secțiunea și organizam elementele sub forma de bullet-uri.</w:t>
      </w:r>
    </w:p>
  </w:comment>
  <w:comment w:id="32" w:author="MARIUS GABRIEL GUTU-ROBU (2392)" w:date="2024-06-21T14:20:00Z" w:initials="MG">
    <w:p w14:paraId="30E763CA" w14:textId="77777777" w:rsidR="00F35F0C" w:rsidRDefault="00F35F0C" w:rsidP="00F35F0C">
      <w:pPr>
        <w:jc w:val="left"/>
      </w:pPr>
      <w:r>
        <w:rPr>
          <w:rStyle w:val="Referincomentariu"/>
        </w:rPr>
        <w:annotationRef/>
      </w:r>
      <w:r>
        <w:rPr>
          <w:color w:val="000000"/>
          <w:sz w:val="20"/>
          <w:szCs w:val="20"/>
        </w:rPr>
        <w:t>Explain what is a key phrase</w:t>
      </w:r>
    </w:p>
  </w:comment>
  <w:comment w:id="34" w:author="MARIUS GABRIEL GUTU-ROBU (2392)" w:date="2024-06-21T14:20:00Z" w:initials="MG">
    <w:p w14:paraId="2BA928AC" w14:textId="77777777" w:rsidR="00F35F0C" w:rsidRDefault="00F35F0C" w:rsidP="00F35F0C">
      <w:pPr>
        <w:jc w:val="left"/>
      </w:pPr>
      <w:r>
        <w:rPr>
          <w:rStyle w:val="Referincomentariu"/>
        </w:rPr>
        <w:annotationRef/>
      </w:r>
      <w:r>
        <w:rPr>
          <w:color w:val="000000"/>
          <w:sz w:val="20"/>
          <w:szCs w:val="20"/>
        </w:rPr>
        <w:t>O subsecțiune are sens când sunt minim 2 paragrafe.</w:t>
      </w:r>
    </w:p>
  </w:comment>
  <w:comment w:id="51" w:author="MARIUS GABRIEL GUTU-ROBU (2392)" w:date="2024-06-21T14:30:00Z" w:initials="MG">
    <w:p w14:paraId="28A663D8" w14:textId="77777777" w:rsidR="008E627C" w:rsidRDefault="008E627C" w:rsidP="008E627C">
      <w:pPr>
        <w:jc w:val="left"/>
      </w:pPr>
      <w:r>
        <w:rPr>
          <w:rStyle w:val="Referincomentariu"/>
        </w:rPr>
        <w:annotationRef/>
      </w:r>
      <w:r>
        <w:rPr>
          <w:color w:val="000000"/>
          <w:sz w:val="20"/>
          <w:szCs w:val="20"/>
        </w:rPr>
        <w:t>În cazuri. Ca asta te rog sa scoți sub forma de text într-un tabel. Nu putem lasă poza cu așa ceva.</w:t>
      </w:r>
    </w:p>
  </w:comment>
  <w:comment w:id="53" w:author="MARIUS GABRIEL GUTU-ROBU (2392)" w:date="2024-06-21T14:31:00Z" w:initials="MG">
    <w:p w14:paraId="4A2A521A" w14:textId="77777777" w:rsidR="00687DDC" w:rsidRDefault="00687DDC" w:rsidP="00687DDC">
      <w:pPr>
        <w:jc w:val="left"/>
      </w:pPr>
      <w:r>
        <w:rPr>
          <w:rStyle w:val="Referincomentariu"/>
        </w:rPr>
        <w:annotationRef/>
      </w:r>
      <w:r>
        <w:rPr>
          <w:color w:val="000000"/>
          <w:sz w:val="20"/>
          <w:szCs w:val="20"/>
        </w:rPr>
        <w:t>La fel ca la fig.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CB417E" w15:done="0"/>
  <w15:commentEx w15:paraId="30E763CA" w15:done="0"/>
  <w15:commentEx w15:paraId="2BA928AC" w15:done="0"/>
  <w15:commentEx w15:paraId="28A663D8" w15:done="0"/>
  <w15:commentEx w15:paraId="4A2A52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B72B9A" w16cex:dateUtc="2024-06-21T11:30:00Z"/>
  <w16cex:commentExtensible w16cex:durableId="1CED39FE" w16cex:dateUtc="2024-06-21T11:20:00Z"/>
  <w16cex:commentExtensible w16cex:durableId="0B878136" w16cex:dateUtc="2024-06-21T11:20:00Z"/>
  <w16cex:commentExtensible w16cex:durableId="7BA90884" w16cex:dateUtc="2024-06-21T11:30:00Z"/>
  <w16cex:commentExtensible w16cex:durableId="0558F441" w16cex:dateUtc="2024-06-21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CB417E" w16cid:durableId="4FB72B9A"/>
  <w16cid:commentId w16cid:paraId="30E763CA" w16cid:durableId="1CED39FE"/>
  <w16cid:commentId w16cid:paraId="2BA928AC" w16cid:durableId="0B878136"/>
  <w16cid:commentId w16cid:paraId="28A663D8" w16cid:durableId="7BA90884"/>
  <w16cid:commentId w16cid:paraId="4A2A521A" w16cid:durableId="0558F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5098E" w14:textId="77777777" w:rsidR="00E87A6D" w:rsidRPr="00560BA3" w:rsidRDefault="00E87A6D" w:rsidP="0053404B">
      <w:r w:rsidRPr="00560BA3">
        <w:separator/>
      </w:r>
    </w:p>
  </w:endnote>
  <w:endnote w:type="continuationSeparator" w:id="0">
    <w:p w14:paraId="333405AE" w14:textId="77777777" w:rsidR="00E87A6D" w:rsidRPr="00560BA3" w:rsidRDefault="00E87A6D" w:rsidP="0053404B">
      <w:r w:rsidRPr="00560B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560BA3" w:rsidRDefault="00A51F8A">
    <w:pPr>
      <w:pStyle w:val="Subsol"/>
      <w:jc w:val="center"/>
    </w:pPr>
  </w:p>
  <w:p w14:paraId="7274E50B" w14:textId="77777777" w:rsidR="00A51F8A" w:rsidRPr="00560BA3"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560BA3" w:rsidRDefault="00A51F8A">
        <w:pPr>
          <w:pStyle w:val="Subsol"/>
          <w:jc w:val="center"/>
        </w:pPr>
        <w:r w:rsidRPr="00560BA3">
          <w:fldChar w:fldCharType="begin"/>
        </w:r>
        <w:r w:rsidRPr="00560BA3">
          <w:instrText xml:space="preserve"> PAGE   \* MERGEFORMAT </w:instrText>
        </w:r>
        <w:r w:rsidRPr="00560BA3">
          <w:fldChar w:fldCharType="separate"/>
        </w:r>
        <w:r w:rsidRPr="00560BA3">
          <w:t>1</w:t>
        </w:r>
        <w:r w:rsidRPr="00560BA3">
          <w:fldChar w:fldCharType="end"/>
        </w:r>
      </w:p>
    </w:sdtContent>
  </w:sdt>
  <w:p w14:paraId="4D44BB81" w14:textId="77777777" w:rsidR="00A51F8A" w:rsidRPr="00560BA3"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C241C" w14:textId="77777777" w:rsidR="00E87A6D" w:rsidRPr="00560BA3" w:rsidRDefault="00E87A6D" w:rsidP="0053404B">
      <w:r w:rsidRPr="00560BA3">
        <w:separator/>
      </w:r>
    </w:p>
  </w:footnote>
  <w:footnote w:type="continuationSeparator" w:id="0">
    <w:p w14:paraId="1AF956CC" w14:textId="77777777" w:rsidR="00E87A6D" w:rsidRPr="00560BA3" w:rsidRDefault="00E87A6D" w:rsidP="0053404B">
      <w:r w:rsidRPr="00560BA3">
        <w:continuationSeparator/>
      </w:r>
    </w:p>
  </w:footnote>
  <w:footnote w:id="1">
    <w:p w14:paraId="2B873F28" w14:textId="5D771A52" w:rsidR="004A7DD3" w:rsidRDefault="004A7DD3">
      <w:pPr>
        <w:pStyle w:val="Textnotdesubsol"/>
      </w:pPr>
      <w:r>
        <w:rPr>
          <w:rStyle w:val="Referinnotdesubsol"/>
        </w:rPr>
        <w:footnoteRef/>
      </w:r>
      <w:r>
        <w:t xml:space="preserve"> </w:t>
      </w:r>
      <w:r w:rsidRPr="004A7DD3">
        <w:t>https://siteefy.com/how-many-websites-are-there/</w:t>
      </w:r>
    </w:p>
  </w:footnote>
  <w:footnote w:id="2">
    <w:p w14:paraId="193A564D" w14:textId="35FE2574" w:rsidR="00053828" w:rsidRDefault="00053828">
      <w:pPr>
        <w:pStyle w:val="Textnotdesubsol"/>
      </w:pPr>
      <w:r>
        <w:rPr>
          <w:rStyle w:val="Referinnotdesubsol"/>
        </w:rPr>
        <w:footnoteRef/>
      </w:r>
      <w:r>
        <w:t xml:space="preserve"> </w:t>
      </w:r>
      <w:r w:rsidRPr="00053828">
        <w:t>https://huggingface.co/learn/nlp-course/chapter1/4</w:t>
      </w:r>
    </w:p>
  </w:footnote>
  <w:footnote w:id="3">
    <w:p w14:paraId="00BFF56D" w14:textId="25D9C355" w:rsidR="00956CC4" w:rsidRDefault="00956CC4">
      <w:pPr>
        <w:pStyle w:val="Textnotdesubsol"/>
      </w:pPr>
      <w:r>
        <w:rPr>
          <w:rStyle w:val="Referinnotdesubsol"/>
        </w:rPr>
        <w:footnoteRef/>
      </w:r>
      <w:r>
        <w:t xml:space="preserve"> </w:t>
      </w:r>
      <w:r w:rsidRPr="00956CC4">
        <w:t>https://crescdi.pub.ro/#/</w:t>
      </w:r>
    </w:p>
  </w:footnote>
  <w:footnote w:id="4">
    <w:p w14:paraId="66D375F4" w14:textId="01AF5DBB" w:rsidR="00330332" w:rsidRPr="008C66F5" w:rsidRDefault="00330332">
      <w:pPr>
        <w:pStyle w:val="Textnotdesubsol"/>
        <w:rPr>
          <w:lang w:val="ro-RO"/>
        </w:rPr>
      </w:pPr>
      <w:r>
        <w:rPr>
          <w:rStyle w:val="Referinnotdesubsol"/>
        </w:rPr>
        <w:footnoteRef/>
      </w:r>
      <w:r>
        <w:t xml:space="preserve"> </w:t>
      </w:r>
      <w:r w:rsidRPr="00330332">
        <w:t>https://liaad.github.io/yake/</w:t>
      </w:r>
    </w:p>
  </w:footnote>
  <w:footnote w:id="5">
    <w:p w14:paraId="6B27EF00" w14:textId="1D5852CC" w:rsidR="00C060B2" w:rsidRPr="008C66F5" w:rsidRDefault="00C060B2">
      <w:pPr>
        <w:pStyle w:val="Textnotdesubsol"/>
        <w:rPr>
          <w:lang w:val="ro-RO"/>
        </w:rPr>
      </w:pPr>
      <w:r>
        <w:rPr>
          <w:rStyle w:val="Referinnotdesubsol"/>
        </w:rPr>
        <w:footnoteRef/>
      </w:r>
      <w:r>
        <w:t xml:space="preserve"> </w:t>
      </w:r>
      <w:r w:rsidRPr="00C060B2">
        <w:t>https://spacy.io</w:t>
      </w:r>
    </w:p>
  </w:footnote>
  <w:footnote w:id="6">
    <w:p w14:paraId="3A5534CA" w14:textId="543B78BF" w:rsidR="002B1A7B" w:rsidRPr="008C66F5" w:rsidRDefault="002B1A7B">
      <w:pPr>
        <w:pStyle w:val="Textnotdesubsol"/>
        <w:rPr>
          <w:lang w:val="ro-RO"/>
        </w:rPr>
      </w:pPr>
      <w:r>
        <w:rPr>
          <w:rStyle w:val="Referinnotdesubsol"/>
        </w:rPr>
        <w:footnoteRef/>
      </w:r>
      <w:r>
        <w:t xml:space="preserve"> </w:t>
      </w:r>
      <w:r w:rsidRPr="002B1A7B">
        <w:t>https://fasttext.cc/docs/en/language-identification.html</w:t>
      </w:r>
    </w:p>
  </w:footnote>
  <w:footnote w:id="7">
    <w:p w14:paraId="4EFC2759" w14:textId="0018AE3B" w:rsidR="002B1A7B" w:rsidRPr="008C66F5" w:rsidRDefault="002B1A7B">
      <w:pPr>
        <w:pStyle w:val="Textnotdesubsol"/>
        <w:rPr>
          <w:lang w:val="ro-RO"/>
        </w:rPr>
      </w:pPr>
      <w:r>
        <w:rPr>
          <w:rStyle w:val="Referinnotdesubsol"/>
        </w:rPr>
        <w:footnoteRef/>
      </w:r>
      <w:r>
        <w:t xml:space="preserve"> </w:t>
      </w:r>
      <w:r w:rsidR="008C66F5" w:rsidRPr="008C66F5">
        <w:t>https://radimrehurek.com/gensim/</w:t>
      </w:r>
    </w:p>
  </w:footnote>
  <w:footnote w:id="8">
    <w:p w14:paraId="279C2C2F" w14:textId="77777777" w:rsidR="005E42D6" w:rsidRPr="00560BA3" w:rsidRDefault="005E42D6" w:rsidP="005E42D6">
      <w:pPr>
        <w:pStyle w:val="Textnotdesubsol"/>
      </w:pPr>
      <w:r w:rsidRPr="00560BA3">
        <w:rPr>
          <w:rStyle w:val="Referinnotdesubsol"/>
        </w:rPr>
        <w:footnoteRef/>
      </w:r>
      <w:r w:rsidRPr="00560BA3">
        <w:t xml:space="preserve"> https://demos.explosion.ai/displacy</w:t>
      </w:r>
    </w:p>
  </w:footnote>
  <w:footnote w:id="9">
    <w:p w14:paraId="2D57BD66" w14:textId="77777777" w:rsidR="005E42D6" w:rsidRPr="00560BA3" w:rsidRDefault="005E42D6" w:rsidP="005E42D6">
      <w:pPr>
        <w:pStyle w:val="Textnotdesubsol"/>
      </w:pPr>
      <w:r w:rsidRPr="00560BA3">
        <w:rPr>
          <w:rStyle w:val="Referinnotdesubsol"/>
        </w:rPr>
        <w:footnoteRef/>
      </w:r>
      <w:r w:rsidRPr="00560BA3">
        <w:t xml:space="preserve"> https://demos.explosion.ai/displacy-ent</w:t>
      </w:r>
    </w:p>
  </w:footnote>
  <w:footnote w:id="10">
    <w:p w14:paraId="4644ECEA" w14:textId="77777777" w:rsidR="007C4917" w:rsidRPr="00560BA3" w:rsidRDefault="007C4917" w:rsidP="007C4917">
      <w:pPr>
        <w:pStyle w:val="Textnotdesubsol"/>
      </w:pPr>
      <w:r w:rsidRPr="00560BA3">
        <w:rPr>
          <w:rStyle w:val="Referinnotdesubsol"/>
        </w:rPr>
        <w:footnoteRef/>
      </w:r>
      <w:r w:rsidRPr="00560BA3">
        <w:t xml:space="preserve"> https://fasttext.cc/docs/en/language-identification.html</w:t>
      </w:r>
    </w:p>
  </w:footnote>
  <w:footnote w:id="11">
    <w:p w14:paraId="71457B87" w14:textId="696F63EF" w:rsidR="007C794F" w:rsidRPr="00560BA3" w:rsidRDefault="007C794F">
      <w:pPr>
        <w:pStyle w:val="Textnotdesubsol"/>
      </w:pPr>
      <w:r w:rsidRPr="00560BA3">
        <w:rPr>
          <w:rStyle w:val="Referinnotdesubsol"/>
        </w:rPr>
        <w:footnoteRef/>
      </w:r>
      <w:r w:rsidRPr="00560BA3">
        <w:t xml:space="preserve"> https://radimrehurek.com/gensim/index.html</w:t>
      </w:r>
    </w:p>
  </w:footnote>
  <w:footnote w:id="12">
    <w:p w14:paraId="154167C1" w14:textId="6E6E22BA" w:rsidR="00D51287" w:rsidRPr="00560BA3" w:rsidRDefault="00D51287">
      <w:pPr>
        <w:pStyle w:val="Textnotdesubsol"/>
      </w:pPr>
      <w:r w:rsidRPr="00560BA3">
        <w:rPr>
          <w:rStyle w:val="Referinnotdesubsol"/>
        </w:rPr>
        <w:footnoteRef/>
      </w:r>
      <w:r w:rsidRPr="00560BA3">
        <w:t xml:space="preserve"> https://radimrehurek.com/gensim/intro.html</w:t>
      </w:r>
    </w:p>
  </w:footnote>
  <w:footnote w:id="13">
    <w:p w14:paraId="48E76F01" w14:textId="29D5BE5F" w:rsidR="00E035AA" w:rsidRPr="00560BA3" w:rsidRDefault="00E035AA">
      <w:pPr>
        <w:pStyle w:val="Textnotdesubsol"/>
      </w:pPr>
      <w:r w:rsidRPr="00560BA3">
        <w:rPr>
          <w:rStyle w:val="Referinnotdesubsol"/>
        </w:rPr>
        <w:footnoteRef/>
      </w:r>
      <w:r w:rsidRPr="00560BA3">
        <w:t xml:space="preserve"> https://radimrehurek.com/gensim/models/ldamulticore.html</w:t>
      </w:r>
    </w:p>
  </w:footnote>
  <w:footnote w:id="14">
    <w:p w14:paraId="6E5C694C" w14:textId="49F559AA" w:rsidR="00960A76" w:rsidRPr="00560BA3" w:rsidRDefault="00960A76">
      <w:pPr>
        <w:pStyle w:val="Textnotdesubsol"/>
      </w:pPr>
      <w:r w:rsidRPr="00560BA3">
        <w:rPr>
          <w:rStyle w:val="Referinnotdesubsol"/>
        </w:rPr>
        <w:footnoteRef/>
      </w:r>
      <w:r w:rsidRPr="00560BA3">
        <w:t xml:space="preserve"> https://pypi.org/project/yake/</w:t>
      </w:r>
    </w:p>
  </w:footnote>
  <w:footnote w:id="15">
    <w:p w14:paraId="741C38F5" w14:textId="2DE806E0" w:rsidR="00FF3E84" w:rsidRPr="00560BA3" w:rsidRDefault="00FF3E84">
      <w:pPr>
        <w:pStyle w:val="Textnotdesubsol"/>
      </w:pPr>
      <w:r w:rsidRPr="00560BA3">
        <w:rPr>
          <w:rStyle w:val="Referinnotdesubsol"/>
        </w:rPr>
        <w:footnoteRef/>
      </w:r>
      <w:r w:rsidRPr="00560BA3">
        <w:t xml:space="preserve"> https://radimrehurek.com/gensim/models/ldamulticore.html</w:t>
      </w:r>
    </w:p>
  </w:footnote>
  <w:footnote w:id="16">
    <w:p w14:paraId="5A264B1A" w14:textId="77777777" w:rsidR="0054762A" w:rsidRPr="00560BA3" w:rsidRDefault="0054762A" w:rsidP="0054762A">
      <w:pPr>
        <w:pStyle w:val="Textnotdesubsol"/>
      </w:pPr>
      <w:r w:rsidRPr="00560BA3">
        <w:rPr>
          <w:rStyle w:val="Referinnotdesubsol"/>
        </w:rPr>
        <w:footnoteRef/>
      </w:r>
      <w:r w:rsidRPr="00560BA3">
        <w:t xml:space="preserve"> https://github.com/AnaNastase/licenta</w:t>
      </w:r>
    </w:p>
  </w:footnote>
  <w:footnote w:id="17">
    <w:p w14:paraId="0A1C0FE5" w14:textId="77777777" w:rsidR="0054762A" w:rsidRPr="00560BA3" w:rsidRDefault="0054762A" w:rsidP="0054762A">
      <w:pPr>
        <w:pStyle w:val="Textnotdesubsol"/>
      </w:pPr>
      <w:r w:rsidRPr="00560BA3">
        <w:rPr>
          <w:rStyle w:val="Referinnotdesubsol"/>
        </w:rPr>
        <w:footnoteRef/>
      </w:r>
      <w:r w:rsidRPr="00560BA3">
        <w:t xml:space="preserve"> https://pandas.pydata.org/</w:t>
      </w:r>
    </w:p>
  </w:footnote>
  <w:footnote w:id="18">
    <w:p w14:paraId="719A89CC" w14:textId="77777777" w:rsidR="0054762A" w:rsidRPr="00560BA3" w:rsidRDefault="0054762A" w:rsidP="0054762A">
      <w:pPr>
        <w:pStyle w:val="Textnotdesubsol"/>
      </w:pPr>
      <w:r w:rsidRPr="00560BA3">
        <w:rPr>
          <w:rStyle w:val="Referinnotdesubsol"/>
        </w:rPr>
        <w:footnoteRef/>
      </w:r>
      <w:r w:rsidRPr="00560BA3">
        <w:t xml:space="preserve"> https://fasttext.cc/docs/en/language-identification.html</w:t>
      </w:r>
    </w:p>
  </w:footnote>
  <w:footnote w:id="19">
    <w:p w14:paraId="50A54D7F" w14:textId="77777777" w:rsidR="0054762A" w:rsidRPr="00560BA3" w:rsidRDefault="0054762A" w:rsidP="0054762A">
      <w:pPr>
        <w:pStyle w:val="Textnotdesubsol"/>
      </w:pPr>
      <w:r w:rsidRPr="00560BA3">
        <w:rPr>
          <w:rStyle w:val="Referinnotdesubsol"/>
        </w:rPr>
        <w:footnoteRef/>
      </w:r>
      <w:r w:rsidRPr="00560BA3">
        <w:t xml:space="preserve"> https://huggingface.co/docs/transformers/index</w:t>
      </w:r>
    </w:p>
  </w:footnote>
  <w:footnote w:id="20">
    <w:p w14:paraId="709ADAAC" w14:textId="77777777" w:rsidR="0054762A" w:rsidRPr="00560BA3" w:rsidRDefault="0054762A" w:rsidP="0054762A">
      <w:pPr>
        <w:pStyle w:val="Textnotdesubsol"/>
      </w:pPr>
      <w:r w:rsidRPr="00560BA3">
        <w:rPr>
          <w:rStyle w:val="Referinnotdesubsol"/>
        </w:rPr>
        <w:footnoteRef/>
      </w:r>
      <w:r w:rsidRPr="00560BA3">
        <w:t xml:space="preserve"> https://explosion.ai/blog/spacy-transformers</w:t>
      </w:r>
    </w:p>
  </w:footnote>
  <w:footnote w:id="21">
    <w:p w14:paraId="2935309D" w14:textId="7D8411E4" w:rsidR="006E3CE4" w:rsidRPr="00560BA3" w:rsidRDefault="006E3CE4">
      <w:pPr>
        <w:pStyle w:val="Textnotdesubsol"/>
      </w:pPr>
      <w:r w:rsidRPr="00560BA3">
        <w:rPr>
          <w:rStyle w:val="Referinnotdesubsol"/>
        </w:rPr>
        <w:footnoteRef/>
      </w:r>
      <w:r w:rsidRPr="00560BA3">
        <w:t xml:space="preserve"> https://crescdi.pub.ro/#/profile/562</w:t>
      </w:r>
    </w:p>
  </w:footnote>
  <w:footnote w:id="22">
    <w:p w14:paraId="2E8A5A62" w14:textId="73C46F2A" w:rsidR="00A074E2" w:rsidRPr="00560BA3" w:rsidRDefault="00A074E2">
      <w:pPr>
        <w:pStyle w:val="Textnotdesubsol"/>
      </w:pPr>
      <w:r w:rsidRPr="00560BA3">
        <w:rPr>
          <w:rStyle w:val="Referinnotdesubsol"/>
        </w:rPr>
        <w:footnoteRef/>
      </w:r>
      <w:r w:rsidRPr="00560BA3">
        <w:t xml:space="preserve"> https://crescdi.pub.ro/#/profile/872</w:t>
      </w:r>
    </w:p>
  </w:footnote>
  <w:footnote w:id="23">
    <w:p w14:paraId="7F625731" w14:textId="0537875B" w:rsidR="00A074E2" w:rsidRPr="00A074E2" w:rsidRDefault="00A074E2">
      <w:pPr>
        <w:pStyle w:val="Textnotdesubsol"/>
      </w:pPr>
      <w:r w:rsidRPr="00560BA3">
        <w:rPr>
          <w:rStyle w:val="Referinnotdesubsol"/>
        </w:rPr>
        <w:footnoteRef/>
      </w:r>
      <w:r w:rsidRPr="00560BA3">
        <w:t xml:space="preserve"> https://scholar.google.com/citations?hl=ro&amp;user=-pGqq7QAAAAJ</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5B6C"/>
    <w:multiLevelType w:val="hybridMultilevel"/>
    <w:tmpl w:val="EA821714"/>
    <w:lvl w:ilvl="0" w:tplc="7374B83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6A08EB"/>
    <w:multiLevelType w:val="hybridMultilevel"/>
    <w:tmpl w:val="3738D236"/>
    <w:lvl w:ilvl="0" w:tplc="90C45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17BB5"/>
    <w:multiLevelType w:val="hybridMultilevel"/>
    <w:tmpl w:val="4BC2A55E"/>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2"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7"/>
  </w:num>
  <w:num w:numId="2" w16cid:durableId="1624386395">
    <w:abstractNumId w:val="7"/>
  </w:num>
  <w:num w:numId="3" w16cid:durableId="294605845">
    <w:abstractNumId w:val="3"/>
  </w:num>
  <w:num w:numId="4" w16cid:durableId="24137009">
    <w:abstractNumId w:val="14"/>
  </w:num>
  <w:num w:numId="5" w16cid:durableId="1984037150">
    <w:abstractNumId w:val="16"/>
  </w:num>
  <w:num w:numId="6" w16cid:durableId="74716933">
    <w:abstractNumId w:val="10"/>
  </w:num>
  <w:num w:numId="7" w16cid:durableId="2090616063">
    <w:abstractNumId w:val="12"/>
  </w:num>
  <w:num w:numId="8" w16cid:durableId="654991384">
    <w:abstractNumId w:val="9"/>
  </w:num>
  <w:num w:numId="9" w16cid:durableId="1377854890">
    <w:abstractNumId w:val="11"/>
  </w:num>
  <w:num w:numId="10" w16cid:durableId="12881255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3"/>
  </w:num>
  <w:num w:numId="12" w16cid:durableId="644434529">
    <w:abstractNumId w:val="15"/>
  </w:num>
  <w:num w:numId="13" w16cid:durableId="1745104985">
    <w:abstractNumId w:val="2"/>
  </w:num>
  <w:num w:numId="14" w16cid:durableId="622619015">
    <w:abstractNumId w:val="8"/>
  </w:num>
  <w:num w:numId="15" w16cid:durableId="2102800417">
    <w:abstractNumId w:val="6"/>
  </w:num>
  <w:num w:numId="16" w16cid:durableId="1126973143">
    <w:abstractNumId w:val="11"/>
  </w:num>
  <w:num w:numId="17" w16cid:durableId="1926301139">
    <w:abstractNumId w:val="1"/>
  </w:num>
  <w:num w:numId="18" w16cid:durableId="1462653137">
    <w:abstractNumId w:val="5"/>
  </w:num>
  <w:num w:numId="19" w16cid:durableId="1948344370">
    <w:abstractNumId w:val="4"/>
  </w:num>
  <w:num w:numId="20" w16cid:durableId="9064978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US GABRIEL GUTU-ROBU (2392)">
    <w15:presenceInfo w15:providerId="AD" w15:userId="S::gabriel.gutu@upb.ro::75f3beab-31fe-4f9a-8c20-0d24719e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683"/>
    <w:rsid w:val="00026747"/>
    <w:rsid w:val="00030144"/>
    <w:rsid w:val="00032754"/>
    <w:rsid w:val="00033442"/>
    <w:rsid w:val="00036002"/>
    <w:rsid w:val="0004023E"/>
    <w:rsid w:val="000420EA"/>
    <w:rsid w:val="00042258"/>
    <w:rsid w:val="00043C61"/>
    <w:rsid w:val="00043FD8"/>
    <w:rsid w:val="00045526"/>
    <w:rsid w:val="00047FD2"/>
    <w:rsid w:val="000507F2"/>
    <w:rsid w:val="00050C29"/>
    <w:rsid w:val="0005250E"/>
    <w:rsid w:val="000535B6"/>
    <w:rsid w:val="00053828"/>
    <w:rsid w:val="00054E44"/>
    <w:rsid w:val="00055BE4"/>
    <w:rsid w:val="00056701"/>
    <w:rsid w:val="00061438"/>
    <w:rsid w:val="000619BE"/>
    <w:rsid w:val="000625B8"/>
    <w:rsid w:val="000654B2"/>
    <w:rsid w:val="00066695"/>
    <w:rsid w:val="00066DBE"/>
    <w:rsid w:val="00067066"/>
    <w:rsid w:val="00067A90"/>
    <w:rsid w:val="00070B00"/>
    <w:rsid w:val="00072FA6"/>
    <w:rsid w:val="000749ED"/>
    <w:rsid w:val="00082565"/>
    <w:rsid w:val="00092489"/>
    <w:rsid w:val="000961DC"/>
    <w:rsid w:val="000A08F3"/>
    <w:rsid w:val="000A19FA"/>
    <w:rsid w:val="000A3332"/>
    <w:rsid w:val="000A5EC7"/>
    <w:rsid w:val="000A7023"/>
    <w:rsid w:val="000B3383"/>
    <w:rsid w:val="000C34B0"/>
    <w:rsid w:val="000C3ADD"/>
    <w:rsid w:val="000C638D"/>
    <w:rsid w:val="000C7A28"/>
    <w:rsid w:val="000D061D"/>
    <w:rsid w:val="000D2E9F"/>
    <w:rsid w:val="000D3027"/>
    <w:rsid w:val="000D70FA"/>
    <w:rsid w:val="000D7260"/>
    <w:rsid w:val="000E22EE"/>
    <w:rsid w:val="000E2349"/>
    <w:rsid w:val="000E4F78"/>
    <w:rsid w:val="000E79D9"/>
    <w:rsid w:val="000F03C9"/>
    <w:rsid w:val="000F14AF"/>
    <w:rsid w:val="000F16CA"/>
    <w:rsid w:val="000F19C3"/>
    <w:rsid w:val="000F1D42"/>
    <w:rsid w:val="000F420C"/>
    <w:rsid w:val="000F47C0"/>
    <w:rsid w:val="000F4D8E"/>
    <w:rsid w:val="000F79CD"/>
    <w:rsid w:val="00100F5D"/>
    <w:rsid w:val="0010238D"/>
    <w:rsid w:val="00104828"/>
    <w:rsid w:val="00104F77"/>
    <w:rsid w:val="00105ED7"/>
    <w:rsid w:val="0010656B"/>
    <w:rsid w:val="001120B1"/>
    <w:rsid w:val="00112797"/>
    <w:rsid w:val="00114E0B"/>
    <w:rsid w:val="00117C88"/>
    <w:rsid w:val="00120FC7"/>
    <w:rsid w:val="00122619"/>
    <w:rsid w:val="00125164"/>
    <w:rsid w:val="00125AD8"/>
    <w:rsid w:val="00130F22"/>
    <w:rsid w:val="00131586"/>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6717F"/>
    <w:rsid w:val="00171BC8"/>
    <w:rsid w:val="001811DE"/>
    <w:rsid w:val="001817A6"/>
    <w:rsid w:val="00181C10"/>
    <w:rsid w:val="00182FDE"/>
    <w:rsid w:val="001836AB"/>
    <w:rsid w:val="001872AB"/>
    <w:rsid w:val="0019085A"/>
    <w:rsid w:val="0019093F"/>
    <w:rsid w:val="00190D04"/>
    <w:rsid w:val="001916AC"/>
    <w:rsid w:val="00192B03"/>
    <w:rsid w:val="00192C9B"/>
    <w:rsid w:val="00197111"/>
    <w:rsid w:val="001A2000"/>
    <w:rsid w:val="001A66F9"/>
    <w:rsid w:val="001B07AD"/>
    <w:rsid w:val="001B1B3E"/>
    <w:rsid w:val="001B4020"/>
    <w:rsid w:val="001B5B97"/>
    <w:rsid w:val="001B5D58"/>
    <w:rsid w:val="001B7DEC"/>
    <w:rsid w:val="001C4093"/>
    <w:rsid w:val="001C5266"/>
    <w:rsid w:val="001C7183"/>
    <w:rsid w:val="001D05A1"/>
    <w:rsid w:val="001D11DC"/>
    <w:rsid w:val="001D30B1"/>
    <w:rsid w:val="001D4BC6"/>
    <w:rsid w:val="001D4D09"/>
    <w:rsid w:val="001D5FE0"/>
    <w:rsid w:val="001D6C65"/>
    <w:rsid w:val="001E1F36"/>
    <w:rsid w:val="001E20A3"/>
    <w:rsid w:val="001E5011"/>
    <w:rsid w:val="001E5243"/>
    <w:rsid w:val="001E6755"/>
    <w:rsid w:val="001E7DE3"/>
    <w:rsid w:val="001F138B"/>
    <w:rsid w:val="001F277E"/>
    <w:rsid w:val="001F60B4"/>
    <w:rsid w:val="001F7386"/>
    <w:rsid w:val="001F7C60"/>
    <w:rsid w:val="00203C91"/>
    <w:rsid w:val="002133DA"/>
    <w:rsid w:val="002177B0"/>
    <w:rsid w:val="00217A29"/>
    <w:rsid w:val="002226E1"/>
    <w:rsid w:val="0022471B"/>
    <w:rsid w:val="00225093"/>
    <w:rsid w:val="002252EC"/>
    <w:rsid w:val="00227C01"/>
    <w:rsid w:val="002334FF"/>
    <w:rsid w:val="00235AF5"/>
    <w:rsid w:val="0023627F"/>
    <w:rsid w:val="002426FB"/>
    <w:rsid w:val="00242853"/>
    <w:rsid w:val="00244C7D"/>
    <w:rsid w:val="00245288"/>
    <w:rsid w:val="002466AA"/>
    <w:rsid w:val="00246B23"/>
    <w:rsid w:val="00247FD2"/>
    <w:rsid w:val="00251091"/>
    <w:rsid w:val="002519FB"/>
    <w:rsid w:val="0025210B"/>
    <w:rsid w:val="00257373"/>
    <w:rsid w:val="0026084A"/>
    <w:rsid w:val="00261BA9"/>
    <w:rsid w:val="00262FE2"/>
    <w:rsid w:val="00270018"/>
    <w:rsid w:val="00271830"/>
    <w:rsid w:val="00275DFE"/>
    <w:rsid w:val="00276A46"/>
    <w:rsid w:val="00284850"/>
    <w:rsid w:val="002860FB"/>
    <w:rsid w:val="002868F1"/>
    <w:rsid w:val="00287D2C"/>
    <w:rsid w:val="00291B2A"/>
    <w:rsid w:val="0029567A"/>
    <w:rsid w:val="002A01FB"/>
    <w:rsid w:val="002A02C9"/>
    <w:rsid w:val="002A0372"/>
    <w:rsid w:val="002A0CB8"/>
    <w:rsid w:val="002A1164"/>
    <w:rsid w:val="002A44B4"/>
    <w:rsid w:val="002A5F33"/>
    <w:rsid w:val="002A6003"/>
    <w:rsid w:val="002A6CBC"/>
    <w:rsid w:val="002B1A7B"/>
    <w:rsid w:val="002B2002"/>
    <w:rsid w:val="002B3B20"/>
    <w:rsid w:val="002B4673"/>
    <w:rsid w:val="002B5E10"/>
    <w:rsid w:val="002B7927"/>
    <w:rsid w:val="002B7B98"/>
    <w:rsid w:val="002C48F7"/>
    <w:rsid w:val="002C6599"/>
    <w:rsid w:val="002C781A"/>
    <w:rsid w:val="002D06BC"/>
    <w:rsid w:val="002D23DF"/>
    <w:rsid w:val="002D3991"/>
    <w:rsid w:val="002D3D05"/>
    <w:rsid w:val="002D4A6A"/>
    <w:rsid w:val="002E040F"/>
    <w:rsid w:val="002E2A92"/>
    <w:rsid w:val="002E5748"/>
    <w:rsid w:val="002F2E90"/>
    <w:rsid w:val="002F31C4"/>
    <w:rsid w:val="002F4B7E"/>
    <w:rsid w:val="00300723"/>
    <w:rsid w:val="00301674"/>
    <w:rsid w:val="0030295B"/>
    <w:rsid w:val="00302D63"/>
    <w:rsid w:val="00304318"/>
    <w:rsid w:val="00307123"/>
    <w:rsid w:val="00310888"/>
    <w:rsid w:val="0031130E"/>
    <w:rsid w:val="00314039"/>
    <w:rsid w:val="003154CE"/>
    <w:rsid w:val="00315574"/>
    <w:rsid w:val="003231DF"/>
    <w:rsid w:val="0032544C"/>
    <w:rsid w:val="003255B3"/>
    <w:rsid w:val="00326992"/>
    <w:rsid w:val="0032736E"/>
    <w:rsid w:val="00330073"/>
    <w:rsid w:val="00330332"/>
    <w:rsid w:val="00331CB6"/>
    <w:rsid w:val="00333386"/>
    <w:rsid w:val="00341C42"/>
    <w:rsid w:val="00345EA0"/>
    <w:rsid w:val="00351564"/>
    <w:rsid w:val="00351A64"/>
    <w:rsid w:val="00354B6C"/>
    <w:rsid w:val="00355E36"/>
    <w:rsid w:val="00364746"/>
    <w:rsid w:val="0036480E"/>
    <w:rsid w:val="003661FC"/>
    <w:rsid w:val="0037045A"/>
    <w:rsid w:val="003724BF"/>
    <w:rsid w:val="00376936"/>
    <w:rsid w:val="00380DF7"/>
    <w:rsid w:val="00380E52"/>
    <w:rsid w:val="003810E5"/>
    <w:rsid w:val="003811A5"/>
    <w:rsid w:val="00382973"/>
    <w:rsid w:val="00383105"/>
    <w:rsid w:val="003833B4"/>
    <w:rsid w:val="0038484C"/>
    <w:rsid w:val="00392485"/>
    <w:rsid w:val="00394E2D"/>
    <w:rsid w:val="003951EE"/>
    <w:rsid w:val="00395432"/>
    <w:rsid w:val="003957E4"/>
    <w:rsid w:val="00396FCA"/>
    <w:rsid w:val="003A3338"/>
    <w:rsid w:val="003A67EE"/>
    <w:rsid w:val="003A74AD"/>
    <w:rsid w:val="003B0857"/>
    <w:rsid w:val="003B1FDD"/>
    <w:rsid w:val="003B4FE9"/>
    <w:rsid w:val="003B5657"/>
    <w:rsid w:val="003B59FB"/>
    <w:rsid w:val="003B6CEC"/>
    <w:rsid w:val="003C20AE"/>
    <w:rsid w:val="003C3003"/>
    <w:rsid w:val="003C3141"/>
    <w:rsid w:val="003C3F0C"/>
    <w:rsid w:val="003C5E01"/>
    <w:rsid w:val="003C71A4"/>
    <w:rsid w:val="003D158D"/>
    <w:rsid w:val="003D4840"/>
    <w:rsid w:val="003E04DA"/>
    <w:rsid w:val="003E0C41"/>
    <w:rsid w:val="003E1328"/>
    <w:rsid w:val="003E1BE7"/>
    <w:rsid w:val="003E2660"/>
    <w:rsid w:val="003E32EC"/>
    <w:rsid w:val="003E463D"/>
    <w:rsid w:val="003E55D0"/>
    <w:rsid w:val="003E6140"/>
    <w:rsid w:val="003E7319"/>
    <w:rsid w:val="003F2307"/>
    <w:rsid w:val="003F34A8"/>
    <w:rsid w:val="003F3F1F"/>
    <w:rsid w:val="003F7DAE"/>
    <w:rsid w:val="00401D43"/>
    <w:rsid w:val="00402532"/>
    <w:rsid w:val="00405A35"/>
    <w:rsid w:val="00407718"/>
    <w:rsid w:val="00410099"/>
    <w:rsid w:val="00410BCF"/>
    <w:rsid w:val="004163C4"/>
    <w:rsid w:val="004217B8"/>
    <w:rsid w:val="00424FA6"/>
    <w:rsid w:val="004253E9"/>
    <w:rsid w:val="004262DF"/>
    <w:rsid w:val="00426ADA"/>
    <w:rsid w:val="00426C23"/>
    <w:rsid w:val="00427F64"/>
    <w:rsid w:val="00427FA3"/>
    <w:rsid w:val="00431664"/>
    <w:rsid w:val="00434476"/>
    <w:rsid w:val="004348A6"/>
    <w:rsid w:val="00434A2D"/>
    <w:rsid w:val="00435B3A"/>
    <w:rsid w:val="004418E6"/>
    <w:rsid w:val="00441EAE"/>
    <w:rsid w:val="00442461"/>
    <w:rsid w:val="00442F04"/>
    <w:rsid w:val="00444436"/>
    <w:rsid w:val="00451E5F"/>
    <w:rsid w:val="0045280C"/>
    <w:rsid w:val="00454CCF"/>
    <w:rsid w:val="0046216C"/>
    <w:rsid w:val="00463576"/>
    <w:rsid w:val="00465491"/>
    <w:rsid w:val="004704D5"/>
    <w:rsid w:val="0047165D"/>
    <w:rsid w:val="004727D9"/>
    <w:rsid w:val="004759D2"/>
    <w:rsid w:val="00476192"/>
    <w:rsid w:val="00480A8F"/>
    <w:rsid w:val="00484FA5"/>
    <w:rsid w:val="00485F76"/>
    <w:rsid w:val="0048644F"/>
    <w:rsid w:val="00491E4C"/>
    <w:rsid w:val="00495FAA"/>
    <w:rsid w:val="00497CFA"/>
    <w:rsid w:val="004A2CA8"/>
    <w:rsid w:val="004A4969"/>
    <w:rsid w:val="004A6605"/>
    <w:rsid w:val="004A7DD3"/>
    <w:rsid w:val="004B25DB"/>
    <w:rsid w:val="004B5533"/>
    <w:rsid w:val="004B5E77"/>
    <w:rsid w:val="004C03DA"/>
    <w:rsid w:val="004C10B0"/>
    <w:rsid w:val="004C1C6D"/>
    <w:rsid w:val="004C2E96"/>
    <w:rsid w:val="004C4EE1"/>
    <w:rsid w:val="004C5981"/>
    <w:rsid w:val="004C7E0D"/>
    <w:rsid w:val="004D126A"/>
    <w:rsid w:val="004D2E34"/>
    <w:rsid w:val="004D33DD"/>
    <w:rsid w:val="004D342F"/>
    <w:rsid w:val="004D5DC5"/>
    <w:rsid w:val="004D6B5C"/>
    <w:rsid w:val="004D73E2"/>
    <w:rsid w:val="004E2E59"/>
    <w:rsid w:val="004E4143"/>
    <w:rsid w:val="004E6083"/>
    <w:rsid w:val="004E6D9E"/>
    <w:rsid w:val="004E7A18"/>
    <w:rsid w:val="004F0D04"/>
    <w:rsid w:val="004F1FB7"/>
    <w:rsid w:val="004F72A0"/>
    <w:rsid w:val="005025D6"/>
    <w:rsid w:val="005039E5"/>
    <w:rsid w:val="00503DD4"/>
    <w:rsid w:val="00503E8E"/>
    <w:rsid w:val="00506BDC"/>
    <w:rsid w:val="0051232A"/>
    <w:rsid w:val="005128B8"/>
    <w:rsid w:val="00512E00"/>
    <w:rsid w:val="00514FCD"/>
    <w:rsid w:val="0051504E"/>
    <w:rsid w:val="00517996"/>
    <w:rsid w:val="00517DAA"/>
    <w:rsid w:val="00520EEC"/>
    <w:rsid w:val="00522FFF"/>
    <w:rsid w:val="005231B3"/>
    <w:rsid w:val="00523848"/>
    <w:rsid w:val="0052463C"/>
    <w:rsid w:val="005248F4"/>
    <w:rsid w:val="00531461"/>
    <w:rsid w:val="005319A9"/>
    <w:rsid w:val="0053404B"/>
    <w:rsid w:val="005369CC"/>
    <w:rsid w:val="0054296F"/>
    <w:rsid w:val="00544B3A"/>
    <w:rsid w:val="0054762A"/>
    <w:rsid w:val="00547CBF"/>
    <w:rsid w:val="00550372"/>
    <w:rsid w:val="005543BC"/>
    <w:rsid w:val="0055489A"/>
    <w:rsid w:val="005555A4"/>
    <w:rsid w:val="005555DB"/>
    <w:rsid w:val="00560BA3"/>
    <w:rsid w:val="00560E2C"/>
    <w:rsid w:val="00561C23"/>
    <w:rsid w:val="00562B42"/>
    <w:rsid w:val="00563E2A"/>
    <w:rsid w:val="00565485"/>
    <w:rsid w:val="005701CA"/>
    <w:rsid w:val="005719EC"/>
    <w:rsid w:val="00575123"/>
    <w:rsid w:val="00575311"/>
    <w:rsid w:val="00576255"/>
    <w:rsid w:val="00577CFE"/>
    <w:rsid w:val="00580395"/>
    <w:rsid w:val="005803BF"/>
    <w:rsid w:val="00580C6E"/>
    <w:rsid w:val="0058193F"/>
    <w:rsid w:val="00582896"/>
    <w:rsid w:val="005852C4"/>
    <w:rsid w:val="00586EF2"/>
    <w:rsid w:val="0058714E"/>
    <w:rsid w:val="00587863"/>
    <w:rsid w:val="005932ED"/>
    <w:rsid w:val="005938D0"/>
    <w:rsid w:val="00595314"/>
    <w:rsid w:val="005A4F7A"/>
    <w:rsid w:val="005A5A1B"/>
    <w:rsid w:val="005A6576"/>
    <w:rsid w:val="005B0523"/>
    <w:rsid w:val="005B201F"/>
    <w:rsid w:val="005B75B6"/>
    <w:rsid w:val="005C0EE9"/>
    <w:rsid w:val="005C10E9"/>
    <w:rsid w:val="005C20CB"/>
    <w:rsid w:val="005C3198"/>
    <w:rsid w:val="005C411B"/>
    <w:rsid w:val="005D26B6"/>
    <w:rsid w:val="005D2B02"/>
    <w:rsid w:val="005D473D"/>
    <w:rsid w:val="005E27D7"/>
    <w:rsid w:val="005E42D6"/>
    <w:rsid w:val="005E5DCC"/>
    <w:rsid w:val="005E6314"/>
    <w:rsid w:val="005F036A"/>
    <w:rsid w:val="005F095D"/>
    <w:rsid w:val="005F320B"/>
    <w:rsid w:val="005F6181"/>
    <w:rsid w:val="005F6879"/>
    <w:rsid w:val="005F7CB6"/>
    <w:rsid w:val="006009B5"/>
    <w:rsid w:val="00600EE5"/>
    <w:rsid w:val="00601B01"/>
    <w:rsid w:val="00605D62"/>
    <w:rsid w:val="006108B7"/>
    <w:rsid w:val="00612DEB"/>
    <w:rsid w:val="00613266"/>
    <w:rsid w:val="00614DC2"/>
    <w:rsid w:val="00621103"/>
    <w:rsid w:val="00621BE7"/>
    <w:rsid w:val="0062538D"/>
    <w:rsid w:val="00625CC0"/>
    <w:rsid w:val="00627F83"/>
    <w:rsid w:val="00633D7D"/>
    <w:rsid w:val="00634EA5"/>
    <w:rsid w:val="0063516C"/>
    <w:rsid w:val="006365A3"/>
    <w:rsid w:val="00637F2A"/>
    <w:rsid w:val="0064292F"/>
    <w:rsid w:val="00644A8E"/>
    <w:rsid w:val="00645018"/>
    <w:rsid w:val="00645C48"/>
    <w:rsid w:val="00646BB5"/>
    <w:rsid w:val="00647A56"/>
    <w:rsid w:val="00652158"/>
    <w:rsid w:val="00653160"/>
    <w:rsid w:val="006571C3"/>
    <w:rsid w:val="00663855"/>
    <w:rsid w:val="0066390E"/>
    <w:rsid w:val="0066463B"/>
    <w:rsid w:val="00664EE7"/>
    <w:rsid w:val="00665EFB"/>
    <w:rsid w:val="00674DCD"/>
    <w:rsid w:val="00675ACE"/>
    <w:rsid w:val="00676FF3"/>
    <w:rsid w:val="00683C7A"/>
    <w:rsid w:val="00684225"/>
    <w:rsid w:val="00685ADF"/>
    <w:rsid w:val="0068683C"/>
    <w:rsid w:val="006872FA"/>
    <w:rsid w:val="00687DDC"/>
    <w:rsid w:val="006900D9"/>
    <w:rsid w:val="00690376"/>
    <w:rsid w:val="00694C6B"/>
    <w:rsid w:val="006954F3"/>
    <w:rsid w:val="0069705C"/>
    <w:rsid w:val="006A3039"/>
    <w:rsid w:val="006A372A"/>
    <w:rsid w:val="006A4E1A"/>
    <w:rsid w:val="006A5C9F"/>
    <w:rsid w:val="006A65BA"/>
    <w:rsid w:val="006B37CC"/>
    <w:rsid w:val="006B39A1"/>
    <w:rsid w:val="006C05C1"/>
    <w:rsid w:val="006C2C79"/>
    <w:rsid w:val="006C41B3"/>
    <w:rsid w:val="006C629F"/>
    <w:rsid w:val="006D1872"/>
    <w:rsid w:val="006D1A83"/>
    <w:rsid w:val="006D1E17"/>
    <w:rsid w:val="006D3997"/>
    <w:rsid w:val="006D40EF"/>
    <w:rsid w:val="006D6B42"/>
    <w:rsid w:val="006E1272"/>
    <w:rsid w:val="006E26A5"/>
    <w:rsid w:val="006E2DB8"/>
    <w:rsid w:val="006E3CE4"/>
    <w:rsid w:val="006E4B13"/>
    <w:rsid w:val="006E6337"/>
    <w:rsid w:val="006E6A9C"/>
    <w:rsid w:val="006F108C"/>
    <w:rsid w:val="006F2511"/>
    <w:rsid w:val="006F2E2B"/>
    <w:rsid w:val="006F36FF"/>
    <w:rsid w:val="006F4D3A"/>
    <w:rsid w:val="007033D1"/>
    <w:rsid w:val="00710B16"/>
    <w:rsid w:val="00710D95"/>
    <w:rsid w:val="00714B6C"/>
    <w:rsid w:val="007153EA"/>
    <w:rsid w:val="0071590D"/>
    <w:rsid w:val="00716AE9"/>
    <w:rsid w:val="00722DA9"/>
    <w:rsid w:val="007268C4"/>
    <w:rsid w:val="007275A4"/>
    <w:rsid w:val="007359EC"/>
    <w:rsid w:val="00742012"/>
    <w:rsid w:val="00745256"/>
    <w:rsid w:val="007472A5"/>
    <w:rsid w:val="00752D8F"/>
    <w:rsid w:val="007547EC"/>
    <w:rsid w:val="0075488B"/>
    <w:rsid w:val="00755DF6"/>
    <w:rsid w:val="00761E3D"/>
    <w:rsid w:val="007647E6"/>
    <w:rsid w:val="007647E7"/>
    <w:rsid w:val="00765E7E"/>
    <w:rsid w:val="0077001B"/>
    <w:rsid w:val="0077113E"/>
    <w:rsid w:val="00774B26"/>
    <w:rsid w:val="00776387"/>
    <w:rsid w:val="00776440"/>
    <w:rsid w:val="00777660"/>
    <w:rsid w:val="0077787E"/>
    <w:rsid w:val="007802BC"/>
    <w:rsid w:val="00785ACD"/>
    <w:rsid w:val="00787738"/>
    <w:rsid w:val="00787AA1"/>
    <w:rsid w:val="00790FA8"/>
    <w:rsid w:val="007915FC"/>
    <w:rsid w:val="00791F62"/>
    <w:rsid w:val="00794F53"/>
    <w:rsid w:val="007A0714"/>
    <w:rsid w:val="007A1EED"/>
    <w:rsid w:val="007A237A"/>
    <w:rsid w:val="007A2433"/>
    <w:rsid w:val="007A4AD8"/>
    <w:rsid w:val="007A5439"/>
    <w:rsid w:val="007A65EB"/>
    <w:rsid w:val="007A66C5"/>
    <w:rsid w:val="007A687A"/>
    <w:rsid w:val="007B0287"/>
    <w:rsid w:val="007B1D4D"/>
    <w:rsid w:val="007B2594"/>
    <w:rsid w:val="007C0D43"/>
    <w:rsid w:val="007C0EE2"/>
    <w:rsid w:val="007C1787"/>
    <w:rsid w:val="007C4917"/>
    <w:rsid w:val="007C5186"/>
    <w:rsid w:val="007C5DCD"/>
    <w:rsid w:val="007C794F"/>
    <w:rsid w:val="007D0A6B"/>
    <w:rsid w:val="007D114F"/>
    <w:rsid w:val="007D2825"/>
    <w:rsid w:val="007D2CED"/>
    <w:rsid w:val="007D39DE"/>
    <w:rsid w:val="007D3A71"/>
    <w:rsid w:val="007D6E18"/>
    <w:rsid w:val="007E390E"/>
    <w:rsid w:val="007E3C37"/>
    <w:rsid w:val="007E51F1"/>
    <w:rsid w:val="007F1845"/>
    <w:rsid w:val="007F318D"/>
    <w:rsid w:val="007F40D3"/>
    <w:rsid w:val="007F41EA"/>
    <w:rsid w:val="007F4A95"/>
    <w:rsid w:val="0080126C"/>
    <w:rsid w:val="0080198F"/>
    <w:rsid w:val="0080209D"/>
    <w:rsid w:val="008059C6"/>
    <w:rsid w:val="008073F4"/>
    <w:rsid w:val="0081685B"/>
    <w:rsid w:val="008171DF"/>
    <w:rsid w:val="0082010E"/>
    <w:rsid w:val="008207A1"/>
    <w:rsid w:val="00823AF5"/>
    <w:rsid w:val="008265B1"/>
    <w:rsid w:val="0082735F"/>
    <w:rsid w:val="008305B3"/>
    <w:rsid w:val="00830967"/>
    <w:rsid w:val="00834AA9"/>
    <w:rsid w:val="008352CB"/>
    <w:rsid w:val="0083663E"/>
    <w:rsid w:val="008402E2"/>
    <w:rsid w:val="008410F6"/>
    <w:rsid w:val="00844614"/>
    <w:rsid w:val="00847714"/>
    <w:rsid w:val="00854C0B"/>
    <w:rsid w:val="008575DD"/>
    <w:rsid w:val="008604CD"/>
    <w:rsid w:val="0086143F"/>
    <w:rsid w:val="00861D90"/>
    <w:rsid w:val="0086382B"/>
    <w:rsid w:val="00872EAB"/>
    <w:rsid w:val="0087339A"/>
    <w:rsid w:val="00875880"/>
    <w:rsid w:val="00880F21"/>
    <w:rsid w:val="008830D6"/>
    <w:rsid w:val="00883D10"/>
    <w:rsid w:val="0088625F"/>
    <w:rsid w:val="00886BCF"/>
    <w:rsid w:val="00886C24"/>
    <w:rsid w:val="00886E46"/>
    <w:rsid w:val="00891B13"/>
    <w:rsid w:val="00891D85"/>
    <w:rsid w:val="008A0CCD"/>
    <w:rsid w:val="008A2E2C"/>
    <w:rsid w:val="008A356B"/>
    <w:rsid w:val="008A46FF"/>
    <w:rsid w:val="008A4821"/>
    <w:rsid w:val="008A4FB2"/>
    <w:rsid w:val="008B1862"/>
    <w:rsid w:val="008B4ADE"/>
    <w:rsid w:val="008B61F1"/>
    <w:rsid w:val="008C1121"/>
    <w:rsid w:val="008C1E0F"/>
    <w:rsid w:val="008C2ABE"/>
    <w:rsid w:val="008C6384"/>
    <w:rsid w:val="008C640B"/>
    <w:rsid w:val="008C66F5"/>
    <w:rsid w:val="008C6BC0"/>
    <w:rsid w:val="008D330F"/>
    <w:rsid w:val="008D3F0B"/>
    <w:rsid w:val="008D3F7D"/>
    <w:rsid w:val="008D4B1F"/>
    <w:rsid w:val="008D60B9"/>
    <w:rsid w:val="008D6812"/>
    <w:rsid w:val="008D770F"/>
    <w:rsid w:val="008E4B06"/>
    <w:rsid w:val="008E627C"/>
    <w:rsid w:val="008E669E"/>
    <w:rsid w:val="008E77AC"/>
    <w:rsid w:val="009000B5"/>
    <w:rsid w:val="00901C2B"/>
    <w:rsid w:val="00906261"/>
    <w:rsid w:val="00907D52"/>
    <w:rsid w:val="009104EB"/>
    <w:rsid w:val="009109DD"/>
    <w:rsid w:val="00914449"/>
    <w:rsid w:val="00916401"/>
    <w:rsid w:val="009169DB"/>
    <w:rsid w:val="0091795E"/>
    <w:rsid w:val="00917BF1"/>
    <w:rsid w:val="00922532"/>
    <w:rsid w:val="0092717E"/>
    <w:rsid w:val="00927806"/>
    <w:rsid w:val="00933101"/>
    <w:rsid w:val="00942297"/>
    <w:rsid w:val="00945578"/>
    <w:rsid w:val="00945A6A"/>
    <w:rsid w:val="00945CA6"/>
    <w:rsid w:val="00947B67"/>
    <w:rsid w:val="009509F1"/>
    <w:rsid w:val="00953DEE"/>
    <w:rsid w:val="009545A6"/>
    <w:rsid w:val="00956CC4"/>
    <w:rsid w:val="00960A76"/>
    <w:rsid w:val="009625A0"/>
    <w:rsid w:val="0096495F"/>
    <w:rsid w:val="00965449"/>
    <w:rsid w:val="0097058C"/>
    <w:rsid w:val="00972DD0"/>
    <w:rsid w:val="00975359"/>
    <w:rsid w:val="0097565A"/>
    <w:rsid w:val="00980E63"/>
    <w:rsid w:val="00982E44"/>
    <w:rsid w:val="00983BC9"/>
    <w:rsid w:val="00983F7B"/>
    <w:rsid w:val="00984358"/>
    <w:rsid w:val="009844D9"/>
    <w:rsid w:val="00990545"/>
    <w:rsid w:val="0099349B"/>
    <w:rsid w:val="00993FAB"/>
    <w:rsid w:val="00995396"/>
    <w:rsid w:val="009A21B1"/>
    <w:rsid w:val="009A2A2A"/>
    <w:rsid w:val="009A2D98"/>
    <w:rsid w:val="009A3003"/>
    <w:rsid w:val="009A465B"/>
    <w:rsid w:val="009B0D7B"/>
    <w:rsid w:val="009B1074"/>
    <w:rsid w:val="009B4618"/>
    <w:rsid w:val="009B499E"/>
    <w:rsid w:val="009B5281"/>
    <w:rsid w:val="009B57A3"/>
    <w:rsid w:val="009B5A6F"/>
    <w:rsid w:val="009B6EC8"/>
    <w:rsid w:val="009B7B84"/>
    <w:rsid w:val="009B7F3A"/>
    <w:rsid w:val="009C0F41"/>
    <w:rsid w:val="009C6E10"/>
    <w:rsid w:val="009C73D6"/>
    <w:rsid w:val="009D008E"/>
    <w:rsid w:val="009D6D44"/>
    <w:rsid w:val="009D7648"/>
    <w:rsid w:val="009E04C5"/>
    <w:rsid w:val="009E200D"/>
    <w:rsid w:val="009E342F"/>
    <w:rsid w:val="009E39D4"/>
    <w:rsid w:val="009E4186"/>
    <w:rsid w:val="009E4458"/>
    <w:rsid w:val="009E747F"/>
    <w:rsid w:val="009E7683"/>
    <w:rsid w:val="009F0526"/>
    <w:rsid w:val="009F196F"/>
    <w:rsid w:val="009F1EFA"/>
    <w:rsid w:val="00A028D7"/>
    <w:rsid w:val="00A02F98"/>
    <w:rsid w:val="00A032A7"/>
    <w:rsid w:val="00A0411A"/>
    <w:rsid w:val="00A04D8E"/>
    <w:rsid w:val="00A06702"/>
    <w:rsid w:val="00A074E2"/>
    <w:rsid w:val="00A104DE"/>
    <w:rsid w:val="00A15B36"/>
    <w:rsid w:val="00A171E5"/>
    <w:rsid w:val="00A1765F"/>
    <w:rsid w:val="00A17B87"/>
    <w:rsid w:val="00A25892"/>
    <w:rsid w:val="00A25B33"/>
    <w:rsid w:val="00A25C92"/>
    <w:rsid w:val="00A325B2"/>
    <w:rsid w:val="00A32D98"/>
    <w:rsid w:val="00A35CC4"/>
    <w:rsid w:val="00A424D6"/>
    <w:rsid w:val="00A42F48"/>
    <w:rsid w:val="00A43761"/>
    <w:rsid w:val="00A44308"/>
    <w:rsid w:val="00A469FB"/>
    <w:rsid w:val="00A51F8A"/>
    <w:rsid w:val="00A55412"/>
    <w:rsid w:val="00A55834"/>
    <w:rsid w:val="00A615F1"/>
    <w:rsid w:val="00A64C7C"/>
    <w:rsid w:val="00A67A9D"/>
    <w:rsid w:val="00A736E3"/>
    <w:rsid w:val="00A74268"/>
    <w:rsid w:val="00A745C8"/>
    <w:rsid w:val="00A77A07"/>
    <w:rsid w:val="00A81E52"/>
    <w:rsid w:val="00A831E4"/>
    <w:rsid w:val="00A83426"/>
    <w:rsid w:val="00A84657"/>
    <w:rsid w:val="00A84CC6"/>
    <w:rsid w:val="00A90C53"/>
    <w:rsid w:val="00A9123B"/>
    <w:rsid w:val="00A919EA"/>
    <w:rsid w:val="00A96527"/>
    <w:rsid w:val="00A9750B"/>
    <w:rsid w:val="00A9763D"/>
    <w:rsid w:val="00AA014C"/>
    <w:rsid w:val="00AA0153"/>
    <w:rsid w:val="00AA154C"/>
    <w:rsid w:val="00AA25BA"/>
    <w:rsid w:val="00AA4B3B"/>
    <w:rsid w:val="00AB1CE0"/>
    <w:rsid w:val="00AB21EC"/>
    <w:rsid w:val="00AB2AB8"/>
    <w:rsid w:val="00AB2D6A"/>
    <w:rsid w:val="00AB6A93"/>
    <w:rsid w:val="00AB7E1F"/>
    <w:rsid w:val="00AC006D"/>
    <w:rsid w:val="00AC3E45"/>
    <w:rsid w:val="00AC4005"/>
    <w:rsid w:val="00AC5027"/>
    <w:rsid w:val="00AC5076"/>
    <w:rsid w:val="00AC5B24"/>
    <w:rsid w:val="00AD208D"/>
    <w:rsid w:val="00AD3F69"/>
    <w:rsid w:val="00AE13C1"/>
    <w:rsid w:val="00AE2F36"/>
    <w:rsid w:val="00AE4FFE"/>
    <w:rsid w:val="00AE5664"/>
    <w:rsid w:val="00AE5D3C"/>
    <w:rsid w:val="00AE6995"/>
    <w:rsid w:val="00AE7957"/>
    <w:rsid w:val="00AF0ACF"/>
    <w:rsid w:val="00AF0DAA"/>
    <w:rsid w:val="00AF2466"/>
    <w:rsid w:val="00AF24FE"/>
    <w:rsid w:val="00AF29D6"/>
    <w:rsid w:val="00AF451A"/>
    <w:rsid w:val="00AF47E0"/>
    <w:rsid w:val="00B03522"/>
    <w:rsid w:val="00B06467"/>
    <w:rsid w:val="00B129DC"/>
    <w:rsid w:val="00B15072"/>
    <w:rsid w:val="00B1558C"/>
    <w:rsid w:val="00B23744"/>
    <w:rsid w:val="00B2578B"/>
    <w:rsid w:val="00B273FA"/>
    <w:rsid w:val="00B27C3F"/>
    <w:rsid w:val="00B30143"/>
    <w:rsid w:val="00B3105E"/>
    <w:rsid w:val="00B316D8"/>
    <w:rsid w:val="00B325D7"/>
    <w:rsid w:val="00B344F5"/>
    <w:rsid w:val="00B35053"/>
    <w:rsid w:val="00B37313"/>
    <w:rsid w:val="00B407D0"/>
    <w:rsid w:val="00B411F0"/>
    <w:rsid w:val="00B419AB"/>
    <w:rsid w:val="00B42A3B"/>
    <w:rsid w:val="00B434FD"/>
    <w:rsid w:val="00B52852"/>
    <w:rsid w:val="00B5538A"/>
    <w:rsid w:val="00B60008"/>
    <w:rsid w:val="00B60146"/>
    <w:rsid w:val="00B614B9"/>
    <w:rsid w:val="00B63357"/>
    <w:rsid w:val="00B64598"/>
    <w:rsid w:val="00B6509B"/>
    <w:rsid w:val="00B66BF0"/>
    <w:rsid w:val="00B702ED"/>
    <w:rsid w:val="00B72E3B"/>
    <w:rsid w:val="00B736E9"/>
    <w:rsid w:val="00B740CA"/>
    <w:rsid w:val="00B7706C"/>
    <w:rsid w:val="00B7735C"/>
    <w:rsid w:val="00B77492"/>
    <w:rsid w:val="00B80050"/>
    <w:rsid w:val="00B8158E"/>
    <w:rsid w:val="00B82CA9"/>
    <w:rsid w:val="00B83F63"/>
    <w:rsid w:val="00B846D2"/>
    <w:rsid w:val="00B85DED"/>
    <w:rsid w:val="00B875E7"/>
    <w:rsid w:val="00B876B7"/>
    <w:rsid w:val="00B87E2F"/>
    <w:rsid w:val="00B902E3"/>
    <w:rsid w:val="00B90608"/>
    <w:rsid w:val="00B907BF"/>
    <w:rsid w:val="00B90828"/>
    <w:rsid w:val="00B93F9A"/>
    <w:rsid w:val="00B95225"/>
    <w:rsid w:val="00B961CC"/>
    <w:rsid w:val="00B969FC"/>
    <w:rsid w:val="00B978A2"/>
    <w:rsid w:val="00B97D4A"/>
    <w:rsid w:val="00B97EB3"/>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E5687"/>
    <w:rsid w:val="00BF140A"/>
    <w:rsid w:val="00BF2472"/>
    <w:rsid w:val="00BF2DF9"/>
    <w:rsid w:val="00BF7C94"/>
    <w:rsid w:val="00C02A80"/>
    <w:rsid w:val="00C036AD"/>
    <w:rsid w:val="00C04B09"/>
    <w:rsid w:val="00C060B2"/>
    <w:rsid w:val="00C06378"/>
    <w:rsid w:val="00C06A84"/>
    <w:rsid w:val="00C10C5D"/>
    <w:rsid w:val="00C136A5"/>
    <w:rsid w:val="00C147E4"/>
    <w:rsid w:val="00C2299A"/>
    <w:rsid w:val="00C2430F"/>
    <w:rsid w:val="00C30C43"/>
    <w:rsid w:val="00C3264A"/>
    <w:rsid w:val="00C336F3"/>
    <w:rsid w:val="00C34003"/>
    <w:rsid w:val="00C3684B"/>
    <w:rsid w:val="00C37449"/>
    <w:rsid w:val="00C3791E"/>
    <w:rsid w:val="00C45802"/>
    <w:rsid w:val="00C47016"/>
    <w:rsid w:val="00C47DAE"/>
    <w:rsid w:val="00C51A3C"/>
    <w:rsid w:val="00C51CCF"/>
    <w:rsid w:val="00C53163"/>
    <w:rsid w:val="00C6098A"/>
    <w:rsid w:val="00C61848"/>
    <w:rsid w:val="00C63177"/>
    <w:rsid w:val="00C636D1"/>
    <w:rsid w:val="00C64672"/>
    <w:rsid w:val="00C64FE8"/>
    <w:rsid w:val="00C65400"/>
    <w:rsid w:val="00C659E1"/>
    <w:rsid w:val="00C670C1"/>
    <w:rsid w:val="00C70A36"/>
    <w:rsid w:val="00C70C38"/>
    <w:rsid w:val="00C77D7C"/>
    <w:rsid w:val="00C8170E"/>
    <w:rsid w:val="00C83493"/>
    <w:rsid w:val="00C84B3E"/>
    <w:rsid w:val="00C84BA3"/>
    <w:rsid w:val="00C84F51"/>
    <w:rsid w:val="00C84F66"/>
    <w:rsid w:val="00C85B9C"/>
    <w:rsid w:val="00C8609C"/>
    <w:rsid w:val="00C87B1D"/>
    <w:rsid w:val="00C900EC"/>
    <w:rsid w:val="00C91766"/>
    <w:rsid w:val="00C924C5"/>
    <w:rsid w:val="00C96B70"/>
    <w:rsid w:val="00C96CBB"/>
    <w:rsid w:val="00CA29AD"/>
    <w:rsid w:val="00CA343A"/>
    <w:rsid w:val="00CB015D"/>
    <w:rsid w:val="00CB0383"/>
    <w:rsid w:val="00CB1396"/>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2ADA"/>
    <w:rsid w:val="00CF2C99"/>
    <w:rsid w:val="00CF3F6F"/>
    <w:rsid w:val="00CF7EC8"/>
    <w:rsid w:val="00D00467"/>
    <w:rsid w:val="00D013CF"/>
    <w:rsid w:val="00D073FC"/>
    <w:rsid w:val="00D07407"/>
    <w:rsid w:val="00D11992"/>
    <w:rsid w:val="00D13574"/>
    <w:rsid w:val="00D13FC3"/>
    <w:rsid w:val="00D17325"/>
    <w:rsid w:val="00D17D19"/>
    <w:rsid w:val="00D218D1"/>
    <w:rsid w:val="00D22D8D"/>
    <w:rsid w:val="00D23849"/>
    <w:rsid w:val="00D31A4A"/>
    <w:rsid w:val="00D338DC"/>
    <w:rsid w:val="00D33DAC"/>
    <w:rsid w:val="00D3679A"/>
    <w:rsid w:val="00D42945"/>
    <w:rsid w:val="00D43CBF"/>
    <w:rsid w:val="00D4682E"/>
    <w:rsid w:val="00D510B9"/>
    <w:rsid w:val="00D51287"/>
    <w:rsid w:val="00D515A7"/>
    <w:rsid w:val="00D515D2"/>
    <w:rsid w:val="00D525D4"/>
    <w:rsid w:val="00D527F3"/>
    <w:rsid w:val="00D53577"/>
    <w:rsid w:val="00D55F9E"/>
    <w:rsid w:val="00D5769B"/>
    <w:rsid w:val="00D605CD"/>
    <w:rsid w:val="00D60BF0"/>
    <w:rsid w:val="00D61309"/>
    <w:rsid w:val="00D6303F"/>
    <w:rsid w:val="00D634C8"/>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A87"/>
    <w:rsid w:val="00D91F56"/>
    <w:rsid w:val="00D9311E"/>
    <w:rsid w:val="00D94275"/>
    <w:rsid w:val="00D966B5"/>
    <w:rsid w:val="00DA1637"/>
    <w:rsid w:val="00DA201C"/>
    <w:rsid w:val="00DA699F"/>
    <w:rsid w:val="00DB095A"/>
    <w:rsid w:val="00DB1DB9"/>
    <w:rsid w:val="00DB2C8F"/>
    <w:rsid w:val="00DB7E7D"/>
    <w:rsid w:val="00DC243B"/>
    <w:rsid w:val="00DC27B1"/>
    <w:rsid w:val="00DC296E"/>
    <w:rsid w:val="00DC2CC3"/>
    <w:rsid w:val="00DC4EC6"/>
    <w:rsid w:val="00DC587D"/>
    <w:rsid w:val="00DC65FA"/>
    <w:rsid w:val="00DC76BB"/>
    <w:rsid w:val="00DD0267"/>
    <w:rsid w:val="00DD1030"/>
    <w:rsid w:val="00DD104C"/>
    <w:rsid w:val="00DD4D0A"/>
    <w:rsid w:val="00DD5A64"/>
    <w:rsid w:val="00DD71F0"/>
    <w:rsid w:val="00DE0B6C"/>
    <w:rsid w:val="00DE188F"/>
    <w:rsid w:val="00DE435D"/>
    <w:rsid w:val="00DE43B4"/>
    <w:rsid w:val="00DF005F"/>
    <w:rsid w:val="00DF04F1"/>
    <w:rsid w:val="00DF2A23"/>
    <w:rsid w:val="00DF5356"/>
    <w:rsid w:val="00DF7AA8"/>
    <w:rsid w:val="00E012EA"/>
    <w:rsid w:val="00E035AA"/>
    <w:rsid w:val="00E04F9C"/>
    <w:rsid w:val="00E06B39"/>
    <w:rsid w:val="00E07843"/>
    <w:rsid w:val="00E10A30"/>
    <w:rsid w:val="00E11AB8"/>
    <w:rsid w:val="00E12272"/>
    <w:rsid w:val="00E15651"/>
    <w:rsid w:val="00E324C2"/>
    <w:rsid w:val="00E33AF8"/>
    <w:rsid w:val="00E36546"/>
    <w:rsid w:val="00E36FD8"/>
    <w:rsid w:val="00E37765"/>
    <w:rsid w:val="00E37E78"/>
    <w:rsid w:val="00E44001"/>
    <w:rsid w:val="00E47C80"/>
    <w:rsid w:val="00E50946"/>
    <w:rsid w:val="00E51172"/>
    <w:rsid w:val="00E51598"/>
    <w:rsid w:val="00E52682"/>
    <w:rsid w:val="00E53043"/>
    <w:rsid w:val="00E537AE"/>
    <w:rsid w:val="00E542C8"/>
    <w:rsid w:val="00E547BE"/>
    <w:rsid w:val="00E54BA8"/>
    <w:rsid w:val="00E5514F"/>
    <w:rsid w:val="00E55DC1"/>
    <w:rsid w:val="00E56566"/>
    <w:rsid w:val="00E565AA"/>
    <w:rsid w:val="00E56B2A"/>
    <w:rsid w:val="00E57B22"/>
    <w:rsid w:val="00E60581"/>
    <w:rsid w:val="00E6131D"/>
    <w:rsid w:val="00E62C06"/>
    <w:rsid w:val="00E63286"/>
    <w:rsid w:val="00E6722E"/>
    <w:rsid w:val="00E67BF8"/>
    <w:rsid w:val="00E74B68"/>
    <w:rsid w:val="00E76A29"/>
    <w:rsid w:val="00E83AA0"/>
    <w:rsid w:val="00E8432A"/>
    <w:rsid w:val="00E85EC7"/>
    <w:rsid w:val="00E87A6D"/>
    <w:rsid w:val="00E87D3F"/>
    <w:rsid w:val="00E90CE9"/>
    <w:rsid w:val="00E90D3F"/>
    <w:rsid w:val="00E92562"/>
    <w:rsid w:val="00E93BF0"/>
    <w:rsid w:val="00E9456C"/>
    <w:rsid w:val="00EA269B"/>
    <w:rsid w:val="00EA514E"/>
    <w:rsid w:val="00EA55DA"/>
    <w:rsid w:val="00EA699E"/>
    <w:rsid w:val="00EA6A48"/>
    <w:rsid w:val="00EB2647"/>
    <w:rsid w:val="00EB4683"/>
    <w:rsid w:val="00EC07E6"/>
    <w:rsid w:val="00EC27FA"/>
    <w:rsid w:val="00EC2E2D"/>
    <w:rsid w:val="00ED04CB"/>
    <w:rsid w:val="00ED2EE3"/>
    <w:rsid w:val="00ED382E"/>
    <w:rsid w:val="00ED42C0"/>
    <w:rsid w:val="00ED511E"/>
    <w:rsid w:val="00ED7F4B"/>
    <w:rsid w:val="00EE02D5"/>
    <w:rsid w:val="00EE4340"/>
    <w:rsid w:val="00EE4D00"/>
    <w:rsid w:val="00EE7855"/>
    <w:rsid w:val="00EF223B"/>
    <w:rsid w:val="00EF4F2A"/>
    <w:rsid w:val="00EF6E58"/>
    <w:rsid w:val="00EF7252"/>
    <w:rsid w:val="00F00EC4"/>
    <w:rsid w:val="00F02680"/>
    <w:rsid w:val="00F0625C"/>
    <w:rsid w:val="00F12F44"/>
    <w:rsid w:val="00F13ECC"/>
    <w:rsid w:val="00F2319D"/>
    <w:rsid w:val="00F25800"/>
    <w:rsid w:val="00F314A0"/>
    <w:rsid w:val="00F31CDB"/>
    <w:rsid w:val="00F31D49"/>
    <w:rsid w:val="00F32332"/>
    <w:rsid w:val="00F3356C"/>
    <w:rsid w:val="00F358A7"/>
    <w:rsid w:val="00F35AB3"/>
    <w:rsid w:val="00F35F0C"/>
    <w:rsid w:val="00F3758A"/>
    <w:rsid w:val="00F40359"/>
    <w:rsid w:val="00F40468"/>
    <w:rsid w:val="00F40860"/>
    <w:rsid w:val="00F45DB5"/>
    <w:rsid w:val="00F46037"/>
    <w:rsid w:val="00F46D69"/>
    <w:rsid w:val="00F47B71"/>
    <w:rsid w:val="00F511A0"/>
    <w:rsid w:val="00F53D42"/>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5C4F"/>
    <w:rsid w:val="00F86F31"/>
    <w:rsid w:val="00F87EE0"/>
    <w:rsid w:val="00F93464"/>
    <w:rsid w:val="00FA426F"/>
    <w:rsid w:val="00FA58B6"/>
    <w:rsid w:val="00FA7DA5"/>
    <w:rsid w:val="00FB0794"/>
    <w:rsid w:val="00FB2C1F"/>
    <w:rsid w:val="00FB30ED"/>
    <w:rsid w:val="00FB40FE"/>
    <w:rsid w:val="00FB468C"/>
    <w:rsid w:val="00FB4F34"/>
    <w:rsid w:val="00FB5218"/>
    <w:rsid w:val="00FC3064"/>
    <w:rsid w:val="00FC368F"/>
    <w:rsid w:val="00FC3E73"/>
    <w:rsid w:val="00FD2E4F"/>
    <w:rsid w:val="00FD3B9F"/>
    <w:rsid w:val="00FD4954"/>
    <w:rsid w:val="00FD55C6"/>
    <w:rsid w:val="00FD7295"/>
    <w:rsid w:val="00FE1C52"/>
    <w:rsid w:val="00FE25AA"/>
    <w:rsid w:val="00FE2EEA"/>
    <w:rsid w:val="00FE3AB9"/>
    <w:rsid w:val="00FE5FE9"/>
    <w:rsid w:val="00FE7622"/>
    <w:rsid w:val="00FE784E"/>
    <w:rsid w:val="00FF3E84"/>
    <w:rsid w:val="00FF4B8C"/>
    <w:rsid w:val="00FF512A"/>
    <w:rsid w:val="00FF5CA8"/>
    <w:rsid w:val="00FF6DE4"/>
    <w:rsid w:val="00FF6E98"/>
    <w:rsid w:val="00FF78E0"/>
    <w:rsid w:val="00FF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35F0C"/>
    <w:pPr>
      <w:keepNext/>
      <w:keepLines/>
      <w:numPr>
        <w:ilvl w:val="2"/>
        <w:numId w:val="9"/>
      </w:numPr>
      <w:spacing w:before="120" w:after="0"/>
      <w:outlineLvl w:val="2"/>
    </w:pPr>
    <w:rPr>
      <w:rFonts w:asciiTheme="majorHAnsi" w:eastAsiaTheme="majorEastAsia" w:hAnsiTheme="majorHAnsi" w:cstheme="majorBidi"/>
      <w:b/>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35F0C"/>
    <w:rPr>
      <w:rFonts w:asciiTheme="majorHAnsi" w:eastAsiaTheme="majorEastAsia" w:hAnsiTheme="majorHAnsi" w:cstheme="majorBidi"/>
      <w:b/>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 w:type="character" w:styleId="Referincomentariu">
    <w:name w:val="annotation reference"/>
    <w:basedOn w:val="Fontdeparagrafimplicit"/>
    <w:uiPriority w:val="99"/>
    <w:semiHidden/>
    <w:unhideWhenUsed/>
    <w:rsid w:val="0077787E"/>
    <w:rPr>
      <w:sz w:val="16"/>
      <w:szCs w:val="16"/>
    </w:rPr>
  </w:style>
  <w:style w:type="paragraph" w:styleId="Textcomentariu">
    <w:name w:val="annotation text"/>
    <w:basedOn w:val="Normal"/>
    <w:link w:val="TextcomentariuCaracter"/>
    <w:uiPriority w:val="99"/>
    <w:semiHidden/>
    <w:unhideWhenUsed/>
    <w:rsid w:val="0077787E"/>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77787E"/>
    <w:rPr>
      <w:sz w:val="20"/>
      <w:szCs w:val="20"/>
    </w:rPr>
  </w:style>
  <w:style w:type="paragraph" w:styleId="SubiectComentariu">
    <w:name w:val="annotation subject"/>
    <w:basedOn w:val="Textcomentariu"/>
    <w:next w:val="Textcomentariu"/>
    <w:link w:val="SubiectComentariuCaracter"/>
    <w:uiPriority w:val="99"/>
    <w:semiHidden/>
    <w:unhideWhenUsed/>
    <w:rsid w:val="0077787E"/>
    <w:rPr>
      <w:b/>
      <w:bCs/>
    </w:rPr>
  </w:style>
  <w:style w:type="character" w:customStyle="1" w:styleId="SubiectComentariuCaracter">
    <w:name w:val="Subiect Comentariu Caracter"/>
    <w:basedOn w:val="TextcomentariuCaracter"/>
    <w:link w:val="SubiectComentariu"/>
    <w:uiPriority w:val="99"/>
    <w:semiHidden/>
    <w:rsid w:val="0077787E"/>
    <w:rPr>
      <w:b/>
      <w:bCs/>
      <w:sz w:val="20"/>
      <w:szCs w:val="20"/>
    </w:rPr>
  </w:style>
  <w:style w:type="table" w:styleId="Tabellist7Colorat-Accentuare1">
    <w:name w:val="List Table 7 Colorful Accent 1"/>
    <w:basedOn w:val="TabelNormal"/>
    <w:uiPriority w:val="52"/>
    <w:rsid w:val="007C0EE2"/>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gril3-Accentuare1">
    <w:name w:val="Grid Table 3 Accent 1"/>
    <w:basedOn w:val="TabelNormal"/>
    <w:uiPriority w:val="48"/>
    <w:rsid w:val="007C0EE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374791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6911472">
      <w:bodyDiv w:val="1"/>
      <w:marLeft w:val="0"/>
      <w:marRight w:val="0"/>
      <w:marTop w:val="0"/>
      <w:marBottom w:val="0"/>
      <w:divBdr>
        <w:top w:val="none" w:sz="0" w:space="0" w:color="auto"/>
        <w:left w:val="none" w:sz="0" w:space="0" w:color="auto"/>
        <w:bottom w:val="none" w:sz="0" w:space="0" w:color="auto"/>
        <w:right w:val="none" w:sz="0" w:space="0" w:color="auto"/>
      </w:divBdr>
    </w:div>
    <w:div w:id="11301327">
      <w:bodyDiv w:val="1"/>
      <w:marLeft w:val="0"/>
      <w:marRight w:val="0"/>
      <w:marTop w:val="0"/>
      <w:marBottom w:val="0"/>
      <w:divBdr>
        <w:top w:val="none" w:sz="0" w:space="0" w:color="auto"/>
        <w:left w:val="none" w:sz="0" w:space="0" w:color="auto"/>
        <w:bottom w:val="none" w:sz="0" w:space="0" w:color="auto"/>
        <w:right w:val="none" w:sz="0" w:space="0" w:color="auto"/>
      </w:divBdr>
    </w:div>
    <w:div w:id="15350271">
      <w:bodyDiv w:val="1"/>
      <w:marLeft w:val="0"/>
      <w:marRight w:val="0"/>
      <w:marTop w:val="0"/>
      <w:marBottom w:val="0"/>
      <w:divBdr>
        <w:top w:val="none" w:sz="0" w:space="0" w:color="auto"/>
        <w:left w:val="none" w:sz="0" w:space="0" w:color="auto"/>
        <w:bottom w:val="none" w:sz="0" w:space="0" w:color="auto"/>
        <w:right w:val="none" w:sz="0" w:space="0" w:color="auto"/>
      </w:divBdr>
    </w:div>
    <w:div w:id="16738743">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1149702">
      <w:bodyDiv w:val="1"/>
      <w:marLeft w:val="0"/>
      <w:marRight w:val="0"/>
      <w:marTop w:val="0"/>
      <w:marBottom w:val="0"/>
      <w:divBdr>
        <w:top w:val="none" w:sz="0" w:space="0" w:color="auto"/>
        <w:left w:val="none" w:sz="0" w:space="0" w:color="auto"/>
        <w:bottom w:val="none" w:sz="0" w:space="0" w:color="auto"/>
        <w:right w:val="none" w:sz="0" w:space="0" w:color="auto"/>
      </w:divBdr>
    </w:div>
    <w:div w:id="31731787">
      <w:bodyDiv w:val="1"/>
      <w:marLeft w:val="0"/>
      <w:marRight w:val="0"/>
      <w:marTop w:val="0"/>
      <w:marBottom w:val="0"/>
      <w:divBdr>
        <w:top w:val="none" w:sz="0" w:space="0" w:color="auto"/>
        <w:left w:val="none" w:sz="0" w:space="0" w:color="auto"/>
        <w:bottom w:val="none" w:sz="0" w:space="0" w:color="auto"/>
        <w:right w:val="none" w:sz="0" w:space="0" w:color="auto"/>
      </w:divBdr>
    </w:div>
    <w:div w:id="33775486">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5273652">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37825713">
      <w:bodyDiv w:val="1"/>
      <w:marLeft w:val="0"/>
      <w:marRight w:val="0"/>
      <w:marTop w:val="0"/>
      <w:marBottom w:val="0"/>
      <w:divBdr>
        <w:top w:val="none" w:sz="0" w:space="0" w:color="auto"/>
        <w:left w:val="none" w:sz="0" w:space="0" w:color="auto"/>
        <w:bottom w:val="none" w:sz="0" w:space="0" w:color="auto"/>
        <w:right w:val="none" w:sz="0" w:space="0" w:color="auto"/>
      </w:divBdr>
    </w:div>
    <w:div w:id="39789991">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1001145">
      <w:bodyDiv w:val="1"/>
      <w:marLeft w:val="0"/>
      <w:marRight w:val="0"/>
      <w:marTop w:val="0"/>
      <w:marBottom w:val="0"/>
      <w:divBdr>
        <w:top w:val="none" w:sz="0" w:space="0" w:color="auto"/>
        <w:left w:val="none" w:sz="0" w:space="0" w:color="auto"/>
        <w:bottom w:val="none" w:sz="0" w:space="0" w:color="auto"/>
        <w:right w:val="none" w:sz="0" w:space="0" w:color="auto"/>
      </w:divBdr>
    </w:div>
    <w:div w:id="51933327">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58359484">
      <w:bodyDiv w:val="1"/>
      <w:marLeft w:val="0"/>
      <w:marRight w:val="0"/>
      <w:marTop w:val="0"/>
      <w:marBottom w:val="0"/>
      <w:divBdr>
        <w:top w:val="none" w:sz="0" w:space="0" w:color="auto"/>
        <w:left w:val="none" w:sz="0" w:space="0" w:color="auto"/>
        <w:bottom w:val="none" w:sz="0" w:space="0" w:color="auto"/>
        <w:right w:val="none" w:sz="0" w:space="0" w:color="auto"/>
      </w:divBdr>
    </w:div>
    <w:div w:id="59793311">
      <w:bodyDiv w:val="1"/>
      <w:marLeft w:val="0"/>
      <w:marRight w:val="0"/>
      <w:marTop w:val="0"/>
      <w:marBottom w:val="0"/>
      <w:divBdr>
        <w:top w:val="none" w:sz="0" w:space="0" w:color="auto"/>
        <w:left w:val="none" w:sz="0" w:space="0" w:color="auto"/>
        <w:bottom w:val="none" w:sz="0" w:space="0" w:color="auto"/>
        <w:right w:val="none" w:sz="0" w:space="0" w:color="auto"/>
      </w:divBdr>
    </w:div>
    <w:div w:id="61215854">
      <w:bodyDiv w:val="1"/>
      <w:marLeft w:val="0"/>
      <w:marRight w:val="0"/>
      <w:marTop w:val="0"/>
      <w:marBottom w:val="0"/>
      <w:divBdr>
        <w:top w:val="none" w:sz="0" w:space="0" w:color="auto"/>
        <w:left w:val="none" w:sz="0" w:space="0" w:color="auto"/>
        <w:bottom w:val="none" w:sz="0" w:space="0" w:color="auto"/>
        <w:right w:val="none" w:sz="0" w:space="0" w:color="auto"/>
      </w:divBdr>
    </w:div>
    <w:div w:id="61949385">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72165599">
      <w:bodyDiv w:val="1"/>
      <w:marLeft w:val="0"/>
      <w:marRight w:val="0"/>
      <w:marTop w:val="0"/>
      <w:marBottom w:val="0"/>
      <w:divBdr>
        <w:top w:val="none" w:sz="0" w:space="0" w:color="auto"/>
        <w:left w:val="none" w:sz="0" w:space="0" w:color="auto"/>
        <w:bottom w:val="none" w:sz="0" w:space="0" w:color="auto"/>
        <w:right w:val="none" w:sz="0" w:space="0" w:color="auto"/>
      </w:divBdr>
    </w:div>
    <w:div w:id="77869763">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06970">
      <w:bodyDiv w:val="1"/>
      <w:marLeft w:val="0"/>
      <w:marRight w:val="0"/>
      <w:marTop w:val="0"/>
      <w:marBottom w:val="0"/>
      <w:divBdr>
        <w:top w:val="none" w:sz="0" w:space="0" w:color="auto"/>
        <w:left w:val="none" w:sz="0" w:space="0" w:color="auto"/>
        <w:bottom w:val="none" w:sz="0" w:space="0" w:color="auto"/>
        <w:right w:val="none" w:sz="0" w:space="0" w:color="auto"/>
      </w:divBdr>
    </w:div>
    <w:div w:id="113140300">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1753138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8400765">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35033747">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1215308">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3974">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74079127">
      <w:bodyDiv w:val="1"/>
      <w:marLeft w:val="0"/>
      <w:marRight w:val="0"/>
      <w:marTop w:val="0"/>
      <w:marBottom w:val="0"/>
      <w:divBdr>
        <w:top w:val="none" w:sz="0" w:space="0" w:color="auto"/>
        <w:left w:val="none" w:sz="0" w:space="0" w:color="auto"/>
        <w:bottom w:val="none" w:sz="0" w:space="0" w:color="auto"/>
        <w:right w:val="none" w:sz="0" w:space="0" w:color="auto"/>
      </w:divBdr>
    </w:div>
    <w:div w:id="174610126">
      <w:bodyDiv w:val="1"/>
      <w:marLeft w:val="0"/>
      <w:marRight w:val="0"/>
      <w:marTop w:val="0"/>
      <w:marBottom w:val="0"/>
      <w:divBdr>
        <w:top w:val="none" w:sz="0" w:space="0" w:color="auto"/>
        <w:left w:val="none" w:sz="0" w:space="0" w:color="auto"/>
        <w:bottom w:val="none" w:sz="0" w:space="0" w:color="auto"/>
        <w:right w:val="none" w:sz="0" w:space="0" w:color="auto"/>
      </w:divBdr>
    </w:div>
    <w:div w:id="175535885">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5943583">
      <w:bodyDiv w:val="1"/>
      <w:marLeft w:val="0"/>
      <w:marRight w:val="0"/>
      <w:marTop w:val="0"/>
      <w:marBottom w:val="0"/>
      <w:divBdr>
        <w:top w:val="none" w:sz="0" w:space="0" w:color="auto"/>
        <w:left w:val="none" w:sz="0" w:space="0" w:color="auto"/>
        <w:bottom w:val="none" w:sz="0" w:space="0" w:color="auto"/>
        <w:right w:val="none" w:sz="0" w:space="0" w:color="auto"/>
      </w:divBdr>
    </w:div>
    <w:div w:id="187257029">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5848118">
      <w:bodyDiv w:val="1"/>
      <w:marLeft w:val="0"/>
      <w:marRight w:val="0"/>
      <w:marTop w:val="0"/>
      <w:marBottom w:val="0"/>
      <w:divBdr>
        <w:top w:val="none" w:sz="0" w:space="0" w:color="auto"/>
        <w:left w:val="none" w:sz="0" w:space="0" w:color="auto"/>
        <w:bottom w:val="none" w:sz="0" w:space="0" w:color="auto"/>
        <w:right w:val="none" w:sz="0" w:space="0" w:color="auto"/>
      </w:divBdr>
    </w:div>
    <w:div w:id="197355310">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04175671">
      <w:bodyDiv w:val="1"/>
      <w:marLeft w:val="0"/>
      <w:marRight w:val="0"/>
      <w:marTop w:val="0"/>
      <w:marBottom w:val="0"/>
      <w:divBdr>
        <w:top w:val="none" w:sz="0" w:space="0" w:color="auto"/>
        <w:left w:val="none" w:sz="0" w:space="0" w:color="auto"/>
        <w:bottom w:val="none" w:sz="0" w:space="0" w:color="auto"/>
        <w:right w:val="none" w:sz="0" w:space="0" w:color="auto"/>
      </w:divBdr>
    </w:div>
    <w:div w:id="207030531">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4975252">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6380551">
      <w:bodyDiv w:val="1"/>
      <w:marLeft w:val="0"/>
      <w:marRight w:val="0"/>
      <w:marTop w:val="0"/>
      <w:marBottom w:val="0"/>
      <w:divBdr>
        <w:top w:val="none" w:sz="0" w:space="0" w:color="auto"/>
        <w:left w:val="none" w:sz="0" w:space="0" w:color="auto"/>
        <w:bottom w:val="none" w:sz="0" w:space="0" w:color="auto"/>
        <w:right w:val="none" w:sz="0" w:space="0" w:color="auto"/>
      </w:divBdr>
    </w:div>
    <w:div w:id="227695430">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274480">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328881">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103342">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531390">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59994762">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8411187">
      <w:bodyDiv w:val="1"/>
      <w:marLeft w:val="0"/>
      <w:marRight w:val="0"/>
      <w:marTop w:val="0"/>
      <w:marBottom w:val="0"/>
      <w:divBdr>
        <w:top w:val="none" w:sz="0" w:space="0" w:color="auto"/>
        <w:left w:val="none" w:sz="0" w:space="0" w:color="auto"/>
        <w:bottom w:val="none" w:sz="0" w:space="0" w:color="auto"/>
        <w:right w:val="none" w:sz="0" w:space="0" w:color="auto"/>
      </w:divBdr>
    </w:div>
    <w:div w:id="28993778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2782741">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4822772">
      <w:bodyDiv w:val="1"/>
      <w:marLeft w:val="0"/>
      <w:marRight w:val="0"/>
      <w:marTop w:val="0"/>
      <w:marBottom w:val="0"/>
      <w:divBdr>
        <w:top w:val="none" w:sz="0" w:space="0" w:color="auto"/>
        <w:left w:val="none" w:sz="0" w:space="0" w:color="auto"/>
        <w:bottom w:val="none" w:sz="0" w:space="0" w:color="auto"/>
        <w:right w:val="none" w:sz="0" w:space="0" w:color="auto"/>
      </w:divBdr>
    </w:div>
    <w:div w:id="304971356">
      <w:bodyDiv w:val="1"/>
      <w:marLeft w:val="0"/>
      <w:marRight w:val="0"/>
      <w:marTop w:val="0"/>
      <w:marBottom w:val="0"/>
      <w:divBdr>
        <w:top w:val="none" w:sz="0" w:space="0" w:color="auto"/>
        <w:left w:val="none" w:sz="0" w:space="0" w:color="auto"/>
        <w:bottom w:val="none" w:sz="0" w:space="0" w:color="auto"/>
        <w:right w:val="none" w:sz="0" w:space="0" w:color="auto"/>
      </w:divBdr>
    </w:div>
    <w:div w:id="30829301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7736088">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50230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2046946">
      <w:bodyDiv w:val="1"/>
      <w:marLeft w:val="0"/>
      <w:marRight w:val="0"/>
      <w:marTop w:val="0"/>
      <w:marBottom w:val="0"/>
      <w:divBdr>
        <w:top w:val="none" w:sz="0" w:space="0" w:color="auto"/>
        <w:left w:val="none" w:sz="0" w:space="0" w:color="auto"/>
        <w:bottom w:val="none" w:sz="0" w:space="0" w:color="auto"/>
        <w:right w:val="none" w:sz="0" w:space="0" w:color="auto"/>
      </w:divBdr>
    </w:div>
    <w:div w:id="322122052">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29867233">
      <w:bodyDiv w:val="1"/>
      <w:marLeft w:val="0"/>
      <w:marRight w:val="0"/>
      <w:marTop w:val="0"/>
      <w:marBottom w:val="0"/>
      <w:divBdr>
        <w:top w:val="none" w:sz="0" w:space="0" w:color="auto"/>
        <w:left w:val="none" w:sz="0" w:space="0" w:color="auto"/>
        <w:bottom w:val="none" w:sz="0" w:space="0" w:color="auto"/>
        <w:right w:val="none" w:sz="0" w:space="0" w:color="auto"/>
      </w:divBdr>
    </w:div>
    <w:div w:id="333723441">
      <w:bodyDiv w:val="1"/>
      <w:marLeft w:val="0"/>
      <w:marRight w:val="0"/>
      <w:marTop w:val="0"/>
      <w:marBottom w:val="0"/>
      <w:divBdr>
        <w:top w:val="none" w:sz="0" w:space="0" w:color="auto"/>
        <w:left w:val="none" w:sz="0" w:space="0" w:color="auto"/>
        <w:bottom w:val="none" w:sz="0" w:space="0" w:color="auto"/>
        <w:right w:val="none" w:sz="0" w:space="0" w:color="auto"/>
      </w:divBdr>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3360323">
      <w:bodyDiv w:val="1"/>
      <w:marLeft w:val="0"/>
      <w:marRight w:val="0"/>
      <w:marTop w:val="0"/>
      <w:marBottom w:val="0"/>
      <w:divBdr>
        <w:top w:val="none" w:sz="0" w:space="0" w:color="auto"/>
        <w:left w:val="none" w:sz="0" w:space="0" w:color="auto"/>
        <w:bottom w:val="none" w:sz="0" w:space="0" w:color="auto"/>
        <w:right w:val="none" w:sz="0" w:space="0" w:color="auto"/>
      </w:divBdr>
    </w:div>
    <w:div w:id="369186612">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8403975">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0904381">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08969589">
      <w:bodyDiv w:val="1"/>
      <w:marLeft w:val="0"/>
      <w:marRight w:val="0"/>
      <w:marTop w:val="0"/>
      <w:marBottom w:val="0"/>
      <w:divBdr>
        <w:top w:val="none" w:sz="0" w:space="0" w:color="auto"/>
        <w:left w:val="none" w:sz="0" w:space="0" w:color="auto"/>
        <w:bottom w:val="none" w:sz="0" w:space="0" w:color="auto"/>
        <w:right w:val="none" w:sz="0" w:space="0" w:color="auto"/>
      </w:divBdr>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1048893">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252863">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0495947">
      <w:bodyDiv w:val="1"/>
      <w:marLeft w:val="0"/>
      <w:marRight w:val="0"/>
      <w:marTop w:val="0"/>
      <w:marBottom w:val="0"/>
      <w:divBdr>
        <w:top w:val="none" w:sz="0" w:space="0" w:color="auto"/>
        <w:left w:val="none" w:sz="0" w:space="0" w:color="auto"/>
        <w:bottom w:val="none" w:sz="0" w:space="0" w:color="auto"/>
        <w:right w:val="none" w:sz="0" w:space="0" w:color="auto"/>
      </w:divBdr>
    </w:div>
    <w:div w:id="421418108">
      <w:bodyDiv w:val="1"/>
      <w:marLeft w:val="0"/>
      <w:marRight w:val="0"/>
      <w:marTop w:val="0"/>
      <w:marBottom w:val="0"/>
      <w:divBdr>
        <w:top w:val="none" w:sz="0" w:space="0" w:color="auto"/>
        <w:left w:val="none" w:sz="0" w:space="0" w:color="auto"/>
        <w:bottom w:val="none" w:sz="0" w:space="0" w:color="auto"/>
        <w:right w:val="none" w:sz="0" w:space="0" w:color="auto"/>
      </w:divBdr>
    </w:div>
    <w:div w:id="425731219">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2920391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4541869">
      <w:bodyDiv w:val="1"/>
      <w:marLeft w:val="0"/>
      <w:marRight w:val="0"/>
      <w:marTop w:val="0"/>
      <w:marBottom w:val="0"/>
      <w:divBdr>
        <w:top w:val="none" w:sz="0" w:space="0" w:color="auto"/>
        <w:left w:val="none" w:sz="0" w:space="0" w:color="auto"/>
        <w:bottom w:val="none" w:sz="0" w:space="0" w:color="auto"/>
        <w:right w:val="none" w:sz="0" w:space="0" w:color="auto"/>
      </w:divBdr>
    </w:div>
    <w:div w:id="467435054">
      <w:bodyDiv w:val="1"/>
      <w:marLeft w:val="0"/>
      <w:marRight w:val="0"/>
      <w:marTop w:val="0"/>
      <w:marBottom w:val="0"/>
      <w:divBdr>
        <w:top w:val="none" w:sz="0" w:space="0" w:color="auto"/>
        <w:left w:val="none" w:sz="0" w:space="0" w:color="auto"/>
        <w:bottom w:val="none" w:sz="0" w:space="0" w:color="auto"/>
        <w:right w:val="none" w:sz="0" w:space="0" w:color="auto"/>
      </w:divBdr>
    </w:div>
    <w:div w:id="469829036">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489710197">
      <w:bodyDiv w:val="1"/>
      <w:marLeft w:val="0"/>
      <w:marRight w:val="0"/>
      <w:marTop w:val="0"/>
      <w:marBottom w:val="0"/>
      <w:divBdr>
        <w:top w:val="none" w:sz="0" w:space="0" w:color="auto"/>
        <w:left w:val="none" w:sz="0" w:space="0" w:color="auto"/>
        <w:bottom w:val="none" w:sz="0" w:space="0" w:color="auto"/>
        <w:right w:val="none" w:sz="0" w:space="0" w:color="auto"/>
      </w:divBdr>
    </w:div>
    <w:div w:id="489909190">
      <w:bodyDiv w:val="1"/>
      <w:marLeft w:val="0"/>
      <w:marRight w:val="0"/>
      <w:marTop w:val="0"/>
      <w:marBottom w:val="0"/>
      <w:divBdr>
        <w:top w:val="none" w:sz="0" w:space="0" w:color="auto"/>
        <w:left w:val="none" w:sz="0" w:space="0" w:color="auto"/>
        <w:bottom w:val="none" w:sz="0" w:space="0" w:color="auto"/>
        <w:right w:val="none" w:sz="0" w:space="0" w:color="auto"/>
      </w:divBdr>
    </w:div>
    <w:div w:id="494611786">
      <w:bodyDiv w:val="1"/>
      <w:marLeft w:val="0"/>
      <w:marRight w:val="0"/>
      <w:marTop w:val="0"/>
      <w:marBottom w:val="0"/>
      <w:divBdr>
        <w:top w:val="none" w:sz="0" w:space="0" w:color="auto"/>
        <w:left w:val="none" w:sz="0" w:space="0" w:color="auto"/>
        <w:bottom w:val="none" w:sz="0" w:space="0" w:color="auto"/>
        <w:right w:val="none" w:sz="0" w:space="0" w:color="auto"/>
      </w:divBdr>
    </w:div>
    <w:div w:id="500849399">
      <w:bodyDiv w:val="1"/>
      <w:marLeft w:val="0"/>
      <w:marRight w:val="0"/>
      <w:marTop w:val="0"/>
      <w:marBottom w:val="0"/>
      <w:divBdr>
        <w:top w:val="none" w:sz="0" w:space="0" w:color="auto"/>
        <w:left w:val="none" w:sz="0" w:space="0" w:color="auto"/>
        <w:bottom w:val="none" w:sz="0" w:space="0" w:color="auto"/>
        <w:right w:val="none" w:sz="0" w:space="0" w:color="auto"/>
      </w:divBdr>
    </w:div>
    <w:div w:id="501242547">
      <w:bodyDiv w:val="1"/>
      <w:marLeft w:val="0"/>
      <w:marRight w:val="0"/>
      <w:marTop w:val="0"/>
      <w:marBottom w:val="0"/>
      <w:divBdr>
        <w:top w:val="none" w:sz="0" w:space="0" w:color="auto"/>
        <w:left w:val="none" w:sz="0" w:space="0" w:color="auto"/>
        <w:bottom w:val="none" w:sz="0" w:space="0" w:color="auto"/>
        <w:right w:val="none" w:sz="0" w:space="0" w:color="auto"/>
      </w:divBdr>
    </w:div>
    <w:div w:id="504130629">
      <w:bodyDiv w:val="1"/>
      <w:marLeft w:val="0"/>
      <w:marRight w:val="0"/>
      <w:marTop w:val="0"/>
      <w:marBottom w:val="0"/>
      <w:divBdr>
        <w:top w:val="none" w:sz="0" w:space="0" w:color="auto"/>
        <w:left w:val="none" w:sz="0" w:space="0" w:color="auto"/>
        <w:bottom w:val="none" w:sz="0" w:space="0" w:color="auto"/>
        <w:right w:val="none" w:sz="0" w:space="0" w:color="auto"/>
      </w:divBdr>
    </w:div>
    <w:div w:id="509836258">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2231765">
      <w:bodyDiv w:val="1"/>
      <w:marLeft w:val="0"/>
      <w:marRight w:val="0"/>
      <w:marTop w:val="0"/>
      <w:marBottom w:val="0"/>
      <w:divBdr>
        <w:top w:val="none" w:sz="0" w:space="0" w:color="auto"/>
        <w:left w:val="none" w:sz="0" w:space="0" w:color="auto"/>
        <w:bottom w:val="none" w:sz="0" w:space="0" w:color="auto"/>
        <w:right w:val="none" w:sz="0" w:space="0" w:color="auto"/>
      </w:divBdr>
    </w:div>
    <w:div w:id="517698410">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49534661">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22362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4873038">
      <w:bodyDiv w:val="1"/>
      <w:marLeft w:val="0"/>
      <w:marRight w:val="0"/>
      <w:marTop w:val="0"/>
      <w:marBottom w:val="0"/>
      <w:divBdr>
        <w:top w:val="none" w:sz="0" w:space="0" w:color="auto"/>
        <w:left w:val="none" w:sz="0" w:space="0" w:color="auto"/>
        <w:bottom w:val="none" w:sz="0" w:space="0" w:color="auto"/>
        <w:right w:val="none" w:sz="0" w:space="0" w:color="auto"/>
      </w:divBdr>
    </w:div>
    <w:div w:id="565341261">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880850">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6950919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26629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596793273">
      <w:bodyDiv w:val="1"/>
      <w:marLeft w:val="0"/>
      <w:marRight w:val="0"/>
      <w:marTop w:val="0"/>
      <w:marBottom w:val="0"/>
      <w:divBdr>
        <w:top w:val="none" w:sz="0" w:space="0" w:color="auto"/>
        <w:left w:val="none" w:sz="0" w:space="0" w:color="auto"/>
        <w:bottom w:val="none" w:sz="0" w:space="0" w:color="auto"/>
        <w:right w:val="none" w:sz="0" w:space="0" w:color="auto"/>
      </w:divBdr>
    </w:div>
    <w:div w:id="60319751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26098">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1858330">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5431120">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27201784">
      <w:bodyDiv w:val="1"/>
      <w:marLeft w:val="0"/>
      <w:marRight w:val="0"/>
      <w:marTop w:val="0"/>
      <w:marBottom w:val="0"/>
      <w:divBdr>
        <w:top w:val="none" w:sz="0" w:space="0" w:color="auto"/>
        <w:left w:val="none" w:sz="0" w:space="0" w:color="auto"/>
        <w:bottom w:val="none" w:sz="0" w:space="0" w:color="auto"/>
        <w:right w:val="none" w:sz="0" w:space="0" w:color="auto"/>
      </w:divBdr>
    </w:div>
    <w:div w:id="630138582">
      <w:bodyDiv w:val="1"/>
      <w:marLeft w:val="0"/>
      <w:marRight w:val="0"/>
      <w:marTop w:val="0"/>
      <w:marBottom w:val="0"/>
      <w:divBdr>
        <w:top w:val="none" w:sz="0" w:space="0" w:color="auto"/>
        <w:left w:val="none" w:sz="0" w:space="0" w:color="auto"/>
        <w:bottom w:val="none" w:sz="0" w:space="0" w:color="auto"/>
        <w:right w:val="none" w:sz="0" w:space="0" w:color="auto"/>
      </w:divBdr>
    </w:div>
    <w:div w:id="630481880">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34409057">
      <w:bodyDiv w:val="1"/>
      <w:marLeft w:val="0"/>
      <w:marRight w:val="0"/>
      <w:marTop w:val="0"/>
      <w:marBottom w:val="0"/>
      <w:divBdr>
        <w:top w:val="none" w:sz="0" w:space="0" w:color="auto"/>
        <w:left w:val="none" w:sz="0" w:space="0" w:color="auto"/>
        <w:bottom w:val="none" w:sz="0" w:space="0" w:color="auto"/>
        <w:right w:val="none" w:sz="0" w:space="0" w:color="auto"/>
      </w:divBdr>
    </w:div>
    <w:div w:id="634918317">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1542406">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57448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2777255">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75231485">
      <w:bodyDiv w:val="1"/>
      <w:marLeft w:val="0"/>
      <w:marRight w:val="0"/>
      <w:marTop w:val="0"/>
      <w:marBottom w:val="0"/>
      <w:divBdr>
        <w:top w:val="none" w:sz="0" w:space="0" w:color="auto"/>
        <w:left w:val="none" w:sz="0" w:space="0" w:color="auto"/>
        <w:bottom w:val="none" w:sz="0" w:space="0" w:color="auto"/>
        <w:right w:val="none" w:sz="0" w:space="0" w:color="auto"/>
      </w:divBdr>
    </w:div>
    <w:div w:id="679165847">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4480878">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09964278">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6320853">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19550123">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38017622">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47843264">
      <w:bodyDiv w:val="1"/>
      <w:marLeft w:val="0"/>
      <w:marRight w:val="0"/>
      <w:marTop w:val="0"/>
      <w:marBottom w:val="0"/>
      <w:divBdr>
        <w:top w:val="none" w:sz="0" w:space="0" w:color="auto"/>
        <w:left w:val="none" w:sz="0" w:space="0" w:color="auto"/>
        <w:bottom w:val="none" w:sz="0" w:space="0" w:color="auto"/>
        <w:right w:val="none" w:sz="0" w:space="0" w:color="auto"/>
      </w:divBdr>
    </w:div>
    <w:div w:id="751052791">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590684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58140899">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76634353">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87432464">
      <w:bodyDiv w:val="1"/>
      <w:marLeft w:val="0"/>
      <w:marRight w:val="0"/>
      <w:marTop w:val="0"/>
      <w:marBottom w:val="0"/>
      <w:divBdr>
        <w:top w:val="none" w:sz="0" w:space="0" w:color="auto"/>
        <w:left w:val="none" w:sz="0" w:space="0" w:color="auto"/>
        <w:bottom w:val="none" w:sz="0" w:space="0" w:color="auto"/>
        <w:right w:val="none" w:sz="0" w:space="0" w:color="auto"/>
      </w:divBdr>
    </w:div>
    <w:div w:id="788861258">
      <w:bodyDiv w:val="1"/>
      <w:marLeft w:val="0"/>
      <w:marRight w:val="0"/>
      <w:marTop w:val="0"/>
      <w:marBottom w:val="0"/>
      <w:divBdr>
        <w:top w:val="none" w:sz="0" w:space="0" w:color="auto"/>
        <w:left w:val="none" w:sz="0" w:space="0" w:color="auto"/>
        <w:bottom w:val="none" w:sz="0" w:space="0" w:color="auto"/>
        <w:right w:val="none" w:sz="0" w:space="0" w:color="auto"/>
      </w:divBdr>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7915468">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28713515">
      <w:bodyDiv w:val="1"/>
      <w:marLeft w:val="0"/>
      <w:marRight w:val="0"/>
      <w:marTop w:val="0"/>
      <w:marBottom w:val="0"/>
      <w:divBdr>
        <w:top w:val="none" w:sz="0" w:space="0" w:color="auto"/>
        <w:left w:val="none" w:sz="0" w:space="0" w:color="auto"/>
        <w:bottom w:val="none" w:sz="0" w:space="0" w:color="auto"/>
        <w:right w:val="none" w:sz="0" w:space="0" w:color="auto"/>
      </w:divBdr>
    </w:div>
    <w:div w:id="830825912">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4035285">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3037096">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57545437">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15624580">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09202">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3130663">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5986560">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2156122">
      <w:bodyDiv w:val="1"/>
      <w:marLeft w:val="0"/>
      <w:marRight w:val="0"/>
      <w:marTop w:val="0"/>
      <w:marBottom w:val="0"/>
      <w:divBdr>
        <w:top w:val="none" w:sz="0" w:space="0" w:color="auto"/>
        <w:left w:val="none" w:sz="0" w:space="0" w:color="auto"/>
        <w:bottom w:val="none" w:sz="0" w:space="0" w:color="auto"/>
        <w:right w:val="none" w:sz="0" w:space="0" w:color="auto"/>
      </w:divBdr>
    </w:div>
    <w:div w:id="962462737">
      <w:bodyDiv w:val="1"/>
      <w:marLeft w:val="0"/>
      <w:marRight w:val="0"/>
      <w:marTop w:val="0"/>
      <w:marBottom w:val="0"/>
      <w:divBdr>
        <w:top w:val="none" w:sz="0" w:space="0" w:color="auto"/>
        <w:left w:val="none" w:sz="0" w:space="0" w:color="auto"/>
        <w:bottom w:val="none" w:sz="0" w:space="0" w:color="auto"/>
        <w:right w:val="none" w:sz="0" w:space="0" w:color="auto"/>
      </w:divBdr>
    </w:div>
    <w:div w:id="963922887">
      <w:bodyDiv w:val="1"/>
      <w:marLeft w:val="0"/>
      <w:marRight w:val="0"/>
      <w:marTop w:val="0"/>
      <w:marBottom w:val="0"/>
      <w:divBdr>
        <w:top w:val="none" w:sz="0" w:space="0" w:color="auto"/>
        <w:left w:val="none" w:sz="0" w:space="0" w:color="auto"/>
        <w:bottom w:val="none" w:sz="0" w:space="0" w:color="auto"/>
        <w:right w:val="none" w:sz="0" w:space="0" w:color="auto"/>
      </w:divBdr>
    </w:div>
    <w:div w:id="964576754">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0672303">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46384">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6683747">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5865348">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999191774">
      <w:bodyDiv w:val="1"/>
      <w:marLeft w:val="0"/>
      <w:marRight w:val="0"/>
      <w:marTop w:val="0"/>
      <w:marBottom w:val="0"/>
      <w:divBdr>
        <w:top w:val="none" w:sz="0" w:space="0" w:color="auto"/>
        <w:left w:val="none" w:sz="0" w:space="0" w:color="auto"/>
        <w:bottom w:val="none" w:sz="0" w:space="0" w:color="auto"/>
        <w:right w:val="none" w:sz="0" w:space="0" w:color="auto"/>
      </w:divBdr>
    </w:div>
    <w:div w:id="10010841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4497686">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32421342">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6756366">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385">
      <w:bodyDiv w:val="1"/>
      <w:marLeft w:val="0"/>
      <w:marRight w:val="0"/>
      <w:marTop w:val="0"/>
      <w:marBottom w:val="0"/>
      <w:divBdr>
        <w:top w:val="none" w:sz="0" w:space="0" w:color="auto"/>
        <w:left w:val="none" w:sz="0" w:space="0" w:color="auto"/>
        <w:bottom w:val="none" w:sz="0" w:space="0" w:color="auto"/>
        <w:right w:val="none" w:sz="0" w:space="0" w:color="auto"/>
      </w:divBdr>
    </w:div>
    <w:div w:id="1050959970">
      <w:bodyDiv w:val="1"/>
      <w:marLeft w:val="0"/>
      <w:marRight w:val="0"/>
      <w:marTop w:val="0"/>
      <w:marBottom w:val="0"/>
      <w:divBdr>
        <w:top w:val="none" w:sz="0" w:space="0" w:color="auto"/>
        <w:left w:val="none" w:sz="0" w:space="0" w:color="auto"/>
        <w:bottom w:val="none" w:sz="0" w:space="0" w:color="auto"/>
        <w:right w:val="none" w:sz="0" w:space="0" w:color="auto"/>
      </w:divBdr>
    </w:div>
    <w:div w:id="1055078710">
      <w:bodyDiv w:val="1"/>
      <w:marLeft w:val="0"/>
      <w:marRight w:val="0"/>
      <w:marTop w:val="0"/>
      <w:marBottom w:val="0"/>
      <w:divBdr>
        <w:top w:val="none" w:sz="0" w:space="0" w:color="auto"/>
        <w:left w:val="none" w:sz="0" w:space="0" w:color="auto"/>
        <w:bottom w:val="none" w:sz="0" w:space="0" w:color="auto"/>
        <w:right w:val="none" w:sz="0" w:space="0" w:color="auto"/>
      </w:divBdr>
    </w:div>
    <w:div w:id="1056704915">
      <w:bodyDiv w:val="1"/>
      <w:marLeft w:val="0"/>
      <w:marRight w:val="0"/>
      <w:marTop w:val="0"/>
      <w:marBottom w:val="0"/>
      <w:divBdr>
        <w:top w:val="none" w:sz="0" w:space="0" w:color="auto"/>
        <w:left w:val="none" w:sz="0" w:space="0" w:color="auto"/>
        <w:bottom w:val="none" w:sz="0" w:space="0" w:color="auto"/>
        <w:right w:val="none" w:sz="0" w:space="0" w:color="auto"/>
      </w:divBdr>
    </w:div>
    <w:div w:id="1060985682">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619807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255579">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87774002">
      <w:bodyDiv w:val="1"/>
      <w:marLeft w:val="0"/>
      <w:marRight w:val="0"/>
      <w:marTop w:val="0"/>
      <w:marBottom w:val="0"/>
      <w:divBdr>
        <w:top w:val="none" w:sz="0" w:space="0" w:color="auto"/>
        <w:left w:val="none" w:sz="0" w:space="0" w:color="auto"/>
        <w:bottom w:val="none" w:sz="0" w:space="0" w:color="auto"/>
        <w:right w:val="none" w:sz="0" w:space="0" w:color="auto"/>
      </w:divBdr>
    </w:div>
    <w:div w:id="1088580659">
      <w:bodyDiv w:val="1"/>
      <w:marLeft w:val="0"/>
      <w:marRight w:val="0"/>
      <w:marTop w:val="0"/>
      <w:marBottom w:val="0"/>
      <w:divBdr>
        <w:top w:val="none" w:sz="0" w:space="0" w:color="auto"/>
        <w:left w:val="none" w:sz="0" w:space="0" w:color="auto"/>
        <w:bottom w:val="none" w:sz="0" w:space="0" w:color="auto"/>
        <w:right w:val="none" w:sz="0" w:space="0" w:color="auto"/>
      </w:divBdr>
    </w:div>
    <w:div w:id="1095437510">
      <w:bodyDiv w:val="1"/>
      <w:marLeft w:val="0"/>
      <w:marRight w:val="0"/>
      <w:marTop w:val="0"/>
      <w:marBottom w:val="0"/>
      <w:divBdr>
        <w:top w:val="none" w:sz="0" w:space="0" w:color="auto"/>
        <w:left w:val="none" w:sz="0" w:space="0" w:color="auto"/>
        <w:bottom w:val="none" w:sz="0" w:space="0" w:color="auto"/>
        <w:right w:val="none" w:sz="0" w:space="0" w:color="auto"/>
      </w:divBdr>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28091443">
      <w:bodyDiv w:val="1"/>
      <w:marLeft w:val="0"/>
      <w:marRight w:val="0"/>
      <w:marTop w:val="0"/>
      <w:marBottom w:val="0"/>
      <w:divBdr>
        <w:top w:val="none" w:sz="0" w:space="0" w:color="auto"/>
        <w:left w:val="none" w:sz="0" w:space="0" w:color="auto"/>
        <w:bottom w:val="none" w:sz="0" w:space="0" w:color="auto"/>
        <w:right w:val="none" w:sz="0" w:space="0" w:color="auto"/>
      </w:divBdr>
    </w:div>
    <w:div w:id="1129396570">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0975647">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6535500">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2793">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79462887">
      <w:bodyDiv w:val="1"/>
      <w:marLeft w:val="0"/>
      <w:marRight w:val="0"/>
      <w:marTop w:val="0"/>
      <w:marBottom w:val="0"/>
      <w:divBdr>
        <w:top w:val="none" w:sz="0" w:space="0" w:color="auto"/>
        <w:left w:val="none" w:sz="0" w:space="0" w:color="auto"/>
        <w:bottom w:val="none" w:sz="0" w:space="0" w:color="auto"/>
        <w:right w:val="none" w:sz="0" w:space="0" w:color="auto"/>
      </w:divBdr>
    </w:div>
    <w:div w:id="1180654783">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7333944">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2886455">
      <w:bodyDiv w:val="1"/>
      <w:marLeft w:val="0"/>
      <w:marRight w:val="0"/>
      <w:marTop w:val="0"/>
      <w:marBottom w:val="0"/>
      <w:divBdr>
        <w:top w:val="none" w:sz="0" w:space="0" w:color="auto"/>
        <w:left w:val="none" w:sz="0" w:space="0" w:color="auto"/>
        <w:bottom w:val="none" w:sz="0" w:space="0" w:color="auto"/>
        <w:right w:val="none" w:sz="0" w:space="0" w:color="auto"/>
      </w:divBdr>
    </w:div>
    <w:div w:id="119468650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196508422">
      <w:bodyDiv w:val="1"/>
      <w:marLeft w:val="0"/>
      <w:marRight w:val="0"/>
      <w:marTop w:val="0"/>
      <w:marBottom w:val="0"/>
      <w:divBdr>
        <w:top w:val="none" w:sz="0" w:space="0" w:color="auto"/>
        <w:left w:val="none" w:sz="0" w:space="0" w:color="auto"/>
        <w:bottom w:val="none" w:sz="0" w:space="0" w:color="auto"/>
        <w:right w:val="none" w:sz="0" w:space="0" w:color="auto"/>
      </w:divBdr>
    </w:div>
    <w:div w:id="1198664883">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5234941">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4198837">
      <w:bodyDiv w:val="1"/>
      <w:marLeft w:val="0"/>
      <w:marRight w:val="0"/>
      <w:marTop w:val="0"/>
      <w:marBottom w:val="0"/>
      <w:divBdr>
        <w:top w:val="none" w:sz="0" w:space="0" w:color="auto"/>
        <w:left w:val="none" w:sz="0" w:space="0" w:color="auto"/>
        <w:bottom w:val="none" w:sz="0" w:space="0" w:color="auto"/>
        <w:right w:val="none" w:sz="0" w:space="0" w:color="auto"/>
      </w:divBdr>
    </w:div>
    <w:div w:id="123550801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45143590">
      <w:bodyDiv w:val="1"/>
      <w:marLeft w:val="0"/>
      <w:marRight w:val="0"/>
      <w:marTop w:val="0"/>
      <w:marBottom w:val="0"/>
      <w:divBdr>
        <w:top w:val="none" w:sz="0" w:space="0" w:color="auto"/>
        <w:left w:val="none" w:sz="0" w:space="0" w:color="auto"/>
        <w:bottom w:val="none" w:sz="0" w:space="0" w:color="auto"/>
        <w:right w:val="none" w:sz="0" w:space="0" w:color="auto"/>
      </w:divBdr>
    </w:div>
    <w:div w:id="1250194363">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0210567">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0185035">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0600537">
      <w:bodyDiv w:val="1"/>
      <w:marLeft w:val="0"/>
      <w:marRight w:val="0"/>
      <w:marTop w:val="0"/>
      <w:marBottom w:val="0"/>
      <w:divBdr>
        <w:top w:val="none" w:sz="0" w:space="0" w:color="auto"/>
        <w:left w:val="none" w:sz="0" w:space="0" w:color="auto"/>
        <w:bottom w:val="none" w:sz="0" w:space="0" w:color="auto"/>
        <w:right w:val="none" w:sz="0" w:space="0" w:color="auto"/>
      </w:divBdr>
    </w:div>
    <w:div w:id="1311792723">
      <w:bodyDiv w:val="1"/>
      <w:marLeft w:val="0"/>
      <w:marRight w:val="0"/>
      <w:marTop w:val="0"/>
      <w:marBottom w:val="0"/>
      <w:divBdr>
        <w:top w:val="none" w:sz="0" w:space="0" w:color="auto"/>
        <w:left w:val="none" w:sz="0" w:space="0" w:color="auto"/>
        <w:bottom w:val="none" w:sz="0" w:space="0" w:color="auto"/>
        <w:right w:val="none" w:sz="0" w:space="0" w:color="auto"/>
      </w:divBdr>
    </w:div>
    <w:div w:id="1314942943">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0810255">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46202998">
      <w:bodyDiv w:val="1"/>
      <w:marLeft w:val="0"/>
      <w:marRight w:val="0"/>
      <w:marTop w:val="0"/>
      <w:marBottom w:val="0"/>
      <w:divBdr>
        <w:top w:val="none" w:sz="0" w:space="0" w:color="auto"/>
        <w:left w:val="none" w:sz="0" w:space="0" w:color="auto"/>
        <w:bottom w:val="none" w:sz="0" w:space="0" w:color="auto"/>
        <w:right w:val="none" w:sz="0" w:space="0" w:color="auto"/>
      </w:divBdr>
    </w:div>
    <w:div w:id="1346251190">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58701219">
      <w:bodyDiv w:val="1"/>
      <w:marLeft w:val="0"/>
      <w:marRight w:val="0"/>
      <w:marTop w:val="0"/>
      <w:marBottom w:val="0"/>
      <w:divBdr>
        <w:top w:val="none" w:sz="0" w:space="0" w:color="auto"/>
        <w:left w:val="none" w:sz="0" w:space="0" w:color="auto"/>
        <w:bottom w:val="none" w:sz="0" w:space="0" w:color="auto"/>
        <w:right w:val="none" w:sz="0" w:space="0" w:color="auto"/>
      </w:divBdr>
    </w:div>
    <w:div w:id="1363823235">
      <w:bodyDiv w:val="1"/>
      <w:marLeft w:val="0"/>
      <w:marRight w:val="0"/>
      <w:marTop w:val="0"/>
      <w:marBottom w:val="0"/>
      <w:divBdr>
        <w:top w:val="none" w:sz="0" w:space="0" w:color="auto"/>
        <w:left w:val="none" w:sz="0" w:space="0" w:color="auto"/>
        <w:bottom w:val="none" w:sz="0" w:space="0" w:color="auto"/>
        <w:right w:val="none" w:sz="0" w:space="0" w:color="auto"/>
      </w:divBdr>
    </w:div>
    <w:div w:id="1370110767">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1399015">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4256334">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396051830">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12434226">
      <w:bodyDiv w:val="1"/>
      <w:marLeft w:val="0"/>
      <w:marRight w:val="0"/>
      <w:marTop w:val="0"/>
      <w:marBottom w:val="0"/>
      <w:divBdr>
        <w:top w:val="none" w:sz="0" w:space="0" w:color="auto"/>
        <w:left w:val="none" w:sz="0" w:space="0" w:color="auto"/>
        <w:bottom w:val="none" w:sz="0" w:space="0" w:color="auto"/>
        <w:right w:val="none" w:sz="0" w:space="0" w:color="auto"/>
      </w:divBdr>
    </w:div>
    <w:div w:id="1416591431">
      <w:bodyDiv w:val="1"/>
      <w:marLeft w:val="0"/>
      <w:marRight w:val="0"/>
      <w:marTop w:val="0"/>
      <w:marBottom w:val="0"/>
      <w:divBdr>
        <w:top w:val="none" w:sz="0" w:space="0" w:color="auto"/>
        <w:left w:val="none" w:sz="0" w:space="0" w:color="auto"/>
        <w:bottom w:val="none" w:sz="0" w:space="0" w:color="auto"/>
        <w:right w:val="none" w:sz="0" w:space="0" w:color="auto"/>
      </w:divBdr>
    </w:div>
    <w:div w:id="1417167897">
      <w:bodyDiv w:val="1"/>
      <w:marLeft w:val="0"/>
      <w:marRight w:val="0"/>
      <w:marTop w:val="0"/>
      <w:marBottom w:val="0"/>
      <w:divBdr>
        <w:top w:val="none" w:sz="0" w:space="0" w:color="auto"/>
        <w:left w:val="none" w:sz="0" w:space="0" w:color="auto"/>
        <w:bottom w:val="none" w:sz="0" w:space="0" w:color="auto"/>
        <w:right w:val="none" w:sz="0" w:space="0" w:color="auto"/>
      </w:divBdr>
    </w:div>
    <w:div w:id="1418092586">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291305">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22681572">
      <w:bodyDiv w:val="1"/>
      <w:marLeft w:val="0"/>
      <w:marRight w:val="0"/>
      <w:marTop w:val="0"/>
      <w:marBottom w:val="0"/>
      <w:divBdr>
        <w:top w:val="none" w:sz="0" w:space="0" w:color="auto"/>
        <w:left w:val="none" w:sz="0" w:space="0" w:color="auto"/>
        <w:bottom w:val="none" w:sz="0" w:space="0" w:color="auto"/>
        <w:right w:val="none" w:sz="0" w:space="0" w:color="auto"/>
      </w:divBdr>
    </w:div>
    <w:div w:id="1423986207">
      <w:bodyDiv w:val="1"/>
      <w:marLeft w:val="0"/>
      <w:marRight w:val="0"/>
      <w:marTop w:val="0"/>
      <w:marBottom w:val="0"/>
      <w:divBdr>
        <w:top w:val="none" w:sz="0" w:space="0" w:color="auto"/>
        <w:left w:val="none" w:sz="0" w:space="0" w:color="auto"/>
        <w:bottom w:val="none" w:sz="0" w:space="0" w:color="auto"/>
        <w:right w:val="none" w:sz="0" w:space="0" w:color="auto"/>
      </w:divBdr>
    </w:div>
    <w:div w:id="1426878437">
      <w:bodyDiv w:val="1"/>
      <w:marLeft w:val="0"/>
      <w:marRight w:val="0"/>
      <w:marTop w:val="0"/>
      <w:marBottom w:val="0"/>
      <w:divBdr>
        <w:top w:val="none" w:sz="0" w:space="0" w:color="auto"/>
        <w:left w:val="none" w:sz="0" w:space="0" w:color="auto"/>
        <w:bottom w:val="none" w:sz="0" w:space="0" w:color="auto"/>
        <w:right w:val="none" w:sz="0" w:space="0" w:color="auto"/>
      </w:divBdr>
    </w:div>
    <w:div w:id="1427073753">
      <w:bodyDiv w:val="1"/>
      <w:marLeft w:val="0"/>
      <w:marRight w:val="0"/>
      <w:marTop w:val="0"/>
      <w:marBottom w:val="0"/>
      <w:divBdr>
        <w:top w:val="none" w:sz="0" w:space="0" w:color="auto"/>
        <w:left w:val="none" w:sz="0" w:space="0" w:color="auto"/>
        <w:bottom w:val="none" w:sz="0" w:space="0" w:color="auto"/>
        <w:right w:val="none" w:sz="0" w:space="0" w:color="auto"/>
      </w:divBdr>
    </w:div>
    <w:div w:id="1433817995">
      <w:bodyDiv w:val="1"/>
      <w:marLeft w:val="0"/>
      <w:marRight w:val="0"/>
      <w:marTop w:val="0"/>
      <w:marBottom w:val="0"/>
      <w:divBdr>
        <w:top w:val="none" w:sz="0" w:space="0" w:color="auto"/>
        <w:left w:val="none" w:sz="0" w:space="0" w:color="auto"/>
        <w:bottom w:val="none" w:sz="0" w:space="0" w:color="auto"/>
        <w:right w:val="none" w:sz="0" w:space="0" w:color="auto"/>
      </w:divBdr>
    </w:div>
    <w:div w:id="1434128767">
      <w:bodyDiv w:val="1"/>
      <w:marLeft w:val="0"/>
      <w:marRight w:val="0"/>
      <w:marTop w:val="0"/>
      <w:marBottom w:val="0"/>
      <w:divBdr>
        <w:top w:val="none" w:sz="0" w:space="0" w:color="auto"/>
        <w:left w:val="none" w:sz="0" w:space="0" w:color="auto"/>
        <w:bottom w:val="none" w:sz="0" w:space="0" w:color="auto"/>
        <w:right w:val="none" w:sz="0" w:space="0" w:color="auto"/>
      </w:divBdr>
    </w:div>
    <w:div w:id="143578866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7213880">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7197317">
      <w:bodyDiv w:val="1"/>
      <w:marLeft w:val="0"/>
      <w:marRight w:val="0"/>
      <w:marTop w:val="0"/>
      <w:marBottom w:val="0"/>
      <w:divBdr>
        <w:top w:val="none" w:sz="0" w:space="0" w:color="auto"/>
        <w:left w:val="none" w:sz="0" w:space="0" w:color="auto"/>
        <w:bottom w:val="none" w:sz="0" w:space="0" w:color="auto"/>
        <w:right w:val="none" w:sz="0" w:space="0" w:color="auto"/>
      </w:divBdr>
    </w:div>
    <w:div w:id="1449930899">
      <w:bodyDiv w:val="1"/>
      <w:marLeft w:val="0"/>
      <w:marRight w:val="0"/>
      <w:marTop w:val="0"/>
      <w:marBottom w:val="0"/>
      <w:divBdr>
        <w:top w:val="none" w:sz="0" w:space="0" w:color="auto"/>
        <w:left w:val="none" w:sz="0" w:space="0" w:color="auto"/>
        <w:bottom w:val="none" w:sz="0" w:space="0" w:color="auto"/>
        <w:right w:val="none" w:sz="0" w:space="0" w:color="auto"/>
      </w:divBdr>
    </w:div>
    <w:div w:id="1452434924">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68084836">
      <w:bodyDiv w:val="1"/>
      <w:marLeft w:val="0"/>
      <w:marRight w:val="0"/>
      <w:marTop w:val="0"/>
      <w:marBottom w:val="0"/>
      <w:divBdr>
        <w:top w:val="none" w:sz="0" w:space="0" w:color="auto"/>
        <w:left w:val="none" w:sz="0" w:space="0" w:color="auto"/>
        <w:bottom w:val="none" w:sz="0" w:space="0" w:color="auto"/>
        <w:right w:val="none" w:sz="0" w:space="0" w:color="auto"/>
      </w:divBdr>
    </w:div>
    <w:div w:id="1474523487">
      <w:bodyDiv w:val="1"/>
      <w:marLeft w:val="0"/>
      <w:marRight w:val="0"/>
      <w:marTop w:val="0"/>
      <w:marBottom w:val="0"/>
      <w:divBdr>
        <w:top w:val="none" w:sz="0" w:space="0" w:color="auto"/>
        <w:left w:val="none" w:sz="0" w:space="0" w:color="auto"/>
        <w:bottom w:val="none" w:sz="0" w:space="0" w:color="auto"/>
        <w:right w:val="none" w:sz="0" w:space="0" w:color="auto"/>
      </w:divBdr>
    </w:div>
    <w:div w:id="1476869327">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87553654">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3954693">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5732095">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18884462">
      <w:bodyDiv w:val="1"/>
      <w:marLeft w:val="0"/>
      <w:marRight w:val="0"/>
      <w:marTop w:val="0"/>
      <w:marBottom w:val="0"/>
      <w:divBdr>
        <w:top w:val="none" w:sz="0" w:space="0" w:color="auto"/>
        <w:left w:val="none" w:sz="0" w:space="0" w:color="auto"/>
        <w:bottom w:val="none" w:sz="0" w:space="0" w:color="auto"/>
        <w:right w:val="none" w:sz="0" w:space="0" w:color="auto"/>
      </w:divBdr>
    </w:div>
    <w:div w:id="1521816731">
      <w:bodyDiv w:val="1"/>
      <w:marLeft w:val="0"/>
      <w:marRight w:val="0"/>
      <w:marTop w:val="0"/>
      <w:marBottom w:val="0"/>
      <w:divBdr>
        <w:top w:val="none" w:sz="0" w:space="0" w:color="auto"/>
        <w:left w:val="none" w:sz="0" w:space="0" w:color="auto"/>
        <w:bottom w:val="none" w:sz="0" w:space="0" w:color="auto"/>
        <w:right w:val="none" w:sz="0" w:space="0" w:color="auto"/>
      </w:divBdr>
    </w:div>
    <w:div w:id="1524980210">
      <w:bodyDiv w:val="1"/>
      <w:marLeft w:val="0"/>
      <w:marRight w:val="0"/>
      <w:marTop w:val="0"/>
      <w:marBottom w:val="0"/>
      <w:divBdr>
        <w:top w:val="none" w:sz="0" w:space="0" w:color="auto"/>
        <w:left w:val="none" w:sz="0" w:space="0" w:color="auto"/>
        <w:bottom w:val="none" w:sz="0" w:space="0" w:color="auto"/>
        <w:right w:val="none" w:sz="0" w:space="0" w:color="auto"/>
      </w:divBdr>
    </w:div>
    <w:div w:id="1525317307">
      <w:bodyDiv w:val="1"/>
      <w:marLeft w:val="0"/>
      <w:marRight w:val="0"/>
      <w:marTop w:val="0"/>
      <w:marBottom w:val="0"/>
      <w:divBdr>
        <w:top w:val="none" w:sz="0" w:space="0" w:color="auto"/>
        <w:left w:val="none" w:sz="0" w:space="0" w:color="auto"/>
        <w:bottom w:val="none" w:sz="0" w:space="0" w:color="auto"/>
        <w:right w:val="none" w:sz="0" w:space="0" w:color="auto"/>
      </w:divBdr>
    </w:div>
    <w:div w:id="1525442332">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4882648">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38666230">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62254240">
      <w:bodyDiv w:val="1"/>
      <w:marLeft w:val="0"/>
      <w:marRight w:val="0"/>
      <w:marTop w:val="0"/>
      <w:marBottom w:val="0"/>
      <w:divBdr>
        <w:top w:val="none" w:sz="0" w:space="0" w:color="auto"/>
        <w:left w:val="none" w:sz="0" w:space="0" w:color="auto"/>
        <w:bottom w:val="none" w:sz="0" w:space="0" w:color="auto"/>
        <w:right w:val="none" w:sz="0" w:space="0" w:color="auto"/>
      </w:divBdr>
    </w:div>
    <w:div w:id="1569534892">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5891793">
      <w:bodyDiv w:val="1"/>
      <w:marLeft w:val="0"/>
      <w:marRight w:val="0"/>
      <w:marTop w:val="0"/>
      <w:marBottom w:val="0"/>
      <w:divBdr>
        <w:top w:val="none" w:sz="0" w:space="0" w:color="auto"/>
        <w:left w:val="none" w:sz="0" w:space="0" w:color="auto"/>
        <w:bottom w:val="none" w:sz="0" w:space="0" w:color="auto"/>
        <w:right w:val="none" w:sz="0" w:space="0" w:color="auto"/>
      </w:divBdr>
    </w:div>
    <w:div w:id="1577545245">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79749113">
      <w:bodyDiv w:val="1"/>
      <w:marLeft w:val="0"/>
      <w:marRight w:val="0"/>
      <w:marTop w:val="0"/>
      <w:marBottom w:val="0"/>
      <w:divBdr>
        <w:top w:val="none" w:sz="0" w:space="0" w:color="auto"/>
        <w:left w:val="none" w:sz="0" w:space="0" w:color="auto"/>
        <w:bottom w:val="none" w:sz="0" w:space="0" w:color="auto"/>
        <w:right w:val="none" w:sz="0" w:space="0" w:color="auto"/>
      </w:divBdr>
    </w:div>
    <w:div w:id="1580167530">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000536">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1350279">
      <w:bodyDiv w:val="1"/>
      <w:marLeft w:val="0"/>
      <w:marRight w:val="0"/>
      <w:marTop w:val="0"/>
      <w:marBottom w:val="0"/>
      <w:divBdr>
        <w:top w:val="none" w:sz="0" w:space="0" w:color="auto"/>
        <w:left w:val="none" w:sz="0" w:space="0" w:color="auto"/>
        <w:bottom w:val="none" w:sz="0" w:space="0" w:color="auto"/>
        <w:right w:val="none" w:sz="0" w:space="0" w:color="auto"/>
      </w:divBdr>
    </w:div>
    <w:div w:id="1595090522">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7713844">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0524886">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7037839">
      <w:bodyDiv w:val="1"/>
      <w:marLeft w:val="0"/>
      <w:marRight w:val="0"/>
      <w:marTop w:val="0"/>
      <w:marBottom w:val="0"/>
      <w:divBdr>
        <w:top w:val="none" w:sz="0" w:space="0" w:color="auto"/>
        <w:left w:val="none" w:sz="0" w:space="0" w:color="auto"/>
        <w:bottom w:val="none" w:sz="0" w:space="0" w:color="auto"/>
        <w:right w:val="none" w:sz="0" w:space="0" w:color="auto"/>
      </w:divBdr>
    </w:div>
    <w:div w:id="1607613884">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2203371">
      <w:bodyDiv w:val="1"/>
      <w:marLeft w:val="0"/>
      <w:marRight w:val="0"/>
      <w:marTop w:val="0"/>
      <w:marBottom w:val="0"/>
      <w:divBdr>
        <w:top w:val="none" w:sz="0" w:space="0" w:color="auto"/>
        <w:left w:val="none" w:sz="0" w:space="0" w:color="auto"/>
        <w:bottom w:val="none" w:sz="0" w:space="0" w:color="auto"/>
        <w:right w:val="none" w:sz="0" w:space="0" w:color="auto"/>
      </w:divBdr>
    </w:div>
    <w:div w:id="1614246098">
      <w:bodyDiv w:val="1"/>
      <w:marLeft w:val="0"/>
      <w:marRight w:val="0"/>
      <w:marTop w:val="0"/>
      <w:marBottom w:val="0"/>
      <w:divBdr>
        <w:top w:val="none" w:sz="0" w:space="0" w:color="auto"/>
        <w:left w:val="none" w:sz="0" w:space="0" w:color="auto"/>
        <w:bottom w:val="none" w:sz="0" w:space="0" w:color="auto"/>
        <w:right w:val="none" w:sz="0" w:space="0" w:color="auto"/>
      </w:divBdr>
    </w:div>
    <w:div w:id="1614480011">
      <w:bodyDiv w:val="1"/>
      <w:marLeft w:val="0"/>
      <w:marRight w:val="0"/>
      <w:marTop w:val="0"/>
      <w:marBottom w:val="0"/>
      <w:divBdr>
        <w:top w:val="none" w:sz="0" w:space="0" w:color="auto"/>
        <w:left w:val="none" w:sz="0" w:space="0" w:color="auto"/>
        <w:bottom w:val="none" w:sz="0" w:space="0" w:color="auto"/>
        <w:right w:val="none" w:sz="0" w:space="0" w:color="auto"/>
      </w:divBdr>
    </w:div>
    <w:div w:id="1617054905">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19946212">
      <w:bodyDiv w:val="1"/>
      <w:marLeft w:val="0"/>
      <w:marRight w:val="0"/>
      <w:marTop w:val="0"/>
      <w:marBottom w:val="0"/>
      <w:divBdr>
        <w:top w:val="none" w:sz="0" w:space="0" w:color="auto"/>
        <w:left w:val="none" w:sz="0" w:space="0" w:color="auto"/>
        <w:bottom w:val="none" w:sz="0" w:space="0" w:color="auto"/>
        <w:right w:val="none" w:sz="0" w:space="0" w:color="auto"/>
      </w:divBdr>
    </w:div>
    <w:div w:id="1626043498">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2130845">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37946957">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49940995">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3559835">
      <w:bodyDiv w:val="1"/>
      <w:marLeft w:val="0"/>
      <w:marRight w:val="0"/>
      <w:marTop w:val="0"/>
      <w:marBottom w:val="0"/>
      <w:divBdr>
        <w:top w:val="none" w:sz="0" w:space="0" w:color="auto"/>
        <w:left w:val="none" w:sz="0" w:space="0" w:color="auto"/>
        <w:bottom w:val="none" w:sz="0" w:space="0" w:color="auto"/>
        <w:right w:val="none" w:sz="0" w:space="0" w:color="auto"/>
      </w:divBdr>
    </w:div>
    <w:div w:id="1655645373">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63586100">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2444075">
      <w:bodyDiv w:val="1"/>
      <w:marLeft w:val="0"/>
      <w:marRight w:val="0"/>
      <w:marTop w:val="0"/>
      <w:marBottom w:val="0"/>
      <w:divBdr>
        <w:top w:val="none" w:sz="0" w:space="0" w:color="auto"/>
        <w:left w:val="none" w:sz="0" w:space="0" w:color="auto"/>
        <w:bottom w:val="none" w:sz="0" w:space="0" w:color="auto"/>
        <w:right w:val="none" w:sz="0" w:space="0" w:color="auto"/>
      </w:divBdr>
    </w:div>
    <w:div w:id="1677539527">
      <w:bodyDiv w:val="1"/>
      <w:marLeft w:val="0"/>
      <w:marRight w:val="0"/>
      <w:marTop w:val="0"/>
      <w:marBottom w:val="0"/>
      <w:divBdr>
        <w:top w:val="none" w:sz="0" w:space="0" w:color="auto"/>
        <w:left w:val="none" w:sz="0" w:space="0" w:color="auto"/>
        <w:bottom w:val="none" w:sz="0" w:space="0" w:color="auto"/>
        <w:right w:val="none" w:sz="0" w:space="0" w:color="auto"/>
      </w:divBdr>
    </w:div>
    <w:div w:id="1678727216">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83237773">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09643946">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14689646">
      <w:bodyDiv w:val="1"/>
      <w:marLeft w:val="0"/>
      <w:marRight w:val="0"/>
      <w:marTop w:val="0"/>
      <w:marBottom w:val="0"/>
      <w:divBdr>
        <w:top w:val="none" w:sz="0" w:space="0" w:color="auto"/>
        <w:left w:val="none" w:sz="0" w:space="0" w:color="auto"/>
        <w:bottom w:val="none" w:sz="0" w:space="0" w:color="auto"/>
        <w:right w:val="none" w:sz="0" w:space="0" w:color="auto"/>
      </w:divBdr>
    </w:div>
    <w:div w:id="1717199930">
      <w:bodyDiv w:val="1"/>
      <w:marLeft w:val="0"/>
      <w:marRight w:val="0"/>
      <w:marTop w:val="0"/>
      <w:marBottom w:val="0"/>
      <w:divBdr>
        <w:top w:val="none" w:sz="0" w:space="0" w:color="auto"/>
        <w:left w:val="none" w:sz="0" w:space="0" w:color="auto"/>
        <w:bottom w:val="none" w:sz="0" w:space="0" w:color="auto"/>
        <w:right w:val="none" w:sz="0" w:space="0" w:color="auto"/>
      </w:divBdr>
    </w:div>
    <w:div w:id="1719813828">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23627380">
      <w:bodyDiv w:val="1"/>
      <w:marLeft w:val="0"/>
      <w:marRight w:val="0"/>
      <w:marTop w:val="0"/>
      <w:marBottom w:val="0"/>
      <w:divBdr>
        <w:top w:val="none" w:sz="0" w:space="0" w:color="auto"/>
        <w:left w:val="none" w:sz="0" w:space="0" w:color="auto"/>
        <w:bottom w:val="none" w:sz="0" w:space="0" w:color="auto"/>
        <w:right w:val="none" w:sz="0" w:space="0" w:color="auto"/>
      </w:divBdr>
    </w:div>
    <w:div w:id="1728186080">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36975428">
      <w:bodyDiv w:val="1"/>
      <w:marLeft w:val="0"/>
      <w:marRight w:val="0"/>
      <w:marTop w:val="0"/>
      <w:marBottom w:val="0"/>
      <w:divBdr>
        <w:top w:val="none" w:sz="0" w:space="0" w:color="auto"/>
        <w:left w:val="none" w:sz="0" w:space="0" w:color="auto"/>
        <w:bottom w:val="none" w:sz="0" w:space="0" w:color="auto"/>
        <w:right w:val="none" w:sz="0" w:space="0" w:color="auto"/>
      </w:divBdr>
    </w:div>
    <w:div w:id="1744834267">
      <w:bodyDiv w:val="1"/>
      <w:marLeft w:val="0"/>
      <w:marRight w:val="0"/>
      <w:marTop w:val="0"/>
      <w:marBottom w:val="0"/>
      <w:divBdr>
        <w:top w:val="none" w:sz="0" w:space="0" w:color="auto"/>
        <w:left w:val="none" w:sz="0" w:space="0" w:color="auto"/>
        <w:bottom w:val="none" w:sz="0" w:space="0" w:color="auto"/>
        <w:right w:val="none" w:sz="0" w:space="0" w:color="auto"/>
      </w:divBdr>
    </w:div>
    <w:div w:id="1745296078">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1681">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4107589">
      <w:bodyDiv w:val="1"/>
      <w:marLeft w:val="0"/>
      <w:marRight w:val="0"/>
      <w:marTop w:val="0"/>
      <w:marBottom w:val="0"/>
      <w:divBdr>
        <w:top w:val="none" w:sz="0" w:space="0" w:color="auto"/>
        <w:left w:val="none" w:sz="0" w:space="0" w:color="auto"/>
        <w:bottom w:val="none" w:sz="0" w:space="0" w:color="auto"/>
        <w:right w:val="none" w:sz="0" w:space="0" w:color="auto"/>
      </w:divBdr>
    </w:div>
    <w:div w:id="1764256223">
      <w:bodyDiv w:val="1"/>
      <w:marLeft w:val="0"/>
      <w:marRight w:val="0"/>
      <w:marTop w:val="0"/>
      <w:marBottom w:val="0"/>
      <w:divBdr>
        <w:top w:val="none" w:sz="0" w:space="0" w:color="auto"/>
        <w:left w:val="none" w:sz="0" w:space="0" w:color="auto"/>
        <w:bottom w:val="none" w:sz="0" w:space="0" w:color="auto"/>
        <w:right w:val="none" w:sz="0" w:space="0" w:color="auto"/>
      </w:divBdr>
    </w:div>
    <w:div w:id="1766413947">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68958804">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6707245">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153406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1389758">
      <w:bodyDiv w:val="1"/>
      <w:marLeft w:val="0"/>
      <w:marRight w:val="0"/>
      <w:marTop w:val="0"/>
      <w:marBottom w:val="0"/>
      <w:divBdr>
        <w:top w:val="none" w:sz="0" w:space="0" w:color="auto"/>
        <w:left w:val="none" w:sz="0" w:space="0" w:color="auto"/>
        <w:bottom w:val="none" w:sz="0" w:space="0" w:color="auto"/>
        <w:right w:val="none" w:sz="0" w:space="0" w:color="auto"/>
      </w:divBdr>
    </w:div>
    <w:div w:id="1791896979">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0671">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796211137">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16487944">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3039470">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2023745">
      <w:bodyDiv w:val="1"/>
      <w:marLeft w:val="0"/>
      <w:marRight w:val="0"/>
      <w:marTop w:val="0"/>
      <w:marBottom w:val="0"/>
      <w:divBdr>
        <w:top w:val="none" w:sz="0" w:space="0" w:color="auto"/>
        <w:left w:val="none" w:sz="0" w:space="0" w:color="auto"/>
        <w:bottom w:val="none" w:sz="0" w:space="0" w:color="auto"/>
        <w:right w:val="none" w:sz="0" w:space="0" w:color="auto"/>
      </w:divBdr>
    </w:div>
    <w:div w:id="1835222222">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39730708">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49833136">
      <w:bodyDiv w:val="1"/>
      <w:marLeft w:val="0"/>
      <w:marRight w:val="0"/>
      <w:marTop w:val="0"/>
      <w:marBottom w:val="0"/>
      <w:divBdr>
        <w:top w:val="none" w:sz="0" w:space="0" w:color="auto"/>
        <w:left w:val="none" w:sz="0" w:space="0" w:color="auto"/>
        <w:bottom w:val="none" w:sz="0" w:space="0" w:color="auto"/>
        <w:right w:val="none" w:sz="0" w:space="0" w:color="auto"/>
      </w:divBdr>
    </w:div>
    <w:div w:id="1853109627">
      <w:bodyDiv w:val="1"/>
      <w:marLeft w:val="0"/>
      <w:marRight w:val="0"/>
      <w:marTop w:val="0"/>
      <w:marBottom w:val="0"/>
      <w:divBdr>
        <w:top w:val="none" w:sz="0" w:space="0" w:color="auto"/>
        <w:left w:val="none" w:sz="0" w:space="0" w:color="auto"/>
        <w:bottom w:val="none" w:sz="0" w:space="0" w:color="auto"/>
        <w:right w:val="none" w:sz="0" w:space="0" w:color="auto"/>
      </w:divBdr>
    </w:div>
    <w:div w:id="1853493831">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5289437">
      <w:bodyDiv w:val="1"/>
      <w:marLeft w:val="0"/>
      <w:marRight w:val="0"/>
      <w:marTop w:val="0"/>
      <w:marBottom w:val="0"/>
      <w:divBdr>
        <w:top w:val="none" w:sz="0" w:space="0" w:color="auto"/>
        <w:left w:val="none" w:sz="0" w:space="0" w:color="auto"/>
        <w:bottom w:val="none" w:sz="0" w:space="0" w:color="auto"/>
        <w:right w:val="none" w:sz="0" w:space="0" w:color="auto"/>
      </w:divBdr>
    </w:div>
    <w:div w:id="1866749899">
      <w:bodyDiv w:val="1"/>
      <w:marLeft w:val="0"/>
      <w:marRight w:val="0"/>
      <w:marTop w:val="0"/>
      <w:marBottom w:val="0"/>
      <w:divBdr>
        <w:top w:val="none" w:sz="0" w:space="0" w:color="auto"/>
        <w:left w:val="none" w:sz="0" w:space="0" w:color="auto"/>
        <w:bottom w:val="none" w:sz="0" w:space="0" w:color="auto"/>
        <w:right w:val="none" w:sz="0" w:space="0" w:color="auto"/>
      </w:divBdr>
    </w:div>
    <w:div w:id="1866938137">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73806846">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4906819">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182935">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 w:id="1821922363">
              <w:marLeft w:val="0"/>
              <w:marRight w:val="0"/>
              <w:marTop w:val="0"/>
              <w:marBottom w:val="0"/>
              <w:divBdr>
                <w:top w:val="none" w:sz="0" w:space="0" w:color="auto"/>
                <w:left w:val="none" w:sz="0" w:space="0" w:color="auto"/>
                <w:bottom w:val="none" w:sz="0" w:space="0" w:color="auto"/>
                <w:right w:val="none" w:sz="0" w:space="0" w:color="auto"/>
              </w:divBdr>
              <w:divsChild>
                <w:div w:id="1566063570">
                  <w:marLeft w:val="480"/>
                  <w:marRight w:val="0"/>
                  <w:marTop w:val="0"/>
                  <w:marBottom w:val="0"/>
                  <w:divBdr>
                    <w:top w:val="none" w:sz="0" w:space="0" w:color="auto"/>
                    <w:left w:val="none" w:sz="0" w:space="0" w:color="auto"/>
                    <w:bottom w:val="none" w:sz="0" w:space="0" w:color="auto"/>
                    <w:right w:val="none" w:sz="0" w:space="0" w:color="auto"/>
                  </w:divBdr>
                </w:div>
                <w:div w:id="2037340678">
                  <w:marLeft w:val="480"/>
                  <w:marRight w:val="0"/>
                  <w:marTop w:val="0"/>
                  <w:marBottom w:val="0"/>
                  <w:divBdr>
                    <w:top w:val="none" w:sz="0" w:space="0" w:color="auto"/>
                    <w:left w:val="none" w:sz="0" w:space="0" w:color="auto"/>
                    <w:bottom w:val="none" w:sz="0" w:space="0" w:color="auto"/>
                    <w:right w:val="none" w:sz="0" w:space="0" w:color="auto"/>
                  </w:divBdr>
                </w:div>
                <w:div w:id="1208564068">
                  <w:marLeft w:val="480"/>
                  <w:marRight w:val="0"/>
                  <w:marTop w:val="0"/>
                  <w:marBottom w:val="0"/>
                  <w:divBdr>
                    <w:top w:val="none" w:sz="0" w:space="0" w:color="auto"/>
                    <w:left w:val="none" w:sz="0" w:space="0" w:color="auto"/>
                    <w:bottom w:val="none" w:sz="0" w:space="0" w:color="auto"/>
                    <w:right w:val="none" w:sz="0" w:space="0" w:color="auto"/>
                  </w:divBdr>
                </w:div>
                <w:div w:id="512500597">
                  <w:marLeft w:val="480"/>
                  <w:marRight w:val="0"/>
                  <w:marTop w:val="0"/>
                  <w:marBottom w:val="0"/>
                  <w:divBdr>
                    <w:top w:val="none" w:sz="0" w:space="0" w:color="auto"/>
                    <w:left w:val="none" w:sz="0" w:space="0" w:color="auto"/>
                    <w:bottom w:val="none" w:sz="0" w:space="0" w:color="auto"/>
                    <w:right w:val="none" w:sz="0" w:space="0" w:color="auto"/>
                  </w:divBdr>
                </w:div>
                <w:div w:id="782966557">
                  <w:marLeft w:val="480"/>
                  <w:marRight w:val="0"/>
                  <w:marTop w:val="0"/>
                  <w:marBottom w:val="0"/>
                  <w:divBdr>
                    <w:top w:val="none" w:sz="0" w:space="0" w:color="auto"/>
                    <w:left w:val="none" w:sz="0" w:space="0" w:color="auto"/>
                    <w:bottom w:val="none" w:sz="0" w:space="0" w:color="auto"/>
                    <w:right w:val="none" w:sz="0" w:space="0" w:color="auto"/>
                  </w:divBdr>
                </w:div>
                <w:div w:id="54400841">
                  <w:marLeft w:val="480"/>
                  <w:marRight w:val="0"/>
                  <w:marTop w:val="0"/>
                  <w:marBottom w:val="0"/>
                  <w:divBdr>
                    <w:top w:val="none" w:sz="0" w:space="0" w:color="auto"/>
                    <w:left w:val="none" w:sz="0" w:space="0" w:color="auto"/>
                    <w:bottom w:val="none" w:sz="0" w:space="0" w:color="auto"/>
                    <w:right w:val="none" w:sz="0" w:space="0" w:color="auto"/>
                  </w:divBdr>
                </w:div>
                <w:div w:id="1847402560">
                  <w:marLeft w:val="480"/>
                  <w:marRight w:val="0"/>
                  <w:marTop w:val="0"/>
                  <w:marBottom w:val="0"/>
                  <w:divBdr>
                    <w:top w:val="none" w:sz="0" w:space="0" w:color="auto"/>
                    <w:left w:val="none" w:sz="0" w:space="0" w:color="auto"/>
                    <w:bottom w:val="none" w:sz="0" w:space="0" w:color="auto"/>
                    <w:right w:val="none" w:sz="0" w:space="0" w:color="auto"/>
                  </w:divBdr>
                </w:div>
                <w:div w:id="1608850937">
                  <w:marLeft w:val="480"/>
                  <w:marRight w:val="0"/>
                  <w:marTop w:val="0"/>
                  <w:marBottom w:val="0"/>
                  <w:divBdr>
                    <w:top w:val="none" w:sz="0" w:space="0" w:color="auto"/>
                    <w:left w:val="none" w:sz="0" w:space="0" w:color="auto"/>
                    <w:bottom w:val="none" w:sz="0" w:space="0" w:color="auto"/>
                    <w:right w:val="none" w:sz="0" w:space="0" w:color="auto"/>
                  </w:divBdr>
                </w:div>
                <w:div w:id="1622035207">
                  <w:marLeft w:val="480"/>
                  <w:marRight w:val="0"/>
                  <w:marTop w:val="0"/>
                  <w:marBottom w:val="0"/>
                  <w:divBdr>
                    <w:top w:val="none" w:sz="0" w:space="0" w:color="auto"/>
                    <w:left w:val="none" w:sz="0" w:space="0" w:color="auto"/>
                    <w:bottom w:val="none" w:sz="0" w:space="0" w:color="auto"/>
                    <w:right w:val="none" w:sz="0" w:space="0" w:color="auto"/>
                  </w:divBdr>
                </w:div>
                <w:div w:id="534805442">
                  <w:marLeft w:val="480"/>
                  <w:marRight w:val="0"/>
                  <w:marTop w:val="0"/>
                  <w:marBottom w:val="0"/>
                  <w:divBdr>
                    <w:top w:val="none" w:sz="0" w:space="0" w:color="auto"/>
                    <w:left w:val="none" w:sz="0" w:space="0" w:color="auto"/>
                    <w:bottom w:val="none" w:sz="0" w:space="0" w:color="auto"/>
                    <w:right w:val="none" w:sz="0" w:space="0" w:color="auto"/>
                  </w:divBdr>
                </w:div>
                <w:div w:id="106656715">
                  <w:marLeft w:val="480"/>
                  <w:marRight w:val="0"/>
                  <w:marTop w:val="0"/>
                  <w:marBottom w:val="0"/>
                  <w:divBdr>
                    <w:top w:val="none" w:sz="0" w:space="0" w:color="auto"/>
                    <w:left w:val="none" w:sz="0" w:space="0" w:color="auto"/>
                    <w:bottom w:val="none" w:sz="0" w:space="0" w:color="auto"/>
                    <w:right w:val="none" w:sz="0" w:space="0" w:color="auto"/>
                  </w:divBdr>
                </w:div>
                <w:div w:id="1481917905">
                  <w:marLeft w:val="480"/>
                  <w:marRight w:val="0"/>
                  <w:marTop w:val="0"/>
                  <w:marBottom w:val="0"/>
                  <w:divBdr>
                    <w:top w:val="none" w:sz="0" w:space="0" w:color="auto"/>
                    <w:left w:val="none" w:sz="0" w:space="0" w:color="auto"/>
                    <w:bottom w:val="none" w:sz="0" w:space="0" w:color="auto"/>
                    <w:right w:val="none" w:sz="0" w:space="0" w:color="auto"/>
                  </w:divBdr>
                </w:div>
                <w:div w:id="873420436">
                  <w:marLeft w:val="480"/>
                  <w:marRight w:val="0"/>
                  <w:marTop w:val="0"/>
                  <w:marBottom w:val="0"/>
                  <w:divBdr>
                    <w:top w:val="none" w:sz="0" w:space="0" w:color="auto"/>
                    <w:left w:val="none" w:sz="0" w:space="0" w:color="auto"/>
                    <w:bottom w:val="none" w:sz="0" w:space="0" w:color="auto"/>
                    <w:right w:val="none" w:sz="0" w:space="0" w:color="auto"/>
                  </w:divBdr>
                </w:div>
                <w:div w:id="1747921807">
                  <w:marLeft w:val="480"/>
                  <w:marRight w:val="0"/>
                  <w:marTop w:val="0"/>
                  <w:marBottom w:val="0"/>
                  <w:divBdr>
                    <w:top w:val="none" w:sz="0" w:space="0" w:color="auto"/>
                    <w:left w:val="none" w:sz="0" w:space="0" w:color="auto"/>
                    <w:bottom w:val="none" w:sz="0" w:space="0" w:color="auto"/>
                    <w:right w:val="none" w:sz="0" w:space="0" w:color="auto"/>
                  </w:divBdr>
                </w:div>
                <w:div w:id="1698921576">
                  <w:marLeft w:val="480"/>
                  <w:marRight w:val="0"/>
                  <w:marTop w:val="0"/>
                  <w:marBottom w:val="0"/>
                  <w:divBdr>
                    <w:top w:val="none" w:sz="0" w:space="0" w:color="auto"/>
                    <w:left w:val="none" w:sz="0" w:space="0" w:color="auto"/>
                    <w:bottom w:val="none" w:sz="0" w:space="0" w:color="auto"/>
                    <w:right w:val="none" w:sz="0" w:space="0" w:color="auto"/>
                  </w:divBdr>
                </w:div>
                <w:div w:id="1802727077">
                  <w:marLeft w:val="480"/>
                  <w:marRight w:val="0"/>
                  <w:marTop w:val="0"/>
                  <w:marBottom w:val="0"/>
                  <w:divBdr>
                    <w:top w:val="none" w:sz="0" w:space="0" w:color="auto"/>
                    <w:left w:val="none" w:sz="0" w:space="0" w:color="auto"/>
                    <w:bottom w:val="none" w:sz="0" w:space="0" w:color="auto"/>
                    <w:right w:val="none" w:sz="0" w:space="0" w:color="auto"/>
                  </w:divBdr>
                </w:div>
                <w:div w:id="1174418325">
                  <w:marLeft w:val="480"/>
                  <w:marRight w:val="0"/>
                  <w:marTop w:val="0"/>
                  <w:marBottom w:val="0"/>
                  <w:divBdr>
                    <w:top w:val="none" w:sz="0" w:space="0" w:color="auto"/>
                    <w:left w:val="none" w:sz="0" w:space="0" w:color="auto"/>
                    <w:bottom w:val="none" w:sz="0" w:space="0" w:color="auto"/>
                    <w:right w:val="none" w:sz="0" w:space="0" w:color="auto"/>
                  </w:divBdr>
                </w:div>
                <w:div w:id="1380788152">
                  <w:marLeft w:val="480"/>
                  <w:marRight w:val="0"/>
                  <w:marTop w:val="0"/>
                  <w:marBottom w:val="0"/>
                  <w:divBdr>
                    <w:top w:val="none" w:sz="0" w:space="0" w:color="auto"/>
                    <w:left w:val="none" w:sz="0" w:space="0" w:color="auto"/>
                    <w:bottom w:val="none" w:sz="0" w:space="0" w:color="auto"/>
                    <w:right w:val="none" w:sz="0" w:space="0" w:color="auto"/>
                  </w:divBdr>
                </w:div>
                <w:div w:id="922841678">
                  <w:marLeft w:val="480"/>
                  <w:marRight w:val="0"/>
                  <w:marTop w:val="0"/>
                  <w:marBottom w:val="0"/>
                  <w:divBdr>
                    <w:top w:val="none" w:sz="0" w:space="0" w:color="auto"/>
                    <w:left w:val="none" w:sz="0" w:space="0" w:color="auto"/>
                    <w:bottom w:val="none" w:sz="0" w:space="0" w:color="auto"/>
                    <w:right w:val="none" w:sz="0" w:space="0" w:color="auto"/>
                  </w:divBdr>
                </w:div>
                <w:div w:id="167792781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740761467">
                  <w:marLeft w:val="480"/>
                  <w:marRight w:val="0"/>
                  <w:marTop w:val="0"/>
                  <w:marBottom w:val="0"/>
                  <w:divBdr>
                    <w:top w:val="none" w:sz="0" w:space="0" w:color="auto"/>
                    <w:left w:val="none" w:sz="0" w:space="0" w:color="auto"/>
                    <w:bottom w:val="none" w:sz="0" w:space="0" w:color="auto"/>
                    <w:right w:val="none" w:sz="0" w:space="0" w:color="auto"/>
                  </w:divBdr>
                </w:div>
                <w:div w:id="535117347">
                  <w:marLeft w:val="480"/>
                  <w:marRight w:val="0"/>
                  <w:marTop w:val="0"/>
                  <w:marBottom w:val="0"/>
                  <w:divBdr>
                    <w:top w:val="none" w:sz="0" w:space="0" w:color="auto"/>
                    <w:left w:val="none" w:sz="0" w:space="0" w:color="auto"/>
                    <w:bottom w:val="none" w:sz="0" w:space="0" w:color="auto"/>
                    <w:right w:val="none" w:sz="0" w:space="0" w:color="auto"/>
                  </w:divBdr>
                </w:div>
                <w:div w:id="2052535635">
                  <w:marLeft w:val="480"/>
                  <w:marRight w:val="0"/>
                  <w:marTop w:val="0"/>
                  <w:marBottom w:val="0"/>
                  <w:divBdr>
                    <w:top w:val="none" w:sz="0" w:space="0" w:color="auto"/>
                    <w:left w:val="none" w:sz="0" w:space="0" w:color="auto"/>
                    <w:bottom w:val="none" w:sz="0" w:space="0" w:color="auto"/>
                    <w:right w:val="none" w:sz="0" w:space="0" w:color="auto"/>
                  </w:divBdr>
                </w:div>
              </w:divsChild>
            </w:div>
            <w:div w:id="1080177284">
              <w:marLeft w:val="0"/>
              <w:marRight w:val="0"/>
              <w:marTop w:val="0"/>
              <w:marBottom w:val="0"/>
              <w:divBdr>
                <w:top w:val="none" w:sz="0" w:space="0" w:color="auto"/>
                <w:left w:val="none" w:sz="0" w:space="0" w:color="auto"/>
                <w:bottom w:val="none" w:sz="0" w:space="0" w:color="auto"/>
                <w:right w:val="none" w:sz="0" w:space="0" w:color="auto"/>
              </w:divBdr>
              <w:divsChild>
                <w:div w:id="511841462">
                  <w:marLeft w:val="480"/>
                  <w:marRight w:val="0"/>
                  <w:marTop w:val="0"/>
                  <w:marBottom w:val="0"/>
                  <w:divBdr>
                    <w:top w:val="none" w:sz="0" w:space="0" w:color="auto"/>
                    <w:left w:val="none" w:sz="0" w:space="0" w:color="auto"/>
                    <w:bottom w:val="none" w:sz="0" w:space="0" w:color="auto"/>
                    <w:right w:val="none" w:sz="0" w:space="0" w:color="auto"/>
                  </w:divBdr>
                </w:div>
                <w:div w:id="346949003">
                  <w:marLeft w:val="480"/>
                  <w:marRight w:val="0"/>
                  <w:marTop w:val="0"/>
                  <w:marBottom w:val="0"/>
                  <w:divBdr>
                    <w:top w:val="none" w:sz="0" w:space="0" w:color="auto"/>
                    <w:left w:val="none" w:sz="0" w:space="0" w:color="auto"/>
                    <w:bottom w:val="none" w:sz="0" w:space="0" w:color="auto"/>
                    <w:right w:val="none" w:sz="0" w:space="0" w:color="auto"/>
                  </w:divBdr>
                </w:div>
                <w:div w:id="1544512125">
                  <w:marLeft w:val="480"/>
                  <w:marRight w:val="0"/>
                  <w:marTop w:val="0"/>
                  <w:marBottom w:val="0"/>
                  <w:divBdr>
                    <w:top w:val="none" w:sz="0" w:space="0" w:color="auto"/>
                    <w:left w:val="none" w:sz="0" w:space="0" w:color="auto"/>
                    <w:bottom w:val="none" w:sz="0" w:space="0" w:color="auto"/>
                    <w:right w:val="none" w:sz="0" w:space="0" w:color="auto"/>
                  </w:divBdr>
                </w:div>
                <w:div w:id="1430732256">
                  <w:marLeft w:val="480"/>
                  <w:marRight w:val="0"/>
                  <w:marTop w:val="0"/>
                  <w:marBottom w:val="0"/>
                  <w:divBdr>
                    <w:top w:val="none" w:sz="0" w:space="0" w:color="auto"/>
                    <w:left w:val="none" w:sz="0" w:space="0" w:color="auto"/>
                    <w:bottom w:val="none" w:sz="0" w:space="0" w:color="auto"/>
                    <w:right w:val="none" w:sz="0" w:space="0" w:color="auto"/>
                  </w:divBdr>
                </w:div>
                <w:div w:id="1921517869">
                  <w:marLeft w:val="480"/>
                  <w:marRight w:val="0"/>
                  <w:marTop w:val="0"/>
                  <w:marBottom w:val="0"/>
                  <w:divBdr>
                    <w:top w:val="none" w:sz="0" w:space="0" w:color="auto"/>
                    <w:left w:val="none" w:sz="0" w:space="0" w:color="auto"/>
                    <w:bottom w:val="none" w:sz="0" w:space="0" w:color="auto"/>
                    <w:right w:val="none" w:sz="0" w:space="0" w:color="auto"/>
                  </w:divBdr>
                </w:div>
                <w:div w:id="1935093302">
                  <w:marLeft w:val="480"/>
                  <w:marRight w:val="0"/>
                  <w:marTop w:val="0"/>
                  <w:marBottom w:val="0"/>
                  <w:divBdr>
                    <w:top w:val="none" w:sz="0" w:space="0" w:color="auto"/>
                    <w:left w:val="none" w:sz="0" w:space="0" w:color="auto"/>
                    <w:bottom w:val="none" w:sz="0" w:space="0" w:color="auto"/>
                    <w:right w:val="none" w:sz="0" w:space="0" w:color="auto"/>
                  </w:divBdr>
                </w:div>
                <w:div w:id="144274535">
                  <w:marLeft w:val="480"/>
                  <w:marRight w:val="0"/>
                  <w:marTop w:val="0"/>
                  <w:marBottom w:val="0"/>
                  <w:divBdr>
                    <w:top w:val="none" w:sz="0" w:space="0" w:color="auto"/>
                    <w:left w:val="none" w:sz="0" w:space="0" w:color="auto"/>
                    <w:bottom w:val="none" w:sz="0" w:space="0" w:color="auto"/>
                    <w:right w:val="none" w:sz="0" w:space="0" w:color="auto"/>
                  </w:divBdr>
                </w:div>
                <w:div w:id="288126275">
                  <w:marLeft w:val="480"/>
                  <w:marRight w:val="0"/>
                  <w:marTop w:val="0"/>
                  <w:marBottom w:val="0"/>
                  <w:divBdr>
                    <w:top w:val="none" w:sz="0" w:space="0" w:color="auto"/>
                    <w:left w:val="none" w:sz="0" w:space="0" w:color="auto"/>
                    <w:bottom w:val="none" w:sz="0" w:space="0" w:color="auto"/>
                    <w:right w:val="none" w:sz="0" w:space="0" w:color="auto"/>
                  </w:divBdr>
                </w:div>
                <w:div w:id="1073353233">
                  <w:marLeft w:val="480"/>
                  <w:marRight w:val="0"/>
                  <w:marTop w:val="0"/>
                  <w:marBottom w:val="0"/>
                  <w:divBdr>
                    <w:top w:val="none" w:sz="0" w:space="0" w:color="auto"/>
                    <w:left w:val="none" w:sz="0" w:space="0" w:color="auto"/>
                    <w:bottom w:val="none" w:sz="0" w:space="0" w:color="auto"/>
                    <w:right w:val="none" w:sz="0" w:space="0" w:color="auto"/>
                  </w:divBdr>
                </w:div>
                <w:div w:id="775715721">
                  <w:marLeft w:val="480"/>
                  <w:marRight w:val="0"/>
                  <w:marTop w:val="0"/>
                  <w:marBottom w:val="0"/>
                  <w:divBdr>
                    <w:top w:val="none" w:sz="0" w:space="0" w:color="auto"/>
                    <w:left w:val="none" w:sz="0" w:space="0" w:color="auto"/>
                    <w:bottom w:val="none" w:sz="0" w:space="0" w:color="auto"/>
                    <w:right w:val="none" w:sz="0" w:space="0" w:color="auto"/>
                  </w:divBdr>
                </w:div>
                <w:div w:id="2019110390">
                  <w:marLeft w:val="480"/>
                  <w:marRight w:val="0"/>
                  <w:marTop w:val="0"/>
                  <w:marBottom w:val="0"/>
                  <w:divBdr>
                    <w:top w:val="none" w:sz="0" w:space="0" w:color="auto"/>
                    <w:left w:val="none" w:sz="0" w:space="0" w:color="auto"/>
                    <w:bottom w:val="none" w:sz="0" w:space="0" w:color="auto"/>
                    <w:right w:val="none" w:sz="0" w:space="0" w:color="auto"/>
                  </w:divBdr>
                </w:div>
                <w:div w:id="484668792">
                  <w:marLeft w:val="480"/>
                  <w:marRight w:val="0"/>
                  <w:marTop w:val="0"/>
                  <w:marBottom w:val="0"/>
                  <w:divBdr>
                    <w:top w:val="none" w:sz="0" w:space="0" w:color="auto"/>
                    <w:left w:val="none" w:sz="0" w:space="0" w:color="auto"/>
                    <w:bottom w:val="none" w:sz="0" w:space="0" w:color="auto"/>
                    <w:right w:val="none" w:sz="0" w:space="0" w:color="auto"/>
                  </w:divBdr>
                </w:div>
                <w:div w:id="1421023607">
                  <w:marLeft w:val="480"/>
                  <w:marRight w:val="0"/>
                  <w:marTop w:val="0"/>
                  <w:marBottom w:val="0"/>
                  <w:divBdr>
                    <w:top w:val="none" w:sz="0" w:space="0" w:color="auto"/>
                    <w:left w:val="none" w:sz="0" w:space="0" w:color="auto"/>
                    <w:bottom w:val="none" w:sz="0" w:space="0" w:color="auto"/>
                    <w:right w:val="none" w:sz="0" w:space="0" w:color="auto"/>
                  </w:divBdr>
                </w:div>
                <w:div w:id="1051615618">
                  <w:marLeft w:val="480"/>
                  <w:marRight w:val="0"/>
                  <w:marTop w:val="0"/>
                  <w:marBottom w:val="0"/>
                  <w:divBdr>
                    <w:top w:val="none" w:sz="0" w:space="0" w:color="auto"/>
                    <w:left w:val="none" w:sz="0" w:space="0" w:color="auto"/>
                    <w:bottom w:val="none" w:sz="0" w:space="0" w:color="auto"/>
                    <w:right w:val="none" w:sz="0" w:space="0" w:color="auto"/>
                  </w:divBdr>
                </w:div>
                <w:div w:id="1147551556">
                  <w:marLeft w:val="480"/>
                  <w:marRight w:val="0"/>
                  <w:marTop w:val="0"/>
                  <w:marBottom w:val="0"/>
                  <w:divBdr>
                    <w:top w:val="none" w:sz="0" w:space="0" w:color="auto"/>
                    <w:left w:val="none" w:sz="0" w:space="0" w:color="auto"/>
                    <w:bottom w:val="none" w:sz="0" w:space="0" w:color="auto"/>
                    <w:right w:val="none" w:sz="0" w:space="0" w:color="auto"/>
                  </w:divBdr>
                </w:div>
                <w:div w:id="967932761">
                  <w:marLeft w:val="480"/>
                  <w:marRight w:val="0"/>
                  <w:marTop w:val="0"/>
                  <w:marBottom w:val="0"/>
                  <w:divBdr>
                    <w:top w:val="none" w:sz="0" w:space="0" w:color="auto"/>
                    <w:left w:val="none" w:sz="0" w:space="0" w:color="auto"/>
                    <w:bottom w:val="none" w:sz="0" w:space="0" w:color="auto"/>
                    <w:right w:val="none" w:sz="0" w:space="0" w:color="auto"/>
                  </w:divBdr>
                </w:div>
                <w:div w:id="183400945">
                  <w:marLeft w:val="480"/>
                  <w:marRight w:val="0"/>
                  <w:marTop w:val="0"/>
                  <w:marBottom w:val="0"/>
                  <w:divBdr>
                    <w:top w:val="none" w:sz="0" w:space="0" w:color="auto"/>
                    <w:left w:val="none" w:sz="0" w:space="0" w:color="auto"/>
                    <w:bottom w:val="none" w:sz="0" w:space="0" w:color="auto"/>
                    <w:right w:val="none" w:sz="0" w:space="0" w:color="auto"/>
                  </w:divBdr>
                </w:div>
                <w:div w:id="858932581">
                  <w:marLeft w:val="480"/>
                  <w:marRight w:val="0"/>
                  <w:marTop w:val="0"/>
                  <w:marBottom w:val="0"/>
                  <w:divBdr>
                    <w:top w:val="none" w:sz="0" w:space="0" w:color="auto"/>
                    <w:left w:val="none" w:sz="0" w:space="0" w:color="auto"/>
                    <w:bottom w:val="none" w:sz="0" w:space="0" w:color="auto"/>
                    <w:right w:val="none" w:sz="0" w:space="0" w:color="auto"/>
                  </w:divBdr>
                </w:div>
                <w:div w:id="1135757053">
                  <w:marLeft w:val="480"/>
                  <w:marRight w:val="0"/>
                  <w:marTop w:val="0"/>
                  <w:marBottom w:val="0"/>
                  <w:divBdr>
                    <w:top w:val="none" w:sz="0" w:space="0" w:color="auto"/>
                    <w:left w:val="none" w:sz="0" w:space="0" w:color="auto"/>
                    <w:bottom w:val="none" w:sz="0" w:space="0" w:color="auto"/>
                    <w:right w:val="none" w:sz="0" w:space="0" w:color="auto"/>
                  </w:divBdr>
                </w:div>
                <w:div w:id="613902347">
                  <w:marLeft w:val="480"/>
                  <w:marRight w:val="0"/>
                  <w:marTop w:val="0"/>
                  <w:marBottom w:val="0"/>
                  <w:divBdr>
                    <w:top w:val="none" w:sz="0" w:space="0" w:color="auto"/>
                    <w:left w:val="none" w:sz="0" w:space="0" w:color="auto"/>
                    <w:bottom w:val="none" w:sz="0" w:space="0" w:color="auto"/>
                    <w:right w:val="none" w:sz="0" w:space="0" w:color="auto"/>
                  </w:divBdr>
                </w:div>
                <w:div w:id="568611768">
                  <w:marLeft w:val="480"/>
                  <w:marRight w:val="0"/>
                  <w:marTop w:val="0"/>
                  <w:marBottom w:val="0"/>
                  <w:divBdr>
                    <w:top w:val="none" w:sz="0" w:space="0" w:color="auto"/>
                    <w:left w:val="none" w:sz="0" w:space="0" w:color="auto"/>
                    <w:bottom w:val="none" w:sz="0" w:space="0" w:color="auto"/>
                    <w:right w:val="none" w:sz="0" w:space="0" w:color="auto"/>
                  </w:divBdr>
                </w:div>
                <w:div w:id="134834959">
                  <w:marLeft w:val="480"/>
                  <w:marRight w:val="0"/>
                  <w:marTop w:val="0"/>
                  <w:marBottom w:val="0"/>
                  <w:divBdr>
                    <w:top w:val="none" w:sz="0" w:space="0" w:color="auto"/>
                    <w:left w:val="none" w:sz="0" w:space="0" w:color="auto"/>
                    <w:bottom w:val="none" w:sz="0" w:space="0" w:color="auto"/>
                    <w:right w:val="none" w:sz="0" w:space="0" w:color="auto"/>
                  </w:divBdr>
                </w:div>
                <w:div w:id="328797171">
                  <w:marLeft w:val="480"/>
                  <w:marRight w:val="0"/>
                  <w:marTop w:val="0"/>
                  <w:marBottom w:val="0"/>
                  <w:divBdr>
                    <w:top w:val="none" w:sz="0" w:space="0" w:color="auto"/>
                    <w:left w:val="none" w:sz="0" w:space="0" w:color="auto"/>
                    <w:bottom w:val="none" w:sz="0" w:space="0" w:color="auto"/>
                    <w:right w:val="none" w:sz="0" w:space="0" w:color="auto"/>
                  </w:divBdr>
                </w:div>
                <w:div w:id="2113864453">
                  <w:marLeft w:val="480"/>
                  <w:marRight w:val="0"/>
                  <w:marTop w:val="0"/>
                  <w:marBottom w:val="0"/>
                  <w:divBdr>
                    <w:top w:val="none" w:sz="0" w:space="0" w:color="auto"/>
                    <w:left w:val="none" w:sz="0" w:space="0" w:color="auto"/>
                    <w:bottom w:val="none" w:sz="0" w:space="0" w:color="auto"/>
                    <w:right w:val="none" w:sz="0" w:space="0" w:color="auto"/>
                  </w:divBdr>
                </w:div>
                <w:div w:id="654645218">
                  <w:marLeft w:val="480"/>
                  <w:marRight w:val="0"/>
                  <w:marTop w:val="0"/>
                  <w:marBottom w:val="0"/>
                  <w:divBdr>
                    <w:top w:val="none" w:sz="0" w:space="0" w:color="auto"/>
                    <w:left w:val="none" w:sz="0" w:space="0" w:color="auto"/>
                    <w:bottom w:val="none" w:sz="0" w:space="0" w:color="auto"/>
                    <w:right w:val="none" w:sz="0" w:space="0" w:color="auto"/>
                  </w:divBdr>
                </w:div>
              </w:divsChild>
            </w:div>
            <w:div w:id="230847579">
              <w:marLeft w:val="0"/>
              <w:marRight w:val="0"/>
              <w:marTop w:val="0"/>
              <w:marBottom w:val="0"/>
              <w:divBdr>
                <w:top w:val="none" w:sz="0" w:space="0" w:color="auto"/>
                <w:left w:val="none" w:sz="0" w:space="0" w:color="auto"/>
                <w:bottom w:val="none" w:sz="0" w:space="0" w:color="auto"/>
                <w:right w:val="none" w:sz="0" w:space="0" w:color="auto"/>
              </w:divBdr>
              <w:divsChild>
                <w:div w:id="965542909">
                  <w:marLeft w:val="480"/>
                  <w:marRight w:val="0"/>
                  <w:marTop w:val="0"/>
                  <w:marBottom w:val="0"/>
                  <w:divBdr>
                    <w:top w:val="none" w:sz="0" w:space="0" w:color="auto"/>
                    <w:left w:val="none" w:sz="0" w:space="0" w:color="auto"/>
                    <w:bottom w:val="none" w:sz="0" w:space="0" w:color="auto"/>
                    <w:right w:val="none" w:sz="0" w:space="0" w:color="auto"/>
                  </w:divBdr>
                </w:div>
                <w:div w:id="490758387">
                  <w:marLeft w:val="480"/>
                  <w:marRight w:val="0"/>
                  <w:marTop w:val="0"/>
                  <w:marBottom w:val="0"/>
                  <w:divBdr>
                    <w:top w:val="none" w:sz="0" w:space="0" w:color="auto"/>
                    <w:left w:val="none" w:sz="0" w:space="0" w:color="auto"/>
                    <w:bottom w:val="none" w:sz="0" w:space="0" w:color="auto"/>
                    <w:right w:val="none" w:sz="0" w:space="0" w:color="auto"/>
                  </w:divBdr>
                </w:div>
                <w:div w:id="274366361">
                  <w:marLeft w:val="480"/>
                  <w:marRight w:val="0"/>
                  <w:marTop w:val="0"/>
                  <w:marBottom w:val="0"/>
                  <w:divBdr>
                    <w:top w:val="none" w:sz="0" w:space="0" w:color="auto"/>
                    <w:left w:val="none" w:sz="0" w:space="0" w:color="auto"/>
                    <w:bottom w:val="none" w:sz="0" w:space="0" w:color="auto"/>
                    <w:right w:val="none" w:sz="0" w:space="0" w:color="auto"/>
                  </w:divBdr>
                </w:div>
                <w:div w:id="1847986004">
                  <w:marLeft w:val="480"/>
                  <w:marRight w:val="0"/>
                  <w:marTop w:val="0"/>
                  <w:marBottom w:val="0"/>
                  <w:divBdr>
                    <w:top w:val="none" w:sz="0" w:space="0" w:color="auto"/>
                    <w:left w:val="none" w:sz="0" w:space="0" w:color="auto"/>
                    <w:bottom w:val="none" w:sz="0" w:space="0" w:color="auto"/>
                    <w:right w:val="none" w:sz="0" w:space="0" w:color="auto"/>
                  </w:divBdr>
                </w:div>
                <w:div w:id="208806956">
                  <w:marLeft w:val="480"/>
                  <w:marRight w:val="0"/>
                  <w:marTop w:val="0"/>
                  <w:marBottom w:val="0"/>
                  <w:divBdr>
                    <w:top w:val="none" w:sz="0" w:space="0" w:color="auto"/>
                    <w:left w:val="none" w:sz="0" w:space="0" w:color="auto"/>
                    <w:bottom w:val="none" w:sz="0" w:space="0" w:color="auto"/>
                    <w:right w:val="none" w:sz="0" w:space="0" w:color="auto"/>
                  </w:divBdr>
                </w:div>
                <w:div w:id="94713431">
                  <w:marLeft w:val="480"/>
                  <w:marRight w:val="0"/>
                  <w:marTop w:val="0"/>
                  <w:marBottom w:val="0"/>
                  <w:divBdr>
                    <w:top w:val="none" w:sz="0" w:space="0" w:color="auto"/>
                    <w:left w:val="none" w:sz="0" w:space="0" w:color="auto"/>
                    <w:bottom w:val="none" w:sz="0" w:space="0" w:color="auto"/>
                    <w:right w:val="none" w:sz="0" w:space="0" w:color="auto"/>
                  </w:divBdr>
                </w:div>
                <w:div w:id="617763185">
                  <w:marLeft w:val="480"/>
                  <w:marRight w:val="0"/>
                  <w:marTop w:val="0"/>
                  <w:marBottom w:val="0"/>
                  <w:divBdr>
                    <w:top w:val="none" w:sz="0" w:space="0" w:color="auto"/>
                    <w:left w:val="none" w:sz="0" w:space="0" w:color="auto"/>
                    <w:bottom w:val="none" w:sz="0" w:space="0" w:color="auto"/>
                    <w:right w:val="none" w:sz="0" w:space="0" w:color="auto"/>
                  </w:divBdr>
                </w:div>
                <w:div w:id="994601772">
                  <w:marLeft w:val="480"/>
                  <w:marRight w:val="0"/>
                  <w:marTop w:val="0"/>
                  <w:marBottom w:val="0"/>
                  <w:divBdr>
                    <w:top w:val="none" w:sz="0" w:space="0" w:color="auto"/>
                    <w:left w:val="none" w:sz="0" w:space="0" w:color="auto"/>
                    <w:bottom w:val="none" w:sz="0" w:space="0" w:color="auto"/>
                    <w:right w:val="none" w:sz="0" w:space="0" w:color="auto"/>
                  </w:divBdr>
                </w:div>
                <w:div w:id="1115976394">
                  <w:marLeft w:val="480"/>
                  <w:marRight w:val="0"/>
                  <w:marTop w:val="0"/>
                  <w:marBottom w:val="0"/>
                  <w:divBdr>
                    <w:top w:val="none" w:sz="0" w:space="0" w:color="auto"/>
                    <w:left w:val="none" w:sz="0" w:space="0" w:color="auto"/>
                    <w:bottom w:val="none" w:sz="0" w:space="0" w:color="auto"/>
                    <w:right w:val="none" w:sz="0" w:space="0" w:color="auto"/>
                  </w:divBdr>
                </w:div>
                <w:div w:id="458229949">
                  <w:marLeft w:val="480"/>
                  <w:marRight w:val="0"/>
                  <w:marTop w:val="0"/>
                  <w:marBottom w:val="0"/>
                  <w:divBdr>
                    <w:top w:val="none" w:sz="0" w:space="0" w:color="auto"/>
                    <w:left w:val="none" w:sz="0" w:space="0" w:color="auto"/>
                    <w:bottom w:val="none" w:sz="0" w:space="0" w:color="auto"/>
                    <w:right w:val="none" w:sz="0" w:space="0" w:color="auto"/>
                  </w:divBdr>
                </w:div>
                <w:div w:id="923340977">
                  <w:marLeft w:val="480"/>
                  <w:marRight w:val="0"/>
                  <w:marTop w:val="0"/>
                  <w:marBottom w:val="0"/>
                  <w:divBdr>
                    <w:top w:val="none" w:sz="0" w:space="0" w:color="auto"/>
                    <w:left w:val="none" w:sz="0" w:space="0" w:color="auto"/>
                    <w:bottom w:val="none" w:sz="0" w:space="0" w:color="auto"/>
                    <w:right w:val="none" w:sz="0" w:space="0" w:color="auto"/>
                  </w:divBdr>
                </w:div>
                <w:div w:id="1893807409">
                  <w:marLeft w:val="480"/>
                  <w:marRight w:val="0"/>
                  <w:marTop w:val="0"/>
                  <w:marBottom w:val="0"/>
                  <w:divBdr>
                    <w:top w:val="none" w:sz="0" w:space="0" w:color="auto"/>
                    <w:left w:val="none" w:sz="0" w:space="0" w:color="auto"/>
                    <w:bottom w:val="none" w:sz="0" w:space="0" w:color="auto"/>
                    <w:right w:val="none" w:sz="0" w:space="0" w:color="auto"/>
                  </w:divBdr>
                </w:div>
                <w:div w:id="1069307420">
                  <w:marLeft w:val="480"/>
                  <w:marRight w:val="0"/>
                  <w:marTop w:val="0"/>
                  <w:marBottom w:val="0"/>
                  <w:divBdr>
                    <w:top w:val="none" w:sz="0" w:space="0" w:color="auto"/>
                    <w:left w:val="none" w:sz="0" w:space="0" w:color="auto"/>
                    <w:bottom w:val="none" w:sz="0" w:space="0" w:color="auto"/>
                    <w:right w:val="none" w:sz="0" w:space="0" w:color="auto"/>
                  </w:divBdr>
                </w:div>
                <w:div w:id="846796766">
                  <w:marLeft w:val="480"/>
                  <w:marRight w:val="0"/>
                  <w:marTop w:val="0"/>
                  <w:marBottom w:val="0"/>
                  <w:divBdr>
                    <w:top w:val="none" w:sz="0" w:space="0" w:color="auto"/>
                    <w:left w:val="none" w:sz="0" w:space="0" w:color="auto"/>
                    <w:bottom w:val="none" w:sz="0" w:space="0" w:color="auto"/>
                    <w:right w:val="none" w:sz="0" w:space="0" w:color="auto"/>
                  </w:divBdr>
                </w:div>
                <w:div w:id="133497475">
                  <w:marLeft w:val="480"/>
                  <w:marRight w:val="0"/>
                  <w:marTop w:val="0"/>
                  <w:marBottom w:val="0"/>
                  <w:divBdr>
                    <w:top w:val="none" w:sz="0" w:space="0" w:color="auto"/>
                    <w:left w:val="none" w:sz="0" w:space="0" w:color="auto"/>
                    <w:bottom w:val="none" w:sz="0" w:space="0" w:color="auto"/>
                    <w:right w:val="none" w:sz="0" w:space="0" w:color="auto"/>
                  </w:divBdr>
                </w:div>
                <w:div w:id="419103409">
                  <w:marLeft w:val="480"/>
                  <w:marRight w:val="0"/>
                  <w:marTop w:val="0"/>
                  <w:marBottom w:val="0"/>
                  <w:divBdr>
                    <w:top w:val="none" w:sz="0" w:space="0" w:color="auto"/>
                    <w:left w:val="none" w:sz="0" w:space="0" w:color="auto"/>
                    <w:bottom w:val="none" w:sz="0" w:space="0" w:color="auto"/>
                    <w:right w:val="none" w:sz="0" w:space="0" w:color="auto"/>
                  </w:divBdr>
                </w:div>
                <w:div w:id="1520781111">
                  <w:marLeft w:val="480"/>
                  <w:marRight w:val="0"/>
                  <w:marTop w:val="0"/>
                  <w:marBottom w:val="0"/>
                  <w:divBdr>
                    <w:top w:val="none" w:sz="0" w:space="0" w:color="auto"/>
                    <w:left w:val="none" w:sz="0" w:space="0" w:color="auto"/>
                    <w:bottom w:val="none" w:sz="0" w:space="0" w:color="auto"/>
                    <w:right w:val="none" w:sz="0" w:space="0" w:color="auto"/>
                  </w:divBdr>
                </w:div>
                <w:div w:id="1961913792">
                  <w:marLeft w:val="480"/>
                  <w:marRight w:val="0"/>
                  <w:marTop w:val="0"/>
                  <w:marBottom w:val="0"/>
                  <w:divBdr>
                    <w:top w:val="none" w:sz="0" w:space="0" w:color="auto"/>
                    <w:left w:val="none" w:sz="0" w:space="0" w:color="auto"/>
                    <w:bottom w:val="none" w:sz="0" w:space="0" w:color="auto"/>
                    <w:right w:val="none" w:sz="0" w:space="0" w:color="auto"/>
                  </w:divBdr>
                </w:div>
                <w:div w:id="394165231">
                  <w:marLeft w:val="480"/>
                  <w:marRight w:val="0"/>
                  <w:marTop w:val="0"/>
                  <w:marBottom w:val="0"/>
                  <w:divBdr>
                    <w:top w:val="none" w:sz="0" w:space="0" w:color="auto"/>
                    <w:left w:val="none" w:sz="0" w:space="0" w:color="auto"/>
                    <w:bottom w:val="none" w:sz="0" w:space="0" w:color="auto"/>
                    <w:right w:val="none" w:sz="0" w:space="0" w:color="auto"/>
                  </w:divBdr>
                </w:div>
                <w:div w:id="853424192">
                  <w:marLeft w:val="480"/>
                  <w:marRight w:val="0"/>
                  <w:marTop w:val="0"/>
                  <w:marBottom w:val="0"/>
                  <w:divBdr>
                    <w:top w:val="none" w:sz="0" w:space="0" w:color="auto"/>
                    <w:left w:val="none" w:sz="0" w:space="0" w:color="auto"/>
                    <w:bottom w:val="none" w:sz="0" w:space="0" w:color="auto"/>
                    <w:right w:val="none" w:sz="0" w:space="0" w:color="auto"/>
                  </w:divBdr>
                </w:div>
                <w:div w:id="134153520">
                  <w:marLeft w:val="480"/>
                  <w:marRight w:val="0"/>
                  <w:marTop w:val="0"/>
                  <w:marBottom w:val="0"/>
                  <w:divBdr>
                    <w:top w:val="none" w:sz="0" w:space="0" w:color="auto"/>
                    <w:left w:val="none" w:sz="0" w:space="0" w:color="auto"/>
                    <w:bottom w:val="none" w:sz="0" w:space="0" w:color="auto"/>
                    <w:right w:val="none" w:sz="0" w:space="0" w:color="auto"/>
                  </w:divBdr>
                </w:div>
                <w:div w:id="551581133">
                  <w:marLeft w:val="480"/>
                  <w:marRight w:val="0"/>
                  <w:marTop w:val="0"/>
                  <w:marBottom w:val="0"/>
                  <w:divBdr>
                    <w:top w:val="none" w:sz="0" w:space="0" w:color="auto"/>
                    <w:left w:val="none" w:sz="0" w:space="0" w:color="auto"/>
                    <w:bottom w:val="none" w:sz="0" w:space="0" w:color="auto"/>
                    <w:right w:val="none" w:sz="0" w:space="0" w:color="auto"/>
                  </w:divBdr>
                </w:div>
                <w:div w:id="575016124">
                  <w:marLeft w:val="480"/>
                  <w:marRight w:val="0"/>
                  <w:marTop w:val="0"/>
                  <w:marBottom w:val="0"/>
                  <w:divBdr>
                    <w:top w:val="none" w:sz="0" w:space="0" w:color="auto"/>
                    <w:left w:val="none" w:sz="0" w:space="0" w:color="auto"/>
                    <w:bottom w:val="none" w:sz="0" w:space="0" w:color="auto"/>
                    <w:right w:val="none" w:sz="0" w:space="0" w:color="auto"/>
                  </w:divBdr>
                </w:div>
                <w:div w:id="473715315">
                  <w:marLeft w:val="480"/>
                  <w:marRight w:val="0"/>
                  <w:marTop w:val="0"/>
                  <w:marBottom w:val="0"/>
                  <w:divBdr>
                    <w:top w:val="none" w:sz="0" w:space="0" w:color="auto"/>
                    <w:left w:val="none" w:sz="0" w:space="0" w:color="auto"/>
                    <w:bottom w:val="none" w:sz="0" w:space="0" w:color="auto"/>
                    <w:right w:val="none" w:sz="0" w:space="0" w:color="auto"/>
                  </w:divBdr>
                </w:div>
                <w:div w:id="345712211">
                  <w:marLeft w:val="480"/>
                  <w:marRight w:val="0"/>
                  <w:marTop w:val="0"/>
                  <w:marBottom w:val="0"/>
                  <w:divBdr>
                    <w:top w:val="none" w:sz="0" w:space="0" w:color="auto"/>
                    <w:left w:val="none" w:sz="0" w:space="0" w:color="auto"/>
                    <w:bottom w:val="none" w:sz="0" w:space="0" w:color="auto"/>
                    <w:right w:val="none" w:sz="0" w:space="0" w:color="auto"/>
                  </w:divBdr>
                </w:div>
              </w:divsChild>
            </w:div>
            <w:div w:id="16086407">
              <w:marLeft w:val="0"/>
              <w:marRight w:val="0"/>
              <w:marTop w:val="0"/>
              <w:marBottom w:val="0"/>
              <w:divBdr>
                <w:top w:val="none" w:sz="0" w:space="0" w:color="auto"/>
                <w:left w:val="none" w:sz="0" w:space="0" w:color="auto"/>
                <w:bottom w:val="none" w:sz="0" w:space="0" w:color="auto"/>
                <w:right w:val="none" w:sz="0" w:space="0" w:color="auto"/>
              </w:divBdr>
              <w:divsChild>
                <w:div w:id="1915044490">
                  <w:marLeft w:val="480"/>
                  <w:marRight w:val="0"/>
                  <w:marTop w:val="0"/>
                  <w:marBottom w:val="0"/>
                  <w:divBdr>
                    <w:top w:val="none" w:sz="0" w:space="0" w:color="auto"/>
                    <w:left w:val="none" w:sz="0" w:space="0" w:color="auto"/>
                    <w:bottom w:val="none" w:sz="0" w:space="0" w:color="auto"/>
                    <w:right w:val="none" w:sz="0" w:space="0" w:color="auto"/>
                  </w:divBdr>
                </w:div>
                <w:div w:id="1307005621">
                  <w:marLeft w:val="480"/>
                  <w:marRight w:val="0"/>
                  <w:marTop w:val="0"/>
                  <w:marBottom w:val="0"/>
                  <w:divBdr>
                    <w:top w:val="none" w:sz="0" w:space="0" w:color="auto"/>
                    <w:left w:val="none" w:sz="0" w:space="0" w:color="auto"/>
                    <w:bottom w:val="none" w:sz="0" w:space="0" w:color="auto"/>
                    <w:right w:val="none" w:sz="0" w:space="0" w:color="auto"/>
                  </w:divBdr>
                </w:div>
                <w:div w:id="49963105">
                  <w:marLeft w:val="480"/>
                  <w:marRight w:val="0"/>
                  <w:marTop w:val="0"/>
                  <w:marBottom w:val="0"/>
                  <w:divBdr>
                    <w:top w:val="none" w:sz="0" w:space="0" w:color="auto"/>
                    <w:left w:val="none" w:sz="0" w:space="0" w:color="auto"/>
                    <w:bottom w:val="none" w:sz="0" w:space="0" w:color="auto"/>
                    <w:right w:val="none" w:sz="0" w:space="0" w:color="auto"/>
                  </w:divBdr>
                </w:div>
                <w:div w:id="141434000">
                  <w:marLeft w:val="480"/>
                  <w:marRight w:val="0"/>
                  <w:marTop w:val="0"/>
                  <w:marBottom w:val="0"/>
                  <w:divBdr>
                    <w:top w:val="none" w:sz="0" w:space="0" w:color="auto"/>
                    <w:left w:val="none" w:sz="0" w:space="0" w:color="auto"/>
                    <w:bottom w:val="none" w:sz="0" w:space="0" w:color="auto"/>
                    <w:right w:val="none" w:sz="0" w:space="0" w:color="auto"/>
                  </w:divBdr>
                </w:div>
                <w:div w:id="662125619">
                  <w:marLeft w:val="480"/>
                  <w:marRight w:val="0"/>
                  <w:marTop w:val="0"/>
                  <w:marBottom w:val="0"/>
                  <w:divBdr>
                    <w:top w:val="none" w:sz="0" w:space="0" w:color="auto"/>
                    <w:left w:val="none" w:sz="0" w:space="0" w:color="auto"/>
                    <w:bottom w:val="none" w:sz="0" w:space="0" w:color="auto"/>
                    <w:right w:val="none" w:sz="0" w:space="0" w:color="auto"/>
                  </w:divBdr>
                </w:div>
                <w:div w:id="1653945317">
                  <w:marLeft w:val="480"/>
                  <w:marRight w:val="0"/>
                  <w:marTop w:val="0"/>
                  <w:marBottom w:val="0"/>
                  <w:divBdr>
                    <w:top w:val="none" w:sz="0" w:space="0" w:color="auto"/>
                    <w:left w:val="none" w:sz="0" w:space="0" w:color="auto"/>
                    <w:bottom w:val="none" w:sz="0" w:space="0" w:color="auto"/>
                    <w:right w:val="none" w:sz="0" w:space="0" w:color="auto"/>
                  </w:divBdr>
                </w:div>
                <w:div w:id="1001784290">
                  <w:marLeft w:val="480"/>
                  <w:marRight w:val="0"/>
                  <w:marTop w:val="0"/>
                  <w:marBottom w:val="0"/>
                  <w:divBdr>
                    <w:top w:val="none" w:sz="0" w:space="0" w:color="auto"/>
                    <w:left w:val="none" w:sz="0" w:space="0" w:color="auto"/>
                    <w:bottom w:val="none" w:sz="0" w:space="0" w:color="auto"/>
                    <w:right w:val="none" w:sz="0" w:space="0" w:color="auto"/>
                  </w:divBdr>
                </w:div>
                <w:div w:id="50538172">
                  <w:marLeft w:val="480"/>
                  <w:marRight w:val="0"/>
                  <w:marTop w:val="0"/>
                  <w:marBottom w:val="0"/>
                  <w:divBdr>
                    <w:top w:val="none" w:sz="0" w:space="0" w:color="auto"/>
                    <w:left w:val="none" w:sz="0" w:space="0" w:color="auto"/>
                    <w:bottom w:val="none" w:sz="0" w:space="0" w:color="auto"/>
                    <w:right w:val="none" w:sz="0" w:space="0" w:color="auto"/>
                  </w:divBdr>
                </w:div>
                <w:div w:id="92628889">
                  <w:marLeft w:val="480"/>
                  <w:marRight w:val="0"/>
                  <w:marTop w:val="0"/>
                  <w:marBottom w:val="0"/>
                  <w:divBdr>
                    <w:top w:val="none" w:sz="0" w:space="0" w:color="auto"/>
                    <w:left w:val="none" w:sz="0" w:space="0" w:color="auto"/>
                    <w:bottom w:val="none" w:sz="0" w:space="0" w:color="auto"/>
                    <w:right w:val="none" w:sz="0" w:space="0" w:color="auto"/>
                  </w:divBdr>
                </w:div>
                <w:div w:id="1468233185">
                  <w:marLeft w:val="480"/>
                  <w:marRight w:val="0"/>
                  <w:marTop w:val="0"/>
                  <w:marBottom w:val="0"/>
                  <w:divBdr>
                    <w:top w:val="none" w:sz="0" w:space="0" w:color="auto"/>
                    <w:left w:val="none" w:sz="0" w:space="0" w:color="auto"/>
                    <w:bottom w:val="none" w:sz="0" w:space="0" w:color="auto"/>
                    <w:right w:val="none" w:sz="0" w:space="0" w:color="auto"/>
                  </w:divBdr>
                </w:div>
                <w:div w:id="169879006">
                  <w:marLeft w:val="480"/>
                  <w:marRight w:val="0"/>
                  <w:marTop w:val="0"/>
                  <w:marBottom w:val="0"/>
                  <w:divBdr>
                    <w:top w:val="none" w:sz="0" w:space="0" w:color="auto"/>
                    <w:left w:val="none" w:sz="0" w:space="0" w:color="auto"/>
                    <w:bottom w:val="none" w:sz="0" w:space="0" w:color="auto"/>
                    <w:right w:val="none" w:sz="0" w:space="0" w:color="auto"/>
                  </w:divBdr>
                </w:div>
                <w:div w:id="2051421340">
                  <w:marLeft w:val="480"/>
                  <w:marRight w:val="0"/>
                  <w:marTop w:val="0"/>
                  <w:marBottom w:val="0"/>
                  <w:divBdr>
                    <w:top w:val="none" w:sz="0" w:space="0" w:color="auto"/>
                    <w:left w:val="none" w:sz="0" w:space="0" w:color="auto"/>
                    <w:bottom w:val="none" w:sz="0" w:space="0" w:color="auto"/>
                    <w:right w:val="none" w:sz="0" w:space="0" w:color="auto"/>
                  </w:divBdr>
                </w:div>
                <w:div w:id="1945723248">
                  <w:marLeft w:val="480"/>
                  <w:marRight w:val="0"/>
                  <w:marTop w:val="0"/>
                  <w:marBottom w:val="0"/>
                  <w:divBdr>
                    <w:top w:val="none" w:sz="0" w:space="0" w:color="auto"/>
                    <w:left w:val="none" w:sz="0" w:space="0" w:color="auto"/>
                    <w:bottom w:val="none" w:sz="0" w:space="0" w:color="auto"/>
                    <w:right w:val="none" w:sz="0" w:space="0" w:color="auto"/>
                  </w:divBdr>
                </w:div>
                <w:div w:id="357043472">
                  <w:marLeft w:val="480"/>
                  <w:marRight w:val="0"/>
                  <w:marTop w:val="0"/>
                  <w:marBottom w:val="0"/>
                  <w:divBdr>
                    <w:top w:val="none" w:sz="0" w:space="0" w:color="auto"/>
                    <w:left w:val="none" w:sz="0" w:space="0" w:color="auto"/>
                    <w:bottom w:val="none" w:sz="0" w:space="0" w:color="auto"/>
                    <w:right w:val="none" w:sz="0" w:space="0" w:color="auto"/>
                  </w:divBdr>
                </w:div>
                <w:div w:id="414862003">
                  <w:marLeft w:val="480"/>
                  <w:marRight w:val="0"/>
                  <w:marTop w:val="0"/>
                  <w:marBottom w:val="0"/>
                  <w:divBdr>
                    <w:top w:val="none" w:sz="0" w:space="0" w:color="auto"/>
                    <w:left w:val="none" w:sz="0" w:space="0" w:color="auto"/>
                    <w:bottom w:val="none" w:sz="0" w:space="0" w:color="auto"/>
                    <w:right w:val="none" w:sz="0" w:space="0" w:color="auto"/>
                  </w:divBdr>
                </w:div>
                <w:div w:id="482624364">
                  <w:marLeft w:val="480"/>
                  <w:marRight w:val="0"/>
                  <w:marTop w:val="0"/>
                  <w:marBottom w:val="0"/>
                  <w:divBdr>
                    <w:top w:val="none" w:sz="0" w:space="0" w:color="auto"/>
                    <w:left w:val="none" w:sz="0" w:space="0" w:color="auto"/>
                    <w:bottom w:val="none" w:sz="0" w:space="0" w:color="auto"/>
                    <w:right w:val="none" w:sz="0" w:space="0" w:color="auto"/>
                  </w:divBdr>
                </w:div>
                <w:div w:id="935096771">
                  <w:marLeft w:val="480"/>
                  <w:marRight w:val="0"/>
                  <w:marTop w:val="0"/>
                  <w:marBottom w:val="0"/>
                  <w:divBdr>
                    <w:top w:val="none" w:sz="0" w:space="0" w:color="auto"/>
                    <w:left w:val="none" w:sz="0" w:space="0" w:color="auto"/>
                    <w:bottom w:val="none" w:sz="0" w:space="0" w:color="auto"/>
                    <w:right w:val="none" w:sz="0" w:space="0" w:color="auto"/>
                  </w:divBdr>
                </w:div>
                <w:div w:id="854658055">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17910195">
                  <w:marLeft w:val="480"/>
                  <w:marRight w:val="0"/>
                  <w:marTop w:val="0"/>
                  <w:marBottom w:val="0"/>
                  <w:divBdr>
                    <w:top w:val="none" w:sz="0" w:space="0" w:color="auto"/>
                    <w:left w:val="none" w:sz="0" w:space="0" w:color="auto"/>
                    <w:bottom w:val="none" w:sz="0" w:space="0" w:color="auto"/>
                    <w:right w:val="none" w:sz="0" w:space="0" w:color="auto"/>
                  </w:divBdr>
                </w:div>
                <w:div w:id="870192266">
                  <w:marLeft w:val="480"/>
                  <w:marRight w:val="0"/>
                  <w:marTop w:val="0"/>
                  <w:marBottom w:val="0"/>
                  <w:divBdr>
                    <w:top w:val="none" w:sz="0" w:space="0" w:color="auto"/>
                    <w:left w:val="none" w:sz="0" w:space="0" w:color="auto"/>
                    <w:bottom w:val="none" w:sz="0" w:space="0" w:color="auto"/>
                    <w:right w:val="none" w:sz="0" w:space="0" w:color="auto"/>
                  </w:divBdr>
                </w:div>
                <w:div w:id="859470021">
                  <w:marLeft w:val="480"/>
                  <w:marRight w:val="0"/>
                  <w:marTop w:val="0"/>
                  <w:marBottom w:val="0"/>
                  <w:divBdr>
                    <w:top w:val="none" w:sz="0" w:space="0" w:color="auto"/>
                    <w:left w:val="none" w:sz="0" w:space="0" w:color="auto"/>
                    <w:bottom w:val="none" w:sz="0" w:space="0" w:color="auto"/>
                    <w:right w:val="none" w:sz="0" w:space="0" w:color="auto"/>
                  </w:divBdr>
                </w:div>
                <w:div w:id="1236279934">
                  <w:marLeft w:val="480"/>
                  <w:marRight w:val="0"/>
                  <w:marTop w:val="0"/>
                  <w:marBottom w:val="0"/>
                  <w:divBdr>
                    <w:top w:val="none" w:sz="0" w:space="0" w:color="auto"/>
                    <w:left w:val="none" w:sz="0" w:space="0" w:color="auto"/>
                    <w:bottom w:val="none" w:sz="0" w:space="0" w:color="auto"/>
                    <w:right w:val="none" w:sz="0" w:space="0" w:color="auto"/>
                  </w:divBdr>
                </w:div>
                <w:div w:id="1362124560">
                  <w:marLeft w:val="480"/>
                  <w:marRight w:val="0"/>
                  <w:marTop w:val="0"/>
                  <w:marBottom w:val="0"/>
                  <w:divBdr>
                    <w:top w:val="none" w:sz="0" w:space="0" w:color="auto"/>
                    <w:left w:val="none" w:sz="0" w:space="0" w:color="auto"/>
                    <w:bottom w:val="none" w:sz="0" w:space="0" w:color="auto"/>
                    <w:right w:val="none" w:sz="0" w:space="0" w:color="auto"/>
                  </w:divBdr>
                </w:div>
                <w:div w:id="1180119153">
                  <w:marLeft w:val="480"/>
                  <w:marRight w:val="0"/>
                  <w:marTop w:val="0"/>
                  <w:marBottom w:val="0"/>
                  <w:divBdr>
                    <w:top w:val="none" w:sz="0" w:space="0" w:color="auto"/>
                    <w:left w:val="none" w:sz="0" w:space="0" w:color="auto"/>
                    <w:bottom w:val="none" w:sz="0" w:space="0" w:color="auto"/>
                    <w:right w:val="none" w:sz="0" w:space="0" w:color="auto"/>
                  </w:divBdr>
                </w:div>
                <w:div w:id="1520044994">
                  <w:marLeft w:val="480"/>
                  <w:marRight w:val="0"/>
                  <w:marTop w:val="0"/>
                  <w:marBottom w:val="0"/>
                  <w:divBdr>
                    <w:top w:val="none" w:sz="0" w:space="0" w:color="auto"/>
                    <w:left w:val="none" w:sz="0" w:space="0" w:color="auto"/>
                    <w:bottom w:val="none" w:sz="0" w:space="0" w:color="auto"/>
                    <w:right w:val="none" w:sz="0" w:space="0" w:color="auto"/>
                  </w:divBdr>
                </w:div>
              </w:divsChild>
            </w:div>
            <w:div w:id="440153517">
              <w:marLeft w:val="0"/>
              <w:marRight w:val="0"/>
              <w:marTop w:val="0"/>
              <w:marBottom w:val="0"/>
              <w:divBdr>
                <w:top w:val="none" w:sz="0" w:space="0" w:color="auto"/>
                <w:left w:val="none" w:sz="0" w:space="0" w:color="auto"/>
                <w:bottom w:val="none" w:sz="0" w:space="0" w:color="auto"/>
                <w:right w:val="none" w:sz="0" w:space="0" w:color="auto"/>
              </w:divBdr>
              <w:divsChild>
                <w:div w:id="1440100158">
                  <w:marLeft w:val="480"/>
                  <w:marRight w:val="0"/>
                  <w:marTop w:val="0"/>
                  <w:marBottom w:val="0"/>
                  <w:divBdr>
                    <w:top w:val="none" w:sz="0" w:space="0" w:color="auto"/>
                    <w:left w:val="none" w:sz="0" w:space="0" w:color="auto"/>
                    <w:bottom w:val="none" w:sz="0" w:space="0" w:color="auto"/>
                    <w:right w:val="none" w:sz="0" w:space="0" w:color="auto"/>
                  </w:divBdr>
                </w:div>
                <w:div w:id="1616446762">
                  <w:marLeft w:val="480"/>
                  <w:marRight w:val="0"/>
                  <w:marTop w:val="0"/>
                  <w:marBottom w:val="0"/>
                  <w:divBdr>
                    <w:top w:val="none" w:sz="0" w:space="0" w:color="auto"/>
                    <w:left w:val="none" w:sz="0" w:space="0" w:color="auto"/>
                    <w:bottom w:val="none" w:sz="0" w:space="0" w:color="auto"/>
                    <w:right w:val="none" w:sz="0" w:space="0" w:color="auto"/>
                  </w:divBdr>
                </w:div>
                <w:div w:id="596330238">
                  <w:marLeft w:val="480"/>
                  <w:marRight w:val="0"/>
                  <w:marTop w:val="0"/>
                  <w:marBottom w:val="0"/>
                  <w:divBdr>
                    <w:top w:val="none" w:sz="0" w:space="0" w:color="auto"/>
                    <w:left w:val="none" w:sz="0" w:space="0" w:color="auto"/>
                    <w:bottom w:val="none" w:sz="0" w:space="0" w:color="auto"/>
                    <w:right w:val="none" w:sz="0" w:space="0" w:color="auto"/>
                  </w:divBdr>
                </w:div>
                <w:div w:id="2073499929">
                  <w:marLeft w:val="480"/>
                  <w:marRight w:val="0"/>
                  <w:marTop w:val="0"/>
                  <w:marBottom w:val="0"/>
                  <w:divBdr>
                    <w:top w:val="none" w:sz="0" w:space="0" w:color="auto"/>
                    <w:left w:val="none" w:sz="0" w:space="0" w:color="auto"/>
                    <w:bottom w:val="none" w:sz="0" w:space="0" w:color="auto"/>
                    <w:right w:val="none" w:sz="0" w:space="0" w:color="auto"/>
                  </w:divBdr>
                </w:div>
                <w:div w:id="1730836542">
                  <w:marLeft w:val="480"/>
                  <w:marRight w:val="0"/>
                  <w:marTop w:val="0"/>
                  <w:marBottom w:val="0"/>
                  <w:divBdr>
                    <w:top w:val="none" w:sz="0" w:space="0" w:color="auto"/>
                    <w:left w:val="none" w:sz="0" w:space="0" w:color="auto"/>
                    <w:bottom w:val="none" w:sz="0" w:space="0" w:color="auto"/>
                    <w:right w:val="none" w:sz="0" w:space="0" w:color="auto"/>
                  </w:divBdr>
                </w:div>
                <w:div w:id="1039014182">
                  <w:marLeft w:val="480"/>
                  <w:marRight w:val="0"/>
                  <w:marTop w:val="0"/>
                  <w:marBottom w:val="0"/>
                  <w:divBdr>
                    <w:top w:val="none" w:sz="0" w:space="0" w:color="auto"/>
                    <w:left w:val="none" w:sz="0" w:space="0" w:color="auto"/>
                    <w:bottom w:val="none" w:sz="0" w:space="0" w:color="auto"/>
                    <w:right w:val="none" w:sz="0" w:space="0" w:color="auto"/>
                  </w:divBdr>
                </w:div>
                <w:div w:id="444934373">
                  <w:marLeft w:val="480"/>
                  <w:marRight w:val="0"/>
                  <w:marTop w:val="0"/>
                  <w:marBottom w:val="0"/>
                  <w:divBdr>
                    <w:top w:val="none" w:sz="0" w:space="0" w:color="auto"/>
                    <w:left w:val="none" w:sz="0" w:space="0" w:color="auto"/>
                    <w:bottom w:val="none" w:sz="0" w:space="0" w:color="auto"/>
                    <w:right w:val="none" w:sz="0" w:space="0" w:color="auto"/>
                  </w:divBdr>
                </w:div>
                <w:div w:id="1757363668">
                  <w:marLeft w:val="480"/>
                  <w:marRight w:val="0"/>
                  <w:marTop w:val="0"/>
                  <w:marBottom w:val="0"/>
                  <w:divBdr>
                    <w:top w:val="none" w:sz="0" w:space="0" w:color="auto"/>
                    <w:left w:val="none" w:sz="0" w:space="0" w:color="auto"/>
                    <w:bottom w:val="none" w:sz="0" w:space="0" w:color="auto"/>
                    <w:right w:val="none" w:sz="0" w:space="0" w:color="auto"/>
                  </w:divBdr>
                </w:div>
                <w:div w:id="1306394922">
                  <w:marLeft w:val="480"/>
                  <w:marRight w:val="0"/>
                  <w:marTop w:val="0"/>
                  <w:marBottom w:val="0"/>
                  <w:divBdr>
                    <w:top w:val="none" w:sz="0" w:space="0" w:color="auto"/>
                    <w:left w:val="none" w:sz="0" w:space="0" w:color="auto"/>
                    <w:bottom w:val="none" w:sz="0" w:space="0" w:color="auto"/>
                    <w:right w:val="none" w:sz="0" w:space="0" w:color="auto"/>
                  </w:divBdr>
                </w:div>
                <w:div w:id="1627812997">
                  <w:marLeft w:val="480"/>
                  <w:marRight w:val="0"/>
                  <w:marTop w:val="0"/>
                  <w:marBottom w:val="0"/>
                  <w:divBdr>
                    <w:top w:val="none" w:sz="0" w:space="0" w:color="auto"/>
                    <w:left w:val="none" w:sz="0" w:space="0" w:color="auto"/>
                    <w:bottom w:val="none" w:sz="0" w:space="0" w:color="auto"/>
                    <w:right w:val="none" w:sz="0" w:space="0" w:color="auto"/>
                  </w:divBdr>
                </w:div>
                <w:div w:id="1877962799">
                  <w:marLeft w:val="480"/>
                  <w:marRight w:val="0"/>
                  <w:marTop w:val="0"/>
                  <w:marBottom w:val="0"/>
                  <w:divBdr>
                    <w:top w:val="none" w:sz="0" w:space="0" w:color="auto"/>
                    <w:left w:val="none" w:sz="0" w:space="0" w:color="auto"/>
                    <w:bottom w:val="none" w:sz="0" w:space="0" w:color="auto"/>
                    <w:right w:val="none" w:sz="0" w:space="0" w:color="auto"/>
                  </w:divBdr>
                </w:div>
                <w:div w:id="1127237146">
                  <w:marLeft w:val="480"/>
                  <w:marRight w:val="0"/>
                  <w:marTop w:val="0"/>
                  <w:marBottom w:val="0"/>
                  <w:divBdr>
                    <w:top w:val="none" w:sz="0" w:space="0" w:color="auto"/>
                    <w:left w:val="none" w:sz="0" w:space="0" w:color="auto"/>
                    <w:bottom w:val="none" w:sz="0" w:space="0" w:color="auto"/>
                    <w:right w:val="none" w:sz="0" w:space="0" w:color="auto"/>
                  </w:divBdr>
                </w:div>
                <w:div w:id="1441873203">
                  <w:marLeft w:val="480"/>
                  <w:marRight w:val="0"/>
                  <w:marTop w:val="0"/>
                  <w:marBottom w:val="0"/>
                  <w:divBdr>
                    <w:top w:val="none" w:sz="0" w:space="0" w:color="auto"/>
                    <w:left w:val="none" w:sz="0" w:space="0" w:color="auto"/>
                    <w:bottom w:val="none" w:sz="0" w:space="0" w:color="auto"/>
                    <w:right w:val="none" w:sz="0" w:space="0" w:color="auto"/>
                  </w:divBdr>
                </w:div>
                <w:div w:id="1913811021">
                  <w:marLeft w:val="480"/>
                  <w:marRight w:val="0"/>
                  <w:marTop w:val="0"/>
                  <w:marBottom w:val="0"/>
                  <w:divBdr>
                    <w:top w:val="none" w:sz="0" w:space="0" w:color="auto"/>
                    <w:left w:val="none" w:sz="0" w:space="0" w:color="auto"/>
                    <w:bottom w:val="none" w:sz="0" w:space="0" w:color="auto"/>
                    <w:right w:val="none" w:sz="0" w:space="0" w:color="auto"/>
                  </w:divBdr>
                </w:div>
                <w:div w:id="832573816">
                  <w:marLeft w:val="480"/>
                  <w:marRight w:val="0"/>
                  <w:marTop w:val="0"/>
                  <w:marBottom w:val="0"/>
                  <w:divBdr>
                    <w:top w:val="none" w:sz="0" w:space="0" w:color="auto"/>
                    <w:left w:val="none" w:sz="0" w:space="0" w:color="auto"/>
                    <w:bottom w:val="none" w:sz="0" w:space="0" w:color="auto"/>
                    <w:right w:val="none" w:sz="0" w:space="0" w:color="auto"/>
                  </w:divBdr>
                </w:div>
                <w:div w:id="1762409314">
                  <w:marLeft w:val="480"/>
                  <w:marRight w:val="0"/>
                  <w:marTop w:val="0"/>
                  <w:marBottom w:val="0"/>
                  <w:divBdr>
                    <w:top w:val="none" w:sz="0" w:space="0" w:color="auto"/>
                    <w:left w:val="none" w:sz="0" w:space="0" w:color="auto"/>
                    <w:bottom w:val="none" w:sz="0" w:space="0" w:color="auto"/>
                    <w:right w:val="none" w:sz="0" w:space="0" w:color="auto"/>
                  </w:divBdr>
                </w:div>
                <w:div w:id="435290423">
                  <w:marLeft w:val="480"/>
                  <w:marRight w:val="0"/>
                  <w:marTop w:val="0"/>
                  <w:marBottom w:val="0"/>
                  <w:divBdr>
                    <w:top w:val="none" w:sz="0" w:space="0" w:color="auto"/>
                    <w:left w:val="none" w:sz="0" w:space="0" w:color="auto"/>
                    <w:bottom w:val="none" w:sz="0" w:space="0" w:color="auto"/>
                    <w:right w:val="none" w:sz="0" w:space="0" w:color="auto"/>
                  </w:divBdr>
                </w:div>
                <w:div w:id="446966532">
                  <w:marLeft w:val="480"/>
                  <w:marRight w:val="0"/>
                  <w:marTop w:val="0"/>
                  <w:marBottom w:val="0"/>
                  <w:divBdr>
                    <w:top w:val="none" w:sz="0" w:space="0" w:color="auto"/>
                    <w:left w:val="none" w:sz="0" w:space="0" w:color="auto"/>
                    <w:bottom w:val="none" w:sz="0" w:space="0" w:color="auto"/>
                    <w:right w:val="none" w:sz="0" w:space="0" w:color="auto"/>
                  </w:divBdr>
                </w:div>
                <w:div w:id="34931961">
                  <w:marLeft w:val="480"/>
                  <w:marRight w:val="0"/>
                  <w:marTop w:val="0"/>
                  <w:marBottom w:val="0"/>
                  <w:divBdr>
                    <w:top w:val="none" w:sz="0" w:space="0" w:color="auto"/>
                    <w:left w:val="none" w:sz="0" w:space="0" w:color="auto"/>
                    <w:bottom w:val="none" w:sz="0" w:space="0" w:color="auto"/>
                    <w:right w:val="none" w:sz="0" w:space="0" w:color="auto"/>
                  </w:divBdr>
                </w:div>
                <w:div w:id="2125615301">
                  <w:marLeft w:val="480"/>
                  <w:marRight w:val="0"/>
                  <w:marTop w:val="0"/>
                  <w:marBottom w:val="0"/>
                  <w:divBdr>
                    <w:top w:val="none" w:sz="0" w:space="0" w:color="auto"/>
                    <w:left w:val="none" w:sz="0" w:space="0" w:color="auto"/>
                    <w:bottom w:val="none" w:sz="0" w:space="0" w:color="auto"/>
                    <w:right w:val="none" w:sz="0" w:space="0" w:color="auto"/>
                  </w:divBdr>
                </w:div>
                <w:div w:id="1393850399">
                  <w:marLeft w:val="480"/>
                  <w:marRight w:val="0"/>
                  <w:marTop w:val="0"/>
                  <w:marBottom w:val="0"/>
                  <w:divBdr>
                    <w:top w:val="none" w:sz="0" w:space="0" w:color="auto"/>
                    <w:left w:val="none" w:sz="0" w:space="0" w:color="auto"/>
                    <w:bottom w:val="none" w:sz="0" w:space="0" w:color="auto"/>
                    <w:right w:val="none" w:sz="0" w:space="0" w:color="auto"/>
                  </w:divBdr>
                </w:div>
                <w:div w:id="1379478959">
                  <w:marLeft w:val="480"/>
                  <w:marRight w:val="0"/>
                  <w:marTop w:val="0"/>
                  <w:marBottom w:val="0"/>
                  <w:divBdr>
                    <w:top w:val="none" w:sz="0" w:space="0" w:color="auto"/>
                    <w:left w:val="none" w:sz="0" w:space="0" w:color="auto"/>
                    <w:bottom w:val="none" w:sz="0" w:space="0" w:color="auto"/>
                    <w:right w:val="none" w:sz="0" w:space="0" w:color="auto"/>
                  </w:divBdr>
                </w:div>
                <w:div w:id="309022646">
                  <w:marLeft w:val="480"/>
                  <w:marRight w:val="0"/>
                  <w:marTop w:val="0"/>
                  <w:marBottom w:val="0"/>
                  <w:divBdr>
                    <w:top w:val="none" w:sz="0" w:space="0" w:color="auto"/>
                    <w:left w:val="none" w:sz="0" w:space="0" w:color="auto"/>
                    <w:bottom w:val="none" w:sz="0" w:space="0" w:color="auto"/>
                    <w:right w:val="none" w:sz="0" w:space="0" w:color="auto"/>
                  </w:divBdr>
                </w:div>
                <w:div w:id="1893804736">
                  <w:marLeft w:val="480"/>
                  <w:marRight w:val="0"/>
                  <w:marTop w:val="0"/>
                  <w:marBottom w:val="0"/>
                  <w:divBdr>
                    <w:top w:val="none" w:sz="0" w:space="0" w:color="auto"/>
                    <w:left w:val="none" w:sz="0" w:space="0" w:color="auto"/>
                    <w:bottom w:val="none" w:sz="0" w:space="0" w:color="auto"/>
                    <w:right w:val="none" w:sz="0" w:space="0" w:color="auto"/>
                  </w:divBdr>
                </w:div>
                <w:div w:id="815336082">
                  <w:marLeft w:val="480"/>
                  <w:marRight w:val="0"/>
                  <w:marTop w:val="0"/>
                  <w:marBottom w:val="0"/>
                  <w:divBdr>
                    <w:top w:val="none" w:sz="0" w:space="0" w:color="auto"/>
                    <w:left w:val="none" w:sz="0" w:space="0" w:color="auto"/>
                    <w:bottom w:val="none" w:sz="0" w:space="0" w:color="auto"/>
                    <w:right w:val="none" w:sz="0" w:space="0" w:color="auto"/>
                  </w:divBdr>
                </w:div>
                <w:div w:id="312218041">
                  <w:marLeft w:val="480"/>
                  <w:marRight w:val="0"/>
                  <w:marTop w:val="0"/>
                  <w:marBottom w:val="0"/>
                  <w:divBdr>
                    <w:top w:val="none" w:sz="0" w:space="0" w:color="auto"/>
                    <w:left w:val="none" w:sz="0" w:space="0" w:color="auto"/>
                    <w:bottom w:val="none" w:sz="0" w:space="0" w:color="auto"/>
                    <w:right w:val="none" w:sz="0" w:space="0" w:color="auto"/>
                  </w:divBdr>
                </w:div>
              </w:divsChild>
            </w:div>
            <w:div w:id="1288319204">
              <w:marLeft w:val="0"/>
              <w:marRight w:val="0"/>
              <w:marTop w:val="0"/>
              <w:marBottom w:val="0"/>
              <w:divBdr>
                <w:top w:val="none" w:sz="0" w:space="0" w:color="auto"/>
                <w:left w:val="none" w:sz="0" w:space="0" w:color="auto"/>
                <w:bottom w:val="none" w:sz="0" w:space="0" w:color="auto"/>
                <w:right w:val="none" w:sz="0" w:space="0" w:color="auto"/>
              </w:divBdr>
              <w:divsChild>
                <w:div w:id="88088592">
                  <w:marLeft w:val="480"/>
                  <w:marRight w:val="0"/>
                  <w:marTop w:val="0"/>
                  <w:marBottom w:val="0"/>
                  <w:divBdr>
                    <w:top w:val="none" w:sz="0" w:space="0" w:color="auto"/>
                    <w:left w:val="none" w:sz="0" w:space="0" w:color="auto"/>
                    <w:bottom w:val="none" w:sz="0" w:space="0" w:color="auto"/>
                    <w:right w:val="none" w:sz="0" w:space="0" w:color="auto"/>
                  </w:divBdr>
                </w:div>
                <w:div w:id="748118332">
                  <w:marLeft w:val="480"/>
                  <w:marRight w:val="0"/>
                  <w:marTop w:val="0"/>
                  <w:marBottom w:val="0"/>
                  <w:divBdr>
                    <w:top w:val="none" w:sz="0" w:space="0" w:color="auto"/>
                    <w:left w:val="none" w:sz="0" w:space="0" w:color="auto"/>
                    <w:bottom w:val="none" w:sz="0" w:space="0" w:color="auto"/>
                    <w:right w:val="none" w:sz="0" w:space="0" w:color="auto"/>
                  </w:divBdr>
                </w:div>
                <w:div w:id="337998986">
                  <w:marLeft w:val="480"/>
                  <w:marRight w:val="0"/>
                  <w:marTop w:val="0"/>
                  <w:marBottom w:val="0"/>
                  <w:divBdr>
                    <w:top w:val="none" w:sz="0" w:space="0" w:color="auto"/>
                    <w:left w:val="none" w:sz="0" w:space="0" w:color="auto"/>
                    <w:bottom w:val="none" w:sz="0" w:space="0" w:color="auto"/>
                    <w:right w:val="none" w:sz="0" w:space="0" w:color="auto"/>
                  </w:divBdr>
                </w:div>
                <w:div w:id="1526478319">
                  <w:marLeft w:val="480"/>
                  <w:marRight w:val="0"/>
                  <w:marTop w:val="0"/>
                  <w:marBottom w:val="0"/>
                  <w:divBdr>
                    <w:top w:val="none" w:sz="0" w:space="0" w:color="auto"/>
                    <w:left w:val="none" w:sz="0" w:space="0" w:color="auto"/>
                    <w:bottom w:val="none" w:sz="0" w:space="0" w:color="auto"/>
                    <w:right w:val="none" w:sz="0" w:space="0" w:color="auto"/>
                  </w:divBdr>
                </w:div>
                <w:div w:id="2041781641">
                  <w:marLeft w:val="480"/>
                  <w:marRight w:val="0"/>
                  <w:marTop w:val="0"/>
                  <w:marBottom w:val="0"/>
                  <w:divBdr>
                    <w:top w:val="none" w:sz="0" w:space="0" w:color="auto"/>
                    <w:left w:val="none" w:sz="0" w:space="0" w:color="auto"/>
                    <w:bottom w:val="none" w:sz="0" w:space="0" w:color="auto"/>
                    <w:right w:val="none" w:sz="0" w:space="0" w:color="auto"/>
                  </w:divBdr>
                </w:div>
                <w:div w:id="2141683344">
                  <w:marLeft w:val="480"/>
                  <w:marRight w:val="0"/>
                  <w:marTop w:val="0"/>
                  <w:marBottom w:val="0"/>
                  <w:divBdr>
                    <w:top w:val="none" w:sz="0" w:space="0" w:color="auto"/>
                    <w:left w:val="none" w:sz="0" w:space="0" w:color="auto"/>
                    <w:bottom w:val="none" w:sz="0" w:space="0" w:color="auto"/>
                    <w:right w:val="none" w:sz="0" w:space="0" w:color="auto"/>
                  </w:divBdr>
                </w:div>
                <w:div w:id="1469593685">
                  <w:marLeft w:val="480"/>
                  <w:marRight w:val="0"/>
                  <w:marTop w:val="0"/>
                  <w:marBottom w:val="0"/>
                  <w:divBdr>
                    <w:top w:val="none" w:sz="0" w:space="0" w:color="auto"/>
                    <w:left w:val="none" w:sz="0" w:space="0" w:color="auto"/>
                    <w:bottom w:val="none" w:sz="0" w:space="0" w:color="auto"/>
                    <w:right w:val="none" w:sz="0" w:space="0" w:color="auto"/>
                  </w:divBdr>
                </w:div>
                <w:div w:id="264925041">
                  <w:marLeft w:val="480"/>
                  <w:marRight w:val="0"/>
                  <w:marTop w:val="0"/>
                  <w:marBottom w:val="0"/>
                  <w:divBdr>
                    <w:top w:val="none" w:sz="0" w:space="0" w:color="auto"/>
                    <w:left w:val="none" w:sz="0" w:space="0" w:color="auto"/>
                    <w:bottom w:val="none" w:sz="0" w:space="0" w:color="auto"/>
                    <w:right w:val="none" w:sz="0" w:space="0" w:color="auto"/>
                  </w:divBdr>
                </w:div>
                <w:div w:id="798455953">
                  <w:marLeft w:val="480"/>
                  <w:marRight w:val="0"/>
                  <w:marTop w:val="0"/>
                  <w:marBottom w:val="0"/>
                  <w:divBdr>
                    <w:top w:val="none" w:sz="0" w:space="0" w:color="auto"/>
                    <w:left w:val="none" w:sz="0" w:space="0" w:color="auto"/>
                    <w:bottom w:val="none" w:sz="0" w:space="0" w:color="auto"/>
                    <w:right w:val="none" w:sz="0" w:space="0" w:color="auto"/>
                  </w:divBdr>
                </w:div>
                <w:div w:id="2128694961">
                  <w:marLeft w:val="480"/>
                  <w:marRight w:val="0"/>
                  <w:marTop w:val="0"/>
                  <w:marBottom w:val="0"/>
                  <w:divBdr>
                    <w:top w:val="none" w:sz="0" w:space="0" w:color="auto"/>
                    <w:left w:val="none" w:sz="0" w:space="0" w:color="auto"/>
                    <w:bottom w:val="none" w:sz="0" w:space="0" w:color="auto"/>
                    <w:right w:val="none" w:sz="0" w:space="0" w:color="auto"/>
                  </w:divBdr>
                </w:div>
                <w:div w:id="567958580">
                  <w:marLeft w:val="480"/>
                  <w:marRight w:val="0"/>
                  <w:marTop w:val="0"/>
                  <w:marBottom w:val="0"/>
                  <w:divBdr>
                    <w:top w:val="none" w:sz="0" w:space="0" w:color="auto"/>
                    <w:left w:val="none" w:sz="0" w:space="0" w:color="auto"/>
                    <w:bottom w:val="none" w:sz="0" w:space="0" w:color="auto"/>
                    <w:right w:val="none" w:sz="0" w:space="0" w:color="auto"/>
                  </w:divBdr>
                </w:div>
                <w:div w:id="341082067">
                  <w:marLeft w:val="480"/>
                  <w:marRight w:val="0"/>
                  <w:marTop w:val="0"/>
                  <w:marBottom w:val="0"/>
                  <w:divBdr>
                    <w:top w:val="none" w:sz="0" w:space="0" w:color="auto"/>
                    <w:left w:val="none" w:sz="0" w:space="0" w:color="auto"/>
                    <w:bottom w:val="none" w:sz="0" w:space="0" w:color="auto"/>
                    <w:right w:val="none" w:sz="0" w:space="0" w:color="auto"/>
                  </w:divBdr>
                </w:div>
                <w:div w:id="583800348">
                  <w:marLeft w:val="480"/>
                  <w:marRight w:val="0"/>
                  <w:marTop w:val="0"/>
                  <w:marBottom w:val="0"/>
                  <w:divBdr>
                    <w:top w:val="none" w:sz="0" w:space="0" w:color="auto"/>
                    <w:left w:val="none" w:sz="0" w:space="0" w:color="auto"/>
                    <w:bottom w:val="none" w:sz="0" w:space="0" w:color="auto"/>
                    <w:right w:val="none" w:sz="0" w:space="0" w:color="auto"/>
                  </w:divBdr>
                </w:div>
                <w:div w:id="1242060729">
                  <w:marLeft w:val="480"/>
                  <w:marRight w:val="0"/>
                  <w:marTop w:val="0"/>
                  <w:marBottom w:val="0"/>
                  <w:divBdr>
                    <w:top w:val="none" w:sz="0" w:space="0" w:color="auto"/>
                    <w:left w:val="none" w:sz="0" w:space="0" w:color="auto"/>
                    <w:bottom w:val="none" w:sz="0" w:space="0" w:color="auto"/>
                    <w:right w:val="none" w:sz="0" w:space="0" w:color="auto"/>
                  </w:divBdr>
                </w:div>
                <w:div w:id="2073235999">
                  <w:marLeft w:val="480"/>
                  <w:marRight w:val="0"/>
                  <w:marTop w:val="0"/>
                  <w:marBottom w:val="0"/>
                  <w:divBdr>
                    <w:top w:val="none" w:sz="0" w:space="0" w:color="auto"/>
                    <w:left w:val="none" w:sz="0" w:space="0" w:color="auto"/>
                    <w:bottom w:val="none" w:sz="0" w:space="0" w:color="auto"/>
                    <w:right w:val="none" w:sz="0" w:space="0" w:color="auto"/>
                  </w:divBdr>
                </w:div>
                <w:div w:id="844712314">
                  <w:marLeft w:val="480"/>
                  <w:marRight w:val="0"/>
                  <w:marTop w:val="0"/>
                  <w:marBottom w:val="0"/>
                  <w:divBdr>
                    <w:top w:val="none" w:sz="0" w:space="0" w:color="auto"/>
                    <w:left w:val="none" w:sz="0" w:space="0" w:color="auto"/>
                    <w:bottom w:val="none" w:sz="0" w:space="0" w:color="auto"/>
                    <w:right w:val="none" w:sz="0" w:space="0" w:color="auto"/>
                  </w:divBdr>
                </w:div>
                <w:div w:id="322898805">
                  <w:marLeft w:val="480"/>
                  <w:marRight w:val="0"/>
                  <w:marTop w:val="0"/>
                  <w:marBottom w:val="0"/>
                  <w:divBdr>
                    <w:top w:val="none" w:sz="0" w:space="0" w:color="auto"/>
                    <w:left w:val="none" w:sz="0" w:space="0" w:color="auto"/>
                    <w:bottom w:val="none" w:sz="0" w:space="0" w:color="auto"/>
                    <w:right w:val="none" w:sz="0" w:space="0" w:color="auto"/>
                  </w:divBdr>
                </w:div>
                <w:div w:id="1449621354">
                  <w:marLeft w:val="480"/>
                  <w:marRight w:val="0"/>
                  <w:marTop w:val="0"/>
                  <w:marBottom w:val="0"/>
                  <w:divBdr>
                    <w:top w:val="none" w:sz="0" w:space="0" w:color="auto"/>
                    <w:left w:val="none" w:sz="0" w:space="0" w:color="auto"/>
                    <w:bottom w:val="none" w:sz="0" w:space="0" w:color="auto"/>
                    <w:right w:val="none" w:sz="0" w:space="0" w:color="auto"/>
                  </w:divBdr>
                </w:div>
                <w:div w:id="826017623">
                  <w:marLeft w:val="480"/>
                  <w:marRight w:val="0"/>
                  <w:marTop w:val="0"/>
                  <w:marBottom w:val="0"/>
                  <w:divBdr>
                    <w:top w:val="none" w:sz="0" w:space="0" w:color="auto"/>
                    <w:left w:val="none" w:sz="0" w:space="0" w:color="auto"/>
                    <w:bottom w:val="none" w:sz="0" w:space="0" w:color="auto"/>
                    <w:right w:val="none" w:sz="0" w:space="0" w:color="auto"/>
                  </w:divBdr>
                </w:div>
                <w:div w:id="4596802">
                  <w:marLeft w:val="480"/>
                  <w:marRight w:val="0"/>
                  <w:marTop w:val="0"/>
                  <w:marBottom w:val="0"/>
                  <w:divBdr>
                    <w:top w:val="none" w:sz="0" w:space="0" w:color="auto"/>
                    <w:left w:val="none" w:sz="0" w:space="0" w:color="auto"/>
                    <w:bottom w:val="none" w:sz="0" w:space="0" w:color="auto"/>
                    <w:right w:val="none" w:sz="0" w:space="0" w:color="auto"/>
                  </w:divBdr>
                </w:div>
                <w:div w:id="1299846250">
                  <w:marLeft w:val="480"/>
                  <w:marRight w:val="0"/>
                  <w:marTop w:val="0"/>
                  <w:marBottom w:val="0"/>
                  <w:divBdr>
                    <w:top w:val="none" w:sz="0" w:space="0" w:color="auto"/>
                    <w:left w:val="none" w:sz="0" w:space="0" w:color="auto"/>
                    <w:bottom w:val="none" w:sz="0" w:space="0" w:color="auto"/>
                    <w:right w:val="none" w:sz="0" w:space="0" w:color="auto"/>
                  </w:divBdr>
                </w:div>
                <w:div w:id="476344082">
                  <w:marLeft w:val="480"/>
                  <w:marRight w:val="0"/>
                  <w:marTop w:val="0"/>
                  <w:marBottom w:val="0"/>
                  <w:divBdr>
                    <w:top w:val="none" w:sz="0" w:space="0" w:color="auto"/>
                    <w:left w:val="none" w:sz="0" w:space="0" w:color="auto"/>
                    <w:bottom w:val="none" w:sz="0" w:space="0" w:color="auto"/>
                    <w:right w:val="none" w:sz="0" w:space="0" w:color="auto"/>
                  </w:divBdr>
                </w:div>
                <w:div w:id="35862046">
                  <w:marLeft w:val="480"/>
                  <w:marRight w:val="0"/>
                  <w:marTop w:val="0"/>
                  <w:marBottom w:val="0"/>
                  <w:divBdr>
                    <w:top w:val="none" w:sz="0" w:space="0" w:color="auto"/>
                    <w:left w:val="none" w:sz="0" w:space="0" w:color="auto"/>
                    <w:bottom w:val="none" w:sz="0" w:space="0" w:color="auto"/>
                    <w:right w:val="none" w:sz="0" w:space="0" w:color="auto"/>
                  </w:divBdr>
                </w:div>
                <w:div w:id="96483856">
                  <w:marLeft w:val="480"/>
                  <w:marRight w:val="0"/>
                  <w:marTop w:val="0"/>
                  <w:marBottom w:val="0"/>
                  <w:divBdr>
                    <w:top w:val="none" w:sz="0" w:space="0" w:color="auto"/>
                    <w:left w:val="none" w:sz="0" w:space="0" w:color="auto"/>
                    <w:bottom w:val="none" w:sz="0" w:space="0" w:color="auto"/>
                    <w:right w:val="none" w:sz="0" w:space="0" w:color="auto"/>
                  </w:divBdr>
                </w:div>
                <w:div w:id="934482081">
                  <w:marLeft w:val="480"/>
                  <w:marRight w:val="0"/>
                  <w:marTop w:val="0"/>
                  <w:marBottom w:val="0"/>
                  <w:divBdr>
                    <w:top w:val="none" w:sz="0" w:space="0" w:color="auto"/>
                    <w:left w:val="none" w:sz="0" w:space="0" w:color="auto"/>
                    <w:bottom w:val="none" w:sz="0" w:space="0" w:color="auto"/>
                    <w:right w:val="none" w:sz="0" w:space="0" w:color="auto"/>
                  </w:divBdr>
                </w:div>
                <w:div w:id="558440450">
                  <w:marLeft w:val="480"/>
                  <w:marRight w:val="0"/>
                  <w:marTop w:val="0"/>
                  <w:marBottom w:val="0"/>
                  <w:divBdr>
                    <w:top w:val="none" w:sz="0" w:space="0" w:color="auto"/>
                    <w:left w:val="none" w:sz="0" w:space="0" w:color="auto"/>
                    <w:bottom w:val="none" w:sz="0" w:space="0" w:color="auto"/>
                    <w:right w:val="none" w:sz="0" w:space="0" w:color="auto"/>
                  </w:divBdr>
                </w:div>
              </w:divsChild>
            </w:div>
            <w:div w:id="1610509797">
              <w:marLeft w:val="0"/>
              <w:marRight w:val="0"/>
              <w:marTop w:val="0"/>
              <w:marBottom w:val="0"/>
              <w:divBdr>
                <w:top w:val="none" w:sz="0" w:space="0" w:color="auto"/>
                <w:left w:val="none" w:sz="0" w:space="0" w:color="auto"/>
                <w:bottom w:val="none" w:sz="0" w:space="0" w:color="auto"/>
                <w:right w:val="none" w:sz="0" w:space="0" w:color="auto"/>
              </w:divBdr>
              <w:divsChild>
                <w:div w:id="1783381535">
                  <w:marLeft w:val="480"/>
                  <w:marRight w:val="0"/>
                  <w:marTop w:val="0"/>
                  <w:marBottom w:val="0"/>
                  <w:divBdr>
                    <w:top w:val="none" w:sz="0" w:space="0" w:color="auto"/>
                    <w:left w:val="none" w:sz="0" w:space="0" w:color="auto"/>
                    <w:bottom w:val="none" w:sz="0" w:space="0" w:color="auto"/>
                    <w:right w:val="none" w:sz="0" w:space="0" w:color="auto"/>
                  </w:divBdr>
                </w:div>
                <w:div w:id="1363747567">
                  <w:marLeft w:val="480"/>
                  <w:marRight w:val="0"/>
                  <w:marTop w:val="0"/>
                  <w:marBottom w:val="0"/>
                  <w:divBdr>
                    <w:top w:val="none" w:sz="0" w:space="0" w:color="auto"/>
                    <w:left w:val="none" w:sz="0" w:space="0" w:color="auto"/>
                    <w:bottom w:val="none" w:sz="0" w:space="0" w:color="auto"/>
                    <w:right w:val="none" w:sz="0" w:space="0" w:color="auto"/>
                  </w:divBdr>
                </w:div>
                <w:div w:id="75131936">
                  <w:marLeft w:val="480"/>
                  <w:marRight w:val="0"/>
                  <w:marTop w:val="0"/>
                  <w:marBottom w:val="0"/>
                  <w:divBdr>
                    <w:top w:val="none" w:sz="0" w:space="0" w:color="auto"/>
                    <w:left w:val="none" w:sz="0" w:space="0" w:color="auto"/>
                    <w:bottom w:val="none" w:sz="0" w:space="0" w:color="auto"/>
                    <w:right w:val="none" w:sz="0" w:space="0" w:color="auto"/>
                  </w:divBdr>
                </w:div>
                <w:div w:id="1112357557">
                  <w:marLeft w:val="480"/>
                  <w:marRight w:val="0"/>
                  <w:marTop w:val="0"/>
                  <w:marBottom w:val="0"/>
                  <w:divBdr>
                    <w:top w:val="none" w:sz="0" w:space="0" w:color="auto"/>
                    <w:left w:val="none" w:sz="0" w:space="0" w:color="auto"/>
                    <w:bottom w:val="none" w:sz="0" w:space="0" w:color="auto"/>
                    <w:right w:val="none" w:sz="0" w:space="0" w:color="auto"/>
                  </w:divBdr>
                </w:div>
                <w:div w:id="1507936397">
                  <w:marLeft w:val="480"/>
                  <w:marRight w:val="0"/>
                  <w:marTop w:val="0"/>
                  <w:marBottom w:val="0"/>
                  <w:divBdr>
                    <w:top w:val="none" w:sz="0" w:space="0" w:color="auto"/>
                    <w:left w:val="none" w:sz="0" w:space="0" w:color="auto"/>
                    <w:bottom w:val="none" w:sz="0" w:space="0" w:color="auto"/>
                    <w:right w:val="none" w:sz="0" w:space="0" w:color="auto"/>
                  </w:divBdr>
                </w:div>
                <w:div w:id="1990206651">
                  <w:marLeft w:val="480"/>
                  <w:marRight w:val="0"/>
                  <w:marTop w:val="0"/>
                  <w:marBottom w:val="0"/>
                  <w:divBdr>
                    <w:top w:val="none" w:sz="0" w:space="0" w:color="auto"/>
                    <w:left w:val="none" w:sz="0" w:space="0" w:color="auto"/>
                    <w:bottom w:val="none" w:sz="0" w:space="0" w:color="auto"/>
                    <w:right w:val="none" w:sz="0" w:space="0" w:color="auto"/>
                  </w:divBdr>
                </w:div>
                <w:div w:id="1515344505">
                  <w:marLeft w:val="480"/>
                  <w:marRight w:val="0"/>
                  <w:marTop w:val="0"/>
                  <w:marBottom w:val="0"/>
                  <w:divBdr>
                    <w:top w:val="none" w:sz="0" w:space="0" w:color="auto"/>
                    <w:left w:val="none" w:sz="0" w:space="0" w:color="auto"/>
                    <w:bottom w:val="none" w:sz="0" w:space="0" w:color="auto"/>
                    <w:right w:val="none" w:sz="0" w:space="0" w:color="auto"/>
                  </w:divBdr>
                </w:div>
                <w:div w:id="1481270177">
                  <w:marLeft w:val="480"/>
                  <w:marRight w:val="0"/>
                  <w:marTop w:val="0"/>
                  <w:marBottom w:val="0"/>
                  <w:divBdr>
                    <w:top w:val="none" w:sz="0" w:space="0" w:color="auto"/>
                    <w:left w:val="none" w:sz="0" w:space="0" w:color="auto"/>
                    <w:bottom w:val="none" w:sz="0" w:space="0" w:color="auto"/>
                    <w:right w:val="none" w:sz="0" w:space="0" w:color="auto"/>
                  </w:divBdr>
                </w:div>
                <w:div w:id="1010370196">
                  <w:marLeft w:val="480"/>
                  <w:marRight w:val="0"/>
                  <w:marTop w:val="0"/>
                  <w:marBottom w:val="0"/>
                  <w:divBdr>
                    <w:top w:val="none" w:sz="0" w:space="0" w:color="auto"/>
                    <w:left w:val="none" w:sz="0" w:space="0" w:color="auto"/>
                    <w:bottom w:val="none" w:sz="0" w:space="0" w:color="auto"/>
                    <w:right w:val="none" w:sz="0" w:space="0" w:color="auto"/>
                  </w:divBdr>
                </w:div>
                <w:div w:id="728112415">
                  <w:marLeft w:val="480"/>
                  <w:marRight w:val="0"/>
                  <w:marTop w:val="0"/>
                  <w:marBottom w:val="0"/>
                  <w:divBdr>
                    <w:top w:val="none" w:sz="0" w:space="0" w:color="auto"/>
                    <w:left w:val="none" w:sz="0" w:space="0" w:color="auto"/>
                    <w:bottom w:val="none" w:sz="0" w:space="0" w:color="auto"/>
                    <w:right w:val="none" w:sz="0" w:space="0" w:color="auto"/>
                  </w:divBdr>
                </w:div>
                <w:div w:id="53504066">
                  <w:marLeft w:val="480"/>
                  <w:marRight w:val="0"/>
                  <w:marTop w:val="0"/>
                  <w:marBottom w:val="0"/>
                  <w:divBdr>
                    <w:top w:val="none" w:sz="0" w:space="0" w:color="auto"/>
                    <w:left w:val="none" w:sz="0" w:space="0" w:color="auto"/>
                    <w:bottom w:val="none" w:sz="0" w:space="0" w:color="auto"/>
                    <w:right w:val="none" w:sz="0" w:space="0" w:color="auto"/>
                  </w:divBdr>
                </w:div>
                <w:div w:id="951518413">
                  <w:marLeft w:val="480"/>
                  <w:marRight w:val="0"/>
                  <w:marTop w:val="0"/>
                  <w:marBottom w:val="0"/>
                  <w:divBdr>
                    <w:top w:val="none" w:sz="0" w:space="0" w:color="auto"/>
                    <w:left w:val="none" w:sz="0" w:space="0" w:color="auto"/>
                    <w:bottom w:val="none" w:sz="0" w:space="0" w:color="auto"/>
                    <w:right w:val="none" w:sz="0" w:space="0" w:color="auto"/>
                  </w:divBdr>
                </w:div>
                <w:div w:id="1231622610">
                  <w:marLeft w:val="480"/>
                  <w:marRight w:val="0"/>
                  <w:marTop w:val="0"/>
                  <w:marBottom w:val="0"/>
                  <w:divBdr>
                    <w:top w:val="none" w:sz="0" w:space="0" w:color="auto"/>
                    <w:left w:val="none" w:sz="0" w:space="0" w:color="auto"/>
                    <w:bottom w:val="none" w:sz="0" w:space="0" w:color="auto"/>
                    <w:right w:val="none" w:sz="0" w:space="0" w:color="auto"/>
                  </w:divBdr>
                </w:div>
                <w:div w:id="1306397392">
                  <w:marLeft w:val="480"/>
                  <w:marRight w:val="0"/>
                  <w:marTop w:val="0"/>
                  <w:marBottom w:val="0"/>
                  <w:divBdr>
                    <w:top w:val="none" w:sz="0" w:space="0" w:color="auto"/>
                    <w:left w:val="none" w:sz="0" w:space="0" w:color="auto"/>
                    <w:bottom w:val="none" w:sz="0" w:space="0" w:color="auto"/>
                    <w:right w:val="none" w:sz="0" w:space="0" w:color="auto"/>
                  </w:divBdr>
                </w:div>
                <w:div w:id="593976415">
                  <w:marLeft w:val="480"/>
                  <w:marRight w:val="0"/>
                  <w:marTop w:val="0"/>
                  <w:marBottom w:val="0"/>
                  <w:divBdr>
                    <w:top w:val="none" w:sz="0" w:space="0" w:color="auto"/>
                    <w:left w:val="none" w:sz="0" w:space="0" w:color="auto"/>
                    <w:bottom w:val="none" w:sz="0" w:space="0" w:color="auto"/>
                    <w:right w:val="none" w:sz="0" w:space="0" w:color="auto"/>
                  </w:divBdr>
                </w:div>
                <w:div w:id="680089412">
                  <w:marLeft w:val="480"/>
                  <w:marRight w:val="0"/>
                  <w:marTop w:val="0"/>
                  <w:marBottom w:val="0"/>
                  <w:divBdr>
                    <w:top w:val="none" w:sz="0" w:space="0" w:color="auto"/>
                    <w:left w:val="none" w:sz="0" w:space="0" w:color="auto"/>
                    <w:bottom w:val="none" w:sz="0" w:space="0" w:color="auto"/>
                    <w:right w:val="none" w:sz="0" w:space="0" w:color="auto"/>
                  </w:divBdr>
                </w:div>
                <w:div w:id="272397788">
                  <w:marLeft w:val="480"/>
                  <w:marRight w:val="0"/>
                  <w:marTop w:val="0"/>
                  <w:marBottom w:val="0"/>
                  <w:divBdr>
                    <w:top w:val="none" w:sz="0" w:space="0" w:color="auto"/>
                    <w:left w:val="none" w:sz="0" w:space="0" w:color="auto"/>
                    <w:bottom w:val="none" w:sz="0" w:space="0" w:color="auto"/>
                    <w:right w:val="none" w:sz="0" w:space="0" w:color="auto"/>
                  </w:divBdr>
                </w:div>
                <w:div w:id="1304846397">
                  <w:marLeft w:val="480"/>
                  <w:marRight w:val="0"/>
                  <w:marTop w:val="0"/>
                  <w:marBottom w:val="0"/>
                  <w:divBdr>
                    <w:top w:val="none" w:sz="0" w:space="0" w:color="auto"/>
                    <w:left w:val="none" w:sz="0" w:space="0" w:color="auto"/>
                    <w:bottom w:val="none" w:sz="0" w:space="0" w:color="auto"/>
                    <w:right w:val="none" w:sz="0" w:space="0" w:color="auto"/>
                  </w:divBdr>
                </w:div>
                <w:div w:id="4210068">
                  <w:marLeft w:val="480"/>
                  <w:marRight w:val="0"/>
                  <w:marTop w:val="0"/>
                  <w:marBottom w:val="0"/>
                  <w:divBdr>
                    <w:top w:val="none" w:sz="0" w:space="0" w:color="auto"/>
                    <w:left w:val="none" w:sz="0" w:space="0" w:color="auto"/>
                    <w:bottom w:val="none" w:sz="0" w:space="0" w:color="auto"/>
                    <w:right w:val="none" w:sz="0" w:space="0" w:color="auto"/>
                  </w:divBdr>
                </w:div>
                <w:div w:id="2080638381">
                  <w:marLeft w:val="480"/>
                  <w:marRight w:val="0"/>
                  <w:marTop w:val="0"/>
                  <w:marBottom w:val="0"/>
                  <w:divBdr>
                    <w:top w:val="none" w:sz="0" w:space="0" w:color="auto"/>
                    <w:left w:val="none" w:sz="0" w:space="0" w:color="auto"/>
                    <w:bottom w:val="none" w:sz="0" w:space="0" w:color="auto"/>
                    <w:right w:val="none" w:sz="0" w:space="0" w:color="auto"/>
                  </w:divBdr>
                </w:div>
                <w:div w:id="1120227627">
                  <w:marLeft w:val="480"/>
                  <w:marRight w:val="0"/>
                  <w:marTop w:val="0"/>
                  <w:marBottom w:val="0"/>
                  <w:divBdr>
                    <w:top w:val="none" w:sz="0" w:space="0" w:color="auto"/>
                    <w:left w:val="none" w:sz="0" w:space="0" w:color="auto"/>
                    <w:bottom w:val="none" w:sz="0" w:space="0" w:color="auto"/>
                    <w:right w:val="none" w:sz="0" w:space="0" w:color="auto"/>
                  </w:divBdr>
                </w:div>
                <w:div w:id="327565948">
                  <w:marLeft w:val="480"/>
                  <w:marRight w:val="0"/>
                  <w:marTop w:val="0"/>
                  <w:marBottom w:val="0"/>
                  <w:divBdr>
                    <w:top w:val="none" w:sz="0" w:space="0" w:color="auto"/>
                    <w:left w:val="none" w:sz="0" w:space="0" w:color="auto"/>
                    <w:bottom w:val="none" w:sz="0" w:space="0" w:color="auto"/>
                    <w:right w:val="none" w:sz="0" w:space="0" w:color="auto"/>
                  </w:divBdr>
                </w:div>
                <w:div w:id="1039553523">
                  <w:marLeft w:val="480"/>
                  <w:marRight w:val="0"/>
                  <w:marTop w:val="0"/>
                  <w:marBottom w:val="0"/>
                  <w:divBdr>
                    <w:top w:val="none" w:sz="0" w:space="0" w:color="auto"/>
                    <w:left w:val="none" w:sz="0" w:space="0" w:color="auto"/>
                    <w:bottom w:val="none" w:sz="0" w:space="0" w:color="auto"/>
                    <w:right w:val="none" w:sz="0" w:space="0" w:color="auto"/>
                  </w:divBdr>
                </w:div>
                <w:div w:id="1263873615">
                  <w:marLeft w:val="480"/>
                  <w:marRight w:val="0"/>
                  <w:marTop w:val="0"/>
                  <w:marBottom w:val="0"/>
                  <w:divBdr>
                    <w:top w:val="none" w:sz="0" w:space="0" w:color="auto"/>
                    <w:left w:val="none" w:sz="0" w:space="0" w:color="auto"/>
                    <w:bottom w:val="none" w:sz="0" w:space="0" w:color="auto"/>
                    <w:right w:val="none" w:sz="0" w:space="0" w:color="auto"/>
                  </w:divBdr>
                </w:div>
                <w:div w:id="2147117806">
                  <w:marLeft w:val="480"/>
                  <w:marRight w:val="0"/>
                  <w:marTop w:val="0"/>
                  <w:marBottom w:val="0"/>
                  <w:divBdr>
                    <w:top w:val="none" w:sz="0" w:space="0" w:color="auto"/>
                    <w:left w:val="none" w:sz="0" w:space="0" w:color="auto"/>
                    <w:bottom w:val="none" w:sz="0" w:space="0" w:color="auto"/>
                    <w:right w:val="none" w:sz="0" w:space="0" w:color="auto"/>
                  </w:divBdr>
                </w:div>
                <w:div w:id="75589086">
                  <w:marLeft w:val="480"/>
                  <w:marRight w:val="0"/>
                  <w:marTop w:val="0"/>
                  <w:marBottom w:val="0"/>
                  <w:divBdr>
                    <w:top w:val="none" w:sz="0" w:space="0" w:color="auto"/>
                    <w:left w:val="none" w:sz="0" w:space="0" w:color="auto"/>
                    <w:bottom w:val="none" w:sz="0" w:space="0" w:color="auto"/>
                    <w:right w:val="none" w:sz="0" w:space="0" w:color="auto"/>
                  </w:divBdr>
                </w:div>
              </w:divsChild>
            </w:div>
            <w:div w:id="1391685860">
              <w:marLeft w:val="0"/>
              <w:marRight w:val="0"/>
              <w:marTop w:val="0"/>
              <w:marBottom w:val="0"/>
              <w:divBdr>
                <w:top w:val="none" w:sz="0" w:space="0" w:color="auto"/>
                <w:left w:val="none" w:sz="0" w:space="0" w:color="auto"/>
                <w:bottom w:val="none" w:sz="0" w:space="0" w:color="auto"/>
                <w:right w:val="none" w:sz="0" w:space="0" w:color="auto"/>
              </w:divBdr>
              <w:divsChild>
                <w:div w:id="809640667">
                  <w:marLeft w:val="480"/>
                  <w:marRight w:val="0"/>
                  <w:marTop w:val="0"/>
                  <w:marBottom w:val="0"/>
                  <w:divBdr>
                    <w:top w:val="none" w:sz="0" w:space="0" w:color="auto"/>
                    <w:left w:val="none" w:sz="0" w:space="0" w:color="auto"/>
                    <w:bottom w:val="none" w:sz="0" w:space="0" w:color="auto"/>
                    <w:right w:val="none" w:sz="0" w:space="0" w:color="auto"/>
                  </w:divBdr>
                </w:div>
                <w:div w:id="1317420436">
                  <w:marLeft w:val="480"/>
                  <w:marRight w:val="0"/>
                  <w:marTop w:val="0"/>
                  <w:marBottom w:val="0"/>
                  <w:divBdr>
                    <w:top w:val="none" w:sz="0" w:space="0" w:color="auto"/>
                    <w:left w:val="none" w:sz="0" w:space="0" w:color="auto"/>
                    <w:bottom w:val="none" w:sz="0" w:space="0" w:color="auto"/>
                    <w:right w:val="none" w:sz="0" w:space="0" w:color="auto"/>
                  </w:divBdr>
                </w:div>
                <w:div w:id="1255357562">
                  <w:marLeft w:val="480"/>
                  <w:marRight w:val="0"/>
                  <w:marTop w:val="0"/>
                  <w:marBottom w:val="0"/>
                  <w:divBdr>
                    <w:top w:val="none" w:sz="0" w:space="0" w:color="auto"/>
                    <w:left w:val="none" w:sz="0" w:space="0" w:color="auto"/>
                    <w:bottom w:val="none" w:sz="0" w:space="0" w:color="auto"/>
                    <w:right w:val="none" w:sz="0" w:space="0" w:color="auto"/>
                  </w:divBdr>
                </w:div>
                <w:div w:id="1602177432">
                  <w:marLeft w:val="480"/>
                  <w:marRight w:val="0"/>
                  <w:marTop w:val="0"/>
                  <w:marBottom w:val="0"/>
                  <w:divBdr>
                    <w:top w:val="none" w:sz="0" w:space="0" w:color="auto"/>
                    <w:left w:val="none" w:sz="0" w:space="0" w:color="auto"/>
                    <w:bottom w:val="none" w:sz="0" w:space="0" w:color="auto"/>
                    <w:right w:val="none" w:sz="0" w:space="0" w:color="auto"/>
                  </w:divBdr>
                </w:div>
                <w:div w:id="1504974410">
                  <w:marLeft w:val="480"/>
                  <w:marRight w:val="0"/>
                  <w:marTop w:val="0"/>
                  <w:marBottom w:val="0"/>
                  <w:divBdr>
                    <w:top w:val="none" w:sz="0" w:space="0" w:color="auto"/>
                    <w:left w:val="none" w:sz="0" w:space="0" w:color="auto"/>
                    <w:bottom w:val="none" w:sz="0" w:space="0" w:color="auto"/>
                    <w:right w:val="none" w:sz="0" w:space="0" w:color="auto"/>
                  </w:divBdr>
                </w:div>
                <w:div w:id="1715470606">
                  <w:marLeft w:val="480"/>
                  <w:marRight w:val="0"/>
                  <w:marTop w:val="0"/>
                  <w:marBottom w:val="0"/>
                  <w:divBdr>
                    <w:top w:val="none" w:sz="0" w:space="0" w:color="auto"/>
                    <w:left w:val="none" w:sz="0" w:space="0" w:color="auto"/>
                    <w:bottom w:val="none" w:sz="0" w:space="0" w:color="auto"/>
                    <w:right w:val="none" w:sz="0" w:space="0" w:color="auto"/>
                  </w:divBdr>
                </w:div>
                <w:div w:id="1469010002">
                  <w:marLeft w:val="480"/>
                  <w:marRight w:val="0"/>
                  <w:marTop w:val="0"/>
                  <w:marBottom w:val="0"/>
                  <w:divBdr>
                    <w:top w:val="none" w:sz="0" w:space="0" w:color="auto"/>
                    <w:left w:val="none" w:sz="0" w:space="0" w:color="auto"/>
                    <w:bottom w:val="none" w:sz="0" w:space="0" w:color="auto"/>
                    <w:right w:val="none" w:sz="0" w:space="0" w:color="auto"/>
                  </w:divBdr>
                </w:div>
                <w:div w:id="521747081">
                  <w:marLeft w:val="480"/>
                  <w:marRight w:val="0"/>
                  <w:marTop w:val="0"/>
                  <w:marBottom w:val="0"/>
                  <w:divBdr>
                    <w:top w:val="none" w:sz="0" w:space="0" w:color="auto"/>
                    <w:left w:val="none" w:sz="0" w:space="0" w:color="auto"/>
                    <w:bottom w:val="none" w:sz="0" w:space="0" w:color="auto"/>
                    <w:right w:val="none" w:sz="0" w:space="0" w:color="auto"/>
                  </w:divBdr>
                </w:div>
                <w:div w:id="129176564">
                  <w:marLeft w:val="480"/>
                  <w:marRight w:val="0"/>
                  <w:marTop w:val="0"/>
                  <w:marBottom w:val="0"/>
                  <w:divBdr>
                    <w:top w:val="none" w:sz="0" w:space="0" w:color="auto"/>
                    <w:left w:val="none" w:sz="0" w:space="0" w:color="auto"/>
                    <w:bottom w:val="none" w:sz="0" w:space="0" w:color="auto"/>
                    <w:right w:val="none" w:sz="0" w:space="0" w:color="auto"/>
                  </w:divBdr>
                </w:div>
                <w:div w:id="350227757">
                  <w:marLeft w:val="480"/>
                  <w:marRight w:val="0"/>
                  <w:marTop w:val="0"/>
                  <w:marBottom w:val="0"/>
                  <w:divBdr>
                    <w:top w:val="none" w:sz="0" w:space="0" w:color="auto"/>
                    <w:left w:val="none" w:sz="0" w:space="0" w:color="auto"/>
                    <w:bottom w:val="none" w:sz="0" w:space="0" w:color="auto"/>
                    <w:right w:val="none" w:sz="0" w:space="0" w:color="auto"/>
                  </w:divBdr>
                </w:div>
                <w:div w:id="1469131799">
                  <w:marLeft w:val="480"/>
                  <w:marRight w:val="0"/>
                  <w:marTop w:val="0"/>
                  <w:marBottom w:val="0"/>
                  <w:divBdr>
                    <w:top w:val="none" w:sz="0" w:space="0" w:color="auto"/>
                    <w:left w:val="none" w:sz="0" w:space="0" w:color="auto"/>
                    <w:bottom w:val="none" w:sz="0" w:space="0" w:color="auto"/>
                    <w:right w:val="none" w:sz="0" w:space="0" w:color="auto"/>
                  </w:divBdr>
                </w:div>
                <w:div w:id="2078555829">
                  <w:marLeft w:val="480"/>
                  <w:marRight w:val="0"/>
                  <w:marTop w:val="0"/>
                  <w:marBottom w:val="0"/>
                  <w:divBdr>
                    <w:top w:val="none" w:sz="0" w:space="0" w:color="auto"/>
                    <w:left w:val="none" w:sz="0" w:space="0" w:color="auto"/>
                    <w:bottom w:val="none" w:sz="0" w:space="0" w:color="auto"/>
                    <w:right w:val="none" w:sz="0" w:space="0" w:color="auto"/>
                  </w:divBdr>
                </w:div>
                <w:div w:id="1371107131">
                  <w:marLeft w:val="480"/>
                  <w:marRight w:val="0"/>
                  <w:marTop w:val="0"/>
                  <w:marBottom w:val="0"/>
                  <w:divBdr>
                    <w:top w:val="none" w:sz="0" w:space="0" w:color="auto"/>
                    <w:left w:val="none" w:sz="0" w:space="0" w:color="auto"/>
                    <w:bottom w:val="none" w:sz="0" w:space="0" w:color="auto"/>
                    <w:right w:val="none" w:sz="0" w:space="0" w:color="auto"/>
                  </w:divBdr>
                </w:div>
                <w:div w:id="1594388610">
                  <w:marLeft w:val="480"/>
                  <w:marRight w:val="0"/>
                  <w:marTop w:val="0"/>
                  <w:marBottom w:val="0"/>
                  <w:divBdr>
                    <w:top w:val="none" w:sz="0" w:space="0" w:color="auto"/>
                    <w:left w:val="none" w:sz="0" w:space="0" w:color="auto"/>
                    <w:bottom w:val="none" w:sz="0" w:space="0" w:color="auto"/>
                    <w:right w:val="none" w:sz="0" w:space="0" w:color="auto"/>
                  </w:divBdr>
                </w:div>
                <w:div w:id="1236234445">
                  <w:marLeft w:val="480"/>
                  <w:marRight w:val="0"/>
                  <w:marTop w:val="0"/>
                  <w:marBottom w:val="0"/>
                  <w:divBdr>
                    <w:top w:val="none" w:sz="0" w:space="0" w:color="auto"/>
                    <w:left w:val="none" w:sz="0" w:space="0" w:color="auto"/>
                    <w:bottom w:val="none" w:sz="0" w:space="0" w:color="auto"/>
                    <w:right w:val="none" w:sz="0" w:space="0" w:color="auto"/>
                  </w:divBdr>
                </w:div>
                <w:div w:id="484081305">
                  <w:marLeft w:val="480"/>
                  <w:marRight w:val="0"/>
                  <w:marTop w:val="0"/>
                  <w:marBottom w:val="0"/>
                  <w:divBdr>
                    <w:top w:val="none" w:sz="0" w:space="0" w:color="auto"/>
                    <w:left w:val="none" w:sz="0" w:space="0" w:color="auto"/>
                    <w:bottom w:val="none" w:sz="0" w:space="0" w:color="auto"/>
                    <w:right w:val="none" w:sz="0" w:space="0" w:color="auto"/>
                  </w:divBdr>
                </w:div>
                <w:div w:id="932975747">
                  <w:marLeft w:val="480"/>
                  <w:marRight w:val="0"/>
                  <w:marTop w:val="0"/>
                  <w:marBottom w:val="0"/>
                  <w:divBdr>
                    <w:top w:val="none" w:sz="0" w:space="0" w:color="auto"/>
                    <w:left w:val="none" w:sz="0" w:space="0" w:color="auto"/>
                    <w:bottom w:val="none" w:sz="0" w:space="0" w:color="auto"/>
                    <w:right w:val="none" w:sz="0" w:space="0" w:color="auto"/>
                  </w:divBdr>
                </w:div>
                <w:div w:id="1969428892">
                  <w:marLeft w:val="480"/>
                  <w:marRight w:val="0"/>
                  <w:marTop w:val="0"/>
                  <w:marBottom w:val="0"/>
                  <w:divBdr>
                    <w:top w:val="none" w:sz="0" w:space="0" w:color="auto"/>
                    <w:left w:val="none" w:sz="0" w:space="0" w:color="auto"/>
                    <w:bottom w:val="none" w:sz="0" w:space="0" w:color="auto"/>
                    <w:right w:val="none" w:sz="0" w:space="0" w:color="auto"/>
                  </w:divBdr>
                </w:div>
                <w:div w:id="1907719794">
                  <w:marLeft w:val="480"/>
                  <w:marRight w:val="0"/>
                  <w:marTop w:val="0"/>
                  <w:marBottom w:val="0"/>
                  <w:divBdr>
                    <w:top w:val="none" w:sz="0" w:space="0" w:color="auto"/>
                    <w:left w:val="none" w:sz="0" w:space="0" w:color="auto"/>
                    <w:bottom w:val="none" w:sz="0" w:space="0" w:color="auto"/>
                    <w:right w:val="none" w:sz="0" w:space="0" w:color="auto"/>
                  </w:divBdr>
                </w:div>
                <w:div w:id="981276447">
                  <w:marLeft w:val="480"/>
                  <w:marRight w:val="0"/>
                  <w:marTop w:val="0"/>
                  <w:marBottom w:val="0"/>
                  <w:divBdr>
                    <w:top w:val="none" w:sz="0" w:space="0" w:color="auto"/>
                    <w:left w:val="none" w:sz="0" w:space="0" w:color="auto"/>
                    <w:bottom w:val="none" w:sz="0" w:space="0" w:color="auto"/>
                    <w:right w:val="none" w:sz="0" w:space="0" w:color="auto"/>
                  </w:divBdr>
                </w:div>
                <w:div w:id="275646713">
                  <w:marLeft w:val="480"/>
                  <w:marRight w:val="0"/>
                  <w:marTop w:val="0"/>
                  <w:marBottom w:val="0"/>
                  <w:divBdr>
                    <w:top w:val="none" w:sz="0" w:space="0" w:color="auto"/>
                    <w:left w:val="none" w:sz="0" w:space="0" w:color="auto"/>
                    <w:bottom w:val="none" w:sz="0" w:space="0" w:color="auto"/>
                    <w:right w:val="none" w:sz="0" w:space="0" w:color="auto"/>
                  </w:divBdr>
                </w:div>
                <w:div w:id="2019694958">
                  <w:marLeft w:val="480"/>
                  <w:marRight w:val="0"/>
                  <w:marTop w:val="0"/>
                  <w:marBottom w:val="0"/>
                  <w:divBdr>
                    <w:top w:val="none" w:sz="0" w:space="0" w:color="auto"/>
                    <w:left w:val="none" w:sz="0" w:space="0" w:color="auto"/>
                    <w:bottom w:val="none" w:sz="0" w:space="0" w:color="auto"/>
                    <w:right w:val="none" w:sz="0" w:space="0" w:color="auto"/>
                  </w:divBdr>
                </w:div>
                <w:div w:id="744912228">
                  <w:marLeft w:val="480"/>
                  <w:marRight w:val="0"/>
                  <w:marTop w:val="0"/>
                  <w:marBottom w:val="0"/>
                  <w:divBdr>
                    <w:top w:val="none" w:sz="0" w:space="0" w:color="auto"/>
                    <w:left w:val="none" w:sz="0" w:space="0" w:color="auto"/>
                    <w:bottom w:val="none" w:sz="0" w:space="0" w:color="auto"/>
                    <w:right w:val="none" w:sz="0" w:space="0" w:color="auto"/>
                  </w:divBdr>
                </w:div>
                <w:div w:id="354887330">
                  <w:marLeft w:val="480"/>
                  <w:marRight w:val="0"/>
                  <w:marTop w:val="0"/>
                  <w:marBottom w:val="0"/>
                  <w:divBdr>
                    <w:top w:val="none" w:sz="0" w:space="0" w:color="auto"/>
                    <w:left w:val="none" w:sz="0" w:space="0" w:color="auto"/>
                    <w:bottom w:val="none" w:sz="0" w:space="0" w:color="auto"/>
                    <w:right w:val="none" w:sz="0" w:space="0" w:color="auto"/>
                  </w:divBdr>
                </w:div>
                <w:div w:id="537619275">
                  <w:marLeft w:val="480"/>
                  <w:marRight w:val="0"/>
                  <w:marTop w:val="0"/>
                  <w:marBottom w:val="0"/>
                  <w:divBdr>
                    <w:top w:val="none" w:sz="0" w:space="0" w:color="auto"/>
                    <w:left w:val="none" w:sz="0" w:space="0" w:color="auto"/>
                    <w:bottom w:val="none" w:sz="0" w:space="0" w:color="auto"/>
                    <w:right w:val="none" w:sz="0" w:space="0" w:color="auto"/>
                  </w:divBdr>
                  <w:divsChild>
                    <w:div w:id="1986011659">
                      <w:marLeft w:val="0"/>
                      <w:marRight w:val="0"/>
                      <w:marTop w:val="0"/>
                      <w:marBottom w:val="0"/>
                      <w:divBdr>
                        <w:top w:val="none" w:sz="0" w:space="0" w:color="auto"/>
                        <w:left w:val="none" w:sz="0" w:space="0" w:color="auto"/>
                        <w:bottom w:val="none" w:sz="0" w:space="0" w:color="auto"/>
                        <w:right w:val="none" w:sz="0" w:space="0" w:color="auto"/>
                      </w:divBdr>
                      <w:divsChild>
                        <w:div w:id="1014724275">
                          <w:marLeft w:val="480"/>
                          <w:marRight w:val="0"/>
                          <w:marTop w:val="0"/>
                          <w:marBottom w:val="0"/>
                          <w:divBdr>
                            <w:top w:val="none" w:sz="0" w:space="0" w:color="auto"/>
                            <w:left w:val="none" w:sz="0" w:space="0" w:color="auto"/>
                            <w:bottom w:val="none" w:sz="0" w:space="0" w:color="auto"/>
                            <w:right w:val="none" w:sz="0" w:space="0" w:color="auto"/>
                          </w:divBdr>
                        </w:div>
                        <w:div w:id="1677687236">
                          <w:marLeft w:val="480"/>
                          <w:marRight w:val="0"/>
                          <w:marTop w:val="0"/>
                          <w:marBottom w:val="0"/>
                          <w:divBdr>
                            <w:top w:val="none" w:sz="0" w:space="0" w:color="auto"/>
                            <w:left w:val="none" w:sz="0" w:space="0" w:color="auto"/>
                            <w:bottom w:val="none" w:sz="0" w:space="0" w:color="auto"/>
                            <w:right w:val="none" w:sz="0" w:space="0" w:color="auto"/>
                          </w:divBdr>
                        </w:div>
                        <w:div w:id="945115016">
                          <w:marLeft w:val="480"/>
                          <w:marRight w:val="0"/>
                          <w:marTop w:val="0"/>
                          <w:marBottom w:val="0"/>
                          <w:divBdr>
                            <w:top w:val="none" w:sz="0" w:space="0" w:color="auto"/>
                            <w:left w:val="none" w:sz="0" w:space="0" w:color="auto"/>
                            <w:bottom w:val="none" w:sz="0" w:space="0" w:color="auto"/>
                            <w:right w:val="none" w:sz="0" w:space="0" w:color="auto"/>
                          </w:divBdr>
                        </w:div>
                        <w:div w:id="1662588178">
                          <w:marLeft w:val="480"/>
                          <w:marRight w:val="0"/>
                          <w:marTop w:val="0"/>
                          <w:marBottom w:val="0"/>
                          <w:divBdr>
                            <w:top w:val="none" w:sz="0" w:space="0" w:color="auto"/>
                            <w:left w:val="none" w:sz="0" w:space="0" w:color="auto"/>
                            <w:bottom w:val="none" w:sz="0" w:space="0" w:color="auto"/>
                            <w:right w:val="none" w:sz="0" w:space="0" w:color="auto"/>
                          </w:divBdr>
                        </w:div>
                        <w:div w:id="667486988">
                          <w:marLeft w:val="480"/>
                          <w:marRight w:val="0"/>
                          <w:marTop w:val="0"/>
                          <w:marBottom w:val="0"/>
                          <w:divBdr>
                            <w:top w:val="none" w:sz="0" w:space="0" w:color="auto"/>
                            <w:left w:val="none" w:sz="0" w:space="0" w:color="auto"/>
                            <w:bottom w:val="none" w:sz="0" w:space="0" w:color="auto"/>
                            <w:right w:val="none" w:sz="0" w:space="0" w:color="auto"/>
                          </w:divBdr>
                        </w:div>
                        <w:div w:id="1198934777">
                          <w:marLeft w:val="480"/>
                          <w:marRight w:val="0"/>
                          <w:marTop w:val="0"/>
                          <w:marBottom w:val="0"/>
                          <w:divBdr>
                            <w:top w:val="none" w:sz="0" w:space="0" w:color="auto"/>
                            <w:left w:val="none" w:sz="0" w:space="0" w:color="auto"/>
                            <w:bottom w:val="none" w:sz="0" w:space="0" w:color="auto"/>
                            <w:right w:val="none" w:sz="0" w:space="0" w:color="auto"/>
                          </w:divBdr>
                        </w:div>
                        <w:div w:id="1997411599">
                          <w:marLeft w:val="480"/>
                          <w:marRight w:val="0"/>
                          <w:marTop w:val="0"/>
                          <w:marBottom w:val="0"/>
                          <w:divBdr>
                            <w:top w:val="none" w:sz="0" w:space="0" w:color="auto"/>
                            <w:left w:val="none" w:sz="0" w:space="0" w:color="auto"/>
                            <w:bottom w:val="none" w:sz="0" w:space="0" w:color="auto"/>
                            <w:right w:val="none" w:sz="0" w:space="0" w:color="auto"/>
                          </w:divBdr>
                        </w:div>
                        <w:div w:id="940990449">
                          <w:marLeft w:val="480"/>
                          <w:marRight w:val="0"/>
                          <w:marTop w:val="0"/>
                          <w:marBottom w:val="0"/>
                          <w:divBdr>
                            <w:top w:val="none" w:sz="0" w:space="0" w:color="auto"/>
                            <w:left w:val="none" w:sz="0" w:space="0" w:color="auto"/>
                            <w:bottom w:val="none" w:sz="0" w:space="0" w:color="auto"/>
                            <w:right w:val="none" w:sz="0" w:space="0" w:color="auto"/>
                          </w:divBdr>
                        </w:div>
                        <w:div w:id="1752308225">
                          <w:marLeft w:val="480"/>
                          <w:marRight w:val="0"/>
                          <w:marTop w:val="0"/>
                          <w:marBottom w:val="0"/>
                          <w:divBdr>
                            <w:top w:val="none" w:sz="0" w:space="0" w:color="auto"/>
                            <w:left w:val="none" w:sz="0" w:space="0" w:color="auto"/>
                            <w:bottom w:val="none" w:sz="0" w:space="0" w:color="auto"/>
                            <w:right w:val="none" w:sz="0" w:space="0" w:color="auto"/>
                          </w:divBdr>
                        </w:div>
                        <w:div w:id="2013751860">
                          <w:marLeft w:val="480"/>
                          <w:marRight w:val="0"/>
                          <w:marTop w:val="0"/>
                          <w:marBottom w:val="0"/>
                          <w:divBdr>
                            <w:top w:val="none" w:sz="0" w:space="0" w:color="auto"/>
                            <w:left w:val="none" w:sz="0" w:space="0" w:color="auto"/>
                            <w:bottom w:val="none" w:sz="0" w:space="0" w:color="auto"/>
                            <w:right w:val="none" w:sz="0" w:space="0" w:color="auto"/>
                          </w:divBdr>
                        </w:div>
                        <w:div w:id="1411463121">
                          <w:marLeft w:val="480"/>
                          <w:marRight w:val="0"/>
                          <w:marTop w:val="0"/>
                          <w:marBottom w:val="0"/>
                          <w:divBdr>
                            <w:top w:val="none" w:sz="0" w:space="0" w:color="auto"/>
                            <w:left w:val="none" w:sz="0" w:space="0" w:color="auto"/>
                            <w:bottom w:val="none" w:sz="0" w:space="0" w:color="auto"/>
                            <w:right w:val="none" w:sz="0" w:space="0" w:color="auto"/>
                          </w:divBdr>
                        </w:div>
                        <w:div w:id="834802436">
                          <w:marLeft w:val="480"/>
                          <w:marRight w:val="0"/>
                          <w:marTop w:val="0"/>
                          <w:marBottom w:val="0"/>
                          <w:divBdr>
                            <w:top w:val="none" w:sz="0" w:space="0" w:color="auto"/>
                            <w:left w:val="none" w:sz="0" w:space="0" w:color="auto"/>
                            <w:bottom w:val="none" w:sz="0" w:space="0" w:color="auto"/>
                            <w:right w:val="none" w:sz="0" w:space="0" w:color="auto"/>
                          </w:divBdr>
                        </w:div>
                        <w:div w:id="854538718">
                          <w:marLeft w:val="480"/>
                          <w:marRight w:val="0"/>
                          <w:marTop w:val="0"/>
                          <w:marBottom w:val="0"/>
                          <w:divBdr>
                            <w:top w:val="none" w:sz="0" w:space="0" w:color="auto"/>
                            <w:left w:val="none" w:sz="0" w:space="0" w:color="auto"/>
                            <w:bottom w:val="none" w:sz="0" w:space="0" w:color="auto"/>
                            <w:right w:val="none" w:sz="0" w:space="0" w:color="auto"/>
                          </w:divBdr>
                        </w:div>
                        <w:div w:id="1954633924">
                          <w:marLeft w:val="480"/>
                          <w:marRight w:val="0"/>
                          <w:marTop w:val="0"/>
                          <w:marBottom w:val="0"/>
                          <w:divBdr>
                            <w:top w:val="none" w:sz="0" w:space="0" w:color="auto"/>
                            <w:left w:val="none" w:sz="0" w:space="0" w:color="auto"/>
                            <w:bottom w:val="none" w:sz="0" w:space="0" w:color="auto"/>
                            <w:right w:val="none" w:sz="0" w:space="0" w:color="auto"/>
                          </w:divBdr>
                        </w:div>
                        <w:div w:id="1811702537">
                          <w:marLeft w:val="480"/>
                          <w:marRight w:val="0"/>
                          <w:marTop w:val="0"/>
                          <w:marBottom w:val="0"/>
                          <w:divBdr>
                            <w:top w:val="none" w:sz="0" w:space="0" w:color="auto"/>
                            <w:left w:val="none" w:sz="0" w:space="0" w:color="auto"/>
                            <w:bottom w:val="none" w:sz="0" w:space="0" w:color="auto"/>
                            <w:right w:val="none" w:sz="0" w:space="0" w:color="auto"/>
                          </w:divBdr>
                        </w:div>
                        <w:div w:id="1714160926">
                          <w:marLeft w:val="480"/>
                          <w:marRight w:val="0"/>
                          <w:marTop w:val="0"/>
                          <w:marBottom w:val="0"/>
                          <w:divBdr>
                            <w:top w:val="none" w:sz="0" w:space="0" w:color="auto"/>
                            <w:left w:val="none" w:sz="0" w:space="0" w:color="auto"/>
                            <w:bottom w:val="none" w:sz="0" w:space="0" w:color="auto"/>
                            <w:right w:val="none" w:sz="0" w:space="0" w:color="auto"/>
                          </w:divBdr>
                        </w:div>
                        <w:div w:id="414059779">
                          <w:marLeft w:val="480"/>
                          <w:marRight w:val="0"/>
                          <w:marTop w:val="0"/>
                          <w:marBottom w:val="0"/>
                          <w:divBdr>
                            <w:top w:val="none" w:sz="0" w:space="0" w:color="auto"/>
                            <w:left w:val="none" w:sz="0" w:space="0" w:color="auto"/>
                            <w:bottom w:val="none" w:sz="0" w:space="0" w:color="auto"/>
                            <w:right w:val="none" w:sz="0" w:space="0" w:color="auto"/>
                          </w:divBdr>
                        </w:div>
                        <w:div w:id="1467432095">
                          <w:marLeft w:val="480"/>
                          <w:marRight w:val="0"/>
                          <w:marTop w:val="0"/>
                          <w:marBottom w:val="0"/>
                          <w:divBdr>
                            <w:top w:val="none" w:sz="0" w:space="0" w:color="auto"/>
                            <w:left w:val="none" w:sz="0" w:space="0" w:color="auto"/>
                            <w:bottom w:val="none" w:sz="0" w:space="0" w:color="auto"/>
                            <w:right w:val="none" w:sz="0" w:space="0" w:color="auto"/>
                          </w:divBdr>
                        </w:div>
                        <w:div w:id="1497646086">
                          <w:marLeft w:val="480"/>
                          <w:marRight w:val="0"/>
                          <w:marTop w:val="0"/>
                          <w:marBottom w:val="0"/>
                          <w:divBdr>
                            <w:top w:val="none" w:sz="0" w:space="0" w:color="auto"/>
                            <w:left w:val="none" w:sz="0" w:space="0" w:color="auto"/>
                            <w:bottom w:val="none" w:sz="0" w:space="0" w:color="auto"/>
                            <w:right w:val="none" w:sz="0" w:space="0" w:color="auto"/>
                          </w:divBdr>
                        </w:div>
                        <w:div w:id="1856461957">
                          <w:marLeft w:val="480"/>
                          <w:marRight w:val="0"/>
                          <w:marTop w:val="0"/>
                          <w:marBottom w:val="0"/>
                          <w:divBdr>
                            <w:top w:val="none" w:sz="0" w:space="0" w:color="auto"/>
                            <w:left w:val="none" w:sz="0" w:space="0" w:color="auto"/>
                            <w:bottom w:val="none" w:sz="0" w:space="0" w:color="auto"/>
                            <w:right w:val="none" w:sz="0" w:space="0" w:color="auto"/>
                          </w:divBdr>
                        </w:div>
                        <w:div w:id="711924921">
                          <w:marLeft w:val="480"/>
                          <w:marRight w:val="0"/>
                          <w:marTop w:val="0"/>
                          <w:marBottom w:val="0"/>
                          <w:divBdr>
                            <w:top w:val="none" w:sz="0" w:space="0" w:color="auto"/>
                            <w:left w:val="none" w:sz="0" w:space="0" w:color="auto"/>
                            <w:bottom w:val="none" w:sz="0" w:space="0" w:color="auto"/>
                            <w:right w:val="none" w:sz="0" w:space="0" w:color="auto"/>
                          </w:divBdr>
                        </w:div>
                        <w:div w:id="362437073">
                          <w:marLeft w:val="480"/>
                          <w:marRight w:val="0"/>
                          <w:marTop w:val="0"/>
                          <w:marBottom w:val="0"/>
                          <w:divBdr>
                            <w:top w:val="none" w:sz="0" w:space="0" w:color="auto"/>
                            <w:left w:val="none" w:sz="0" w:space="0" w:color="auto"/>
                            <w:bottom w:val="none" w:sz="0" w:space="0" w:color="auto"/>
                            <w:right w:val="none" w:sz="0" w:space="0" w:color="auto"/>
                          </w:divBdr>
                        </w:div>
                        <w:div w:id="2126802000">
                          <w:marLeft w:val="480"/>
                          <w:marRight w:val="0"/>
                          <w:marTop w:val="0"/>
                          <w:marBottom w:val="0"/>
                          <w:divBdr>
                            <w:top w:val="none" w:sz="0" w:space="0" w:color="auto"/>
                            <w:left w:val="none" w:sz="0" w:space="0" w:color="auto"/>
                            <w:bottom w:val="none" w:sz="0" w:space="0" w:color="auto"/>
                            <w:right w:val="none" w:sz="0" w:space="0" w:color="auto"/>
                          </w:divBdr>
                        </w:div>
                        <w:div w:id="867794622">
                          <w:marLeft w:val="480"/>
                          <w:marRight w:val="0"/>
                          <w:marTop w:val="0"/>
                          <w:marBottom w:val="0"/>
                          <w:divBdr>
                            <w:top w:val="none" w:sz="0" w:space="0" w:color="auto"/>
                            <w:left w:val="none" w:sz="0" w:space="0" w:color="auto"/>
                            <w:bottom w:val="none" w:sz="0" w:space="0" w:color="auto"/>
                            <w:right w:val="none" w:sz="0" w:space="0" w:color="auto"/>
                          </w:divBdr>
                        </w:div>
                        <w:div w:id="1135297265">
                          <w:marLeft w:val="480"/>
                          <w:marRight w:val="0"/>
                          <w:marTop w:val="0"/>
                          <w:marBottom w:val="0"/>
                          <w:divBdr>
                            <w:top w:val="none" w:sz="0" w:space="0" w:color="auto"/>
                            <w:left w:val="none" w:sz="0" w:space="0" w:color="auto"/>
                            <w:bottom w:val="none" w:sz="0" w:space="0" w:color="auto"/>
                            <w:right w:val="none" w:sz="0" w:space="0" w:color="auto"/>
                          </w:divBdr>
                        </w:div>
                        <w:div w:id="852652721">
                          <w:marLeft w:val="480"/>
                          <w:marRight w:val="0"/>
                          <w:marTop w:val="0"/>
                          <w:marBottom w:val="0"/>
                          <w:divBdr>
                            <w:top w:val="none" w:sz="0" w:space="0" w:color="auto"/>
                            <w:left w:val="none" w:sz="0" w:space="0" w:color="auto"/>
                            <w:bottom w:val="none" w:sz="0" w:space="0" w:color="auto"/>
                            <w:right w:val="none" w:sz="0" w:space="0" w:color="auto"/>
                          </w:divBdr>
                        </w:div>
                      </w:divsChild>
                    </w:div>
                    <w:div w:id="584340600">
                      <w:marLeft w:val="0"/>
                      <w:marRight w:val="0"/>
                      <w:marTop w:val="0"/>
                      <w:marBottom w:val="0"/>
                      <w:divBdr>
                        <w:top w:val="none" w:sz="0" w:space="0" w:color="auto"/>
                        <w:left w:val="none" w:sz="0" w:space="0" w:color="auto"/>
                        <w:bottom w:val="none" w:sz="0" w:space="0" w:color="auto"/>
                        <w:right w:val="none" w:sz="0" w:space="0" w:color="auto"/>
                      </w:divBdr>
                      <w:divsChild>
                        <w:div w:id="1043870879">
                          <w:marLeft w:val="480"/>
                          <w:marRight w:val="0"/>
                          <w:marTop w:val="0"/>
                          <w:marBottom w:val="0"/>
                          <w:divBdr>
                            <w:top w:val="none" w:sz="0" w:space="0" w:color="auto"/>
                            <w:left w:val="none" w:sz="0" w:space="0" w:color="auto"/>
                            <w:bottom w:val="none" w:sz="0" w:space="0" w:color="auto"/>
                            <w:right w:val="none" w:sz="0" w:space="0" w:color="auto"/>
                          </w:divBdr>
                        </w:div>
                        <w:div w:id="1038235613">
                          <w:marLeft w:val="480"/>
                          <w:marRight w:val="0"/>
                          <w:marTop w:val="0"/>
                          <w:marBottom w:val="0"/>
                          <w:divBdr>
                            <w:top w:val="none" w:sz="0" w:space="0" w:color="auto"/>
                            <w:left w:val="none" w:sz="0" w:space="0" w:color="auto"/>
                            <w:bottom w:val="none" w:sz="0" w:space="0" w:color="auto"/>
                            <w:right w:val="none" w:sz="0" w:space="0" w:color="auto"/>
                          </w:divBdr>
                        </w:div>
                        <w:div w:id="2132355847">
                          <w:marLeft w:val="480"/>
                          <w:marRight w:val="0"/>
                          <w:marTop w:val="0"/>
                          <w:marBottom w:val="0"/>
                          <w:divBdr>
                            <w:top w:val="none" w:sz="0" w:space="0" w:color="auto"/>
                            <w:left w:val="none" w:sz="0" w:space="0" w:color="auto"/>
                            <w:bottom w:val="none" w:sz="0" w:space="0" w:color="auto"/>
                            <w:right w:val="none" w:sz="0" w:space="0" w:color="auto"/>
                          </w:divBdr>
                        </w:div>
                        <w:div w:id="1544708657">
                          <w:marLeft w:val="480"/>
                          <w:marRight w:val="0"/>
                          <w:marTop w:val="0"/>
                          <w:marBottom w:val="0"/>
                          <w:divBdr>
                            <w:top w:val="none" w:sz="0" w:space="0" w:color="auto"/>
                            <w:left w:val="none" w:sz="0" w:space="0" w:color="auto"/>
                            <w:bottom w:val="none" w:sz="0" w:space="0" w:color="auto"/>
                            <w:right w:val="none" w:sz="0" w:space="0" w:color="auto"/>
                          </w:divBdr>
                        </w:div>
                        <w:div w:id="260113853">
                          <w:marLeft w:val="480"/>
                          <w:marRight w:val="0"/>
                          <w:marTop w:val="0"/>
                          <w:marBottom w:val="0"/>
                          <w:divBdr>
                            <w:top w:val="none" w:sz="0" w:space="0" w:color="auto"/>
                            <w:left w:val="none" w:sz="0" w:space="0" w:color="auto"/>
                            <w:bottom w:val="none" w:sz="0" w:space="0" w:color="auto"/>
                            <w:right w:val="none" w:sz="0" w:space="0" w:color="auto"/>
                          </w:divBdr>
                        </w:div>
                        <w:div w:id="50420723">
                          <w:marLeft w:val="480"/>
                          <w:marRight w:val="0"/>
                          <w:marTop w:val="0"/>
                          <w:marBottom w:val="0"/>
                          <w:divBdr>
                            <w:top w:val="none" w:sz="0" w:space="0" w:color="auto"/>
                            <w:left w:val="none" w:sz="0" w:space="0" w:color="auto"/>
                            <w:bottom w:val="none" w:sz="0" w:space="0" w:color="auto"/>
                            <w:right w:val="none" w:sz="0" w:space="0" w:color="auto"/>
                          </w:divBdr>
                        </w:div>
                        <w:div w:id="502864480">
                          <w:marLeft w:val="480"/>
                          <w:marRight w:val="0"/>
                          <w:marTop w:val="0"/>
                          <w:marBottom w:val="0"/>
                          <w:divBdr>
                            <w:top w:val="none" w:sz="0" w:space="0" w:color="auto"/>
                            <w:left w:val="none" w:sz="0" w:space="0" w:color="auto"/>
                            <w:bottom w:val="none" w:sz="0" w:space="0" w:color="auto"/>
                            <w:right w:val="none" w:sz="0" w:space="0" w:color="auto"/>
                          </w:divBdr>
                        </w:div>
                        <w:div w:id="938217757">
                          <w:marLeft w:val="480"/>
                          <w:marRight w:val="0"/>
                          <w:marTop w:val="0"/>
                          <w:marBottom w:val="0"/>
                          <w:divBdr>
                            <w:top w:val="none" w:sz="0" w:space="0" w:color="auto"/>
                            <w:left w:val="none" w:sz="0" w:space="0" w:color="auto"/>
                            <w:bottom w:val="none" w:sz="0" w:space="0" w:color="auto"/>
                            <w:right w:val="none" w:sz="0" w:space="0" w:color="auto"/>
                          </w:divBdr>
                        </w:div>
                        <w:div w:id="1425344888">
                          <w:marLeft w:val="480"/>
                          <w:marRight w:val="0"/>
                          <w:marTop w:val="0"/>
                          <w:marBottom w:val="0"/>
                          <w:divBdr>
                            <w:top w:val="none" w:sz="0" w:space="0" w:color="auto"/>
                            <w:left w:val="none" w:sz="0" w:space="0" w:color="auto"/>
                            <w:bottom w:val="none" w:sz="0" w:space="0" w:color="auto"/>
                            <w:right w:val="none" w:sz="0" w:space="0" w:color="auto"/>
                          </w:divBdr>
                        </w:div>
                        <w:div w:id="929510666">
                          <w:marLeft w:val="480"/>
                          <w:marRight w:val="0"/>
                          <w:marTop w:val="0"/>
                          <w:marBottom w:val="0"/>
                          <w:divBdr>
                            <w:top w:val="none" w:sz="0" w:space="0" w:color="auto"/>
                            <w:left w:val="none" w:sz="0" w:space="0" w:color="auto"/>
                            <w:bottom w:val="none" w:sz="0" w:space="0" w:color="auto"/>
                            <w:right w:val="none" w:sz="0" w:space="0" w:color="auto"/>
                          </w:divBdr>
                        </w:div>
                        <w:div w:id="103695429">
                          <w:marLeft w:val="480"/>
                          <w:marRight w:val="0"/>
                          <w:marTop w:val="0"/>
                          <w:marBottom w:val="0"/>
                          <w:divBdr>
                            <w:top w:val="none" w:sz="0" w:space="0" w:color="auto"/>
                            <w:left w:val="none" w:sz="0" w:space="0" w:color="auto"/>
                            <w:bottom w:val="none" w:sz="0" w:space="0" w:color="auto"/>
                            <w:right w:val="none" w:sz="0" w:space="0" w:color="auto"/>
                          </w:divBdr>
                        </w:div>
                        <w:div w:id="880288137">
                          <w:marLeft w:val="480"/>
                          <w:marRight w:val="0"/>
                          <w:marTop w:val="0"/>
                          <w:marBottom w:val="0"/>
                          <w:divBdr>
                            <w:top w:val="none" w:sz="0" w:space="0" w:color="auto"/>
                            <w:left w:val="none" w:sz="0" w:space="0" w:color="auto"/>
                            <w:bottom w:val="none" w:sz="0" w:space="0" w:color="auto"/>
                            <w:right w:val="none" w:sz="0" w:space="0" w:color="auto"/>
                          </w:divBdr>
                        </w:div>
                        <w:div w:id="1418014807">
                          <w:marLeft w:val="480"/>
                          <w:marRight w:val="0"/>
                          <w:marTop w:val="0"/>
                          <w:marBottom w:val="0"/>
                          <w:divBdr>
                            <w:top w:val="none" w:sz="0" w:space="0" w:color="auto"/>
                            <w:left w:val="none" w:sz="0" w:space="0" w:color="auto"/>
                            <w:bottom w:val="none" w:sz="0" w:space="0" w:color="auto"/>
                            <w:right w:val="none" w:sz="0" w:space="0" w:color="auto"/>
                          </w:divBdr>
                        </w:div>
                        <w:div w:id="1961065985">
                          <w:marLeft w:val="480"/>
                          <w:marRight w:val="0"/>
                          <w:marTop w:val="0"/>
                          <w:marBottom w:val="0"/>
                          <w:divBdr>
                            <w:top w:val="none" w:sz="0" w:space="0" w:color="auto"/>
                            <w:left w:val="none" w:sz="0" w:space="0" w:color="auto"/>
                            <w:bottom w:val="none" w:sz="0" w:space="0" w:color="auto"/>
                            <w:right w:val="none" w:sz="0" w:space="0" w:color="auto"/>
                          </w:divBdr>
                        </w:div>
                        <w:div w:id="1246376351">
                          <w:marLeft w:val="480"/>
                          <w:marRight w:val="0"/>
                          <w:marTop w:val="0"/>
                          <w:marBottom w:val="0"/>
                          <w:divBdr>
                            <w:top w:val="none" w:sz="0" w:space="0" w:color="auto"/>
                            <w:left w:val="none" w:sz="0" w:space="0" w:color="auto"/>
                            <w:bottom w:val="none" w:sz="0" w:space="0" w:color="auto"/>
                            <w:right w:val="none" w:sz="0" w:space="0" w:color="auto"/>
                          </w:divBdr>
                        </w:div>
                        <w:div w:id="1939826963">
                          <w:marLeft w:val="480"/>
                          <w:marRight w:val="0"/>
                          <w:marTop w:val="0"/>
                          <w:marBottom w:val="0"/>
                          <w:divBdr>
                            <w:top w:val="none" w:sz="0" w:space="0" w:color="auto"/>
                            <w:left w:val="none" w:sz="0" w:space="0" w:color="auto"/>
                            <w:bottom w:val="none" w:sz="0" w:space="0" w:color="auto"/>
                            <w:right w:val="none" w:sz="0" w:space="0" w:color="auto"/>
                          </w:divBdr>
                        </w:div>
                        <w:div w:id="1178471114">
                          <w:marLeft w:val="480"/>
                          <w:marRight w:val="0"/>
                          <w:marTop w:val="0"/>
                          <w:marBottom w:val="0"/>
                          <w:divBdr>
                            <w:top w:val="none" w:sz="0" w:space="0" w:color="auto"/>
                            <w:left w:val="none" w:sz="0" w:space="0" w:color="auto"/>
                            <w:bottom w:val="none" w:sz="0" w:space="0" w:color="auto"/>
                            <w:right w:val="none" w:sz="0" w:space="0" w:color="auto"/>
                          </w:divBdr>
                        </w:div>
                        <w:div w:id="1274560009">
                          <w:marLeft w:val="480"/>
                          <w:marRight w:val="0"/>
                          <w:marTop w:val="0"/>
                          <w:marBottom w:val="0"/>
                          <w:divBdr>
                            <w:top w:val="none" w:sz="0" w:space="0" w:color="auto"/>
                            <w:left w:val="none" w:sz="0" w:space="0" w:color="auto"/>
                            <w:bottom w:val="none" w:sz="0" w:space="0" w:color="auto"/>
                            <w:right w:val="none" w:sz="0" w:space="0" w:color="auto"/>
                          </w:divBdr>
                        </w:div>
                        <w:div w:id="1151216726">
                          <w:marLeft w:val="480"/>
                          <w:marRight w:val="0"/>
                          <w:marTop w:val="0"/>
                          <w:marBottom w:val="0"/>
                          <w:divBdr>
                            <w:top w:val="none" w:sz="0" w:space="0" w:color="auto"/>
                            <w:left w:val="none" w:sz="0" w:space="0" w:color="auto"/>
                            <w:bottom w:val="none" w:sz="0" w:space="0" w:color="auto"/>
                            <w:right w:val="none" w:sz="0" w:space="0" w:color="auto"/>
                          </w:divBdr>
                        </w:div>
                        <w:div w:id="849680556">
                          <w:marLeft w:val="480"/>
                          <w:marRight w:val="0"/>
                          <w:marTop w:val="0"/>
                          <w:marBottom w:val="0"/>
                          <w:divBdr>
                            <w:top w:val="none" w:sz="0" w:space="0" w:color="auto"/>
                            <w:left w:val="none" w:sz="0" w:space="0" w:color="auto"/>
                            <w:bottom w:val="none" w:sz="0" w:space="0" w:color="auto"/>
                            <w:right w:val="none" w:sz="0" w:space="0" w:color="auto"/>
                          </w:divBdr>
                        </w:div>
                        <w:div w:id="1249927086">
                          <w:marLeft w:val="480"/>
                          <w:marRight w:val="0"/>
                          <w:marTop w:val="0"/>
                          <w:marBottom w:val="0"/>
                          <w:divBdr>
                            <w:top w:val="none" w:sz="0" w:space="0" w:color="auto"/>
                            <w:left w:val="none" w:sz="0" w:space="0" w:color="auto"/>
                            <w:bottom w:val="none" w:sz="0" w:space="0" w:color="auto"/>
                            <w:right w:val="none" w:sz="0" w:space="0" w:color="auto"/>
                          </w:divBdr>
                        </w:div>
                        <w:div w:id="1190025738">
                          <w:marLeft w:val="480"/>
                          <w:marRight w:val="0"/>
                          <w:marTop w:val="0"/>
                          <w:marBottom w:val="0"/>
                          <w:divBdr>
                            <w:top w:val="none" w:sz="0" w:space="0" w:color="auto"/>
                            <w:left w:val="none" w:sz="0" w:space="0" w:color="auto"/>
                            <w:bottom w:val="none" w:sz="0" w:space="0" w:color="auto"/>
                            <w:right w:val="none" w:sz="0" w:space="0" w:color="auto"/>
                          </w:divBdr>
                        </w:div>
                        <w:div w:id="1236936843">
                          <w:marLeft w:val="480"/>
                          <w:marRight w:val="0"/>
                          <w:marTop w:val="0"/>
                          <w:marBottom w:val="0"/>
                          <w:divBdr>
                            <w:top w:val="none" w:sz="0" w:space="0" w:color="auto"/>
                            <w:left w:val="none" w:sz="0" w:space="0" w:color="auto"/>
                            <w:bottom w:val="none" w:sz="0" w:space="0" w:color="auto"/>
                            <w:right w:val="none" w:sz="0" w:space="0" w:color="auto"/>
                          </w:divBdr>
                        </w:div>
                        <w:div w:id="349526732">
                          <w:marLeft w:val="480"/>
                          <w:marRight w:val="0"/>
                          <w:marTop w:val="0"/>
                          <w:marBottom w:val="0"/>
                          <w:divBdr>
                            <w:top w:val="none" w:sz="0" w:space="0" w:color="auto"/>
                            <w:left w:val="none" w:sz="0" w:space="0" w:color="auto"/>
                            <w:bottom w:val="none" w:sz="0" w:space="0" w:color="auto"/>
                            <w:right w:val="none" w:sz="0" w:space="0" w:color="auto"/>
                          </w:divBdr>
                        </w:div>
                        <w:div w:id="1842961010">
                          <w:marLeft w:val="480"/>
                          <w:marRight w:val="0"/>
                          <w:marTop w:val="0"/>
                          <w:marBottom w:val="0"/>
                          <w:divBdr>
                            <w:top w:val="none" w:sz="0" w:space="0" w:color="auto"/>
                            <w:left w:val="none" w:sz="0" w:space="0" w:color="auto"/>
                            <w:bottom w:val="none" w:sz="0" w:space="0" w:color="auto"/>
                            <w:right w:val="none" w:sz="0" w:space="0" w:color="auto"/>
                          </w:divBdr>
                        </w:div>
                        <w:div w:id="925310065">
                          <w:marLeft w:val="480"/>
                          <w:marRight w:val="0"/>
                          <w:marTop w:val="0"/>
                          <w:marBottom w:val="0"/>
                          <w:divBdr>
                            <w:top w:val="none" w:sz="0" w:space="0" w:color="auto"/>
                            <w:left w:val="none" w:sz="0" w:space="0" w:color="auto"/>
                            <w:bottom w:val="none" w:sz="0" w:space="0" w:color="auto"/>
                            <w:right w:val="none" w:sz="0" w:space="0" w:color="auto"/>
                          </w:divBdr>
                        </w:div>
                      </w:divsChild>
                    </w:div>
                    <w:div w:id="1802458174">
                      <w:marLeft w:val="0"/>
                      <w:marRight w:val="0"/>
                      <w:marTop w:val="0"/>
                      <w:marBottom w:val="0"/>
                      <w:divBdr>
                        <w:top w:val="none" w:sz="0" w:space="0" w:color="auto"/>
                        <w:left w:val="none" w:sz="0" w:space="0" w:color="auto"/>
                        <w:bottom w:val="none" w:sz="0" w:space="0" w:color="auto"/>
                        <w:right w:val="none" w:sz="0" w:space="0" w:color="auto"/>
                      </w:divBdr>
                      <w:divsChild>
                        <w:div w:id="2704412">
                          <w:marLeft w:val="480"/>
                          <w:marRight w:val="0"/>
                          <w:marTop w:val="0"/>
                          <w:marBottom w:val="0"/>
                          <w:divBdr>
                            <w:top w:val="none" w:sz="0" w:space="0" w:color="auto"/>
                            <w:left w:val="none" w:sz="0" w:space="0" w:color="auto"/>
                            <w:bottom w:val="none" w:sz="0" w:space="0" w:color="auto"/>
                            <w:right w:val="none" w:sz="0" w:space="0" w:color="auto"/>
                          </w:divBdr>
                        </w:div>
                        <w:div w:id="510338884">
                          <w:marLeft w:val="480"/>
                          <w:marRight w:val="0"/>
                          <w:marTop w:val="0"/>
                          <w:marBottom w:val="0"/>
                          <w:divBdr>
                            <w:top w:val="none" w:sz="0" w:space="0" w:color="auto"/>
                            <w:left w:val="none" w:sz="0" w:space="0" w:color="auto"/>
                            <w:bottom w:val="none" w:sz="0" w:space="0" w:color="auto"/>
                            <w:right w:val="none" w:sz="0" w:space="0" w:color="auto"/>
                          </w:divBdr>
                        </w:div>
                        <w:div w:id="1349599694">
                          <w:marLeft w:val="480"/>
                          <w:marRight w:val="0"/>
                          <w:marTop w:val="0"/>
                          <w:marBottom w:val="0"/>
                          <w:divBdr>
                            <w:top w:val="none" w:sz="0" w:space="0" w:color="auto"/>
                            <w:left w:val="none" w:sz="0" w:space="0" w:color="auto"/>
                            <w:bottom w:val="none" w:sz="0" w:space="0" w:color="auto"/>
                            <w:right w:val="none" w:sz="0" w:space="0" w:color="auto"/>
                          </w:divBdr>
                        </w:div>
                        <w:div w:id="1048577515">
                          <w:marLeft w:val="480"/>
                          <w:marRight w:val="0"/>
                          <w:marTop w:val="0"/>
                          <w:marBottom w:val="0"/>
                          <w:divBdr>
                            <w:top w:val="none" w:sz="0" w:space="0" w:color="auto"/>
                            <w:left w:val="none" w:sz="0" w:space="0" w:color="auto"/>
                            <w:bottom w:val="none" w:sz="0" w:space="0" w:color="auto"/>
                            <w:right w:val="none" w:sz="0" w:space="0" w:color="auto"/>
                          </w:divBdr>
                        </w:div>
                        <w:div w:id="1590389315">
                          <w:marLeft w:val="480"/>
                          <w:marRight w:val="0"/>
                          <w:marTop w:val="0"/>
                          <w:marBottom w:val="0"/>
                          <w:divBdr>
                            <w:top w:val="none" w:sz="0" w:space="0" w:color="auto"/>
                            <w:left w:val="none" w:sz="0" w:space="0" w:color="auto"/>
                            <w:bottom w:val="none" w:sz="0" w:space="0" w:color="auto"/>
                            <w:right w:val="none" w:sz="0" w:space="0" w:color="auto"/>
                          </w:divBdr>
                        </w:div>
                        <w:div w:id="260183764">
                          <w:marLeft w:val="480"/>
                          <w:marRight w:val="0"/>
                          <w:marTop w:val="0"/>
                          <w:marBottom w:val="0"/>
                          <w:divBdr>
                            <w:top w:val="none" w:sz="0" w:space="0" w:color="auto"/>
                            <w:left w:val="none" w:sz="0" w:space="0" w:color="auto"/>
                            <w:bottom w:val="none" w:sz="0" w:space="0" w:color="auto"/>
                            <w:right w:val="none" w:sz="0" w:space="0" w:color="auto"/>
                          </w:divBdr>
                        </w:div>
                        <w:div w:id="2114393932">
                          <w:marLeft w:val="480"/>
                          <w:marRight w:val="0"/>
                          <w:marTop w:val="0"/>
                          <w:marBottom w:val="0"/>
                          <w:divBdr>
                            <w:top w:val="none" w:sz="0" w:space="0" w:color="auto"/>
                            <w:left w:val="none" w:sz="0" w:space="0" w:color="auto"/>
                            <w:bottom w:val="none" w:sz="0" w:space="0" w:color="auto"/>
                            <w:right w:val="none" w:sz="0" w:space="0" w:color="auto"/>
                          </w:divBdr>
                        </w:div>
                        <w:div w:id="2002998754">
                          <w:marLeft w:val="480"/>
                          <w:marRight w:val="0"/>
                          <w:marTop w:val="0"/>
                          <w:marBottom w:val="0"/>
                          <w:divBdr>
                            <w:top w:val="none" w:sz="0" w:space="0" w:color="auto"/>
                            <w:left w:val="none" w:sz="0" w:space="0" w:color="auto"/>
                            <w:bottom w:val="none" w:sz="0" w:space="0" w:color="auto"/>
                            <w:right w:val="none" w:sz="0" w:space="0" w:color="auto"/>
                          </w:divBdr>
                        </w:div>
                        <w:div w:id="891188282">
                          <w:marLeft w:val="480"/>
                          <w:marRight w:val="0"/>
                          <w:marTop w:val="0"/>
                          <w:marBottom w:val="0"/>
                          <w:divBdr>
                            <w:top w:val="none" w:sz="0" w:space="0" w:color="auto"/>
                            <w:left w:val="none" w:sz="0" w:space="0" w:color="auto"/>
                            <w:bottom w:val="none" w:sz="0" w:space="0" w:color="auto"/>
                            <w:right w:val="none" w:sz="0" w:space="0" w:color="auto"/>
                          </w:divBdr>
                        </w:div>
                        <w:div w:id="1676834167">
                          <w:marLeft w:val="480"/>
                          <w:marRight w:val="0"/>
                          <w:marTop w:val="0"/>
                          <w:marBottom w:val="0"/>
                          <w:divBdr>
                            <w:top w:val="none" w:sz="0" w:space="0" w:color="auto"/>
                            <w:left w:val="none" w:sz="0" w:space="0" w:color="auto"/>
                            <w:bottom w:val="none" w:sz="0" w:space="0" w:color="auto"/>
                            <w:right w:val="none" w:sz="0" w:space="0" w:color="auto"/>
                          </w:divBdr>
                        </w:div>
                        <w:div w:id="947466883">
                          <w:marLeft w:val="480"/>
                          <w:marRight w:val="0"/>
                          <w:marTop w:val="0"/>
                          <w:marBottom w:val="0"/>
                          <w:divBdr>
                            <w:top w:val="none" w:sz="0" w:space="0" w:color="auto"/>
                            <w:left w:val="none" w:sz="0" w:space="0" w:color="auto"/>
                            <w:bottom w:val="none" w:sz="0" w:space="0" w:color="auto"/>
                            <w:right w:val="none" w:sz="0" w:space="0" w:color="auto"/>
                          </w:divBdr>
                        </w:div>
                        <w:div w:id="716513668">
                          <w:marLeft w:val="480"/>
                          <w:marRight w:val="0"/>
                          <w:marTop w:val="0"/>
                          <w:marBottom w:val="0"/>
                          <w:divBdr>
                            <w:top w:val="none" w:sz="0" w:space="0" w:color="auto"/>
                            <w:left w:val="none" w:sz="0" w:space="0" w:color="auto"/>
                            <w:bottom w:val="none" w:sz="0" w:space="0" w:color="auto"/>
                            <w:right w:val="none" w:sz="0" w:space="0" w:color="auto"/>
                          </w:divBdr>
                        </w:div>
                        <w:div w:id="1760516654">
                          <w:marLeft w:val="480"/>
                          <w:marRight w:val="0"/>
                          <w:marTop w:val="0"/>
                          <w:marBottom w:val="0"/>
                          <w:divBdr>
                            <w:top w:val="none" w:sz="0" w:space="0" w:color="auto"/>
                            <w:left w:val="none" w:sz="0" w:space="0" w:color="auto"/>
                            <w:bottom w:val="none" w:sz="0" w:space="0" w:color="auto"/>
                            <w:right w:val="none" w:sz="0" w:space="0" w:color="auto"/>
                          </w:divBdr>
                        </w:div>
                        <w:div w:id="533081066">
                          <w:marLeft w:val="480"/>
                          <w:marRight w:val="0"/>
                          <w:marTop w:val="0"/>
                          <w:marBottom w:val="0"/>
                          <w:divBdr>
                            <w:top w:val="none" w:sz="0" w:space="0" w:color="auto"/>
                            <w:left w:val="none" w:sz="0" w:space="0" w:color="auto"/>
                            <w:bottom w:val="none" w:sz="0" w:space="0" w:color="auto"/>
                            <w:right w:val="none" w:sz="0" w:space="0" w:color="auto"/>
                          </w:divBdr>
                        </w:div>
                        <w:div w:id="1200703494">
                          <w:marLeft w:val="480"/>
                          <w:marRight w:val="0"/>
                          <w:marTop w:val="0"/>
                          <w:marBottom w:val="0"/>
                          <w:divBdr>
                            <w:top w:val="none" w:sz="0" w:space="0" w:color="auto"/>
                            <w:left w:val="none" w:sz="0" w:space="0" w:color="auto"/>
                            <w:bottom w:val="none" w:sz="0" w:space="0" w:color="auto"/>
                            <w:right w:val="none" w:sz="0" w:space="0" w:color="auto"/>
                          </w:divBdr>
                        </w:div>
                        <w:div w:id="1208761968">
                          <w:marLeft w:val="480"/>
                          <w:marRight w:val="0"/>
                          <w:marTop w:val="0"/>
                          <w:marBottom w:val="0"/>
                          <w:divBdr>
                            <w:top w:val="none" w:sz="0" w:space="0" w:color="auto"/>
                            <w:left w:val="none" w:sz="0" w:space="0" w:color="auto"/>
                            <w:bottom w:val="none" w:sz="0" w:space="0" w:color="auto"/>
                            <w:right w:val="none" w:sz="0" w:space="0" w:color="auto"/>
                          </w:divBdr>
                        </w:div>
                        <w:div w:id="1425540177">
                          <w:marLeft w:val="480"/>
                          <w:marRight w:val="0"/>
                          <w:marTop w:val="0"/>
                          <w:marBottom w:val="0"/>
                          <w:divBdr>
                            <w:top w:val="none" w:sz="0" w:space="0" w:color="auto"/>
                            <w:left w:val="none" w:sz="0" w:space="0" w:color="auto"/>
                            <w:bottom w:val="none" w:sz="0" w:space="0" w:color="auto"/>
                            <w:right w:val="none" w:sz="0" w:space="0" w:color="auto"/>
                          </w:divBdr>
                        </w:div>
                        <w:div w:id="650789877">
                          <w:marLeft w:val="480"/>
                          <w:marRight w:val="0"/>
                          <w:marTop w:val="0"/>
                          <w:marBottom w:val="0"/>
                          <w:divBdr>
                            <w:top w:val="none" w:sz="0" w:space="0" w:color="auto"/>
                            <w:left w:val="none" w:sz="0" w:space="0" w:color="auto"/>
                            <w:bottom w:val="none" w:sz="0" w:space="0" w:color="auto"/>
                            <w:right w:val="none" w:sz="0" w:space="0" w:color="auto"/>
                          </w:divBdr>
                        </w:div>
                        <w:div w:id="1555190529">
                          <w:marLeft w:val="480"/>
                          <w:marRight w:val="0"/>
                          <w:marTop w:val="0"/>
                          <w:marBottom w:val="0"/>
                          <w:divBdr>
                            <w:top w:val="none" w:sz="0" w:space="0" w:color="auto"/>
                            <w:left w:val="none" w:sz="0" w:space="0" w:color="auto"/>
                            <w:bottom w:val="none" w:sz="0" w:space="0" w:color="auto"/>
                            <w:right w:val="none" w:sz="0" w:space="0" w:color="auto"/>
                          </w:divBdr>
                        </w:div>
                        <w:div w:id="1863325549">
                          <w:marLeft w:val="480"/>
                          <w:marRight w:val="0"/>
                          <w:marTop w:val="0"/>
                          <w:marBottom w:val="0"/>
                          <w:divBdr>
                            <w:top w:val="none" w:sz="0" w:space="0" w:color="auto"/>
                            <w:left w:val="none" w:sz="0" w:space="0" w:color="auto"/>
                            <w:bottom w:val="none" w:sz="0" w:space="0" w:color="auto"/>
                            <w:right w:val="none" w:sz="0" w:space="0" w:color="auto"/>
                          </w:divBdr>
                        </w:div>
                        <w:div w:id="414017465">
                          <w:marLeft w:val="480"/>
                          <w:marRight w:val="0"/>
                          <w:marTop w:val="0"/>
                          <w:marBottom w:val="0"/>
                          <w:divBdr>
                            <w:top w:val="none" w:sz="0" w:space="0" w:color="auto"/>
                            <w:left w:val="none" w:sz="0" w:space="0" w:color="auto"/>
                            <w:bottom w:val="none" w:sz="0" w:space="0" w:color="auto"/>
                            <w:right w:val="none" w:sz="0" w:space="0" w:color="auto"/>
                          </w:divBdr>
                        </w:div>
                        <w:div w:id="1727727606">
                          <w:marLeft w:val="480"/>
                          <w:marRight w:val="0"/>
                          <w:marTop w:val="0"/>
                          <w:marBottom w:val="0"/>
                          <w:divBdr>
                            <w:top w:val="none" w:sz="0" w:space="0" w:color="auto"/>
                            <w:left w:val="none" w:sz="0" w:space="0" w:color="auto"/>
                            <w:bottom w:val="none" w:sz="0" w:space="0" w:color="auto"/>
                            <w:right w:val="none" w:sz="0" w:space="0" w:color="auto"/>
                          </w:divBdr>
                        </w:div>
                        <w:div w:id="2128963841">
                          <w:marLeft w:val="480"/>
                          <w:marRight w:val="0"/>
                          <w:marTop w:val="0"/>
                          <w:marBottom w:val="0"/>
                          <w:divBdr>
                            <w:top w:val="none" w:sz="0" w:space="0" w:color="auto"/>
                            <w:left w:val="none" w:sz="0" w:space="0" w:color="auto"/>
                            <w:bottom w:val="none" w:sz="0" w:space="0" w:color="auto"/>
                            <w:right w:val="none" w:sz="0" w:space="0" w:color="auto"/>
                          </w:divBdr>
                        </w:div>
                        <w:div w:id="1854300724">
                          <w:marLeft w:val="480"/>
                          <w:marRight w:val="0"/>
                          <w:marTop w:val="0"/>
                          <w:marBottom w:val="0"/>
                          <w:divBdr>
                            <w:top w:val="none" w:sz="0" w:space="0" w:color="auto"/>
                            <w:left w:val="none" w:sz="0" w:space="0" w:color="auto"/>
                            <w:bottom w:val="none" w:sz="0" w:space="0" w:color="auto"/>
                            <w:right w:val="none" w:sz="0" w:space="0" w:color="auto"/>
                          </w:divBdr>
                        </w:div>
                        <w:div w:id="1924488348">
                          <w:marLeft w:val="480"/>
                          <w:marRight w:val="0"/>
                          <w:marTop w:val="0"/>
                          <w:marBottom w:val="0"/>
                          <w:divBdr>
                            <w:top w:val="none" w:sz="0" w:space="0" w:color="auto"/>
                            <w:left w:val="none" w:sz="0" w:space="0" w:color="auto"/>
                            <w:bottom w:val="none" w:sz="0" w:space="0" w:color="auto"/>
                            <w:right w:val="none" w:sz="0" w:space="0" w:color="auto"/>
                          </w:divBdr>
                        </w:div>
                        <w:div w:id="2067799999">
                          <w:marLeft w:val="480"/>
                          <w:marRight w:val="0"/>
                          <w:marTop w:val="0"/>
                          <w:marBottom w:val="0"/>
                          <w:divBdr>
                            <w:top w:val="none" w:sz="0" w:space="0" w:color="auto"/>
                            <w:left w:val="none" w:sz="0" w:space="0" w:color="auto"/>
                            <w:bottom w:val="none" w:sz="0" w:space="0" w:color="auto"/>
                            <w:right w:val="none" w:sz="0" w:space="0" w:color="auto"/>
                          </w:divBdr>
                        </w:div>
                        <w:div w:id="1681155713">
                          <w:marLeft w:val="480"/>
                          <w:marRight w:val="0"/>
                          <w:marTop w:val="0"/>
                          <w:marBottom w:val="0"/>
                          <w:divBdr>
                            <w:top w:val="none" w:sz="0" w:space="0" w:color="auto"/>
                            <w:left w:val="none" w:sz="0" w:space="0" w:color="auto"/>
                            <w:bottom w:val="none" w:sz="0" w:space="0" w:color="auto"/>
                            <w:right w:val="none" w:sz="0" w:space="0" w:color="auto"/>
                          </w:divBdr>
                        </w:div>
                      </w:divsChild>
                    </w:div>
                    <w:div w:id="704522530">
                      <w:marLeft w:val="0"/>
                      <w:marRight w:val="0"/>
                      <w:marTop w:val="0"/>
                      <w:marBottom w:val="0"/>
                      <w:divBdr>
                        <w:top w:val="none" w:sz="0" w:space="0" w:color="auto"/>
                        <w:left w:val="none" w:sz="0" w:space="0" w:color="auto"/>
                        <w:bottom w:val="none" w:sz="0" w:space="0" w:color="auto"/>
                        <w:right w:val="none" w:sz="0" w:space="0" w:color="auto"/>
                      </w:divBdr>
                      <w:divsChild>
                        <w:div w:id="1406681600">
                          <w:marLeft w:val="480"/>
                          <w:marRight w:val="0"/>
                          <w:marTop w:val="0"/>
                          <w:marBottom w:val="0"/>
                          <w:divBdr>
                            <w:top w:val="none" w:sz="0" w:space="0" w:color="auto"/>
                            <w:left w:val="none" w:sz="0" w:space="0" w:color="auto"/>
                            <w:bottom w:val="none" w:sz="0" w:space="0" w:color="auto"/>
                            <w:right w:val="none" w:sz="0" w:space="0" w:color="auto"/>
                          </w:divBdr>
                        </w:div>
                        <w:div w:id="353117815">
                          <w:marLeft w:val="480"/>
                          <w:marRight w:val="0"/>
                          <w:marTop w:val="0"/>
                          <w:marBottom w:val="0"/>
                          <w:divBdr>
                            <w:top w:val="none" w:sz="0" w:space="0" w:color="auto"/>
                            <w:left w:val="none" w:sz="0" w:space="0" w:color="auto"/>
                            <w:bottom w:val="none" w:sz="0" w:space="0" w:color="auto"/>
                            <w:right w:val="none" w:sz="0" w:space="0" w:color="auto"/>
                          </w:divBdr>
                        </w:div>
                        <w:div w:id="1169905502">
                          <w:marLeft w:val="480"/>
                          <w:marRight w:val="0"/>
                          <w:marTop w:val="0"/>
                          <w:marBottom w:val="0"/>
                          <w:divBdr>
                            <w:top w:val="none" w:sz="0" w:space="0" w:color="auto"/>
                            <w:left w:val="none" w:sz="0" w:space="0" w:color="auto"/>
                            <w:bottom w:val="none" w:sz="0" w:space="0" w:color="auto"/>
                            <w:right w:val="none" w:sz="0" w:space="0" w:color="auto"/>
                          </w:divBdr>
                        </w:div>
                        <w:div w:id="1515028403">
                          <w:marLeft w:val="480"/>
                          <w:marRight w:val="0"/>
                          <w:marTop w:val="0"/>
                          <w:marBottom w:val="0"/>
                          <w:divBdr>
                            <w:top w:val="none" w:sz="0" w:space="0" w:color="auto"/>
                            <w:left w:val="none" w:sz="0" w:space="0" w:color="auto"/>
                            <w:bottom w:val="none" w:sz="0" w:space="0" w:color="auto"/>
                            <w:right w:val="none" w:sz="0" w:space="0" w:color="auto"/>
                          </w:divBdr>
                        </w:div>
                        <w:div w:id="685710615">
                          <w:marLeft w:val="480"/>
                          <w:marRight w:val="0"/>
                          <w:marTop w:val="0"/>
                          <w:marBottom w:val="0"/>
                          <w:divBdr>
                            <w:top w:val="none" w:sz="0" w:space="0" w:color="auto"/>
                            <w:left w:val="none" w:sz="0" w:space="0" w:color="auto"/>
                            <w:bottom w:val="none" w:sz="0" w:space="0" w:color="auto"/>
                            <w:right w:val="none" w:sz="0" w:space="0" w:color="auto"/>
                          </w:divBdr>
                        </w:div>
                        <w:div w:id="885218406">
                          <w:marLeft w:val="480"/>
                          <w:marRight w:val="0"/>
                          <w:marTop w:val="0"/>
                          <w:marBottom w:val="0"/>
                          <w:divBdr>
                            <w:top w:val="none" w:sz="0" w:space="0" w:color="auto"/>
                            <w:left w:val="none" w:sz="0" w:space="0" w:color="auto"/>
                            <w:bottom w:val="none" w:sz="0" w:space="0" w:color="auto"/>
                            <w:right w:val="none" w:sz="0" w:space="0" w:color="auto"/>
                          </w:divBdr>
                        </w:div>
                        <w:div w:id="1578511606">
                          <w:marLeft w:val="480"/>
                          <w:marRight w:val="0"/>
                          <w:marTop w:val="0"/>
                          <w:marBottom w:val="0"/>
                          <w:divBdr>
                            <w:top w:val="none" w:sz="0" w:space="0" w:color="auto"/>
                            <w:left w:val="none" w:sz="0" w:space="0" w:color="auto"/>
                            <w:bottom w:val="none" w:sz="0" w:space="0" w:color="auto"/>
                            <w:right w:val="none" w:sz="0" w:space="0" w:color="auto"/>
                          </w:divBdr>
                        </w:div>
                        <w:div w:id="665136450">
                          <w:marLeft w:val="480"/>
                          <w:marRight w:val="0"/>
                          <w:marTop w:val="0"/>
                          <w:marBottom w:val="0"/>
                          <w:divBdr>
                            <w:top w:val="none" w:sz="0" w:space="0" w:color="auto"/>
                            <w:left w:val="none" w:sz="0" w:space="0" w:color="auto"/>
                            <w:bottom w:val="none" w:sz="0" w:space="0" w:color="auto"/>
                            <w:right w:val="none" w:sz="0" w:space="0" w:color="auto"/>
                          </w:divBdr>
                        </w:div>
                        <w:div w:id="1817799496">
                          <w:marLeft w:val="480"/>
                          <w:marRight w:val="0"/>
                          <w:marTop w:val="0"/>
                          <w:marBottom w:val="0"/>
                          <w:divBdr>
                            <w:top w:val="none" w:sz="0" w:space="0" w:color="auto"/>
                            <w:left w:val="none" w:sz="0" w:space="0" w:color="auto"/>
                            <w:bottom w:val="none" w:sz="0" w:space="0" w:color="auto"/>
                            <w:right w:val="none" w:sz="0" w:space="0" w:color="auto"/>
                          </w:divBdr>
                        </w:div>
                        <w:div w:id="980889347">
                          <w:marLeft w:val="480"/>
                          <w:marRight w:val="0"/>
                          <w:marTop w:val="0"/>
                          <w:marBottom w:val="0"/>
                          <w:divBdr>
                            <w:top w:val="none" w:sz="0" w:space="0" w:color="auto"/>
                            <w:left w:val="none" w:sz="0" w:space="0" w:color="auto"/>
                            <w:bottom w:val="none" w:sz="0" w:space="0" w:color="auto"/>
                            <w:right w:val="none" w:sz="0" w:space="0" w:color="auto"/>
                          </w:divBdr>
                        </w:div>
                        <w:div w:id="880484087">
                          <w:marLeft w:val="480"/>
                          <w:marRight w:val="0"/>
                          <w:marTop w:val="0"/>
                          <w:marBottom w:val="0"/>
                          <w:divBdr>
                            <w:top w:val="none" w:sz="0" w:space="0" w:color="auto"/>
                            <w:left w:val="none" w:sz="0" w:space="0" w:color="auto"/>
                            <w:bottom w:val="none" w:sz="0" w:space="0" w:color="auto"/>
                            <w:right w:val="none" w:sz="0" w:space="0" w:color="auto"/>
                          </w:divBdr>
                        </w:div>
                        <w:div w:id="2069188159">
                          <w:marLeft w:val="480"/>
                          <w:marRight w:val="0"/>
                          <w:marTop w:val="0"/>
                          <w:marBottom w:val="0"/>
                          <w:divBdr>
                            <w:top w:val="none" w:sz="0" w:space="0" w:color="auto"/>
                            <w:left w:val="none" w:sz="0" w:space="0" w:color="auto"/>
                            <w:bottom w:val="none" w:sz="0" w:space="0" w:color="auto"/>
                            <w:right w:val="none" w:sz="0" w:space="0" w:color="auto"/>
                          </w:divBdr>
                        </w:div>
                        <w:div w:id="385842288">
                          <w:marLeft w:val="480"/>
                          <w:marRight w:val="0"/>
                          <w:marTop w:val="0"/>
                          <w:marBottom w:val="0"/>
                          <w:divBdr>
                            <w:top w:val="none" w:sz="0" w:space="0" w:color="auto"/>
                            <w:left w:val="none" w:sz="0" w:space="0" w:color="auto"/>
                            <w:bottom w:val="none" w:sz="0" w:space="0" w:color="auto"/>
                            <w:right w:val="none" w:sz="0" w:space="0" w:color="auto"/>
                          </w:divBdr>
                        </w:div>
                        <w:div w:id="1405879502">
                          <w:marLeft w:val="480"/>
                          <w:marRight w:val="0"/>
                          <w:marTop w:val="0"/>
                          <w:marBottom w:val="0"/>
                          <w:divBdr>
                            <w:top w:val="none" w:sz="0" w:space="0" w:color="auto"/>
                            <w:left w:val="none" w:sz="0" w:space="0" w:color="auto"/>
                            <w:bottom w:val="none" w:sz="0" w:space="0" w:color="auto"/>
                            <w:right w:val="none" w:sz="0" w:space="0" w:color="auto"/>
                          </w:divBdr>
                        </w:div>
                        <w:div w:id="814958118">
                          <w:marLeft w:val="480"/>
                          <w:marRight w:val="0"/>
                          <w:marTop w:val="0"/>
                          <w:marBottom w:val="0"/>
                          <w:divBdr>
                            <w:top w:val="none" w:sz="0" w:space="0" w:color="auto"/>
                            <w:left w:val="none" w:sz="0" w:space="0" w:color="auto"/>
                            <w:bottom w:val="none" w:sz="0" w:space="0" w:color="auto"/>
                            <w:right w:val="none" w:sz="0" w:space="0" w:color="auto"/>
                          </w:divBdr>
                        </w:div>
                        <w:div w:id="374889080">
                          <w:marLeft w:val="480"/>
                          <w:marRight w:val="0"/>
                          <w:marTop w:val="0"/>
                          <w:marBottom w:val="0"/>
                          <w:divBdr>
                            <w:top w:val="none" w:sz="0" w:space="0" w:color="auto"/>
                            <w:left w:val="none" w:sz="0" w:space="0" w:color="auto"/>
                            <w:bottom w:val="none" w:sz="0" w:space="0" w:color="auto"/>
                            <w:right w:val="none" w:sz="0" w:space="0" w:color="auto"/>
                          </w:divBdr>
                        </w:div>
                        <w:div w:id="43408527">
                          <w:marLeft w:val="480"/>
                          <w:marRight w:val="0"/>
                          <w:marTop w:val="0"/>
                          <w:marBottom w:val="0"/>
                          <w:divBdr>
                            <w:top w:val="none" w:sz="0" w:space="0" w:color="auto"/>
                            <w:left w:val="none" w:sz="0" w:space="0" w:color="auto"/>
                            <w:bottom w:val="none" w:sz="0" w:space="0" w:color="auto"/>
                            <w:right w:val="none" w:sz="0" w:space="0" w:color="auto"/>
                          </w:divBdr>
                        </w:div>
                        <w:div w:id="265969432">
                          <w:marLeft w:val="480"/>
                          <w:marRight w:val="0"/>
                          <w:marTop w:val="0"/>
                          <w:marBottom w:val="0"/>
                          <w:divBdr>
                            <w:top w:val="none" w:sz="0" w:space="0" w:color="auto"/>
                            <w:left w:val="none" w:sz="0" w:space="0" w:color="auto"/>
                            <w:bottom w:val="none" w:sz="0" w:space="0" w:color="auto"/>
                            <w:right w:val="none" w:sz="0" w:space="0" w:color="auto"/>
                          </w:divBdr>
                        </w:div>
                        <w:div w:id="911737919">
                          <w:marLeft w:val="480"/>
                          <w:marRight w:val="0"/>
                          <w:marTop w:val="0"/>
                          <w:marBottom w:val="0"/>
                          <w:divBdr>
                            <w:top w:val="none" w:sz="0" w:space="0" w:color="auto"/>
                            <w:left w:val="none" w:sz="0" w:space="0" w:color="auto"/>
                            <w:bottom w:val="none" w:sz="0" w:space="0" w:color="auto"/>
                            <w:right w:val="none" w:sz="0" w:space="0" w:color="auto"/>
                          </w:divBdr>
                        </w:div>
                        <w:div w:id="1485052360">
                          <w:marLeft w:val="480"/>
                          <w:marRight w:val="0"/>
                          <w:marTop w:val="0"/>
                          <w:marBottom w:val="0"/>
                          <w:divBdr>
                            <w:top w:val="none" w:sz="0" w:space="0" w:color="auto"/>
                            <w:left w:val="none" w:sz="0" w:space="0" w:color="auto"/>
                            <w:bottom w:val="none" w:sz="0" w:space="0" w:color="auto"/>
                            <w:right w:val="none" w:sz="0" w:space="0" w:color="auto"/>
                          </w:divBdr>
                        </w:div>
                        <w:div w:id="1546523039">
                          <w:marLeft w:val="480"/>
                          <w:marRight w:val="0"/>
                          <w:marTop w:val="0"/>
                          <w:marBottom w:val="0"/>
                          <w:divBdr>
                            <w:top w:val="none" w:sz="0" w:space="0" w:color="auto"/>
                            <w:left w:val="none" w:sz="0" w:space="0" w:color="auto"/>
                            <w:bottom w:val="none" w:sz="0" w:space="0" w:color="auto"/>
                            <w:right w:val="none" w:sz="0" w:space="0" w:color="auto"/>
                          </w:divBdr>
                        </w:div>
                        <w:div w:id="571234267">
                          <w:marLeft w:val="480"/>
                          <w:marRight w:val="0"/>
                          <w:marTop w:val="0"/>
                          <w:marBottom w:val="0"/>
                          <w:divBdr>
                            <w:top w:val="none" w:sz="0" w:space="0" w:color="auto"/>
                            <w:left w:val="none" w:sz="0" w:space="0" w:color="auto"/>
                            <w:bottom w:val="none" w:sz="0" w:space="0" w:color="auto"/>
                            <w:right w:val="none" w:sz="0" w:space="0" w:color="auto"/>
                          </w:divBdr>
                        </w:div>
                        <w:div w:id="1806046681">
                          <w:marLeft w:val="480"/>
                          <w:marRight w:val="0"/>
                          <w:marTop w:val="0"/>
                          <w:marBottom w:val="0"/>
                          <w:divBdr>
                            <w:top w:val="none" w:sz="0" w:space="0" w:color="auto"/>
                            <w:left w:val="none" w:sz="0" w:space="0" w:color="auto"/>
                            <w:bottom w:val="none" w:sz="0" w:space="0" w:color="auto"/>
                            <w:right w:val="none" w:sz="0" w:space="0" w:color="auto"/>
                          </w:divBdr>
                        </w:div>
                        <w:div w:id="270821411">
                          <w:marLeft w:val="480"/>
                          <w:marRight w:val="0"/>
                          <w:marTop w:val="0"/>
                          <w:marBottom w:val="0"/>
                          <w:divBdr>
                            <w:top w:val="none" w:sz="0" w:space="0" w:color="auto"/>
                            <w:left w:val="none" w:sz="0" w:space="0" w:color="auto"/>
                            <w:bottom w:val="none" w:sz="0" w:space="0" w:color="auto"/>
                            <w:right w:val="none" w:sz="0" w:space="0" w:color="auto"/>
                          </w:divBdr>
                        </w:div>
                        <w:div w:id="1644892770">
                          <w:marLeft w:val="480"/>
                          <w:marRight w:val="0"/>
                          <w:marTop w:val="0"/>
                          <w:marBottom w:val="0"/>
                          <w:divBdr>
                            <w:top w:val="none" w:sz="0" w:space="0" w:color="auto"/>
                            <w:left w:val="none" w:sz="0" w:space="0" w:color="auto"/>
                            <w:bottom w:val="none" w:sz="0" w:space="0" w:color="auto"/>
                            <w:right w:val="none" w:sz="0" w:space="0" w:color="auto"/>
                          </w:divBdr>
                        </w:div>
                        <w:div w:id="990250668">
                          <w:marLeft w:val="480"/>
                          <w:marRight w:val="0"/>
                          <w:marTop w:val="0"/>
                          <w:marBottom w:val="0"/>
                          <w:divBdr>
                            <w:top w:val="none" w:sz="0" w:space="0" w:color="auto"/>
                            <w:left w:val="none" w:sz="0" w:space="0" w:color="auto"/>
                            <w:bottom w:val="none" w:sz="0" w:space="0" w:color="auto"/>
                            <w:right w:val="none" w:sz="0" w:space="0" w:color="auto"/>
                          </w:divBdr>
                        </w:div>
                        <w:div w:id="643392462">
                          <w:marLeft w:val="480"/>
                          <w:marRight w:val="0"/>
                          <w:marTop w:val="0"/>
                          <w:marBottom w:val="0"/>
                          <w:divBdr>
                            <w:top w:val="none" w:sz="0" w:space="0" w:color="auto"/>
                            <w:left w:val="none" w:sz="0" w:space="0" w:color="auto"/>
                            <w:bottom w:val="none" w:sz="0" w:space="0" w:color="auto"/>
                            <w:right w:val="none" w:sz="0" w:space="0" w:color="auto"/>
                          </w:divBdr>
                        </w:div>
                        <w:div w:id="2024160723">
                          <w:marLeft w:val="480"/>
                          <w:marRight w:val="0"/>
                          <w:marTop w:val="0"/>
                          <w:marBottom w:val="0"/>
                          <w:divBdr>
                            <w:top w:val="none" w:sz="0" w:space="0" w:color="auto"/>
                            <w:left w:val="none" w:sz="0" w:space="0" w:color="auto"/>
                            <w:bottom w:val="none" w:sz="0" w:space="0" w:color="auto"/>
                            <w:right w:val="none" w:sz="0" w:space="0" w:color="auto"/>
                          </w:divBdr>
                        </w:div>
                      </w:divsChild>
                    </w:div>
                    <w:div w:id="215551174">
                      <w:marLeft w:val="0"/>
                      <w:marRight w:val="0"/>
                      <w:marTop w:val="0"/>
                      <w:marBottom w:val="0"/>
                      <w:divBdr>
                        <w:top w:val="none" w:sz="0" w:space="0" w:color="auto"/>
                        <w:left w:val="none" w:sz="0" w:space="0" w:color="auto"/>
                        <w:bottom w:val="none" w:sz="0" w:space="0" w:color="auto"/>
                        <w:right w:val="none" w:sz="0" w:space="0" w:color="auto"/>
                      </w:divBdr>
                      <w:divsChild>
                        <w:div w:id="1750689640">
                          <w:marLeft w:val="480"/>
                          <w:marRight w:val="0"/>
                          <w:marTop w:val="0"/>
                          <w:marBottom w:val="0"/>
                          <w:divBdr>
                            <w:top w:val="none" w:sz="0" w:space="0" w:color="auto"/>
                            <w:left w:val="none" w:sz="0" w:space="0" w:color="auto"/>
                            <w:bottom w:val="none" w:sz="0" w:space="0" w:color="auto"/>
                            <w:right w:val="none" w:sz="0" w:space="0" w:color="auto"/>
                          </w:divBdr>
                        </w:div>
                        <w:div w:id="934364051">
                          <w:marLeft w:val="480"/>
                          <w:marRight w:val="0"/>
                          <w:marTop w:val="0"/>
                          <w:marBottom w:val="0"/>
                          <w:divBdr>
                            <w:top w:val="none" w:sz="0" w:space="0" w:color="auto"/>
                            <w:left w:val="none" w:sz="0" w:space="0" w:color="auto"/>
                            <w:bottom w:val="none" w:sz="0" w:space="0" w:color="auto"/>
                            <w:right w:val="none" w:sz="0" w:space="0" w:color="auto"/>
                          </w:divBdr>
                        </w:div>
                        <w:div w:id="885137793">
                          <w:marLeft w:val="480"/>
                          <w:marRight w:val="0"/>
                          <w:marTop w:val="0"/>
                          <w:marBottom w:val="0"/>
                          <w:divBdr>
                            <w:top w:val="none" w:sz="0" w:space="0" w:color="auto"/>
                            <w:left w:val="none" w:sz="0" w:space="0" w:color="auto"/>
                            <w:bottom w:val="none" w:sz="0" w:space="0" w:color="auto"/>
                            <w:right w:val="none" w:sz="0" w:space="0" w:color="auto"/>
                          </w:divBdr>
                        </w:div>
                        <w:div w:id="1522162543">
                          <w:marLeft w:val="480"/>
                          <w:marRight w:val="0"/>
                          <w:marTop w:val="0"/>
                          <w:marBottom w:val="0"/>
                          <w:divBdr>
                            <w:top w:val="none" w:sz="0" w:space="0" w:color="auto"/>
                            <w:left w:val="none" w:sz="0" w:space="0" w:color="auto"/>
                            <w:bottom w:val="none" w:sz="0" w:space="0" w:color="auto"/>
                            <w:right w:val="none" w:sz="0" w:space="0" w:color="auto"/>
                          </w:divBdr>
                        </w:div>
                        <w:div w:id="1659766035">
                          <w:marLeft w:val="480"/>
                          <w:marRight w:val="0"/>
                          <w:marTop w:val="0"/>
                          <w:marBottom w:val="0"/>
                          <w:divBdr>
                            <w:top w:val="none" w:sz="0" w:space="0" w:color="auto"/>
                            <w:left w:val="none" w:sz="0" w:space="0" w:color="auto"/>
                            <w:bottom w:val="none" w:sz="0" w:space="0" w:color="auto"/>
                            <w:right w:val="none" w:sz="0" w:space="0" w:color="auto"/>
                          </w:divBdr>
                        </w:div>
                        <w:div w:id="1157917296">
                          <w:marLeft w:val="480"/>
                          <w:marRight w:val="0"/>
                          <w:marTop w:val="0"/>
                          <w:marBottom w:val="0"/>
                          <w:divBdr>
                            <w:top w:val="none" w:sz="0" w:space="0" w:color="auto"/>
                            <w:left w:val="none" w:sz="0" w:space="0" w:color="auto"/>
                            <w:bottom w:val="none" w:sz="0" w:space="0" w:color="auto"/>
                            <w:right w:val="none" w:sz="0" w:space="0" w:color="auto"/>
                          </w:divBdr>
                        </w:div>
                        <w:div w:id="1824466085">
                          <w:marLeft w:val="480"/>
                          <w:marRight w:val="0"/>
                          <w:marTop w:val="0"/>
                          <w:marBottom w:val="0"/>
                          <w:divBdr>
                            <w:top w:val="none" w:sz="0" w:space="0" w:color="auto"/>
                            <w:left w:val="none" w:sz="0" w:space="0" w:color="auto"/>
                            <w:bottom w:val="none" w:sz="0" w:space="0" w:color="auto"/>
                            <w:right w:val="none" w:sz="0" w:space="0" w:color="auto"/>
                          </w:divBdr>
                        </w:div>
                        <w:div w:id="1132745927">
                          <w:marLeft w:val="480"/>
                          <w:marRight w:val="0"/>
                          <w:marTop w:val="0"/>
                          <w:marBottom w:val="0"/>
                          <w:divBdr>
                            <w:top w:val="none" w:sz="0" w:space="0" w:color="auto"/>
                            <w:left w:val="none" w:sz="0" w:space="0" w:color="auto"/>
                            <w:bottom w:val="none" w:sz="0" w:space="0" w:color="auto"/>
                            <w:right w:val="none" w:sz="0" w:space="0" w:color="auto"/>
                          </w:divBdr>
                        </w:div>
                        <w:div w:id="695273323">
                          <w:marLeft w:val="480"/>
                          <w:marRight w:val="0"/>
                          <w:marTop w:val="0"/>
                          <w:marBottom w:val="0"/>
                          <w:divBdr>
                            <w:top w:val="none" w:sz="0" w:space="0" w:color="auto"/>
                            <w:left w:val="none" w:sz="0" w:space="0" w:color="auto"/>
                            <w:bottom w:val="none" w:sz="0" w:space="0" w:color="auto"/>
                            <w:right w:val="none" w:sz="0" w:space="0" w:color="auto"/>
                          </w:divBdr>
                        </w:div>
                        <w:div w:id="1566645521">
                          <w:marLeft w:val="480"/>
                          <w:marRight w:val="0"/>
                          <w:marTop w:val="0"/>
                          <w:marBottom w:val="0"/>
                          <w:divBdr>
                            <w:top w:val="none" w:sz="0" w:space="0" w:color="auto"/>
                            <w:left w:val="none" w:sz="0" w:space="0" w:color="auto"/>
                            <w:bottom w:val="none" w:sz="0" w:space="0" w:color="auto"/>
                            <w:right w:val="none" w:sz="0" w:space="0" w:color="auto"/>
                          </w:divBdr>
                        </w:div>
                        <w:div w:id="1586763503">
                          <w:marLeft w:val="480"/>
                          <w:marRight w:val="0"/>
                          <w:marTop w:val="0"/>
                          <w:marBottom w:val="0"/>
                          <w:divBdr>
                            <w:top w:val="none" w:sz="0" w:space="0" w:color="auto"/>
                            <w:left w:val="none" w:sz="0" w:space="0" w:color="auto"/>
                            <w:bottom w:val="none" w:sz="0" w:space="0" w:color="auto"/>
                            <w:right w:val="none" w:sz="0" w:space="0" w:color="auto"/>
                          </w:divBdr>
                        </w:div>
                        <w:div w:id="503396165">
                          <w:marLeft w:val="480"/>
                          <w:marRight w:val="0"/>
                          <w:marTop w:val="0"/>
                          <w:marBottom w:val="0"/>
                          <w:divBdr>
                            <w:top w:val="none" w:sz="0" w:space="0" w:color="auto"/>
                            <w:left w:val="none" w:sz="0" w:space="0" w:color="auto"/>
                            <w:bottom w:val="none" w:sz="0" w:space="0" w:color="auto"/>
                            <w:right w:val="none" w:sz="0" w:space="0" w:color="auto"/>
                          </w:divBdr>
                        </w:div>
                        <w:div w:id="1255016021">
                          <w:marLeft w:val="480"/>
                          <w:marRight w:val="0"/>
                          <w:marTop w:val="0"/>
                          <w:marBottom w:val="0"/>
                          <w:divBdr>
                            <w:top w:val="none" w:sz="0" w:space="0" w:color="auto"/>
                            <w:left w:val="none" w:sz="0" w:space="0" w:color="auto"/>
                            <w:bottom w:val="none" w:sz="0" w:space="0" w:color="auto"/>
                            <w:right w:val="none" w:sz="0" w:space="0" w:color="auto"/>
                          </w:divBdr>
                        </w:div>
                        <w:div w:id="2009476519">
                          <w:marLeft w:val="480"/>
                          <w:marRight w:val="0"/>
                          <w:marTop w:val="0"/>
                          <w:marBottom w:val="0"/>
                          <w:divBdr>
                            <w:top w:val="none" w:sz="0" w:space="0" w:color="auto"/>
                            <w:left w:val="none" w:sz="0" w:space="0" w:color="auto"/>
                            <w:bottom w:val="none" w:sz="0" w:space="0" w:color="auto"/>
                            <w:right w:val="none" w:sz="0" w:space="0" w:color="auto"/>
                          </w:divBdr>
                        </w:div>
                        <w:div w:id="51119219">
                          <w:marLeft w:val="480"/>
                          <w:marRight w:val="0"/>
                          <w:marTop w:val="0"/>
                          <w:marBottom w:val="0"/>
                          <w:divBdr>
                            <w:top w:val="none" w:sz="0" w:space="0" w:color="auto"/>
                            <w:left w:val="none" w:sz="0" w:space="0" w:color="auto"/>
                            <w:bottom w:val="none" w:sz="0" w:space="0" w:color="auto"/>
                            <w:right w:val="none" w:sz="0" w:space="0" w:color="auto"/>
                          </w:divBdr>
                        </w:div>
                        <w:div w:id="2082753141">
                          <w:marLeft w:val="480"/>
                          <w:marRight w:val="0"/>
                          <w:marTop w:val="0"/>
                          <w:marBottom w:val="0"/>
                          <w:divBdr>
                            <w:top w:val="none" w:sz="0" w:space="0" w:color="auto"/>
                            <w:left w:val="none" w:sz="0" w:space="0" w:color="auto"/>
                            <w:bottom w:val="none" w:sz="0" w:space="0" w:color="auto"/>
                            <w:right w:val="none" w:sz="0" w:space="0" w:color="auto"/>
                          </w:divBdr>
                        </w:div>
                        <w:div w:id="89013655">
                          <w:marLeft w:val="480"/>
                          <w:marRight w:val="0"/>
                          <w:marTop w:val="0"/>
                          <w:marBottom w:val="0"/>
                          <w:divBdr>
                            <w:top w:val="none" w:sz="0" w:space="0" w:color="auto"/>
                            <w:left w:val="none" w:sz="0" w:space="0" w:color="auto"/>
                            <w:bottom w:val="none" w:sz="0" w:space="0" w:color="auto"/>
                            <w:right w:val="none" w:sz="0" w:space="0" w:color="auto"/>
                          </w:divBdr>
                        </w:div>
                        <w:div w:id="551884583">
                          <w:marLeft w:val="480"/>
                          <w:marRight w:val="0"/>
                          <w:marTop w:val="0"/>
                          <w:marBottom w:val="0"/>
                          <w:divBdr>
                            <w:top w:val="none" w:sz="0" w:space="0" w:color="auto"/>
                            <w:left w:val="none" w:sz="0" w:space="0" w:color="auto"/>
                            <w:bottom w:val="none" w:sz="0" w:space="0" w:color="auto"/>
                            <w:right w:val="none" w:sz="0" w:space="0" w:color="auto"/>
                          </w:divBdr>
                        </w:div>
                        <w:div w:id="1503667189">
                          <w:marLeft w:val="480"/>
                          <w:marRight w:val="0"/>
                          <w:marTop w:val="0"/>
                          <w:marBottom w:val="0"/>
                          <w:divBdr>
                            <w:top w:val="none" w:sz="0" w:space="0" w:color="auto"/>
                            <w:left w:val="none" w:sz="0" w:space="0" w:color="auto"/>
                            <w:bottom w:val="none" w:sz="0" w:space="0" w:color="auto"/>
                            <w:right w:val="none" w:sz="0" w:space="0" w:color="auto"/>
                          </w:divBdr>
                        </w:div>
                        <w:div w:id="2102215855">
                          <w:marLeft w:val="480"/>
                          <w:marRight w:val="0"/>
                          <w:marTop w:val="0"/>
                          <w:marBottom w:val="0"/>
                          <w:divBdr>
                            <w:top w:val="none" w:sz="0" w:space="0" w:color="auto"/>
                            <w:left w:val="none" w:sz="0" w:space="0" w:color="auto"/>
                            <w:bottom w:val="none" w:sz="0" w:space="0" w:color="auto"/>
                            <w:right w:val="none" w:sz="0" w:space="0" w:color="auto"/>
                          </w:divBdr>
                        </w:div>
                        <w:div w:id="1088388813">
                          <w:marLeft w:val="480"/>
                          <w:marRight w:val="0"/>
                          <w:marTop w:val="0"/>
                          <w:marBottom w:val="0"/>
                          <w:divBdr>
                            <w:top w:val="none" w:sz="0" w:space="0" w:color="auto"/>
                            <w:left w:val="none" w:sz="0" w:space="0" w:color="auto"/>
                            <w:bottom w:val="none" w:sz="0" w:space="0" w:color="auto"/>
                            <w:right w:val="none" w:sz="0" w:space="0" w:color="auto"/>
                          </w:divBdr>
                        </w:div>
                        <w:div w:id="1431316428">
                          <w:marLeft w:val="480"/>
                          <w:marRight w:val="0"/>
                          <w:marTop w:val="0"/>
                          <w:marBottom w:val="0"/>
                          <w:divBdr>
                            <w:top w:val="none" w:sz="0" w:space="0" w:color="auto"/>
                            <w:left w:val="none" w:sz="0" w:space="0" w:color="auto"/>
                            <w:bottom w:val="none" w:sz="0" w:space="0" w:color="auto"/>
                            <w:right w:val="none" w:sz="0" w:space="0" w:color="auto"/>
                          </w:divBdr>
                        </w:div>
                        <w:div w:id="225577771">
                          <w:marLeft w:val="480"/>
                          <w:marRight w:val="0"/>
                          <w:marTop w:val="0"/>
                          <w:marBottom w:val="0"/>
                          <w:divBdr>
                            <w:top w:val="none" w:sz="0" w:space="0" w:color="auto"/>
                            <w:left w:val="none" w:sz="0" w:space="0" w:color="auto"/>
                            <w:bottom w:val="none" w:sz="0" w:space="0" w:color="auto"/>
                            <w:right w:val="none" w:sz="0" w:space="0" w:color="auto"/>
                          </w:divBdr>
                        </w:div>
                        <w:div w:id="1207376853">
                          <w:marLeft w:val="480"/>
                          <w:marRight w:val="0"/>
                          <w:marTop w:val="0"/>
                          <w:marBottom w:val="0"/>
                          <w:divBdr>
                            <w:top w:val="none" w:sz="0" w:space="0" w:color="auto"/>
                            <w:left w:val="none" w:sz="0" w:space="0" w:color="auto"/>
                            <w:bottom w:val="none" w:sz="0" w:space="0" w:color="auto"/>
                            <w:right w:val="none" w:sz="0" w:space="0" w:color="auto"/>
                          </w:divBdr>
                        </w:div>
                        <w:div w:id="760682917">
                          <w:marLeft w:val="480"/>
                          <w:marRight w:val="0"/>
                          <w:marTop w:val="0"/>
                          <w:marBottom w:val="0"/>
                          <w:divBdr>
                            <w:top w:val="none" w:sz="0" w:space="0" w:color="auto"/>
                            <w:left w:val="none" w:sz="0" w:space="0" w:color="auto"/>
                            <w:bottom w:val="none" w:sz="0" w:space="0" w:color="auto"/>
                            <w:right w:val="none" w:sz="0" w:space="0" w:color="auto"/>
                          </w:divBdr>
                        </w:div>
                        <w:div w:id="1631939589">
                          <w:marLeft w:val="480"/>
                          <w:marRight w:val="0"/>
                          <w:marTop w:val="0"/>
                          <w:marBottom w:val="0"/>
                          <w:divBdr>
                            <w:top w:val="none" w:sz="0" w:space="0" w:color="auto"/>
                            <w:left w:val="none" w:sz="0" w:space="0" w:color="auto"/>
                            <w:bottom w:val="none" w:sz="0" w:space="0" w:color="auto"/>
                            <w:right w:val="none" w:sz="0" w:space="0" w:color="auto"/>
                          </w:divBdr>
                        </w:div>
                        <w:div w:id="1685132053">
                          <w:marLeft w:val="480"/>
                          <w:marRight w:val="0"/>
                          <w:marTop w:val="0"/>
                          <w:marBottom w:val="0"/>
                          <w:divBdr>
                            <w:top w:val="none" w:sz="0" w:space="0" w:color="auto"/>
                            <w:left w:val="none" w:sz="0" w:space="0" w:color="auto"/>
                            <w:bottom w:val="none" w:sz="0" w:space="0" w:color="auto"/>
                            <w:right w:val="none" w:sz="0" w:space="0" w:color="auto"/>
                          </w:divBdr>
                        </w:div>
                        <w:div w:id="1901283052">
                          <w:marLeft w:val="480"/>
                          <w:marRight w:val="0"/>
                          <w:marTop w:val="0"/>
                          <w:marBottom w:val="0"/>
                          <w:divBdr>
                            <w:top w:val="none" w:sz="0" w:space="0" w:color="auto"/>
                            <w:left w:val="none" w:sz="0" w:space="0" w:color="auto"/>
                            <w:bottom w:val="none" w:sz="0" w:space="0" w:color="auto"/>
                            <w:right w:val="none" w:sz="0" w:space="0" w:color="auto"/>
                          </w:divBdr>
                        </w:div>
                      </w:divsChild>
                    </w:div>
                    <w:div w:id="1540700845">
                      <w:marLeft w:val="0"/>
                      <w:marRight w:val="0"/>
                      <w:marTop w:val="0"/>
                      <w:marBottom w:val="0"/>
                      <w:divBdr>
                        <w:top w:val="none" w:sz="0" w:space="0" w:color="auto"/>
                        <w:left w:val="none" w:sz="0" w:space="0" w:color="auto"/>
                        <w:bottom w:val="none" w:sz="0" w:space="0" w:color="auto"/>
                        <w:right w:val="none" w:sz="0" w:space="0" w:color="auto"/>
                      </w:divBdr>
                      <w:divsChild>
                        <w:div w:id="243884792">
                          <w:marLeft w:val="480"/>
                          <w:marRight w:val="0"/>
                          <w:marTop w:val="0"/>
                          <w:marBottom w:val="0"/>
                          <w:divBdr>
                            <w:top w:val="none" w:sz="0" w:space="0" w:color="auto"/>
                            <w:left w:val="none" w:sz="0" w:space="0" w:color="auto"/>
                            <w:bottom w:val="none" w:sz="0" w:space="0" w:color="auto"/>
                            <w:right w:val="none" w:sz="0" w:space="0" w:color="auto"/>
                          </w:divBdr>
                        </w:div>
                        <w:div w:id="108161486">
                          <w:marLeft w:val="480"/>
                          <w:marRight w:val="0"/>
                          <w:marTop w:val="0"/>
                          <w:marBottom w:val="0"/>
                          <w:divBdr>
                            <w:top w:val="none" w:sz="0" w:space="0" w:color="auto"/>
                            <w:left w:val="none" w:sz="0" w:space="0" w:color="auto"/>
                            <w:bottom w:val="none" w:sz="0" w:space="0" w:color="auto"/>
                            <w:right w:val="none" w:sz="0" w:space="0" w:color="auto"/>
                          </w:divBdr>
                        </w:div>
                        <w:div w:id="2131245210">
                          <w:marLeft w:val="480"/>
                          <w:marRight w:val="0"/>
                          <w:marTop w:val="0"/>
                          <w:marBottom w:val="0"/>
                          <w:divBdr>
                            <w:top w:val="none" w:sz="0" w:space="0" w:color="auto"/>
                            <w:left w:val="none" w:sz="0" w:space="0" w:color="auto"/>
                            <w:bottom w:val="none" w:sz="0" w:space="0" w:color="auto"/>
                            <w:right w:val="none" w:sz="0" w:space="0" w:color="auto"/>
                          </w:divBdr>
                        </w:div>
                        <w:div w:id="425227808">
                          <w:marLeft w:val="480"/>
                          <w:marRight w:val="0"/>
                          <w:marTop w:val="0"/>
                          <w:marBottom w:val="0"/>
                          <w:divBdr>
                            <w:top w:val="none" w:sz="0" w:space="0" w:color="auto"/>
                            <w:left w:val="none" w:sz="0" w:space="0" w:color="auto"/>
                            <w:bottom w:val="none" w:sz="0" w:space="0" w:color="auto"/>
                            <w:right w:val="none" w:sz="0" w:space="0" w:color="auto"/>
                          </w:divBdr>
                        </w:div>
                        <w:div w:id="665985412">
                          <w:marLeft w:val="480"/>
                          <w:marRight w:val="0"/>
                          <w:marTop w:val="0"/>
                          <w:marBottom w:val="0"/>
                          <w:divBdr>
                            <w:top w:val="none" w:sz="0" w:space="0" w:color="auto"/>
                            <w:left w:val="none" w:sz="0" w:space="0" w:color="auto"/>
                            <w:bottom w:val="none" w:sz="0" w:space="0" w:color="auto"/>
                            <w:right w:val="none" w:sz="0" w:space="0" w:color="auto"/>
                          </w:divBdr>
                        </w:div>
                        <w:div w:id="661587460">
                          <w:marLeft w:val="480"/>
                          <w:marRight w:val="0"/>
                          <w:marTop w:val="0"/>
                          <w:marBottom w:val="0"/>
                          <w:divBdr>
                            <w:top w:val="none" w:sz="0" w:space="0" w:color="auto"/>
                            <w:left w:val="none" w:sz="0" w:space="0" w:color="auto"/>
                            <w:bottom w:val="none" w:sz="0" w:space="0" w:color="auto"/>
                            <w:right w:val="none" w:sz="0" w:space="0" w:color="auto"/>
                          </w:divBdr>
                        </w:div>
                        <w:div w:id="1580675052">
                          <w:marLeft w:val="480"/>
                          <w:marRight w:val="0"/>
                          <w:marTop w:val="0"/>
                          <w:marBottom w:val="0"/>
                          <w:divBdr>
                            <w:top w:val="none" w:sz="0" w:space="0" w:color="auto"/>
                            <w:left w:val="none" w:sz="0" w:space="0" w:color="auto"/>
                            <w:bottom w:val="none" w:sz="0" w:space="0" w:color="auto"/>
                            <w:right w:val="none" w:sz="0" w:space="0" w:color="auto"/>
                          </w:divBdr>
                        </w:div>
                        <w:div w:id="1513228562">
                          <w:marLeft w:val="480"/>
                          <w:marRight w:val="0"/>
                          <w:marTop w:val="0"/>
                          <w:marBottom w:val="0"/>
                          <w:divBdr>
                            <w:top w:val="none" w:sz="0" w:space="0" w:color="auto"/>
                            <w:left w:val="none" w:sz="0" w:space="0" w:color="auto"/>
                            <w:bottom w:val="none" w:sz="0" w:space="0" w:color="auto"/>
                            <w:right w:val="none" w:sz="0" w:space="0" w:color="auto"/>
                          </w:divBdr>
                        </w:div>
                        <w:div w:id="1308779006">
                          <w:marLeft w:val="480"/>
                          <w:marRight w:val="0"/>
                          <w:marTop w:val="0"/>
                          <w:marBottom w:val="0"/>
                          <w:divBdr>
                            <w:top w:val="none" w:sz="0" w:space="0" w:color="auto"/>
                            <w:left w:val="none" w:sz="0" w:space="0" w:color="auto"/>
                            <w:bottom w:val="none" w:sz="0" w:space="0" w:color="auto"/>
                            <w:right w:val="none" w:sz="0" w:space="0" w:color="auto"/>
                          </w:divBdr>
                        </w:div>
                        <w:div w:id="508257052">
                          <w:marLeft w:val="480"/>
                          <w:marRight w:val="0"/>
                          <w:marTop w:val="0"/>
                          <w:marBottom w:val="0"/>
                          <w:divBdr>
                            <w:top w:val="none" w:sz="0" w:space="0" w:color="auto"/>
                            <w:left w:val="none" w:sz="0" w:space="0" w:color="auto"/>
                            <w:bottom w:val="none" w:sz="0" w:space="0" w:color="auto"/>
                            <w:right w:val="none" w:sz="0" w:space="0" w:color="auto"/>
                          </w:divBdr>
                        </w:div>
                        <w:div w:id="1379011164">
                          <w:marLeft w:val="480"/>
                          <w:marRight w:val="0"/>
                          <w:marTop w:val="0"/>
                          <w:marBottom w:val="0"/>
                          <w:divBdr>
                            <w:top w:val="none" w:sz="0" w:space="0" w:color="auto"/>
                            <w:left w:val="none" w:sz="0" w:space="0" w:color="auto"/>
                            <w:bottom w:val="none" w:sz="0" w:space="0" w:color="auto"/>
                            <w:right w:val="none" w:sz="0" w:space="0" w:color="auto"/>
                          </w:divBdr>
                        </w:div>
                        <w:div w:id="222764096">
                          <w:marLeft w:val="480"/>
                          <w:marRight w:val="0"/>
                          <w:marTop w:val="0"/>
                          <w:marBottom w:val="0"/>
                          <w:divBdr>
                            <w:top w:val="none" w:sz="0" w:space="0" w:color="auto"/>
                            <w:left w:val="none" w:sz="0" w:space="0" w:color="auto"/>
                            <w:bottom w:val="none" w:sz="0" w:space="0" w:color="auto"/>
                            <w:right w:val="none" w:sz="0" w:space="0" w:color="auto"/>
                          </w:divBdr>
                        </w:div>
                        <w:div w:id="1681658623">
                          <w:marLeft w:val="480"/>
                          <w:marRight w:val="0"/>
                          <w:marTop w:val="0"/>
                          <w:marBottom w:val="0"/>
                          <w:divBdr>
                            <w:top w:val="none" w:sz="0" w:space="0" w:color="auto"/>
                            <w:left w:val="none" w:sz="0" w:space="0" w:color="auto"/>
                            <w:bottom w:val="none" w:sz="0" w:space="0" w:color="auto"/>
                            <w:right w:val="none" w:sz="0" w:space="0" w:color="auto"/>
                          </w:divBdr>
                        </w:div>
                        <w:div w:id="1613131085">
                          <w:marLeft w:val="480"/>
                          <w:marRight w:val="0"/>
                          <w:marTop w:val="0"/>
                          <w:marBottom w:val="0"/>
                          <w:divBdr>
                            <w:top w:val="none" w:sz="0" w:space="0" w:color="auto"/>
                            <w:left w:val="none" w:sz="0" w:space="0" w:color="auto"/>
                            <w:bottom w:val="none" w:sz="0" w:space="0" w:color="auto"/>
                            <w:right w:val="none" w:sz="0" w:space="0" w:color="auto"/>
                          </w:divBdr>
                        </w:div>
                        <w:div w:id="625966358">
                          <w:marLeft w:val="480"/>
                          <w:marRight w:val="0"/>
                          <w:marTop w:val="0"/>
                          <w:marBottom w:val="0"/>
                          <w:divBdr>
                            <w:top w:val="none" w:sz="0" w:space="0" w:color="auto"/>
                            <w:left w:val="none" w:sz="0" w:space="0" w:color="auto"/>
                            <w:bottom w:val="none" w:sz="0" w:space="0" w:color="auto"/>
                            <w:right w:val="none" w:sz="0" w:space="0" w:color="auto"/>
                          </w:divBdr>
                        </w:div>
                        <w:div w:id="20058190">
                          <w:marLeft w:val="480"/>
                          <w:marRight w:val="0"/>
                          <w:marTop w:val="0"/>
                          <w:marBottom w:val="0"/>
                          <w:divBdr>
                            <w:top w:val="none" w:sz="0" w:space="0" w:color="auto"/>
                            <w:left w:val="none" w:sz="0" w:space="0" w:color="auto"/>
                            <w:bottom w:val="none" w:sz="0" w:space="0" w:color="auto"/>
                            <w:right w:val="none" w:sz="0" w:space="0" w:color="auto"/>
                          </w:divBdr>
                        </w:div>
                        <w:div w:id="1161698273">
                          <w:marLeft w:val="480"/>
                          <w:marRight w:val="0"/>
                          <w:marTop w:val="0"/>
                          <w:marBottom w:val="0"/>
                          <w:divBdr>
                            <w:top w:val="none" w:sz="0" w:space="0" w:color="auto"/>
                            <w:left w:val="none" w:sz="0" w:space="0" w:color="auto"/>
                            <w:bottom w:val="none" w:sz="0" w:space="0" w:color="auto"/>
                            <w:right w:val="none" w:sz="0" w:space="0" w:color="auto"/>
                          </w:divBdr>
                        </w:div>
                        <w:div w:id="419107855">
                          <w:marLeft w:val="480"/>
                          <w:marRight w:val="0"/>
                          <w:marTop w:val="0"/>
                          <w:marBottom w:val="0"/>
                          <w:divBdr>
                            <w:top w:val="none" w:sz="0" w:space="0" w:color="auto"/>
                            <w:left w:val="none" w:sz="0" w:space="0" w:color="auto"/>
                            <w:bottom w:val="none" w:sz="0" w:space="0" w:color="auto"/>
                            <w:right w:val="none" w:sz="0" w:space="0" w:color="auto"/>
                          </w:divBdr>
                        </w:div>
                        <w:div w:id="374352528">
                          <w:marLeft w:val="480"/>
                          <w:marRight w:val="0"/>
                          <w:marTop w:val="0"/>
                          <w:marBottom w:val="0"/>
                          <w:divBdr>
                            <w:top w:val="none" w:sz="0" w:space="0" w:color="auto"/>
                            <w:left w:val="none" w:sz="0" w:space="0" w:color="auto"/>
                            <w:bottom w:val="none" w:sz="0" w:space="0" w:color="auto"/>
                            <w:right w:val="none" w:sz="0" w:space="0" w:color="auto"/>
                          </w:divBdr>
                        </w:div>
                        <w:div w:id="629213943">
                          <w:marLeft w:val="480"/>
                          <w:marRight w:val="0"/>
                          <w:marTop w:val="0"/>
                          <w:marBottom w:val="0"/>
                          <w:divBdr>
                            <w:top w:val="none" w:sz="0" w:space="0" w:color="auto"/>
                            <w:left w:val="none" w:sz="0" w:space="0" w:color="auto"/>
                            <w:bottom w:val="none" w:sz="0" w:space="0" w:color="auto"/>
                            <w:right w:val="none" w:sz="0" w:space="0" w:color="auto"/>
                          </w:divBdr>
                        </w:div>
                        <w:div w:id="1335917422">
                          <w:marLeft w:val="480"/>
                          <w:marRight w:val="0"/>
                          <w:marTop w:val="0"/>
                          <w:marBottom w:val="0"/>
                          <w:divBdr>
                            <w:top w:val="none" w:sz="0" w:space="0" w:color="auto"/>
                            <w:left w:val="none" w:sz="0" w:space="0" w:color="auto"/>
                            <w:bottom w:val="none" w:sz="0" w:space="0" w:color="auto"/>
                            <w:right w:val="none" w:sz="0" w:space="0" w:color="auto"/>
                          </w:divBdr>
                        </w:div>
                        <w:div w:id="716314491">
                          <w:marLeft w:val="480"/>
                          <w:marRight w:val="0"/>
                          <w:marTop w:val="0"/>
                          <w:marBottom w:val="0"/>
                          <w:divBdr>
                            <w:top w:val="none" w:sz="0" w:space="0" w:color="auto"/>
                            <w:left w:val="none" w:sz="0" w:space="0" w:color="auto"/>
                            <w:bottom w:val="none" w:sz="0" w:space="0" w:color="auto"/>
                            <w:right w:val="none" w:sz="0" w:space="0" w:color="auto"/>
                          </w:divBdr>
                        </w:div>
                        <w:div w:id="1388994570">
                          <w:marLeft w:val="480"/>
                          <w:marRight w:val="0"/>
                          <w:marTop w:val="0"/>
                          <w:marBottom w:val="0"/>
                          <w:divBdr>
                            <w:top w:val="none" w:sz="0" w:space="0" w:color="auto"/>
                            <w:left w:val="none" w:sz="0" w:space="0" w:color="auto"/>
                            <w:bottom w:val="none" w:sz="0" w:space="0" w:color="auto"/>
                            <w:right w:val="none" w:sz="0" w:space="0" w:color="auto"/>
                          </w:divBdr>
                        </w:div>
                        <w:div w:id="1757559265">
                          <w:marLeft w:val="480"/>
                          <w:marRight w:val="0"/>
                          <w:marTop w:val="0"/>
                          <w:marBottom w:val="0"/>
                          <w:divBdr>
                            <w:top w:val="none" w:sz="0" w:space="0" w:color="auto"/>
                            <w:left w:val="none" w:sz="0" w:space="0" w:color="auto"/>
                            <w:bottom w:val="none" w:sz="0" w:space="0" w:color="auto"/>
                            <w:right w:val="none" w:sz="0" w:space="0" w:color="auto"/>
                          </w:divBdr>
                        </w:div>
                        <w:div w:id="1068529235">
                          <w:marLeft w:val="480"/>
                          <w:marRight w:val="0"/>
                          <w:marTop w:val="0"/>
                          <w:marBottom w:val="0"/>
                          <w:divBdr>
                            <w:top w:val="none" w:sz="0" w:space="0" w:color="auto"/>
                            <w:left w:val="none" w:sz="0" w:space="0" w:color="auto"/>
                            <w:bottom w:val="none" w:sz="0" w:space="0" w:color="auto"/>
                            <w:right w:val="none" w:sz="0" w:space="0" w:color="auto"/>
                          </w:divBdr>
                        </w:div>
                      </w:divsChild>
                    </w:div>
                    <w:div w:id="1617181251">
                      <w:marLeft w:val="0"/>
                      <w:marRight w:val="0"/>
                      <w:marTop w:val="0"/>
                      <w:marBottom w:val="0"/>
                      <w:divBdr>
                        <w:top w:val="none" w:sz="0" w:space="0" w:color="auto"/>
                        <w:left w:val="none" w:sz="0" w:space="0" w:color="auto"/>
                        <w:bottom w:val="none" w:sz="0" w:space="0" w:color="auto"/>
                        <w:right w:val="none" w:sz="0" w:space="0" w:color="auto"/>
                      </w:divBdr>
                      <w:divsChild>
                        <w:div w:id="193928380">
                          <w:marLeft w:val="480"/>
                          <w:marRight w:val="0"/>
                          <w:marTop w:val="0"/>
                          <w:marBottom w:val="0"/>
                          <w:divBdr>
                            <w:top w:val="none" w:sz="0" w:space="0" w:color="auto"/>
                            <w:left w:val="none" w:sz="0" w:space="0" w:color="auto"/>
                            <w:bottom w:val="none" w:sz="0" w:space="0" w:color="auto"/>
                            <w:right w:val="none" w:sz="0" w:space="0" w:color="auto"/>
                          </w:divBdr>
                        </w:div>
                        <w:div w:id="2138375632">
                          <w:marLeft w:val="480"/>
                          <w:marRight w:val="0"/>
                          <w:marTop w:val="0"/>
                          <w:marBottom w:val="0"/>
                          <w:divBdr>
                            <w:top w:val="none" w:sz="0" w:space="0" w:color="auto"/>
                            <w:left w:val="none" w:sz="0" w:space="0" w:color="auto"/>
                            <w:bottom w:val="none" w:sz="0" w:space="0" w:color="auto"/>
                            <w:right w:val="none" w:sz="0" w:space="0" w:color="auto"/>
                          </w:divBdr>
                        </w:div>
                        <w:div w:id="2066709671">
                          <w:marLeft w:val="480"/>
                          <w:marRight w:val="0"/>
                          <w:marTop w:val="0"/>
                          <w:marBottom w:val="0"/>
                          <w:divBdr>
                            <w:top w:val="none" w:sz="0" w:space="0" w:color="auto"/>
                            <w:left w:val="none" w:sz="0" w:space="0" w:color="auto"/>
                            <w:bottom w:val="none" w:sz="0" w:space="0" w:color="auto"/>
                            <w:right w:val="none" w:sz="0" w:space="0" w:color="auto"/>
                          </w:divBdr>
                        </w:div>
                        <w:div w:id="1002126367">
                          <w:marLeft w:val="480"/>
                          <w:marRight w:val="0"/>
                          <w:marTop w:val="0"/>
                          <w:marBottom w:val="0"/>
                          <w:divBdr>
                            <w:top w:val="none" w:sz="0" w:space="0" w:color="auto"/>
                            <w:left w:val="none" w:sz="0" w:space="0" w:color="auto"/>
                            <w:bottom w:val="none" w:sz="0" w:space="0" w:color="auto"/>
                            <w:right w:val="none" w:sz="0" w:space="0" w:color="auto"/>
                          </w:divBdr>
                        </w:div>
                        <w:div w:id="1476332152">
                          <w:marLeft w:val="480"/>
                          <w:marRight w:val="0"/>
                          <w:marTop w:val="0"/>
                          <w:marBottom w:val="0"/>
                          <w:divBdr>
                            <w:top w:val="none" w:sz="0" w:space="0" w:color="auto"/>
                            <w:left w:val="none" w:sz="0" w:space="0" w:color="auto"/>
                            <w:bottom w:val="none" w:sz="0" w:space="0" w:color="auto"/>
                            <w:right w:val="none" w:sz="0" w:space="0" w:color="auto"/>
                          </w:divBdr>
                        </w:div>
                        <w:div w:id="745958199">
                          <w:marLeft w:val="480"/>
                          <w:marRight w:val="0"/>
                          <w:marTop w:val="0"/>
                          <w:marBottom w:val="0"/>
                          <w:divBdr>
                            <w:top w:val="none" w:sz="0" w:space="0" w:color="auto"/>
                            <w:left w:val="none" w:sz="0" w:space="0" w:color="auto"/>
                            <w:bottom w:val="none" w:sz="0" w:space="0" w:color="auto"/>
                            <w:right w:val="none" w:sz="0" w:space="0" w:color="auto"/>
                          </w:divBdr>
                        </w:div>
                        <w:div w:id="983512979">
                          <w:marLeft w:val="480"/>
                          <w:marRight w:val="0"/>
                          <w:marTop w:val="0"/>
                          <w:marBottom w:val="0"/>
                          <w:divBdr>
                            <w:top w:val="none" w:sz="0" w:space="0" w:color="auto"/>
                            <w:left w:val="none" w:sz="0" w:space="0" w:color="auto"/>
                            <w:bottom w:val="none" w:sz="0" w:space="0" w:color="auto"/>
                            <w:right w:val="none" w:sz="0" w:space="0" w:color="auto"/>
                          </w:divBdr>
                        </w:div>
                        <w:div w:id="1605066270">
                          <w:marLeft w:val="480"/>
                          <w:marRight w:val="0"/>
                          <w:marTop w:val="0"/>
                          <w:marBottom w:val="0"/>
                          <w:divBdr>
                            <w:top w:val="none" w:sz="0" w:space="0" w:color="auto"/>
                            <w:left w:val="none" w:sz="0" w:space="0" w:color="auto"/>
                            <w:bottom w:val="none" w:sz="0" w:space="0" w:color="auto"/>
                            <w:right w:val="none" w:sz="0" w:space="0" w:color="auto"/>
                          </w:divBdr>
                        </w:div>
                        <w:div w:id="142934525">
                          <w:marLeft w:val="480"/>
                          <w:marRight w:val="0"/>
                          <w:marTop w:val="0"/>
                          <w:marBottom w:val="0"/>
                          <w:divBdr>
                            <w:top w:val="none" w:sz="0" w:space="0" w:color="auto"/>
                            <w:left w:val="none" w:sz="0" w:space="0" w:color="auto"/>
                            <w:bottom w:val="none" w:sz="0" w:space="0" w:color="auto"/>
                            <w:right w:val="none" w:sz="0" w:space="0" w:color="auto"/>
                          </w:divBdr>
                        </w:div>
                        <w:div w:id="1787197397">
                          <w:marLeft w:val="480"/>
                          <w:marRight w:val="0"/>
                          <w:marTop w:val="0"/>
                          <w:marBottom w:val="0"/>
                          <w:divBdr>
                            <w:top w:val="none" w:sz="0" w:space="0" w:color="auto"/>
                            <w:left w:val="none" w:sz="0" w:space="0" w:color="auto"/>
                            <w:bottom w:val="none" w:sz="0" w:space="0" w:color="auto"/>
                            <w:right w:val="none" w:sz="0" w:space="0" w:color="auto"/>
                          </w:divBdr>
                        </w:div>
                        <w:div w:id="238101059">
                          <w:marLeft w:val="480"/>
                          <w:marRight w:val="0"/>
                          <w:marTop w:val="0"/>
                          <w:marBottom w:val="0"/>
                          <w:divBdr>
                            <w:top w:val="none" w:sz="0" w:space="0" w:color="auto"/>
                            <w:left w:val="none" w:sz="0" w:space="0" w:color="auto"/>
                            <w:bottom w:val="none" w:sz="0" w:space="0" w:color="auto"/>
                            <w:right w:val="none" w:sz="0" w:space="0" w:color="auto"/>
                          </w:divBdr>
                        </w:div>
                        <w:div w:id="988632136">
                          <w:marLeft w:val="480"/>
                          <w:marRight w:val="0"/>
                          <w:marTop w:val="0"/>
                          <w:marBottom w:val="0"/>
                          <w:divBdr>
                            <w:top w:val="none" w:sz="0" w:space="0" w:color="auto"/>
                            <w:left w:val="none" w:sz="0" w:space="0" w:color="auto"/>
                            <w:bottom w:val="none" w:sz="0" w:space="0" w:color="auto"/>
                            <w:right w:val="none" w:sz="0" w:space="0" w:color="auto"/>
                          </w:divBdr>
                        </w:div>
                        <w:div w:id="205332229">
                          <w:marLeft w:val="480"/>
                          <w:marRight w:val="0"/>
                          <w:marTop w:val="0"/>
                          <w:marBottom w:val="0"/>
                          <w:divBdr>
                            <w:top w:val="none" w:sz="0" w:space="0" w:color="auto"/>
                            <w:left w:val="none" w:sz="0" w:space="0" w:color="auto"/>
                            <w:bottom w:val="none" w:sz="0" w:space="0" w:color="auto"/>
                            <w:right w:val="none" w:sz="0" w:space="0" w:color="auto"/>
                          </w:divBdr>
                        </w:div>
                        <w:div w:id="714700663">
                          <w:marLeft w:val="480"/>
                          <w:marRight w:val="0"/>
                          <w:marTop w:val="0"/>
                          <w:marBottom w:val="0"/>
                          <w:divBdr>
                            <w:top w:val="none" w:sz="0" w:space="0" w:color="auto"/>
                            <w:left w:val="none" w:sz="0" w:space="0" w:color="auto"/>
                            <w:bottom w:val="none" w:sz="0" w:space="0" w:color="auto"/>
                            <w:right w:val="none" w:sz="0" w:space="0" w:color="auto"/>
                          </w:divBdr>
                        </w:div>
                        <w:div w:id="1465276462">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900825574">
                          <w:marLeft w:val="480"/>
                          <w:marRight w:val="0"/>
                          <w:marTop w:val="0"/>
                          <w:marBottom w:val="0"/>
                          <w:divBdr>
                            <w:top w:val="none" w:sz="0" w:space="0" w:color="auto"/>
                            <w:left w:val="none" w:sz="0" w:space="0" w:color="auto"/>
                            <w:bottom w:val="none" w:sz="0" w:space="0" w:color="auto"/>
                            <w:right w:val="none" w:sz="0" w:space="0" w:color="auto"/>
                          </w:divBdr>
                        </w:div>
                        <w:div w:id="645086127">
                          <w:marLeft w:val="480"/>
                          <w:marRight w:val="0"/>
                          <w:marTop w:val="0"/>
                          <w:marBottom w:val="0"/>
                          <w:divBdr>
                            <w:top w:val="none" w:sz="0" w:space="0" w:color="auto"/>
                            <w:left w:val="none" w:sz="0" w:space="0" w:color="auto"/>
                            <w:bottom w:val="none" w:sz="0" w:space="0" w:color="auto"/>
                            <w:right w:val="none" w:sz="0" w:space="0" w:color="auto"/>
                          </w:divBdr>
                        </w:div>
                        <w:div w:id="297272163">
                          <w:marLeft w:val="480"/>
                          <w:marRight w:val="0"/>
                          <w:marTop w:val="0"/>
                          <w:marBottom w:val="0"/>
                          <w:divBdr>
                            <w:top w:val="none" w:sz="0" w:space="0" w:color="auto"/>
                            <w:left w:val="none" w:sz="0" w:space="0" w:color="auto"/>
                            <w:bottom w:val="none" w:sz="0" w:space="0" w:color="auto"/>
                            <w:right w:val="none" w:sz="0" w:space="0" w:color="auto"/>
                          </w:divBdr>
                        </w:div>
                        <w:div w:id="1396974417">
                          <w:marLeft w:val="480"/>
                          <w:marRight w:val="0"/>
                          <w:marTop w:val="0"/>
                          <w:marBottom w:val="0"/>
                          <w:divBdr>
                            <w:top w:val="none" w:sz="0" w:space="0" w:color="auto"/>
                            <w:left w:val="none" w:sz="0" w:space="0" w:color="auto"/>
                            <w:bottom w:val="none" w:sz="0" w:space="0" w:color="auto"/>
                            <w:right w:val="none" w:sz="0" w:space="0" w:color="auto"/>
                          </w:divBdr>
                        </w:div>
                        <w:div w:id="1614942088">
                          <w:marLeft w:val="480"/>
                          <w:marRight w:val="0"/>
                          <w:marTop w:val="0"/>
                          <w:marBottom w:val="0"/>
                          <w:divBdr>
                            <w:top w:val="none" w:sz="0" w:space="0" w:color="auto"/>
                            <w:left w:val="none" w:sz="0" w:space="0" w:color="auto"/>
                            <w:bottom w:val="none" w:sz="0" w:space="0" w:color="auto"/>
                            <w:right w:val="none" w:sz="0" w:space="0" w:color="auto"/>
                          </w:divBdr>
                        </w:div>
                        <w:div w:id="199707347">
                          <w:marLeft w:val="480"/>
                          <w:marRight w:val="0"/>
                          <w:marTop w:val="0"/>
                          <w:marBottom w:val="0"/>
                          <w:divBdr>
                            <w:top w:val="none" w:sz="0" w:space="0" w:color="auto"/>
                            <w:left w:val="none" w:sz="0" w:space="0" w:color="auto"/>
                            <w:bottom w:val="none" w:sz="0" w:space="0" w:color="auto"/>
                            <w:right w:val="none" w:sz="0" w:space="0" w:color="auto"/>
                          </w:divBdr>
                        </w:div>
                        <w:div w:id="1400207969">
                          <w:marLeft w:val="480"/>
                          <w:marRight w:val="0"/>
                          <w:marTop w:val="0"/>
                          <w:marBottom w:val="0"/>
                          <w:divBdr>
                            <w:top w:val="none" w:sz="0" w:space="0" w:color="auto"/>
                            <w:left w:val="none" w:sz="0" w:space="0" w:color="auto"/>
                            <w:bottom w:val="none" w:sz="0" w:space="0" w:color="auto"/>
                            <w:right w:val="none" w:sz="0" w:space="0" w:color="auto"/>
                          </w:divBdr>
                        </w:div>
                        <w:div w:id="66585197">
                          <w:marLeft w:val="480"/>
                          <w:marRight w:val="0"/>
                          <w:marTop w:val="0"/>
                          <w:marBottom w:val="0"/>
                          <w:divBdr>
                            <w:top w:val="none" w:sz="0" w:space="0" w:color="auto"/>
                            <w:left w:val="none" w:sz="0" w:space="0" w:color="auto"/>
                            <w:bottom w:val="none" w:sz="0" w:space="0" w:color="auto"/>
                            <w:right w:val="none" w:sz="0" w:space="0" w:color="auto"/>
                          </w:divBdr>
                        </w:div>
                        <w:div w:id="25376146">
                          <w:marLeft w:val="480"/>
                          <w:marRight w:val="0"/>
                          <w:marTop w:val="0"/>
                          <w:marBottom w:val="0"/>
                          <w:divBdr>
                            <w:top w:val="none" w:sz="0" w:space="0" w:color="auto"/>
                            <w:left w:val="none" w:sz="0" w:space="0" w:color="auto"/>
                            <w:bottom w:val="none" w:sz="0" w:space="0" w:color="auto"/>
                            <w:right w:val="none" w:sz="0" w:space="0" w:color="auto"/>
                          </w:divBdr>
                        </w:div>
                        <w:div w:id="409933799">
                          <w:marLeft w:val="480"/>
                          <w:marRight w:val="0"/>
                          <w:marTop w:val="0"/>
                          <w:marBottom w:val="0"/>
                          <w:divBdr>
                            <w:top w:val="none" w:sz="0" w:space="0" w:color="auto"/>
                            <w:left w:val="none" w:sz="0" w:space="0" w:color="auto"/>
                            <w:bottom w:val="none" w:sz="0" w:space="0" w:color="auto"/>
                            <w:right w:val="none" w:sz="0" w:space="0" w:color="auto"/>
                          </w:divBdr>
                        </w:div>
                        <w:div w:id="4750853">
                          <w:marLeft w:val="480"/>
                          <w:marRight w:val="0"/>
                          <w:marTop w:val="0"/>
                          <w:marBottom w:val="0"/>
                          <w:divBdr>
                            <w:top w:val="none" w:sz="0" w:space="0" w:color="auto"/>
                            <w:left w:val="none" w:sz="0" w:space="0" w:color="auto"/>
                            <w:bottom w:val="none" w:sz="0" w:space="0" w:color="auto"/>
                            <w:right w:val="none" w:sz="0" w:space="0" w:color="auto"/>
                          </w:divBdr>
                        </w:div>
                        <w:div w:id="607857083">
                          <w:marLeft w:val="480"/>
                          <w:marRight w:val="0"/>
                          <w:marTop w:val="0"/>
                          <w:marBottom w:val="0"/>
                          <w:divBdr>
                            <w:top w:val="none" w:sz="0" w:space="0" w:color="auto"/>
                            <w:left w:val="none" w:sz="0" w:space="0" w:color="auto"/>
                            <w:bottom w:val="none" w:sz="0" w:space="0" w:color="auto"/>
                            <w:right w:val="none" w:sz="0" w:space="0" w:color="auto"/>
                          </w:divBdr>
                        </w:div>
                      </w:divsChild>
                    </w:div>
                    <w:div w:id="1112211469">
                      <w:marLeft w:val="0"/>
                      <w:marRight w:val="0"/>
                      <w:marTop w:val="0"/>
                      <w:marBottom w:val="0"/>
                      <w:divBdr>
                        <w:top w:val="none" w:sz="0" w:space="0" w:color="auto"/>
                        <w:left w:val="none" w:sz="0" w:space="0" w:color="auto"/>
                        <w:bottom w:val="none" w:sz="0" w:space="0" w:color="auto"/>
                        <w:right w:val="none" w:sz="0" w:space="0" w:color="auto"/>
                      </w:divBdr>
                      <w:divsChild>
                        <w:div w:id="1627344690">
                          <w:marLeft w:val="480"/>
                          <w:marRight w:val="0"/>
                          <w:marTop w:val="0"/>
                          <w:marBottom w:val="0"/>
                          <w:divBdr>
                            <w:top w:val="none" w:sz="0" w:space="0" w:color="auto"/>
                            <w:left w:val="none" w:sz="0" w:space="0" w:color="auto"/>
                            <w:bottom w:val="none" w:sz="0" w:space="0" w:color="auto"/>
                            <w:right w:val="none" w:sz="0" w:space="0" w:color="auto"/>
                          </w:divBdr>
                        </w:div>
                        <w:div w:id="533348034">
                          <w:marLeft w:val="480"/>
                          <w:marRight w:val="0"/>
                          <w:marTop w:val="0"/>
                          <w:marBottom w:val="0"/>
                          <w:divBdr>
                            <w:top w:val="none" w:sz="0" w:space="0" w:color="auto"/>
                            <w:left w:val="none" w:sz="0" w:space="0" w:color="auto"/>
                            <w:bottom w:val="none" w:sz="0" w:space="0" w:color="auto"/>
                            <w:right w:val="none" w:sz="0" w:space="0" w:color="auto"/>
                          </w:divBdr>
                        </w:div>
                        <w:div w:id="893276428">
                          <w:marLeft w:val="480"/>
                          <w:marRight w:val="0"/>
                          <w:marTop w:val="0"/>
                          <w:marBottom w:val="0"/>
                          <w:divBdr>
                            <w:top w:val="none" w:sz="0" w:space="0" w:color="auto"/>
                            <w:left w:val="none" w:sz="0" w:space="0" w:color="auto"/>
                            <w:bottom w:val="none" w:sz="0" w:space="0" w:color="auto"/>
                            <w:right w:val="none" w:sz="0" w:space="0" w:color="auto"/>
                          </w:divBdr>
                        </w:div>
                        <w:div w:id="1879010418">
                          <w:marLeft w:val="480"/>
                          <w:marRight w:val="0"/>
                          <w:marTop w:val="0"/>
                          <w:marBottom w:val="0"/>
                          <w:divBdr>
                            <w:top w:val="none" w:sz="0" w:space="0" w:color="auto"/>
                            <w:left w:val="none" w:sz="0" w:space="0" w:color="auto"/>
                            <w:bottom w:val="none" w:sz="0" w:space="0" w:color="auto"/>
                            <w:right w:val="none" w:sz="0" w:space="0" w:color="auto"/>
                          </w:divBdr>
                        </w:div>
                        <w:div w:id="1201626572">
                          <w:marLeft w:val="480"/>
                          <w:marRight w:val="0"/>
                          <w:marTop w:val="0"/>
                          <w:marBottom w:val="0"/>
                          <w:divBdr>
                            <w:top w:val="none" w:sz="0" w:space="0" w:color="auto"/>
                            <w:left w:val="none" w:sz="0" w:space="0" w:color="auto"/>
                            <w:bottom w:val="none" w:sz="0" w:space="0" w:color="auto"/>
                            <w:right w:val="none" w:sz="0" w:space="0" w:color="auto"/>
                          </w:divBdr>
                        </w:div>
                        <w:div w:id="268975596">
                          <w:marLeft w:val="480"/>
                          <w:marRight w:val="0"/>
                          <w:marTop w:val="0"/>
                          <w:marBottom w:val="0"/>
                          <w:divBdr>
                            <w:top w:val="none" w:sz="0" w:space="0" w:color="auto"/>
                            <w:left w:val="none" w:sz="0" w:space="0" w:color="auto"/>
                            <w:bottom w:val="none" w:sz="0" w:space="0" w:color="auto"/>
                            <w:right w:val="none" w:sz="0" w:space="0" w:color="auto"/>
                          </w:divBdr>
                        </w:div>
                        <w:div w:id="1715931509">
                          <w:marLeft w:val="480"/>
                          <w:marRight w:val="0"/>
                          <w:marTop w:val="0"/>
                          <w:marBottom w:val="0"/>
                          <w:divBdr>
                            <w:top w:val="none" w:sz="0" w:space="0" w:color="auto"/>
                            <w:left w:val="none" w:sz="0" w:space="0" w:color="auto"/>
                            <w:bottom w:val="none" w:sz="0" w:space="0" w:color="auto"/>
                            <w:right w:val="none" w:sz="0" w:space="0" w:color="auto"/>
                          </w:divBdr>
                        </w:div>
                        <w:div w:id="1966933987">
                          <w:marLeft w:val="480"/>
                          <w:marRight w:val="0"/>
                          <w:marTop w:val="0"/>
                          <w:marBottom w:val="0"/>
                          <w:divBdr>
                            <w:top w:val="none" w:sz="0" w:space="0" w:color="auto"/>
                            <w:left w:val="none" w:sz="0" w:space="0" w:color="auto"/>
                            <w:bottom w:val="none" w:sz="0" w:space="0" w:color="auto"/>
                            <w:right w:val="none" w:sz="0" w:space="0" w:color="auto"/>
                          </w:divBdr>
                        </w:div>
                        <w:div w:id="180435904">
                          <w:marLeft w:val="480"/>
                          <w:marRight w:val="0"/>
                          <w:marTop w:val="0"/>
                          <w:marBottom w:val="0"/>
                          <w:divBdr>
                            <w:top w:val="none" w:sz="0" w:space="0" w:color="auto"/>
                            <w:left w:val="none" w:sz="0" w:space="0" w:color="auto"/>
                            <w:bottom w:val="none" w:sz="0" w:space="0" w:color="auto"/>
                            <w:right w:val="none" w:sz="0" w:space="0" w:color="auto"/>
                          </w:divBdr>
                        </w:div>
                        <w:div w:id="214317114">
                          <w:marLeft w:val="480"/>
                          <w:marRight w:val="0"/>
                          <w:marTop w:val="0"/>
                          <w:marBottom w:val="0"/>
                          <w:divBdr>
                            <w:top w:val="none" w:sz="0" w:space="0" w:color="auto"/>
                            <w:left w:val="none" w:sz="0" w:space="0" w:color="auto"/>
                            <w:bottom w:val="none" w:sz="0" w:space="0" w:color="auto"/>
                            <w:right w:val="none" w:sz="0" w:space="0" w:color="auto"/>
                          </w:divBdr>
                        </w:div>
                        <w:div w:id="343829695">
                          <w:marLeft w:val="480"/>
                          <w:marRight w:val="0"/>
                          <w:marTop w:val="0"/>
                          <w:marBottom w:val="0"/>
                          <w:divBdr>
                            <w:top w:val="none" w:sz="0" w:space="0" w:color="auto"/>
                            <w:left w:val="none" w:sz="0" w:space="0" w:color="auto"/>
                            <w:bottom w:val="none" w:sz="0" w:space="0" w:color="auto"/>
                            <w:right w:val="none" w:sz="0" w:space="0" w:color="auto"/>
                          </w:divBdr>
                        </w:div>
                        <w:div w:id="1752509993">
                          <w:marLeft w:val="480"/>
                          <w:marRight w:val="0"/>
                          <w:marTop w:val="0"/>
                          <w:marBottom w:val="0"/>
                          <w:divBdr>
                            <w:top w:val="none" w:sz="0" w:space="0" w:color="auto"/>
                            <w:left w:val="none" w:sz="0" w:space="0" w:color="auto"/>
                            <w:bottom w:val="none" w:sz="0" w:space="0" w:color="auto"/>
                            <w:right w:val="none" w:sz="0" w:space="0" w:color="auto"/>
                          </w:divBdr>
                        </w:div>
                        <w:div w:id="1496989953">
                          <w:marLeft w:val="480"/>
                          <w:marRight w:val="0"/>
                          <w:marTop w:val="0"/>
                          <w:marBottom w:val="0"/>
                          <w:divBdr>
                            <w:top w:val="none" w:sz="0" w:space="0" w:color="auto"/>
                            <w:left w:val="none" w:sz="0" w:space="0" w:color="auto"/>
                            <w:bottom w:val="none" w:sz="0" w:space="0" w:color="auto"/>
                            <w:right w:val="none" w:sz="0" w:space="0" w:color="auto"/>
                          </w:divBdr>
                        </w:div>
                        <w:div w:id="428548529">
                          <w:marLeft w:val="480"/>
                          <w:marRight w:val="0"/>
                          <w:marTop w:val="0"/>
                          <w:marBottom w:val="0"/>
                          <w:divBdr>
                            <w:top w:val="none" w:sz="0" w:space="0" w:color="auto"/>
                            <w:left w:val="none" w:sz="0" w:space="0" w:color="auto"/>
                            <w:bottom w:val="none" w:sz="0" w:space="0" w:color="auto"/>
                            <w:right w:val="none" w:sz="0" w:space="0" w:color="auto"/>
                          </w:divBdr>
                        </w:div>
                        <w:div w:id="900212475">
                          <w:marLeft w:val="480"/>
                          <w:marRight w:val="0"/>
                          <w:marTop w:val="0"/>
                          <w:marBottom w:val="0"/>
                          <w:divBdr>
                            <w:top w:val="none" w:sz="0" w:space="0" w:color="auto"/>
                            <w:left w:val="none" w:sz="0" w:space="0" w:color="auto"/>
                            <w:bottom w:val="none" w:sz="0" w:space="0" w:color="auto"/>
                            <w:right w:val="none" w:sz="0" w:space="0" w:color="auto"/>
                          </w:divBdr>
                        </w:div>
                        <w:div w:id="874387829">
                          <w:marLeft w:val="480"/>
                          <w:marRight w:val="0"/>
                          <w:marTop w:val="0"/>
                          <w:marBottom w:val="0"/>
                          <w:divBdr>
                            <w:top w:val="none" w:sz="0" w:space="0" w:color="auto"/>
                            <w:left w:val="none" w:sz="0" w:space="0" w:color="auto"/>
                            <w:bottom w:val="none" w:sz="0" w:space="0" w:color="auto"/>
                            <w:right w:val="none" w:sz="0" w:space="0" w:color="auto"/>
                          </w:divBdr>
                        </w:div>
                        <w:div w:id="1300766029">
                          <w:marLeft w:val="480"/>
                          <w:marRight w:val="0"/>
                          <w:marTop w:val="0"/>
                          <w:marBottom w:val="0"/>
                          <w:divBdr>
                            <w:top w:val="none" w:sz="0" w:space="0" w:color="auto"/>
                            <w:left w:val="none" w:sz="0" w:space="0" w:color="auto"/>
                            <w:bottom w:val="none" w:sz="0" w:space="0" w:color="auto"/>
                            <w:right w:val="none" w:sz="0" w:space="0" w:color="auto"/>
                          </w:divBdr>
                        </w:div>
                        <w:div w:id="1661733447">
                          <w:marLeft w:val="480"/>
                          <w:marRight w:val="0"/>
                          <w:marTop w:val="0"/>
                          <w:marBottom w:val="0"/>
                          <w:divBdr>
                            <w:top w:val="none" w:sz="0" w:space="0" w:color="auto"/>
                            <w:left w:val="none" w:sz="0" w:space="0" w:color="auto"/>
                            <w:bottom w:val="none" w:sz="0" w:space="0" w:color="auto"/>
                            <w:right w:val="none" w:sz="0" w:space="0" w:color="auto"/>
                          </w:divBdr>
                        </w:div>
                        <w:div w:id="1777864262">
                          <w:marLeft w:val="480"/>
                          <w:marRight w:val="0"/>
                          <w:marTop w:val="0"/>
                          <w:marBottom w:val="0"/>
                          <w:divBdr>
                            <w:top w:val="none" w:sz="0" w:space="0" w:color="auto"/>
                            <w:left w:val="none" w:sz="0" w:space="0" w:color="auto"/>
                            <w:bottom w:val="none" w:sz="0" w:space="0" w:color="auto"/>
                            <w:right w:val="none" w:sz="0" w:space="0" w:color="auto"/>
                          </w:divBdr>
                        </w:div>
                        <w:div w:id="1723556340">
                          <w:marLeft w:val="480"/>
                          <w:marRight w:val="0"/>
                          <w:marTop w:val="0"/>
                          <w:marBottom w:val="0"/>
                          <w:divBdr>
                            <w:top w:val="none" w:sz="0" w:space="0" w:color="auto"/>
                            <w:left w:val="none" w:sz="0" w:space="0" w:color="auto"/>
                            <w:bottom w:val="none" w:sz="0" w:space="0" w:color="auto"/>
                            <w:right w:val="none" w:sz="0" w:space="0" w:color="auto"/>
                          </w:divBdr>
                        </w:div>
                        <w:div w:id="1382751898">
                          <w:marLeft w:val="480"/>
                          <w:marRight w:val="0"/>
                          <w:marTop w:val="0"/>
                          <w:marBottom w:val="0"/>
                          <w:divBdr>
                            <w:top w:val="none" w:sz="0" w:space="0" w:color="auto"/>
                            <w:left w:val="none" w:sz="0" w:space="0" w:color="auto"/>
                            <w:bottom w:val="none" w:sz="0" w:space="0" w:color="auto"/>
                            <w:right w:val="none" w:sz="0" w:space="0" w:color="auto"/>
                          </w:divBdr>
                        </w:div>
                        <w:div w:id="327904328">
                          <w:marLeft w:val="480"/>
                          <w:marRight w:val="0"/>
                          <w:marTop w:val="0"/>
                          <w:marBottom w:val="0"/>
                          <w:divBdr>
                            <w:top w:val="none" w:sz="0" w:space="0" w:color="auto"/>
                            <w:left w:val="none" w:sz="0" w:space="0" w:color="auto"/>
                            <w:bottom w:val="none" w:sz="0" w:space="0" w:color="auto"/>
                            <w:right w:val="none" w:sz="0" w:space="0" w:color="auto"/>
                          </w:divBdr>
                        </w:div>
                        <w:div w:id="304285703">
                          <w:marLeft w:val="480"/>
                          <w:marRight w:val="0"/>
                          <w:marTop w:val="0"/>
                          <w:marBottom w:val="0"/>
                          <w:divBdr>
                            <w:top w:val="none" w:sz="0" w:space="0" w:color="auto"/>
                            <w:left w:val="none" w:sz="0" w:space="0" w:color="auto"/>
                            <w:bottom w:val="none" w:sz="0" w:space="0" w:color="auto"/>
                            <w:right w:val="none" w:sz="0" w:space="0" w:color="auto"/>
                          </w:divBdr>
                        </w:div>
                        <w:div w:id="1937319912">
                          <w:marLeft w:val="480"/>
                          <w:marRight w:val="0"/>
                          <w:marTop w:val="0"/>
                          <w:marBottom w:val="0"/>
                          <w:divBdr>
                            <w:top w:val="none" w:sz="0" w:space="0" w:color="auto"/>
                            <w:left w:val="none" w:sz="0" w:space="0" w:color="auto"/>
                            <w:bottom w:val="none" w:sz="0" w:space="0" w:color="auto"/>
                            <w:right w:val="none" w:sz="0" w:space="0" w:color="auto"/>
                          </w:divBdr>
                        </w:div>
                        <w:div w:id="1663657534">
                          <w:marLeft w:val="480"/>
                          <w:marRight w:val="0"/>
                          <w:marTop w:val="0"/>
                          <w:marBottom w:val="0"/>
                          <w:divBdr>
                            <w:top w:val="none" w:sz="0" w:space="0" w:color="auto"/>
                            <w:left w:val="none" w:sz="0" w:space="0" w:color="auto"/>
                            <w:bottom w:val="none" w:sz="0" w:space="0" w:color="auto"/>
                            <w:right w:val="none" w:sz="0" w:space="0" w:color="auto"/>
                          </w:divBdr>
                        </w:div>
                        <w:div w:id="2104182615">
                          <w:marLeft w:val="480"/>
                          <w:marRight w:val="0"/>
                          <w:marTop w:val="0"/>
                          <w:marBottom w:val="0"/>
                          <w:divBdr>
                            <w:top w:val="none" w:sz="0" w:space="0" w:color="auto"/>
                            <w:left w:val="none" w:sz="0" w:space="0" w:color="auto"/>
                            <w:bottom w:val="none" w:sz="0" w:space="0" w:color="auto"/>
                            <w:right w:val="none" w:sz="0" w:space="0" w:color="auto"/>
                          </w:divBdr>
                        </w:div>
                      </w:divsChild>
                    </w:div>
                    <w:div w:id="1635015822">
                      <w:marLeft w:val="0"/>
                      <w:marRight w:val="0"/>
                      <w:marTop w:val="0"/>
                      <w:marBottom w:val="0"/>
                      <w:divBdr>
                        <w:top w:val="none" w:sz="0" w:space="0" w:color="auto"/>
                        <w:left w:val="none" w:sz="0" w:space="0" w:color="auto"/>
                        <w:bottom w:val="none" w:sz="0" w:space="0" w:color="auto"/>
                        <w:right w:val="none" w:sz="0" w:space="0" w:color="auto"/>
                      </w:divBdr>
                      <w:divsChild>
                        <w:div w:id="2136632635">
                          <w:marLeft w:val="480"/>
                          <w:marRight w:val="0"/>
                          <w:marTop w:val="0"/>
                          <w:marBottom w:val="0"/>
                          <w:divBdr>
                            <w:top w:val="none" w:sz="0" w:space="0" w:color="auto"/>
                            <w:left w:val="none" w:sz="0" w:space="0" w:color="auto"/>
                            <w:bottom w:val="none" w:sz="0" w:space="0" w:color="auto"/>
                            <w:right w:val="none" w:sz="0" w:space="0" w:color="auto"/>
                          </w:divBdr>
                        </w:div>
                        <w:div w:id="425924538">
                          <w:marLeft w:val="480"/>
                          <w:marRight w:val="0"/>
                          <w:marTop w:val="0"/>
                          <w:marBottom w:val="0"/>
                          <w:divBdr>
                            <w:top w:val="none" w:sz="0" w:space="0" w:color="auto"/>
                            <w:left w:val="none" w:sz="0" w:space="0" w:color="auto"/>
                            <w:bottom w:val="none" w:sz="0" w:space="0" w:color="auto"/>
                            <w:right w:val="none" w:sz="0" w:space="0" w:color="auto"/>
                          </w:divBdr>
                        </w:div>
                        <w:div w:id="98722576">
                          <w:marLeft w:val="480"/>
                          <w:marRight w:val="0"/>
                          <w:marTop w:val="0"/>
                          <w:marBottom w:val="0"/>
                          <w:divBdr>
                            <w:top w:val="none" w:sz="0" w:space="0" w:color="auto"/>
                            <w:left w:val="none" w:sz="0" w:space="0" w:color="auto"/>
                            <w:bottom w:val="none" w:sz="0" w:space="0" w:color="auto"/>
                            <w:right w:val="none" w:sz="0" w:space="0" w:color="auto"/>
                          </w:divBdr>
                        </w:div>
                        <w:div w:id="1813137820">
                          <w:marLeft w:val="480"/>
                          <w:marRight w:val="0"/>
                          <w:marTop w:val="0"/>
                          <w:marBottom w:val="0"/>
                          <w:divBdr>
                            <w:top w:val="none" w:sz="0" w:space="0" w:color="auto"/>
                            <w:left w:val="none" w:sz="0" w:space="0" w:color="auto"/>
                            <w:bottom w:val="none" w:sz="0" w:space="0" w:color="auto"/>
                            <w:right w:val="none" w:sz="0" w:space="0" w:color="auto"/>
                          </w:divBdr>
                        </w:div>
                        <w:div w:id="128129082">
                          <w:marLeft w:val="480"/>
                          <w:marRight w:val="0"/>
                          <w:marTop w:val="0"/>
                          <w:marBottom w:val="0"/>
                          <w:divBdr>
                            <w:top w:val="none" w:sz="0" w:space="0" w:color="auto"/>
                            <w:left w:val="none" w:sz="0" w:space="0" w:color="auto"/>
                            <w:bottom w:val="none" w:sz="0" w:space="0" w:color="auto"/>
                            <w:right w:val="none" w:sz="0" w:space="0" w:color="auto"/>
                          </w:divBdr>
                        </w:div>
                        <w:div w:id="1885556865">
                          <w:marLeft w:val="480"/>
                          <w:marRight w:val="0"/>
                          <w:marTop w:val="0"/>
                          <w:marBottom w:val="0"/>
                          <w:divBdr>
                            <w:top w:val="none" w:sz="0" w:space="0" w:color="auto"/>
                            <w:left w:val="none" w:sz="0" w:space="0" w:color="auto"/>
                            <w:bottom w:val="none" w:sz="0" w:space="0" w:color="auto"/>
                            <w:right w:val="none" w:sz="0" w:space="0" w:color="auto"/>
                          </w:divBdr>
                        </w:div>
                        <w:div w:id="132914181">
                          <w:marLeft w:val="480"/>
                          <w:marRight w:val="0"/>
                          <w:marTop w:val="0"/>
                          <w:marBottom w:val="0"/>
                          <w:divBdr>
                            <w:top w:val="none" w:sz="0" w:space="0" w:color="auto"/>
                            <w:left w:val="none" w:sz="0" w:space="0" w:color="auto"/>
                            <w:bottom w:val="none" w:sz="0" w:space="0" w:color="auto"/>
                            <w:right w:val="none" w:sz="0" w:space="0" w:color="auto"/>
                          </w:divBdr>
                        </w:div>
                        <w:div w:id="1146050163">
                          <w:marLeft w:val="480"/>
                          <w:marRight w:val="0"/>
                          <w:marTop w:val="0"/>
                          <w:marBottom w:val="0"/>
                          <w:divBdr>
                            <w:top w:val="none" w:sz="0" w:space="0" w:color="auto"/>
                            <w:left w:val="none" w:sz="0" w:space="0" w:color="auto"/>
                            <w:bottom w:val="none" w:sz="0" w:space="0" w:color="auto"/>
                            <w:right w:val="none" w:sz="0" w:space="0" w:color="auto"/>
                          </w:divBdr>
                        </w:div>
                        <w:div w:id="2088378870">
                          <w:marLeft w:val="480"/>
                          <w:marRight w:val="0"/>
                          <w:marTop w:val="0"/>
                          <w:marBottom w:val="0"/>
                          <w:divBdr>
                            <w:top w:val="none" w:sz="0" w:space="0" w:color="auto"/>
                            <w:left w:val="none" w:sz="0" w:space="0" w:color="auto"/>
                            <w:bottom w:val="none" w:sz="0" w:space="0" w:color="auto"/>
                            <w:right w:val="none" w:sz="0" w:space="0" w:color="auto"/>
                          </w:divBdr>
                        </w:div>
                        <w:div w:id="1943220801">
                          <w:marLeft w:val="480"/>
                          <w:marRight w:val="0"/>
                          <w:marTop w:val="0"/>
                          <w:marBottom w:val="0"/>
                          <w:divBdr>
                            <w:top w:val="none" w:sz="0" w:space="0" w:color="auto"/>
                            <w:left w:val="none" w:sz="0" w:space="0" w:color="auto"/>
                            <w:bottom w:val="none" w:sz="0" w:space="0" w:color="auto"/>
                            <w:right w:val="none" w:sz="0" w:space="0" w:color="auto"/>
                          </w:divBdr>
                        </w:div>
                        <w:div w:id="1963460963">
                          <w:marLeft w:val="480"/>
                          <w:marRight w:val="0"/>
                          <w:marTop w:val="0"/>
                          <w:marBottom w:val="0"/>
                          <w:divBdr>
                            <w:top w:val="none" w:sz="0" w:space="0" w:color="auto"/>
                            <w:left w:val="none" w:sz="0" w:space="0" w:color="auto"/>
                            <w:bottom w:val="none" w:sz="0" w:space="0" w:color="auto"/>
                            <w:right w:val="none" w:sz="0" w:space="0" w:color="auto"/>
                          </w:divBdr>
                        </w:div>
                        <w:div w:id="1904172450">
                          <w:marLeft w:val="480"/>
                          <w:marRight w:val="0"/>
                          <w:marTop w:val="0"/>
                          <w:marBottom w:val="0"/>
                          <w:divBdr>
                            <w:top w:val="none" w:sz="0" w:space="0" w:color="auto"/>
                            <w:left w:val="none" w:sz="0" w:space="0" w:color="auto"/>
                            <w:bottom w:val="none" w:sz="0" w:space="0" w:color="auto"/>
                            <w:right w:val="none" w:sz="0" w:space="0" w:color="auto"/>
                          </w:divBdr>
                        </w:div>
                        <w:div w:id="333411459">
                          <w:marLeft w:val="480"/>
                          <w:marRight w:val="0"/>
                          <w:marTop w:val="0"/>
                          <w:marBottom w:val="0"/>
                          <w:divBdr>
                            <w:top w:val="none" w:sz="0" w:space="0" w:color="auto"/>
                            <w:left w:val="none" w:sz="0" w:space="0" w:color="auto"/>
                            <w:bottom w:val="none" w:sz="0" w:space="0" w:color="auto"/>
                            <w:right w:val="none" w:sz="0" w:space="0" w:color="auto"/>
                          </w:divBdr>
                        </w:div>
                        <w:div w:id="733698221">
                          <w:marLeft w:val="480"/>
                          <w:marRight w:val="0"/>
                          <w:marTop w:val="0"/>
                          <w:marBottom w:val="0"/>
                          <w:divBdr>
                            <w:top w:val="none" w:sz="0" w:space="0" w:color="auto"/>
                            <w:left w:val="none" w:sz="0" w:space="0" w:color="auto"/>
                            <w:bottom w:val="none" w:sz="0" w:space="0" w:color="auto"/>
                            <w:right w:val="none" w:sz="0" w:space="0" w:color="auto"/>
                          </w:divBdr>
                        </w:div>
                        <w:div w:id="1195583387">
                          <w:marLeft w:val="480"/>
                          <w:marRight w:val="0"/>
                          <w:marTop w:val="0"/>
                          <w:marBottom w:val="0"/>
                          <w:divBdr>
                            <w:top w:val="none" w:sz="0" w:space="0" w:color="auto"/>
                            <w:left w:val="none" w:sz="0" w:space="0" w:color="auto"/>
                            <w:bottom w:val="none" w:sz="0" w:space="0" w:color="auto"/>
                            <w:right w:val="none" w:sz="0" w:space="0" w:color="auto"/>
                          </w:divBdr>
                        </w:div>
                        <w:div w:id="1030690503">
                          <w:marLeft w:val="480"/>
                          <w:marRight w:val="0"/>
                          <w:marTop w:val="0"/>
                          <w:marBottom w:val="0"/>
                          <w:divBdr>
                            <w:top w:val="none" w:sz="0" w:space="0" w:color="auto"/>
                            <w:left w:val="none" w:sz="0" w:space="0" w:color="auto"/>
                            <w:bottom w:val="none" w:sz="0" w:space="0" w:color="auto"/>
                            <w:right w:val="none" w:sz="0" w:space="0" w:color="auto"/>
                          </w:divBdr>
                        </w:div>
                        <w:div w:id="330721022">
                          <w:marLeft w:val="480"/>
                          <w:marRight w:val="0"/>
                          <w:marTop w:val="0"/>
                          <w:marBottom w:val="0"/>
                          <w:divBdr>
                            <w:top w:val="none" w:sz="0" w:space="0" w:color="auto"/>
                            <w:left w:val="none" w:sz="0" w:space="0" w:color="auto"/>
                            <w:bottom w:val="none" w:sz="0" w:space="0" w:color="auto"/>
                            <w:right w:val="none" w:sz="0" w:space="0" w:color="auto"/>
                          </w:divBdr>
                        </w:div>
                        <w:div w:id="2010133864">
                          <w:marLeft w:val="480"/>
                          <w:marRight w:val="0"/>
                          <w:marTop w:val="0"/>
                          <w:marBottom w:val="0"/>
                          <w:divBdr>
                            <w:top w:val="none" w:sz="0" w:space="0" w:color="auto"/>
                            <w:left w:val="none" w:sz="0" w:space="0" w:color="auto"/>
                            <w:bottom w:val="none" w:sz="0" w:space="0" w:color="auto"/>
                            <w:right w:val="none" w:sz="0" w:space="0" w:color="auto"/>
                          </w:divBdr>
                        </w:div>
                        <w:div w:id="936139549">
                          <w:marLeft w:val="480"/>
                          <w:marRight w:val="0"/>
                          <w:marTop w:val="0"/>
                          <w:marBottom w:val="0"/>
                          <w:divBdr>
                            <w:top w:val="none" w:sz="0" w:space="0" w:color="auto"/>
                            <w:left w:val="none" w:sz="0" w:space="0" w:color="auto"/>
                            <w:bottom w:val="none" w:sz="0" w:space="0" w:color="auto"/>
                            <w:right w:val="none" w:sz="0" w:space="0" w:color="auto"/>
                          </w:divBdr>
                        </w:div>
                        <w:div w:id="1613391436">
                          <w:marLeft w:val="480"/>
                          <w:marRight w:val="0"/>
                          <w:marTop w:val="0"/>
                          <w:marBottom w:val="0"/>
                          <w:divBdr>
                            <w:top w:val="none" w:sz="0" w:space="0" w:color="auto"/>
                            <w:left w:val="none" w:sz="0" w:space="0" w:color="auto"/>
                            <w:bottom w:val="none" w:sz="0" w:space="0" w:color="auto"/>
                            <w:right w:val="none" w:sz="0" w:space="0" w:color="auto"/>
                          </w:divBdr>
                        </w:div>
                        <w:div w:id="891309478">
                          <w:marLeft w:val="480"/>
                          <w:marRight w:val="0"/>
                          <w:marTop w:val="0"/>
                          <w:marBottom w:val="0"/>
                          <w:divBdr>
                            <w:top w:val="none" w:sz="0" w:space="0" w:color="auto"/>
                            <w:left w:val="none" w:sz="0" w:space="0" w:color="auto"/>
                            <w:bottom w:val="none" w:sz="0" w:space="0" w:color="auto"/>
                            <w:right w:val="none" w:sz="0" w:space="0" w:color="auto"/>
                          </w:divBdr>
                        </w:div>
                        <w:div w:id="951136400">
                          <w:marLeft w:val="480"/>
                          <w:marRight w:val="0"/>
                          <w:marTop w:val="0"/>
                          <w:marBottom w:val="0"/>
                          <w:divBdr>
                            <w:top w:val="none" w:sz="0" w:space="0" w:color="auto"/>
                            <w:left w:val="none" w:sz="0" w:space="0" w:color="auto"/>
                            <w:bottom w:val="none" w:sz="0" w:space="0" w:color="auto"/>
                            <w:right w:val="none" w:sz="0" w:space="0" w:color="auto"/>
                          </w:divBdr>
                        </w:div>
                        <w:div w:id="1788968312">
                          <w:marLeft w:val="480"/>
                          <w:marRight w:val="0"/>
                          <w:marTop w:val="0"/>
                          <w:marBottom w:val="0"/>
                          <w:divBdr>
                            <w:top w:val="none" w:sz="0" w:space="0" w:color="auto"/>
                            <w:left w:val="none" w:sz="0" w:space="0" w:color="auto"/>
                            <w:bottom w:val="none" w:sz="0" w:space="0" w:color="auto"/>
                            <w:right w:val="none" w:sz="0" w:space="0" w:color="auto"/>
                          </w:divBdr>
                        </w:div>
                        <w:div w:id="1062564143">
                          <w:marLeft w:val="480"/>
                          <w:marRight w:val="0"/>
                          <w:marTop w:val="0"/>
                          <w:marBottom w:val="0"/>
                          <w:divBdr>
                            <w:top w:val="none" w:sz="0" w:space="0" w:color="auto"/>
                            <w:left w:val="none" w:sz="0" w:space="0" w:color="auto"/>
                            <w:bottom w:val="none" w:sz="0" w:space="0" w:color="auto"/>
                            <w:right w:val="none" w:sz="0" w:space="0" w:color="auto"/>
                          </w:divBdr>
                        </w:div>
                        <w:div w:id="52585288">
                          <w:marLeft w:val="480"/>
                          <w:marRight w:val="0"/>
                          <w:marTop w:val="0"/>
                          <w:marBottom w:val="0"/>
                          <w:divBdr>
                            <w:top w:val="none" w:sz="0" w:space="0" w:color="auto"/>
                            <w:left w:val="none" w:sz="0" w:space="0" w:color="auto"/>
                            <w:bottom w:val="none" w:sz="0" w:space="0" w:color="auto"/>
                            <w:right w:val="none" w:sz="0" w:space="0" w:color="auto"/>
                          </w:divBdr>
                        </w:div>
                        <w:div w:id="2094546510">
                          <w:marLeft w:val="480"/>
                          <w:marRight w:val="0"/>
                          <w:marTop w:val="0"/>
                          <w:marBottom w:val="0"/>
                          <w:divBdr>
                            <w:top w:val="none" w:sz="0" w:space="0" w:color="auto"/>
                            <w:left w:val="none" w:sz="0" w:space="0" w:color="auto"/>
                            <w:bottom w:val="none" w:sz="0" w:space="0" w:color="auto"/>
                            <w:right w:val="none" w:sz="0" w:space="0" w:color="auto"/>
                          </w:divBdr>
                        </w:div>
                        <w:div w:id="1493257830">
                          <w:marLeft w:val="480"/>
                          <w:marRight w:val="0"/>
                          <w:marTop w:val="0"/>
                          <w:marBottom w:val="0"/>
                          <w:divBdr>
                            <w:top w:val="none" w:sz="0" w:space="0" w:color="auto"/>
                            <w:left w:val="none" w:sz="0" w:space="0" w:color="auto"/>
                            <w:bottom w:val="none" w:sz="0" w:space="0" w:color="auto"/>
                            <w:right w:val="none" w:sz="0" w:space="0" w:color="auto"/>
                          </w:divBdr>
                        </w:div>
                        <w:div w:id="1224291368">
                          <w:marLeft w:val="480"/>
                          <w:marRight w:val="0"/>
                          <w:marTop w:val="0"/>
                          <w:marBottom w:val="0"/>
                          <w:divBdr>
                            <w:top w:val="none" w:sz="0" w:space="0" w:color="auto"/>
                            <w:left w:val="none" w:sz="0" w:space="0" w:color="auto"/>
                            <w:bottom w:val="none" w:sz="0" w:space="0" w:color="auto"/>
                            <w:right w:val="none" w:sz="0" w:space="0" w:color="auto"/>
                          </w:divBdr>
                        </w:div>
                      </w:divsChild>
                    </w:div>
                    <w:div w:id="1214804588">
                      <w:marLeft w:val="0"/>
                      <w:marRight w:val="0"/>
                      <w:marTop w:val="0"/>
                      <w:marBottom w:val="0"/>
                      <w:divBdr>
                        <w:top w:val="none" w:sz="0" w:space="0" w:color="auto"/>
                        <w:left w:val="none" w:sz="0" w:space="0" w:color="auto"/>
                        <w:bottom w:val="none" w:sz="0" w:space="0" w:color="auto"/>
                        <w:right w:val="none" w:sz="0" w:space="0" w:color="auto"/>
                      </w:divBdr>
                      <w:divsChild>
                        <w:div w:id="1043871737">
                          <w:marLeft w:val="480"/>
                          <w:marRight w:val="0"/>
                          <w:marTop w:val="0"/>
                          <w:marBottom w:val="0"/>
                          <w:divBdr>
                            <w:top w:val="none" w:sz="0" w:space="0" w:color="auto"/>
                            <w:left w:val="none" w:sz="0" w:space="0" w:color="auto"/>
                            <w:bottom w:val="none" w:sz="0" w:space="0" w:color="auto"/>
                            <w:right w:val="none" w:sz="0" w:space="0" w:color="auto"/>
                          </w:divBdr>
                        </w:div>
                        <w:div w:id="112746821">
                          <w:marLeft w:val="480"/>
                          <w:marRight w:val="0"/>
                          <w:marTop w:val="0"/>
                          <w:marBottom w:val="0"/>
                          <w:divBdr>
                            <w:top w:val="none" w:sz="0" w:space="0" w:color="auto"/>
                            <w:left w:val="none" w:sz="0" w:space="0" w:color="auto"/>
                            <w:bottom w:val="none" w:sz="0" w:space="0" w:color="auto"/>
                            <w:right w:val="none" w:sz="0" w:space="0" w:color="auto"/>
                          </w:divBdr>
                        </w:div>
                        <w:div w:id="409500053">
                          <w:marLeft w:val="480"/>
                          <w:marRight w:val="0"/>
                          <w:marTop w:val="0"/>
                          <w:marBottom w:val="0"/>
                          <w:divBdr>
                            <w:top w:val="none" w:sz="0" w:space="0" w:color="auto"/>
                            <w:left w:val="none" w:sz="0" w:space="0" w:color="auto"/>
                            <w:bottom w:val="none" w:sz="0" w:space="0" w:color="auto"/>
                            <w:right w:val="none" w:sz="0" w:space="0" w:color="auto"/>
                          </w:divBdr>
                        </w:div>
                        <w:div w:id="421728691">
                          <w:marLeft w:val="480"/>
                          <w:marRight w:val="0"/>
                          <w:marTop w:val="0"/>
                          <w:marBottom w:val="0"/>
                          <w:divBdr>
                            <w:top w:val="none" w:sz="0" w:space="0" w:color="auto"/>
                            <w:left w:val="none" w:sz="0" w:space="0" w:color="auto"/>
                            <w:bottom w:val="none" w:sz="0" w:space="0" w:color="auto"/>
                            <w:right w:val="none" w:sz="0" w:space="0" w:color="auto"/>
                          </w:divBdr>
                        </w:div>
                        <w:div w:id="1829899348">
                          <w:marLeft w:val="480"/>
                          <w:marRight w:val="0"/>
                          <w:marTop w:val="0"/>
                          <w:marBottom w:val="0"/>
                          <w:divBdr>
                            <w:top w:val="none" w:sz="0" w:space="0" w:color="auto"/>
                            <w:left w:val="none" w:sz="0" w:space="0" w:color="auto"/>
                            <w:bottom w:val="none" w:sz="0" w:space="0" w:color="auto"/>
                            <w:right w:val="none" w:sz="0" w:space="0" w:color="auto"/>
                          </w:divBdr>
                        </w:div>
                        <w:div w:id="678973281">
                          <w:marLeft w:val="480"/>
                          <w:marRight w:val="0"/>
                          <w:marTop w:val="0"/>
                          <w:marBottom w:val="0"/>
                          <w:divBdr>
                            <w:top w:val="none" w:sz="0" w:space="0" w:color="auto"/>
                            <w:left w:val="none" w:sz="0" w:space="0" w:color="auto"/>
                            <w:bottom w:val="none" w:sz="0" w:space="0" w:color="auto"/>
                            <w:right w:val="none" w:sz="0" w:space="0" w:color="auto"/>
                          </w:divBdr>
                        </w:div>
                        <w:div w:id="972370133">
                          <w:marLeft w:val="480"/>
                          <w:marRight w:val="0"/>
                          <w:marTop w:val="0"/>
                          <w:marBottom w:val="0"/>
                          <w:divBdr>
                            <w:top w:val="none" w:sz="0" w:space="0" w:color="auto"/>
                            <w:left w:val="none" w:sz="0" w:space="0" w:color="auto"/>
                            <w:bottom w:val="none" w:sz="0" w:space="0" w:color="auto"/>
                            <w:right w:val="none" w:sz="0" w:space="0" w:color="auto"/>
                          </w:divBdr>
                        </w:div>
                        <w:div w:id="1085998635">
                          <w:marLeft w:val="480"/>
                          <w:marRight w:val="0"/>
                          <w:marTop w:val="0"/>
                          <w:marBottom w:val="0"/>
                          <w:divBdr>
                            <w:top w:val="none" w:sz="0" w:space="0" w:color="auto"/>
                            <w:left w:val="none" w:sz="0" w:space="0" w:color="auto"/>
                            <w:bottom w:val="none" w:sz="0" w:space="0" w:color="auto"/>
                            <w:right w:val="none" w:sz="0" w:space="0" w:color="auto"/>
                          </w:divBdr>
                        </w:div>
                        <w:div w:id="323632260">
                          <w:marLeft w:val="480"/>
                          <w:marRight w:val="0"/>
                          <w:marTop w:val="0"/>
                          <w:marBottom w:val="0"/>
                          <w:divBdr>
                            <w:top w:val="none" w:sz="0" w:space="0" w:color="auto"/>
                            <w:left w:val="none" w:sz="0" w:space="0" w:color="auto"/>
                            <w:bottom w:val="none" w:sz="0" w:space="0" w:color="auto"/>
                            <w:right w:val="none" w:sz="0" w:space="0" w:color="auto"/>
                          </w:divBdr>
                        </w:div>
                        <w:div w:id="676425051">
                          <w:marLeft w:val="480"/>
                          <w:marRight w:val="0"/>
                          <w:marTop w:val="0"/>
                          <w:marBottom w:val="0"/>
                          <w:divBdr>
                            <w:top w:val="none" w:sz="0" w:space="0" w:color="auto"/>
                            <w:left w:val="none" w:sz="0" w:space="0" w:color="auto"/>
                            <w:bottom w:val="none" w:sz="0" w:space="0" w:color="auto"/>
                            <w:right w:val="none" w:sz="0" w:space="0" w:color="auto"/>
                          </w:divBdr>
                        </w:div>
                        <w:div w:id="589237540">
                          <w:marLeft w:val="480"/>
                          <w:marRight w:val="0"/>
                          <w:marTop w:val="0"/>
                          <w:marBottom w:val="0"/>
                          <w:divBdr>
                            <w:top w:val="none" w:sz="0" w:space="0" w:color="auto"/>
                            <w:left w:val="none" w:sz="0" w:space="0" w:color="auto"/>
                            <w:bottom w:val="none" w:sz="0" w:space="0" w:color="auto"/>
                            <w:right w:val="none" w:sz="0" w:space="0" w:color="auto"/>
                          </w:divBdr>
                        </w:div>
                        <w:div w:id="1604453608">
                          <w:marLeft w:val="480"/>
                          <w:marRight w:val="0"/>
                          <w:marTop w:val="0"/>
                          <w:marBottom w:val="0"/>
                          <w:divBdr>
                            <w:top w:val="none" w:sz="0" w:space="0" w:color="auto"/>
                            <w:left w:val="none" w:sz="0" w:space="0" w:color="auto"/>
                            <w:bottom w:val="none" w:sz="0" w:space="0" w:color="auto"/>
                            <w:right w:val="none" w:sz="0" w:space="0" w:color="auto"/>
                          </w:divBdr>
                        </w:div>
                        <w:div w:id="447353861">
                          <w:marLeft w:val="480"/>
                          <w:marRight w:val="0"/>
                          <w:marTop w:val="0"/>
                          <w:marBottom w:val="0"/>
                          <w:divBdr>
                            <w:top w:val="none" w:sz="0" w:space="0" w:color="auto"/>
                            <w:left w:val="none" w:sz="0" w:space="0" w:color="auto"/>
                            <w:bottom w:val="none" w:sz="0" w:space="0" w:color="auto"/>
                            <w:right w:val="none" w:sz="0" w:space="0" w:color="auto"/>
                          </w:divBdr>
                        </w:div>
                        <w:div w:id="692682196">
                          <w:marLeft w:val="480"/>
                          <w:marRight w:val="0"/>
                          <w:marTop w:val="0"/>
                          <w:marBottom w:val="0"/>
                          <w:divBdr>
                            <w:top w:val="none" w:sz="0" w:space="0" w:color="auto"/>
                            <w:left w:val="none" w:sz="0" w:space="0" w:color="auto"/>
                            <w:bottom w:val="none" w:sz="0" w:space="0" w:color="auto"/>
                            <w:right w:val="none" w:sz="0" w:space="0" w:color="auto"/>
                          </w:divBdr>
                        </w:div>
                        <w:div w:id="1266380536">
                          <w:marLeft w:val="480"/>
                          <w:marRight w:val="0"/>
                          <w:marTop w:val="0"/>
                          <w:marBottom w:val="0"/>
                          <w:divBdr>
                            <w:top w:val="none" w:sz="0" w:space="0" w:color="auto"/>
                            <w:left w:val="none" w:sz="0" w:space="0" w:color="auto"/>
                            <w:bottom w:val="none" w:sz="0" w:space="0" w:color="auto"/>
                            <w:right w:val="none" w:sz="0" w:space="0" w:color="auto"/>
                          </w:divBdr>
                        </w:div>
                        <w:div w:id="453644930">
                          <w:marLeft w:val="480"/>
                          <w:marRight w:val="0"/>
                          <w:marTop w:val="0"/>
                          <w:marBottom w:val="0"/>
                          <w:divBdr>
                            <w:top w:val="none" w:sz="0" w:space="0" w:color="auto"/>
                            <w:left w:val="none" w:sz="0" w:space="0" w:color="auto"/>
                            <w:bottom w:val="none" w:sz="0" w:space="0" w:color="auto"/>
                            <w:right w:val="none" w:sz="0" w:space="0" w:color="auto"/>
                          </w:divBdr>
                        </w:div>
                        <w:div w:id="634216045">
                          <w:marLeft w:val="480"/>
                          <w:marRight w:val="0"/>
                          <w:marTop w:val="0"/>
                          <w:marBottom w:val="0"/>
                          <w:divBdr>
                            <w:top w:val="none" w:sz="0" w:space="0" w:color="auto"/>
                            <w:left w:val="none" w:sz="0" w:space="0" w:color="auto"/>
                            <w:bottom w:val="none" w:sz="0" w:space="0" w:color="auto"/>
                            <w:right w:val="none" w:sz="0" w:space="0" w:color="auto"/>
                          </w:divBdr>
                        </w:div>
                        <w:div w:id="414593037">
                          <w:marLeft w:val="480"/>
                          <w:marRight w:val="0"/>
                          <w:marTop w:val="0"/>
                          <w:marBottom w:val="0"/>
                          <w:divBdr>
                            <w:top w:val="none" w:sz="0" w:space="0" w:color="auto"/>
                            <w:left w:val="none" w:sz="0" w:space="0" w:color="auto"/>
                            <w:bottom w:val="none" w:sz="0" w:space="0" w:color="auto"/>
                            <w:right w:val="none" w:sz="0" w:space="0" w:color="auto"/>
                          </w:divBdr>
                        </w:div>
                        <w:div w:id="487017317">
                          <w:marLeft w:val="480"/>
                          <w:marRight w:val="0"/>
                          <w:marTop w:val="0"/>
                          <w:marBottom w:val="0"/>
                          <w:divBdr>
                            <w:top w:val="none" w:sz="0" w:space="0" w:color="auto"/>
                            <w:left w:val="none" w:sz="0" w:space="0" w:color="auto"/>
                            <w:bottom w:val="none" w:sz="0" w:space="0" w:color="auto"/>
                            <w:right w:val="none" w:sz="0" w:space="0" w:color="auto"/>
                          </w:divBdr>
                        </w:div>
                        <w:div w:id="624895173">
                          <w:marLeft w:val="480"/>
                          <w:marRight w:val="0"/>
                          <w:marTop w:val="0"/>
                          <w:marBottom w:val="0"/>
                          <w:divBdr>
                            <w:top w:val="none" w:sz="0" w:space="0" w:color="auto"/>
                            <w:left w:val="none" w:sz="0" w:space="0" w:color="auto"/>
                            <w:bottom w:val="none" w:sz="0" w:space="0" w:color="auto"/>
                            <w:right w:val="none" w:sz="0" w:space="0" w:color="auto"/>
                          </w:divBdr>
                        </w:div>
                        <w:div w:id="705983487">
                          <w:marLeft w:val="480"/>
                          <w:marRight w:val="0"/>
                          <w:marTop w:val="0"/>
                          <w:marBottom w:val="0"/>
                          <w:divBdr>
                            <w:top w:val="none" w:sz="0" w:space="0" w:color="auto"/>
                            <w:left w:val="none" w:sz="0" w:space="0" w:color="auto"/>
                            <w:bottom w:val="none" w:sz="0" w:space="0" w:color="auto"/>
                            <w:right w:val="none" w:sz="0" w:space="0" w:color="auto"/>
                          </w:divBdr>
                        </w:div>
                        <w:div w:id="153373393">
                          <w:marLeft w:val="480"/>
                          <w:marRight w:val="0"/>
                          <w:marTop w:val="0"/>
                          <w:marBottom w:val="0"/>
                          <w:divBdr>
                            <w:top w:val="none" w:sz="0" w:space="0" w:color="auto"/>
                            <w:left w:val="none" w:sz="0" w:space="0" w:color="auto"/>
                            <w:bottom w:val="none" w:sz="0" w:space="0" w:color="auto"/>
                            <w:right w:val="none" w:sz="0" w:space="0" w:color="auto"/>
                          </w:divBdr>
                        </w:div>
                        <w:div w:id="909584428">
                          <w:marLeft w:val="480"/>
                          <w:marRight w:val="0"/>
                          <w:marTop w:val="0"/>
                          <w:marBottom w:val="0"/>
                          <w:divBdr>
                            <w:top w:val="none" w:sz="0" w:space="0" w:color="auto"/>
                            <w:left w:val="none" w:sz="0" w:space="0" w:color="auto"/>
                            <w:bottom w:val="none" w:sz="0" w:space="0" w:color="auto"/>
                            <w:right w:val="none" w:sz="0" w:space="0" w:color="auto"/>
                          </w:divBdr>
                        </w:div>
                        <w:div w:id="1574315950">
                          <w:marLeft w:val="480"/>
                          <w:marRight w:val="0"/>
                          <w:marTop w:val="0"/>
                          <w:marBottom w:val="0"/>
                          <w:divBdr>
                            <w:top w:val="none" w:sz="0" w:space="0" w:color="auto"/>
                            <w:left w:val="none" w:sz="0" w:space="0" w:color="auto"/>
                            <w:bottom w:val="none" w:sz="0" w:space="0" w:color="auto"/>
                            <w:right w:val="none" w:sz="0" w:space="0" w:color="auto"/>
                          </w:divBdr>
                        </w:div>
                        <w:div w:id="186405735">
                          <w:marLeft w:val="480"/>
                          <w:marRight w:val="0"/>
                          <w:marTop w:val="0"/>
                          <w:marBottom w:val="0"/>
                          <w:divBdr>
                            <w:top w:val="none" w:sz="0" w:space="0" w:color="auto"/>
                            <w:left w:val="none" w:sz="0" w:space="0" w:color="auto"/>
                            <w:bottom w:val="none" w:sz="0" w:space="0" w:color="auto"/>
                            <w:right w:val="none" w:sz="0" w:space="0" w:color="auto"/>
                          </w:divBdr>
                        </w:div>
                        <w:div w:id="885334910">
                          <w:marLeft w:val="480"/>
                          <w:marRight w:val="0"/>
                          <w:marTop w:val="0"/>
                          <w:marBottom w:val="0"/>
                          <w:divBdr>
                            <w:top w:val="none" w:sz="0" w:space="0" w:color="auto"/>
                            <w:left w:val="none" w:sz="0" w:space="0" w:color="auto"/>
                            <w:bottom w:val="none" w:sz="0" w:space="0" w:color="auto"/>
                            <w:right w:val="none" w:sz="0" w:space="0" w:color="auto"/>
                          </w:divBdr>
                        </w:div>
                        <w:div w:id="82339537">
                          <w:marLeft w:val="480"/>
                          <w:marRight w:val="0"/>
                          <w:marTop w:val="0"/>
                          <w:marBottom w:val="0"/>
                          <w:divBdr>
                            <w:top w:val="none" w:sz="0" w:space="0" w:color="auto"/>
                            <w:left w:val="none" w:sz="0" w:space="0" w:color="auto"/>
                            <w:bottom w:val="none" w:sz="0" w:space="0" w:color="auto"/>
                            <w:right w:val="none" w:sz="0" w:space="0" w:color="auto"/>
                          </w:divBdr>
                        </w:div>
                      </w:divsChild>
                    </w:div>
                    <w:div w:id="1684241984">
                      <w:marLeft w:val="0"/>
                      <w:marRight w:val="0"/>
                      <w:marTop w:val="0"/>
                      <w:marBottom w:val="0"/>
                      <w:divBdr>
                        <w:top w:val="none" w:sz="0" w:space="0" w:color="auto"/>
                        <w:left w:val="none" w:sz="0" w:space="0" w:color="auto"/>
                        <w:bottom w:val="none" w:sz="0" w:space="0" w:color="auto"/>
                        <w:right w:val="none" w:sz="0" w:space="0" w:color="auto"/>
                      </w:divBdr>
                      <w:divsChild>
                        <w:div w:id="998995072">
                          <w:marLeft w:val="480"/>
                          <w:marRight w:val="0"/>
                          <w:marTop w:val="0"/>
                          <w:marBottom w:val="0"/>
                          <w:divBdr>
                            <w:top w:val="none" w:sz="0" w:space="0" w:color="auto"/>
                            <w:left w:val="none" w:sz="0" w:space="0" w:color="auto"/>
                            <w:bottom w:val="none" w:sz="0" w:space="0" w:color="auto"/>
                            <w:right w:val="none" w:sz="0" w:space="0" w:color="auto"/>
                          </w:divBdr>
                        </w:div>
                        <w:div w:id="49965244">
                          <w:marLeft w:val="480"/>
                          <w:marRight w:val="0"/>
                          <w:marTop w:val="0"/>
                          <w:marBottom w:val="0"/>
                          <w:divBdr>
                            <w:top w:val="none" w:sz="0" w:space="0" w:color="auto"/>
                            <w:left w:val="none" w:sz="0" w:space="0" w:color="auto"/>
                            <w:bottom w:val="none" w:sz="0" w:space="0" w:color="auto"/>
                            <w:right w:val="none" w:sz="0" w:space="0" w:color="auto"/>
                          </w:divBdr>
                        </w:div>
                        <w:div w:id="1731347654">
                          <w:marLeft w:val="480"/>
                          <w:marRight w:val="0"/>
                          <w:marTop w:val="0"/>
                          <w:marBottom w:val="0"/>
                          <w:divBdr>
                            <w:top w:val="none" w:sz="0" w:space="0" w:color="auto"/>
                            <w:left w:val="none" w:sz="0" w:space="0" w:color="auto"/>
                            <w:bottom w:val="none" w:sz="0" w:space="0" w:color="auto"/>
                            <w:right w:val="none" w:sz="0" w:space="0" w:color="auto"/>
                          </w:divBdr>
                        </w:div>
                        <w:div w:id="1197429926">
                          <w:marLeft w:val="480"/>
                          <w:marRight w:val="0"/>
                          <w:marTop w:val="0"/>
                          <w:marBottom w:val="0"/>
                          <w:divBdr>
                            <w:top w:val="none" w:sz="0" w:space="0" w:color="auto"/>
                            <w:left w:val="none" w:sz="0" w:space="0" w:color="auto"/>
                            <w:bottom w:val="none" w:sz="0" w:space="0" w:color="auto"/>
                            <w:right w:val="none" w:sz="0" w:space="0" w:color="auto"/>
                          </w:divBdr>
                        </w:div>
                        <w:div w:id="321858397">
                          <w:marLeft w:val="480"/>
                          <w:marRight w:val="0"/>
                          <w:marTop w:val="0"/>
                          <w:marBottom w:val="0"/>
                          <w:divBdr>
                            <w:top w:val="none" w:sz="0" w:space="0" w:color="auto"/>
                            <w:left w:val="none" w:sz="0" w:space="0" w:color="auto"/>
                            <w:bottom w:val="none" w:sz="0" w:space="0" w:color="auto"/>
                            <w:right w:val="none" w:sz="0" w:space="0" w:color="auto"/>
                          </w:divBdr>
                        </w:div>
                        <w:div w:id="1420100263">
                          <w:marLeft w:val="480"/>
                          <w:marRight w:val="0"/>
                          <w:marTop w:val="0"/>
                          <w:marBottom w:val="0"/>
                          <w:divBdr>
                            <w:top w:val="none" w:sz="0" w:space="0" w:color="auto"/>
                            <w:left w:val="none" w:sz="0" w:space="0" w:color="auto"/>
                            <w:bottom w:val="none" w:sz="0" w:space="0" w:color="auto"/>
                            <w:right w:val="none" w:sz="0" w:space="0" w:color="auto"/>
                          </w:divBdr>
                        </w:div>
                        <w:div w:id="947081130">
                          <w:marLeft w:val="480"/>
                          <w:marRight w:val="0"/>
                          <w:marTop w:val="0"/>
                          <w:marBottom w:val="0"/>
                          <w:divBdr>
                            <w:top w:val="none" w:sz="0" w:space="0" w:color="auto"/>
                            <w:left w:val="none" w:sz="0" w:space="0" w:color="auto"/>
                            <w:bottom w:val="none" w:sz="0" w:space="0" w:color="auto"/>
                            <w:right w:val="none" w:sz="0" w:space="0" w:color="auto"/>
                          </w:divBdr>
                        </w:div>
                        <w:div w:id="760376449">
                          <w:marLeft w:val="480"/>
                          <w:marRight w:val="0"/>
                          <w:marTop w:val="0"/>
                          <w:marBottom w:val="0"/>
                          <w:divBdr>
                            <w:top w:val="none" w:sz="0" w:space="0" w:color="auto"/>
                            <w:left w:val="none" w:sz="0" w:space="0" w:color="auto"/>
                            <w:bottom w:val="none" w:sz="0" w:space="0" w:color="auto"/>
                            <w:right w:val="none" w:sz="0" w:space="0" w:color="auto"/>
                          </w:divBdr>
                        </w:div>
                        <w:div w:id="266238619">
                          <w:marLeft w:val="480"/>
                          <w:marRight w:val="0"/>
                          <w:marTop w:val="0"/>
                          <w:marBottom w:val="0"/>
                          <w:divBdr>
                            <w:top w:val="none" w:sz="0" w:space="0" w:color="auto"/>
                            <w:left w:val="none" w:sz="0" w:space="0" w:color="auto"/>
                            <w:bottom w:val="none" w:sz="0" w:space="0" w:color="auto"/>
                            <w:right w:val="none" w:sz="0" w:space="0" w:color="auto"/>
                          </w:divBdr>
                        </w:div>
                        <w:div w:id="1085803367">
                          <w:marLeft w:val="480"/>
                          <w:marRight w:val="0"/>
                          <w:marTop w:val="0"/>
                          <w:marBottom w:val="0"/>
                          <w:divBdr>
                            <w:top w:val="none" w:sz="0" w:space="0" w:color="auto"/>
                            <w:left w:val="none" w:sz="0" w:space="0" w:color="auto"/>
                            <w:bottom w:val="none" w:sz="0" w:space="0" w:color="auto"/>
                            <w:right w:val="none" w:sz="0" w:space="0" w:color="auto"/>
                          </w:divBdr>
                        </w:div>
                        <w:div w:id="1284573607">
                          <w:marLeft w:val="480"/>
                          <w:marRight w:val="0"/>
                          <w:marTop w:val="0"/>
                          <w:marBottom w:val="0"/>
                          <w:divBdr>
                            <w:top w:val="none" w:sz="0" w:space="0" w:color="auto"/>
                            <w:left w:val="none" w:sz="0" w:space="0" w:color="auto"/>
                            <w:bottom w:val="none" w:sz="0" w:space="0" w:color="auto"/>
                            <w:right w:val="none" w:sz="0" w:space="0" w:color="auto"/>
                          </w:divBdr>
                        </w:div>
                        <w:div w:id="1934698878">
                          <w:marLeft w:val="480"/>
                          <w:marRight w:val="0"/>
                          <w:marTop w:val="0"/>
                          <w:marBottom w:val="0"/>
                          <w:divBdr>
                            <w:top w:val="none" w:sz="0" w:space="0" w:color="auto"/>
                            <w:left w:val="none" w:sz="0" w:space="0" w:color="auto"/>
                            <w:bottom w:val="none" w:sz="0" w:space="0" w:color="auto"/>
                            <w:right w:val="none" w:sz="0" w:space="0" w:color="auto"/>
                          </w:divBdr>
                        </w:div>
                        <w:div w:id="195041535">
                          <w:marLeft w:val="480"/>
                          <w:marRight w:val="0"/>
                          <w:marTop w:val="0"/>
                          <w:marBottom w:val="0"/>
                          <w:divBdr>
                            <w:top w:val="none" w:sz="0" w:space="0" w:color="auto"/>
                            <w:left w:val="none" w:sz="0" w:space="0" w:color="auto"/>
                            <w:bottom w:val="none" w:sz="0" w:space="0" w:color="auto"/>
                            <w:right w:val="none" w:sz="0" w:space="0" w:color="auto"/>
                          </w:divBdr>
                        </w:div>
                        <w:div w:id="980425593">
                          <w:marLeft w:val="480"/>
                          <w:marRight w:val="0"/>
                          <w:marTop w:val="0"/>
                          <w:marBottom w:val="0"/>
                          <w:divBdr>
                            <w:top w:val="none" w:sz="0" w:space="0" w:color="auto"/>
                            <w:left w:val="none" w:sz="0" w:space="0" w:color="auto"/>
                            <w:bottom w:val="none" w:sz="0" w:space="0" w:color="auto"/>
                            <w:right w:val="none" w:sz="0" w:space="0" w:color="auto"/>
                          </w:divBdr>
                        </w:div>
                        <w:div w:id="1716081725">
                          <w:marLeft w:val="480"/>
                          <w:marRight w:val="0"/>
                          <w:marTop w:val="0"/>
                          <w:marBottom w:val="0"/>
                          <w:divBdr>
                            <w:top w:val="none" w:sz="0" w:space="0" w:color="auto"/>
                            <w:left w:val="none" w:sz="0" w:space="0" w:color="auto"/>
                            <w:bottom w:val="none" w:sz="0" w:space="0" w:color="auto"/>
                            <w:right w:val="none" w:sz="0" w:space="0" w:color="auto"/>
                          </w:divBdr>
                        </w:div>
                        <w:div w:id="531459598">
                          <w:marLeft w:val="480"/>
                          <w:marRight w:val="0"/>
                          <w:marTop w:val="0"/>
                          <w:marBottom w:val="0"/>
                          <w:divBdr>
                            <w:top w:val="none" w:sz="0" w:space="0" w:color="auto"/>
                            <w:left w:val="none" w:sz="0" w:space="0" w:color="auto"/>
                            <w:bottom w:val="none" w:sz="0" w:space="0" w:color="auto"/>
                            <w:right w:val="none" w:sz="0" w:space="0" w:color="auto"/>
                          </w:divBdr>
                        </w:div>
                        <w:div w:id="1225683017">
                          <w:marLeft w:val="480"/>
                          <w:marRight w:val="0"/>
                          <w:marTop w:val="0"/>
                          <w:marBottom w:val="0"/>
                          <w:divBdr>
                            <w:top w:val="none" w:sz="0" w:space="0" w:color="auto"/>
                            <w:left w:val="none" w:sz="0" w:space="0" w:color="auto"/>
                            <w:bottom w:val="none" w:sz="0" w:space="0" w:color="auto"/>
                            <w:right w:val="none" w:sz="0" w:space="0" w:color="auto"/>
                          </w:divBdr>
                        </w:div>
                        <w:div w:id="130447109">
                          <w:marLeft w:val="480"/>
                          <w:marRight w:val="0"/>
                          <w:marTop w:val="0"/>
                          <w:marBottom w:val="0"/>
                          <w:divBdr>
                            <w:top w:val="none" w:sz="0" w:space="0" w:color="auto"/>
                            <w:left w:val="none" w:sz="0" w:space="0" w:color="auto"/>
                            <w:bottom w:val="none" w:sz="0" w:space="0" w:color="auto"/>
                            <w:right w:val="none" w:sz="0" w:space="0" w:color="auto"/>
                          </w:divBdr>
                        </w:div>
                        <w:div w:id="2068993396">
                          <w:marLeft w:val="480"/>
                          <w:marRight w:val="0"/>
                          <w:marTop w:val="0"/>
                          <w:marBottom w:val="0"/>
                          <w:divBdr>
                            <w:top w:val="none" w:sz="0" w:space="0" w:color="auto"/>
                            <w:left w:val="none" w:sz="0" w:space="0" w:color="auto"/>
                            <w:bottom w:val="none" w:sz="0" w:space="0" w:color="auto"/>
                            <w:right w:val="none" w:sz="0" w:space="0" w:color="auto"/>
                          </w:divBdr>
                        </w:div>
                        <w:div w:id="406538415">
                          <w:marLeft w:val="480"/>
                          <w:marRight w:val="0"/>
                          <w:marTop w:val="0"/>
                          <w:marBottom w:val="0"/>
                          <w:divBdr>
                            <w:top w:val="none" w:sz="0" w:space="0" w:color="auto"/>
                            <w:left w:val="none" w:sz="0" w:space="0" w:color="auto"/>
                            <w:bottom w:val="none" w:sz="0" w:space="0" w:color="auto"/>
                            <w:right w:val="none" w:sz="0" w:space="0" w:color="auto"/>
                          </w:divBdr>
                        </w:div>
                        <w:div w:id="770248469">
                          <w:marLeft w:val="480"/>
                          <w:marRight w:val="0"/>
                          <w:marTop w:val="0"/>
                          <w:marBottom w:val="0"/>
                          <w:divBdr>
                            <w:top w:val="none" w:sz="0" w:space="0" w:color="auto"/>
                            <w:left w:val="none" w:sz="0" w:space="0" w:color="auto"/>
                            <w:bottom w:val="none" w:sz="0" w:space="0" w:color="auto"/>
                            <w:right w:val="none" w:sz="0" w:space="0" w:color="auto"/>
                          </w:divBdr>
                        </w:div>
                        <w:div w:id="1164392218">
                          <w:marLeft w:val="480"/>
                          <w:marRight w:val="0"/>
                          <w:marTop w:val="0"/>
                          <w:marBottom w:val="0"/>
                          <w:divBdr>
                            <w:top w:val="none" w:sz="0" w:space="0" w:color="auto"/>
                            <w:left w:val="none" w:sz="0" w:space="0" w:color="auto"/>
                            <w:bottom w:val="none" w:sz="0" w:space="0" w:color="auto"/>
                            <w:right w:val="none" w:sz="0" w:space="0" w:color="auto"/>
                          </w:divBdr>
                        </w:div>
                        <w:div w:id="1469712696">
                          <w:marLeft w:val="480"/>
                          <w:marRight w:val="0"/>
                          <w:marTop w:val="0"/>
                          <w:marBottom w:val="0"/>
                          <w:divBdr>
                            <w:top w:val="none" w:sz="0" w:space="0" w:color="auto"/>
                            <w:left w:val="none" w:sz="0" w:space="0" w:color="auto"/>
                            <w:bottom w:val="none" w:sz="0" w:space="0" w:color="auto"/>
                            <w:right w:val="none" w:sz="0" w:space="0" w:color="auto"/>
                          </w:divBdr>
                        </w:div>
                        <w:div w:id="1843624777">
                          <w:marLeft w:val="480"/>
                          <w:marRight w:val="0"/>
                          <w:marTop w:val="0"/>
                          <w:marBottom w:val="0"/>
                          <w:divBdr>
                            <w:top w:val="none" w:sz="0" w:space="0" w:color="auto"/>
                            <w:left w:val="none" w:sz="0" w:space="0" w:color="auto"/>
                            <w:bottom w:val="none" w:sz="0" w:space="0" w:color="auto"/>
                            <w:right w:val="none" w:sz="0" w:space="0" w:color="auto"/>
                          </w:divBdr>
                        </w:div>
                        <w:div w:id="78672034">
                          <w:marLeft w:val="480"/>
                          <w:marRight w:val="0"/>
                          <w:marTop w:val="0"/>
                          <w:marBottom w:val="0"/>
                          <w:divBdr>
                            <w:top w:val="none" w:sz="0" w:space="0" w:color="auto"/>
                            <w:left w:val="none" w:sz="0" w:space="0" w:color="auto"/>
                            <w:bottom w:val="none" w:sz="0" w:space="0" w:color="auto"/>
                            <w:right w:val="none" w:sz="0" w:space="0" w:color="auto"/>
                          </w:divBdr>
                        </w:div>
                        <w:div w:id="1566719482">
                          <w:marLeft w:val="480"/>
                          <w:marRight w:val="0"/>
                          <w:marTop w:val="0"/>
                          <w:marBottom w:val="0"/>
                          <w:divBdr>
                            <w:top w:val="none" w:sz="0" w:space="0" w:color="auto"/>
                            <w:left w:val="none" w:sz="0" w:space="0" w:color="auto"/>
                            <w:bottom w:val="none" w:sz="0" w:space="0" w:color="auto"/>
                            <w:right w:val="none" w:sz="0" w:space="0" w:color="auto"/>
                          </w:divBdr>
                        </w:div>
                        <w:div w:id="1389763793">
                          <w:marLeft w:val="480"/>
                          <w:marRight w:val="0"/>
                          <w:marTop w:val="0"/>
                          <w:marBottom w:val="0"/>
                          <w:divBdr>
                            <w:top w:val="none" w:sz="0" w:space="0" w:color="auto"/>
                            <w:left w:val="none" w:sz="0" w:space="0" w:color="auto"/>
                            <w:bottom w:val="none" w:sz="0" w:space="0" w:color="auto"/>
                            <w:right w:val="none" w:sz="0" w:space="0" w:color="auto"/>
                          </w:divBdr>
                        </w:div>
                        <w:div w:id="46624684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95194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402923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26986645">
      <w:bodyDiv w:val="1"/>
      <w:marLeft w:val="0"/>
      <w:marRight w:val="0"/>
      <w:marTop w:val="0"/>
      <w:marBottom w:val="0"/>
      <w:divBdr>
        <w:top w:val="none" w:sz="0" w:space="0" w:color="auto"/>
        <w:left w:val="none" w:sz="0" w:space="0" w:color="auto"/>
        <w:bottom w:val="none" w:sz="0" w:space="0" w:color="auto"/>
        <w:right w:val="none" w:sz="0" w:space="0" w:color="auto"/>
      </w:divBdr>
    </w:div>
    <w:div w:id="1929381278">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4970341">
      <w:bodyDiv w:val="1"/>
      <w:marLeft w:val="0"/>
      <w:marRight w:val="0"/>
      <w:marTop w:val="0"/>
      <w:marBottom w:val="0"/>
      <w:divBdr>
        <w:top w:val="none" w:sz="0" w:space="0" w:color="auto"/>
        <w:left w:val="none" w:sz="0" w:space="0" w:color="auto"/>
        <w:bottom w:val="none" w:sz="0" w:space="0" w:color="auto"/>
        <w:right w:val="none" w:sz="0" w:space="0" w:color="auto"/>
      </w:divBdr>
    </w:div>
    <w:div w:id="1935627019">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2178619">
      <w:bodyDiv w:val="1"/>
      <w:marLeft w:val="0"/>
      <w:marRight w:val="0"/>
      <w:marTop w:val="0"/>
      <w:marBottom w:val="0"/>
      <w:divBdr>
        <w:top w:val="none" w:sz="0" w:space="0" w:color="auto"/>
        <w:left w:val="none" w:sz="0" w:space="0" w:color="auto"/>
        <w:bottom w:val="none" w:sz="0" w:space="0" w:color="auto"/>
        <w:right w:val="none" w:sz="0" w:space="0" w:color="auto"/>
      </w:divBdr>
    </w:div>
    <w:div w:id="1942833093">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1085746">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79450236">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1997806298">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3668788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3548996">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141460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54499145">
      <w:bodyDiv w:val="1"/>
      <w:marLeft w:val="0"/>
      <w:marRight w:val="0"/>
      <w:marTop w:val="0"/>
      <w:marBottom w:val="0"/>
      <w:divBdr>
        <w:top w:val="none" w:sz="0" w:space="0" w:color="auto"/>
        <w:left w:val="none" w:sz="0" w:space="0" w:color="auto"/>
        <w:bottom w:val="none" w:sz="0" w:space="0" w:color="auto"/>
        <w:right w:val="none" w:sz="0" w:space="0" w:color="auto"/>
      </w:divBdr>
    </w:div>
    <w:div w:id="2058427054">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5254581">
      <w:bodyDiv w:val="1"/>
      <w:marLeft w:val="0"/>
      <w:marRight w:val="0"/>
      <w:marTop w:val="0"/>
      <w:marBottom w:val="0"/>
      <w:divBdr>
        <w:top w:val="none" w:sz="0" w:space="0" w:color="auto"/>
        <w:left w:val="none" w:sz="0" w:space="0" w:color="auto"/>
        <w:bottom w:val="none" w:sz="0" w:space="0" w:color="auto"/>
        <w:right w:val="none" w:sz="0" w:space="0" w:color="auto"/>
      </w:divBdr>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7777552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0106575">
      <w:bodyDiv w:val="1"/>
      <w:marLeft w:val="0"/>
      <w:marRight w:val="0"/>
      <w:marTop w:val="0"/>
      <w:marBottom w:val="0"/>
      <w:divBdr>
        <w:top w:val="none" w:sz="0" w:space="0" w:color="auto"/>
        <w:left w:val="none" w:sz="0" w:space="0" w:color="auto"/>
        <w:bottom w:val="none" w:sz="0" w:space="0" w:color="auto"/>
        <w:right w:val="none" w:sz="0" w:space="0" w:color="auto"/>
      </w:divBdr>
    </w:div>
    <w:div w:id="2091853662">
      <w:bodyDiv w:val="1"/>
      <w:marLeft w:val="0"/>
      <w:marRight w:val="0"/>
      <w:marTop w:val="0"/>
      <w:marBottom w:val="0"/>
      <w:divBdr>
        <w:top w:val="none" w:sz="0" w:space="0" w:color="auto"/>
        <w:left w:val="none" w:sz="0" w:space="0" w:color="auto"/>
        <w:bottom w:val="none" w:sz="0" w:space="0" w:color="auto"/>
        <w:right w:val="none" w:sz="0" w:space="0" w:color="auto"/>
      </w:divBdr>
    </w:div>
    <w:div w:id="2095273526">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8794677">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1753167">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 w:id="2144694704">
      <w:bodyDiv w:val="1"/>
      <w:marLeft w:val="0"/>
      <w:marRight w:val="0"/>
      <w:marTop w:val="0"/>
      <w:marBottom w:val="0"/>
      <w:divBdr>
        <w:top w:val="none" w:sz="0" w:space="0" w:color="auto"/>
        <w:left w:val="none" w:sz="0" w:space="0" w:color="auto"/>
        <w:bottom w:val="none" w:sz="0" w:space="0" w:color="auto"/>
        <w:right w:val="none" w:sz="0" w:space="0" w:color="auto"/>
      </w:divBdr>
    </w:div>
    <w:div w:id="2147157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
      <w:docPartPr>
        <w:name w:val="77D826E599934B2BAD71174C38853D75"/>
        <w:category>
          <w:name w:val="General"/>
          <w:gallery w:val="placeholder"/>
        </w:category>
        <w:types>
          <w:type w:val="bbPlcHdr"/>
        </w:types>
        <w:behaviors>
          <w:behavior w:val="content"/>
        </w:behaviors>
        <w:guid w:val="{08343025-A96C-4BC0-81B0-112CFDDF702E}"/>
      </w:docPartPr>
      <w:docPartBody>
        <w:p w:rsidR="00000000" w:rsidRDefault="003F4FB6" w:rsidP="003F4FB6">
          <w:pPr>
            <w:pStyle w:val="77D826E599934B2BAD71174C38853D75"/>
          </w:pPr>
          <w:r w:rsidRPr="009A63DA">
            <w:rPr>
              <w:rStyle w:val="Textsubstituent"/>
            </w:rPr>
            <w:t>Faceți clic sau atingeți aici pentru a introduce text.</w:t>
          </w:r>
        </w:p>
      </w:docPartBody>
    </w:docPart>
    <w:docPart>
      <w:docPartPr>
        <w:name w:val="58B114D0BFC5494DAEBBA15E4A85CAEE"/>
        <w:category>
          <w:name w:val="General"/>
          <w:gallery w:val="placeholder"/>
        </w:category>
        <w:types>
          <w:type w:val="bbPlcHdr"/>
        </w:types>
        <w:behaviors>
          <w:behavior w:val="content"/>
        </w:behaviors>
        <w:guid w:val="{C27E484A-0CA0-4196-877A-16453E89FB9B}"/>
      </w:docPartPr>
      <w:docPartBody>
        <w:p w:rsidR="00000000" w:rsidRDefault="003F4FB6" w:rsidP="003F4FB6">
          <w:pPr>
            <w:pStyle w:val="58B114D0BFC5494DAEBBA15E4A85CAEE"/>
          </w:pPr>
          <w:r w:rsidRPr="009A63DA">
            <w:rPr>
              <w:rStyle w:val="Textsubstituent"/>
            </w:rPr>
            <w:t>Faceți clic sau atingeți aici pentru a introduce text.</w:t>
          </w:r>
        </w:p>
      </w:docPartBody>
    </w:docPart>
    <w:docPart>
      <w:docPartPr>
        <w:name w:val="CB0716C8AE944AFB94B5EF0B2FC8C75F"/>
        <w:category>
          <w:name w:val="General"/>
          <w:gallery w:val="placeholder"/>
        </w:category>
        <w:types>
          <w:type w:val="bbPlcHdr"/>
        </w:types>
        <w:behaviors>
          <w:behavior w:val="content"/>
        </w:behaviors>
        <w:guid w:val="{2E9BA413-2A88-46B7-8F2D-7862A511A55A}"/>
      </w:docPartPr>
      <w:docPartBody>
        <w:p w:rsidR="00000000" w:rsidRDefault="003F4FB6" w:rsidP="003F4FB6">
          <w:pPr>
            <w:pStyle w:val="CB0716C8AE944AFB94B5EF0B2FC8C75F"/>
          </w:pPr>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B1213"/>
    <w:rsid w:val="001D4FA4"/>
    <w:rsid w:val="00270018"/>
    <w:rsid w:val="00283FF1"/>
    <w:rsid w:val="00315574"/>
    <w:rsid w:val="0034136B"/>
    <w:rsid w:val="00376F36"/>
    <w:rsid w:val="003F4FB6"/>
    <w:rsid w:val="0045476E"/>
    <w:rsid w:val="004A0932"/>
    <w:rsid w:val="004D342F"/>
    <w:rsid w:val="00503E8E"/>
    <w:rsid w:val="00565EAC"/>
    <w:rsid w:val="006C6C49"/>
    <w:rsid w:val="00714B6C"/>
    <w:rsid w:val="00777660"/>
    <w:rsid w:val="007D114F"/>
    <w:rsid w:val="007D5CC5"/>
    <w:rsid w:val="007F6E71"/>
    <w:rsid w:val="008154CC"/>
    <w:rsid w:val="008B43F8"/>
    <w:rsid w:val="009265E8"/>
    <w:rsid w:val="0096495F"/>
    <w:rsid w:val="009649ED"/>
    <w:rsid w:val="00A632DD"/>
    <w:rsid w:val="00A84657"/>
    <w:rsid w:val="00AB7E1F"/>
    <w:rsid w:val="00B8158E"/>
    <w:rsid w:val="00C036AD"/>
    <w:rsid w:val="00C802F8"/>
    <w:rsid w:val="00C96CBB"/>
    <w:rsid w:val="00CC11EA"/>
    <w:rsid w:val="00D726D5"/>
    <w:rsid w:val="00DA63F8"/>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3F4FB6"/>
    <w:rPr>
      <w:color w:val="808080"/>
    </w:rPr>
  </w:style>
  <w:style w:type="paragraph" w:customStyle="1" w:styleId="C34059B49BDC4B718D3E20AB37506433">
    <w:name w:val="C34059B49BDC4B718D3E20AB37506433"/>
    <w:rsid w:val="003F4FB6"/>
  </w:style>
  <w:style w:type="paragraph" w:customStyle="1" w:styleId="77D826E599934B2BAD71174C38853D75">
    <w:name w:val="77D826E599934B2BAD71174C38853D75"/>
    <w:rsid w:val="003F4FB6"/>
  </w:style>
  <w:style w:type="paragraph" w:customStyle="1" w:styleId="58B114D0BFC5494DAEBBA15E4A85CAEE">
    <w:name w:val="58B114D0BFC5494DAEBBA15E4A85CAEE"/>
    <w:rsid w:val="003F4FB6"/>
  </w:style>
  <w:style w:type="paragraph" w:customStyle="1" w:styleId="CB0716C8AE944AFB94B5EF0B2FC8C75F">
    <w:name w:val="CB0716C8AE944AFB94B5EF0B2FC8C75F"/>
    <w:rsid w:val="003F4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237f695c-2b13-4d77-a98e-336efd4d3786&quot;,&quot;properties&quot;:{&quot;noteIndex&quot;:0},&quot;isEdited&quot;:false,&quot;manualOverride&quot;:{&quot;isManuallyOverridden&quot;:false,&quot;citeprocText&quot;:&quot;(Nadkarni et al., 2011)&quot;,&quot;manualOverrideText&quot;:&quot;&quot;},&quot;citationItems&quot;:[{&quot;id&quot;:&quot;431a8b62-65aa-3075-8008-fad315baaaf5&quot;,&quot;itemData&quot;:{&quot;type&quot;:&quot;article-journal&quot;,&quot;id&quot;:&quot;431a8b62-65aa-3075-8008-fad315baaaf5&quot;,&quot;title&quot;:&quot;Natural language processing: an introduction&quot;,&quot;author&quot;:[{&quot;family&quot;:&quot;Nadkarni&quot;,&quot;given&quot;:&quot;Prakash M&quot;,&quot;parse-names&quot;:false,&quot;dropping-particle&quot;:&quot;&quot;,&quot;non-dropping-particle&quot;:&quot;&quot;},{&quot;family&quot;:&quot;Ohno-Machado&quot;,&quot;given&quot;:&quot;Lucila&quot;,&quot;parse-names&quot;:false,&quot;dropping-particle&quot;:&quot;&quot;,&quot;non-dropping-particle&quot;:&quot;&quot;},{&quot;family&quot;:&quot;Chapman&quot;,&quot;given&quot;:&quot;Wendy W&quot;,&quot;parse-names&quot;:false,&quot;dropping-particle&quot;:&quot;&quot;,&quot;non-dropping-particle&quot;:&quot;&quot;}],&quot;container-title&quot;:&quot;Journal of the American Medical Informatics Association&quot;,&quot;DOI&quot;:&quot;10.1136/amiajnl-2011-000464&quot;,&quot;ISSN&quot;:&quot;1067-5027&quot;,&quot;URL&quot;:&quot;https://doi.org/10.1136/amiajnl-2011-000464&quot;,&quot;issued&quot;:{&quot;date-parts&quot;:[[2011,6]]},&quot;page&quot;:&quot;544-551&quot;,&quot;abstract&quot;:&quot;Objectives To provide an overview and tutorial of natural language processing (NLP) and modern NLP-system design.Target audience This tutorial targets the medical informatics generalist who has limited acquaintance with the principles behind NLP and/or limited knowledge of the current state of the art.Scope We describe the historical evolution of NLP, and summarize common NLP sub-problems in this extensive field. We then provide a synopsis of selected highlights of medical NLP efforts. After providing a brief description of common machine-learning approaches that are being used for diverse NLP sub-problems, we discuss how modern NLP architectures are designed, with a summary of the Apache Foundation's Unstructured Information Management Architecture. We finally consider possible future directions for NLP, and reflect on the possible impact of IBM Watson on the medical field.&quot;,&quot;issue&quot;:&quot;5&quot;,&quot;volume&quot;:&quot;18&quot;,&quot;container-title-short&quot;:&quot;&quot;},&quot;isTemporary&quot;:false}],&quot;citationTag&quot;:&quot;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quot;},{&quot;citationID&quot;:&quot;MENDELEY_CITATION_685dff75-1255-4564-8de6-42a9cff633aa&quot;,&quot;properties&quot;:{&quot;noteIndex&quot;:0},&quot;isEdited&quot;:false,&quot;manualOverride&quot;:{&quot;isManuallyOverridden&quot;:false,&quot;citeprocText&quot;:&quot;(Arora et al., 2016; Nomoto, 2022)&quot;,&quot;manualOverrideText&quot;:&quot;&quot;},&quot;citationItems&quot;:[{&quot;id&quot;:&quot;64312479-e84c-31b4-ae1d-67fa4e9fa8e9&quot;,&quot;itemData&quot;:{&quot;type&quot;:&quot;article-journal&quot;,&quot;id&quot;:&quot;64312479-e84c-31b4-ae1d-67fa4e9fa8e9&quot;,&quot;title&quot;:&quot;Evaluation of information retrieval: precision and recall&quot;,&quot;author&quot;:[{&quot;family&quot;:&quot;Arora&quot;,&quot;given&quot;:&quot;Monika&quot;,&quot;parse-names&quot;:false,&quot;dropping-particle&quot;:&quot;&quot;,&quot;non-dropping-particle&quot;:&quot;&quot;},{&quot;family&quot;:&quot;Kanjilal&quot;,&quot;given&quot;:&quot;Uma&quot;,&quot;parse-names&quot;:false,&quot;dropping-particle&quot;:&quot;&quot;,&quot;non-dropping-particle&quot;:&quot;&quot;},{&quot;family&quot;:&quot;Varshney&quot;,&quot;given&quot;:&quot;Dinesh&quot;,&quot;parse-names&quot;:false,&quot;dropping-particle&quot;:&quot;&quot;,&quot;non-dropping-particle&quot;:&quot;&quot;}],&quot;container-title&quot;:&quot;International Journal of Indian Culture and Business Management&quot;,&quot;DOI&quot;:&quot;10.1504/IJICBM.2016.074482&quot;,&quot;issued&quot;:{&quot;date-parts&quot;:[[2016,6]]},&quot;page&quot;:&quot;224&quot;,&quot;volume&quot;:&quot;12&quot;,&quot;container-title-short&quot;:&quot;&quot;},&quot;isTemporary&quot;:false},{&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quot;},{&quot;citationID&quot;:&quot;MENDELEY_CITATION_1a9e5ed9-ae9a-4a13-84bf-2ba701aa857b&quot;,&quot;properties&quot;:{&quot;noteIndex&quot;:0},&quot;isEdited&quot;:false,&quot;manualOverride&quot;:{&quot;isManuallyOverridden&quot;:false,&quot;citeprocText&quot;:&quot;(Zhang, 2008)&quot;,&quot;manualOverrideText&quot;:&quot;&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D&quot;:&quot;MENDELEY_CITATION_b9414b8d-dfd8-4b7f-97eb-50acb3965923&quot;,&quot;properties&quot;:{&quot;noteIndex&quot;:0},&quot;isEdited&quot;:false,&quot;manualOverride&quot;:{&quot;isManuallyOverridden&quot;:false,&quot;citeprocText&quot;:&quot;(Campos et al., 2018)&quot;,&quot;manualOverrideText&quot;:&quot;&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D&quot;:&quot;MENDELEY_CITATION_70a16a40-6008-4cf5-b970-3b54c1c30666&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e65deb65-a70a-444f-a7be-f2b22bf8896d&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1560233e-2695-40bf-8c0d-d226d28b4c9a&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359add66-2741-48fc-ad9b-807020f65415&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e74cf343-9ad4-4657-97ef-f7d1eb28e6ea&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17bec593-ab20-4208-98c1-bd6222d74d2b&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bb6cc1a6-8487-44d4-9191-5efbd7331853&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c9b059d0-e36c-4b59-afa3-0a1057ca65b5&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D&quot;:&quot;MENDELEY_CITATION_95f6d4e8-50fb-4447-9dff-324c276694c4&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86c7fdec-71b6-4ba2-aa00-679c5684783a&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9d3f240f-6dfd-4de2-aa8a-c615304eaee6&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f52e3f68-3968-4647-b8eb-335380bcba6d&quot;,&quot;properties&quot;:{&quot;noteIndex&quot;:0},&quot;isEdited&quot;:false,&quot;manualOverride&quot;:{&quot;isManuallyOverridden&quot;:false,&quot;citeprocText&quot;:&quot;(Moreno-Ortiz, 2024)&quot;,&quot;manualOverrideText&quot;:&quot;&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D&quot;:&quot;MENDELEY_CITATION_c07c2b5e-bbb8-4fa0-95da-8f92db7a0eaf&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D&quot;:&quot;MENDELEY_CITATION_4f45ab96-e6e1-411b-889f-083d91ae21e3&quot;,&quot;properties&quot;:{&quot;noteIndex&quot;:0,&quot;mode&quot;:&quot;composite&quot;},&quot;isEdited&quot;:false,&quot;manualOverride&quot;:{&quot;isManuallyOverridden&quot;:false,&quot;citeprocText&quot;:&quot;Kumbhar et al. (2019)&quot;,&quot;manualOverrideText&quot;:&quot;&quot;},&quot;citationItems&quot;:[{&quot;id&quot;:&quot;dbb495d8-8bd4-3d9b-8266-56027c793231&quot;,&quot;itemData&quot;:{&quot;type&quot;:&quot;paper-conference&quot;,&quot;id&quot;:&quot;dbb495d8-8bd4-3d9b-8266-56027c793231&quot;,&quot;title&quot;:&quot;Keyword Extraction Performance Analysis&quot;,&quot;author&quot;:[{&quot;family&quot;:&quot;Kumbhar&quot;,&quot;given&quot;:&quot;Abhishek&quot;,&quot;parse-names&quot;:false,&quot;dropping-particle&quot;:&quot;&quot;,&quot;non-dropping-particle&quot;:&quot;&quot;},{&quot;family&quot;:&quot;Savargaonkar&quot;,&quot;given&quot;:&quot;Mayuresh&quot;,&quot;parse-names&quot;:false,&quot;dropping-particle&quot;:&quot;&quot;,&quot;non-dropping-particle&quot;:&quot;&quot;},{&quot;family&quot;:&quot;Nalwaya&quot;,&quot;given&quot;:&quot;Aayush&quot;,&quot;parse-names&quot;:false,&quot;dropping-particle&quot;:&quot;&quot;,&quot;non-dropping-particle&quot;:&quot;&quot;},{&quot;family&quot;:&quot;Bian&quot;,&quot;given&quot;:&quot;Chengqi&quot;,&quot;parse-names&quot;:false,&quot;dropping-particle&quot;:&quot;&quot;,&quot;non-dropping-particle&quot;:&quot;&quot;},{&quot;family&quot;:&quot;Abouelenien&quot;,&quot;given&quot;:&quot;Mohamed&quot;,&quot;parse-names&quot;:false,&quot;dropping-particle&quot;:&quot;&quot;,&quot;non-dropping-particle&quot;:&quot;&quot;}],&quot;DOI&quot;:&quot;10.1109/MIPR.2019.00111&quot;,&quot;issued&quot;:{&quot;date-parts&quot;:[[2019,6]]},&quot;page&quot;:&quot;550-553&quot;,&quot;container-title-short&quot;:&quot;&quot;},&quot;isTemporary&quot;:false,&quot;displayAs&quot;:&quot;composite&quot;,&quot;suppress-author&quot;:false,&quot;composite&quot;:true,&quot;author-only&quot;:false}],&quot;citationTag&quot;:&quot;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quot;},{&quot;citationID&quot;:&quot;MENDELEY_CITATION_8130c798-f483-4da5-801a-003d5cda68e2&quot;,&quot;properties&quot;:{&quot;noteIndex&quot;:0,&quot;mode&quot;:&quot;composite&quot;},&quot;isEdited&quot;:false,&quot;manualOverride&quot;:{&quot;isManuallyOverridden&quot;:false,&quot;citeprocText&quot;:&quot;Liu et al. (2020)&quot;,&quot;manualOverrideText&quot;:&quot;&quot;},&quot;citationItems&quot;:[{&quot;id&quot;:&quot;1e235966-2315-336f-bc7b-e8221a3fcf33&quot;,&quot;itemData&quot;:{&quot;type&quot;:&quot;article-journal&quot;,&quot;id&quot;:&quot;1e235966-2315-336f-bc7b-e8221a3fcf33&quot;,&quot;title&quot;:&quot;Performance Evaluation of Keyword Extraction Methods and Visualization for Student Online Comments&quot;,&quot;author&quot;:[{&quot;family&quot;:&quot;Liu&quot;,&quot;given&quot;:&quot;Feng&quot;,&quot;parse-names&quot;:false,&quot;dropping-particle&quot;:&quot;&quot;,&quot;non-dropping-particle&quot;:&quot;&quot;},{&quot;family&quot;:&quot;Huang&quot;,&quot;given&quot;:&quot;Xiaodi&quot;,&quot;parse-names&quot;:false,&quot;dropping-particle&quot;:&quot;&quot;,&quot;non-dropping-particle&quot;:&quot;&quot;},{&quot;family&quot;:&quot;Huang&quot;,&quot;given&quot;:&quot;Weidong&quot;,&quot;parse-names&quot;:false,&quot;dropping-particle&quot;:&quot;&quot;,&quot;non-dropping-particle&quot;:&quot;&quot;},{&quot;family&quot;:&quot;Duan&quot;,&quot;given&quot;:&quot;Sophia&quot;,&quot;parse-names&quot;:false,&quot;dropping-particle&quot;:&quot;&quot;,&quot;non-dropping-particle&quot;:&quot;&quot;}],&quot;container-title&quot;:&quot;Symmetry&quot;,&quot;container-title-short&quot;:&quot;Symmetry (Basel)&quot;,&quot;DOI&quot;:&quot;10.3390/sym12111923&quot;,&quot;issued&quot;:{&quot;date-parts&quot;:[[2020,6]]},&quot;page&quot;:&quot;1923&quot;,&quot;volume&quot;:&quot;12&quot;},&quot;isTemporary&quot;:false,&quot;displayAs&quot;:&quot;composite&quot;,&quot;suppress-author&quot;:false,&quot;composite&quot;:true,&quot;author-only&quot;:false}],&quot;citationTag&quot;:&quot;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quot;},{&quot;citationID&quot;:&quot;MENDELEY_CITATION_22d1df3c-7cf0-4274-bdd5-3198f2d873f9&quot;,&quot;properties&quot;:{&quot;noteIndex&quot;:0},&quot;isEdited&quot;:false,&quot;manualOverride&quot;:{&quot;isManuallyOverridden&quot;:false,&quot;citeprocText&quot;:&quot;(Hripcsak &amp;#38; Rothschild, 2005; Nguyen &amp;#38; Kan, 2007)&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20087</TotalTime>
  <Pages>47</Pages>
  <Words>14097</Words>
  <Characters>80357</Characters>
  <Application>Microsoft Office Word</Application>
  <DocSecurity>0</DocSecurity>
  <Lines>669</Lines>
  <Paragraphs>188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862</cp:revision>
  <cp:lastPrinted>2018-02-16T14:19:00Z</cp:lastPrinted>
  <dcterms:created xsi:type="dcterms:W3CDTF">2024-06-05T08:42:00Z</dcterms:created>
  <dcterms:modified xsi:type="dcterms:W3CDTF">2024-06-23T12:33:00Z</dcterms:modified>
</cp:coreProperties>
</file>