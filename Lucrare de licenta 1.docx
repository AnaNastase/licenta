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1F83F359" w14:textId="77777777" w:rsidR="0010238D" w:rsidRPr="008C66F5" w:rsidRDefault="0010238D" w:rsidP="0053404B">
      <w:pPr>
        <w:pStyle w:val="Tcoverprojecttitle"/>
        <w:rPr>
          <w:highlight w:val="yellow"/>
        </w:rPr>
      </w:pPr>
      <w:r w:rsidRPr="008C66F5">
        <w:rPr>
          <w:highlight w:val="yellow"/>
        </w:rPr>
        <w:t>Titlul proiectului de diplomă (ex: Șablon proiect de diplomă)</w:t>
      </w:r>
    </w:p>
    <w:p w14:paraId="241B6052" w14:textId="77777777" w:rsidR="0010238D" w:rsidRPr="00560BA3" w:rsidRDefault="0010238D" w:rsidP="0053404B">
      <w:pPr>
        <w:pStyle w:val="Tcoverprojecttitle"/>
      </w:pPr>
      <w:r w:rsidRPr="008C66F5">
        <w:rPr>
          <w:highlight w:val="yellow"/>
        </w:rPr>
        <w:t>Subtitlu (ex: versiunea 2018</w:t>
      </w:r>
      <w:r w:rsidRPr="00560BA3">
        <w:t>)</w:t>
      </w:r>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Ana-Maria Nă</w:t>
      </w:r>
      <w:r>
        <w:rPr>
          <w:sz w:val="36"/>
          <w:szCs w:val="28"/>
        </w:rPr>
        <w:t>stase</w:t>
      </w:r>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50E3B20D" w:rsidR="0058193F" w:rsidRPr="008C66F5" w:rsidRDefault="0058193F" w:rsidP="0058193F">
      <w:pPr>
        <w:spacing w:after="0"/>
        <w:jc w:val="right"/>
        <w:rPr>
          <w:b/>
          <w:sz w:val="28"/>
          <w:szCs w:val="28"/>
          <w:lang w:val="ro-RO"/>
        </w:rPr>
      </w:pPr>
      <w:r w:rsidRPr="00560BA3">
        <w:rPr>
          <w:b/>
          <w:sz w:val="28"/>
          <w:szCs w:val="28"/>
        </w:rPr>
        <w:t xml:space="preserve">Coordonator </w:t>
      </w:r>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 xml:space="preserve">ific: </w:t>
      </w:r>
      <w:r w:rsidR="00523848">
        <w:rPr>
          <w:b/>
          <w:sz w:val="28"/>
          <w:szCs w:val="28"/>
        </w:rPr>
        <w:br/>
      </w:r>
      <w:r w:rsidR="00523848">
        <w:rPr>
          <w:bCs/>
          <w:sz w:val="28"/>
          <w:szCs w:val="28"/>
        </w:rPr>
        <w:t xml:space="preserve">Dr. ing. </w:t>
      </w:r>
      <w:r w:rsidR="00523848" w:rsidRPr="008C66F5">
        <w:rPr>
          <w:bCs/>
          <w:sz w:val="28"/>
          <w:szCs w:val="28"/>
        </w:rPr>
        <w:t>Gabriel</w:t>
      </w:r>
      <w:r w:rsidR="00AC3E45">
        <w:rPr>
          <w:bCs/>
          <w:sz w:val="28"/>
          <w:szCs w:val="28"/>
        </w:rPr>
        <w:t xml:space="preserve"> </w:t>
      </w:r>
      <w:r w:rsidR="00523848" w:rsidRPr="008C66F5">
        <w:rPr>
          <w:bCs/>
          <w:sz w:val="28"/>
          <w:szCs w:val="28"/>
        </w:rPr>
        <w:t>Gu</w:t>
      </w:r>
      <w:r w:rsidR="00523848" w:rsidRPr="008C66F5">
        <w:rPr>
          <w:bCs/>
          <w:sz w:val="28"/>
          <w:szCs w:val="28"/>
          <w:lang w:val="ro-RO"/>
        </w:rPr>
        <w:t>țu-Robu</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50CA5700" w:rsidR="003255B3" w:rsidRPr="00560BA3" w:rsidRDefault="003255B3" w:rsidP="00C70C38">
      <w:pPr>
        <w:pStyle w:val="Tcoveraffiliation"/>
      </w:pPr>
      <w:r w:rsidRPr="00560BA3">
        <w:br w:type="page"/>
      </w:r>
      <w:r w:rsidRPr="00560BA3">
        <w:lastRenderedPageBreak/>
        <w:t xml:space="preserve">UNIVERSITY </w:t>
      </w:r>
      <w:r w:rsidR="00DF005F" w:rsidRPr="00560BA3">
        <w:t xml:space="preserve">POLITEHNICA </w:t>
      </w:r>
      <w:r w:rsidRPr="00560BA3">
        <w:t>OF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58AC4CAF" w14:textId="77777777" w:rsidR="003255B3" w:rsidRPr="008C66F5" w:rsidRDefault="003255B3" w:rsidP="0053404B">
      <w:pPr>
        <w:pStyle w:val="Tcoverprojecttitle"/>
        <w:rPr>
          <w:highlight w:val="yellow"/>
        </w:rPr>
      </w:pPr>
      <w:r w:rsidRPr="008C66F5">
        <w:rPr>
          <w:highlight w:val="yellow"/>
        </w:rPr>
        <w:t>Diploma Project Title  (eg: Diploma project template)</w:t>
      </w:r>
    </w:p>
    <w:p w14:paraId="6506CBE2" w14:textId="77777777" w:rsidR="003255B3" w:rsidRPr="00560BA3" w:rsidRDefault="003255B3" w:rsidP="0053404B">
      <w:pPr>
        <w:pStyle w:val="Tcoverprojecttitle"/>
      </w:pPr>
      <w:r w:rsidRPr="008C66F5">
        <w:rPr>
          <w:highlight w:val="yellow"/>
        </w:rPr>
        <w:t>Subtitle (eg: 2018 version)</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Ana-Maria Nă</w:t>
      </w:r>
      <w:r>
        <w:rPr>
          <w:sz w:val="36"/>
          <w:szCs w:val="28"/>
        </w:rPr>
        <w:t>stase</w:t>
      </w:r>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1BBC1562" w14:textId="0218FD3A" w:rsidR="006571C3" w:rsidRPr="008C66F5" w:rsidRDefault="006571C3" w:rsidP="0058193F">
      <w:pPr>
        <w:spacing w:after="0"/>
        <w:jc w:val="right"/>
        <w:rPr>
          <w:bCs/>
          <w:sz w:val="28"/>
          <w:szCs w:val="28"/>
        </w:rPr>
      </w:pPr>
      <w:r w:rsidRPr="008C66F5">
        <w:rPr>
          <w:bCs/>
          <w:sz w:val="28"/>
          <w:szCs w:val="28"/>
        </w:rPr>
        <w:t>Gabriel Guțu-Robu, Ph.D.</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236F486A" w:rsidR="003255B3" w:rsidRPr="00560BA3" w:rsidRDefault="00575311" w:rsidP="0046216C">
          <w:pPr>
            <w:rPr>
              <w:b/>
              <w:sz w:val="32"/>
              <w:szCs w:val="32"/>
            </w:rPr>
          </w:pPr>
          <w:r>
            <w:rPr>
              <w:b/>
              <w:sz w:val="32"/>
              <w:szCs w:val="32"/>
            </w:rPr>
            <w:t>CONTENTS</w:t>
          </w:r>
        </w:p>
        <w:p w14:paraId="57DD60C1" w14:textId="1B992DBC" w:rsidR="00D55F9E"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69986782" w:history="1">
            <w:r w:rsidR="00D55F9E" w:rsidRPr="00EC5908">
              <w:rPr>
                <w:rStyle w:val="Hyperlink"/>
                <w:noProof/>
              </w:rPr>
              <w:t>Sinopsis</w:t>
            </w:r>
            <w:r w:rsidR="00D55F9E">
              <w:rPr>
                <w:noProof/>
                <w:webHidden/>
              </w:rPr>
              <w:tab/>
            </w:r>
            <w:r w:rsidR="00D55F9E">
              <w:rPr>
                <w:noProof/>
                <w:webHidden/>
              </w:rPr>
              <w:fldChar w:fldCharType="begin"/>
            </w:r>
            <w:r w:rsidR="00D55F9E">
              <w:rPr>
                <w:noProof/>
                <w:webHidden/>
              </w:rPr>
              <w:instrText xml:space="preserve"> PAGEREF _Toc169986782 \h </w:instrText>
            </w:r>
            <w:r w:rsidR="00D55F9E">
              <w:rPr>
                <w:noProof/>
                <w:webHidden/>
              </w:rPr>
            </w:r>
            <w:r w:rsidR="00D55F9E">
              <w:rPr>
                <w:noProof/>
                <w:webHidden/>
              </w:rPr>
              <w:fldChar w:fldCharType="separate"/>
            </w:r>
            <w:r w:rsidR="00D55F9E">
              <w:rPr>
                <w:noProof/>
                <w:webHidden/>
              </w:rPr>
              <w:t>3</w:t>
            </w:r>
            <w:r w:rsidR="00D55F9E">
              <w:rPr>
                <w:noProof/>
                <w:webHidden/>
              </w:rPr>
              <w:fldChar w:fldCharType="end"/>
            </w:r>
          </w:hyperlink>
        </w:p>
        <w:p w14:paraId="62D5A07B" w14:textId="5AF17954" w:rsidR="00D55F9E" w:rsidRDefault="00D55F9E">
          <w:pPr>
            <w:pStyle w:val="Cuprins1"/>
            <w:tabs>
              <w:tab w:val="right" w:leader="dot" w:pos="9019"/>
            </w:tabs>
            <w:rPr>
              <w:noProof/>
              <w:kern w:val="2"/>
              <w14:ligatures w14:val="standardContextual"/>
            </w:rPr>
          </w:pPr>
          <w:hyperlink w:anchor="_Toc169986783" w:history="1">
            <w:r w:rsidRPr="00EC5908">
              <w:rPr>
                <w:rStyle w:val="Hyperlink"/>
                <w:noProof/>
              </w:rPr>
              <w:t>Abstract</w:t>
            </w:r>
            <w:r>
              <w:rPr>
                <w:noProof/>
                <w:webHidden/>
              </w:rPr>
              <w:tab/>
            </w:r>
            <w:r>
              <w:rPr>
                <w:noProof/>
                <w:webHidden/>
              </w:rPr>
              <w:fldChar w:fldCharType="begin"/>
            </w:r>
            <w:r>
              <w:rPr>
                <w:noProof/>
                <w:webHidden/>
              </w:rPr>
              <w:instrText xml:space="preserve"> PAGEREF _Toc169986783 \h </w:instrText>
            </w:r>
            <w:r>
              <w:rPr>
                <w:noProof/>
                <w:webHidden/>
              </w:rPr>
            </w:r>
            <w:r>
              <w:rPr>
                <w:noProof/>
                <w:webHidden/>
              </w:rPr>
              <w:fldChar w:fldCharType="separate"/>
            </w:r>
            <w:r>
              <w:rPr>
                <w:noProof/>
                <w:webHidden/>
              </w:rPr>
              <w:t>3</w:t>
            </w:r>
            <w:r>
              <w:rPr>
                <w:noProof/>
                <w:webHidden/>
              </w:rPr>
              <w:fldChar w:fldCharType="end"/>
            </w:r>
          </w:hyperlink>
        </w:p>
        <w:p w14:paraId="387A7CC1" w14:textId="474C7A5A" w:rsidR="00D55F9E" w:rsidRDefault="00D55F9E">
          <w:pPr>
            <w:pStyle w:val="Cuprins1"/>
            <w:tabs>
              <w:tab w:val="left" w:pos="480"/>
              <w:tab w:val="right" w:leader="dot" w:pos="9019"/>
            </w:tabs>
            <w:rPr>
              <w:noProof/>
              <w:kern w:val="2"/>
              <w14:ligatures w14:val="standardContextual"/>
            </w:rPr>
          </w:pPr>
          <w:hyperlink w:anchor="_Toc169986784" w:history="1">
            <w:r w:rsidRPr="00EC5908">
              <w:rPr>
                <w:rStyle w:val="Hyperlink"/>
                <w:noProof/>
              </w:rPr>
              <w:t>1</w:t>
            </w:r>
            <w:r>
              <w:rPr>
                <w:noProof/>
                <w:kern w:val="2"/>
                <w14:ligatures w14:val="standardContextual"/>
              </w:rPr>
              <w:tab/>
            </w:r>
            <w:r w:rsidRPr="00EC5908">
              <w:rPr>
                <w:rStyle w:val="Hyperlink"/>
                <w:noProof/>
              </w:rPr>
              <w:t>INTRODUCTION</w:t>
            </w:r>
            <w:r>
              <w:rPr>
                <w:noProof/>
                <w:webHidden/>
              </w:rPr>
              <w:tab/>
            </w:r>
            <w:r>
              <w:rPr>
                <w:noProof/>
                <w:webHidden/>
              </w:rPr>
              <w:fldChar w:fldCharType="begin"/>
            </w:r>
            <w:r>
              <w:rPr>
                <w:noProof/>
                <w:webHidden/>
              </w:rPr>
              <w:instrText xml:space="preserve"> PAGEREF _Toc169986784 \h </w:instrText>
            </w:r>
            <w:r>
              <w:rPr>
                <w:noProof/>
                <w:webHidden/>
              </w:rPr>
            </w:r>
            <w:r>
              <w:rPr>
                <w:noProof/>
                <w:webHidden/>
              </w:rPr>
              <w:fldChar w:fldCharType="separate"/>
            </w:r>
            <w:r>
              <w:rPr>
                <w:noProof/>
                <w:webHidden/>
              </w:rPr>
              <w:t>4</w:t>
            </w:r>
            <w:r>
              <w:rPr>
                <w:noProof/>
                <w:webHidden/>
              </w:rPr>
              <w:fldChar w:fldCharType="end"/>
            </w:r>
          </w:hyperlink>
        </w:p>
        <w:p w14:paraId="4E10CB6F" w14:textId="6921E16A" w:rsidR="00D55F9E" w:rsidRDefault="00D55F9E">
          <w:pPr>
            <w:pStyle w:val="Cuprins2"/>
            <w:tabs>
              <w:tab w:val="left" w:pos="960"/>
              <w:tab w:val="right" w:leader="dot" w:pos="9019"/>
            </w:tabs>
            <w:rPr>
              <w:noProof/>
              <w:kern w:val="2"/>
              <w14:ligatures w14:val="standardContextual"/>
            </w:rPr>
          </w:pPr>
          <w:hyperlink w:anchor="_Toc169986785" w:history="1">
            <w:r w:rsidRPr="00EC5908">
              <w:rPr>
                <w:rStyle w:val="Hyperlink"/>
                <w:noProof/>
              </w:rPr>
              <w:t>1.1</w:t>
            </w:r>
            <w:r>
              <w:rPr>
                <w:noProof/>
                <w:kern w:val="2"/>
                <w14:ligatures w14:val="standardContextual"/>
              </w:rPr>
              <w:tab/>
            </w:r>
            <w:r w:rsidRPr="00EC5908">
              <w:rPr>
                <w:rStyle w:val="Hyperlink"/>
                <w:noProof/>
              </w:rPr>
              <w:t>Background</w:t>
            </w:r>
            <w:r>
              <w:rPr>
                <w:noProof/>
                <w:webHidden/>
              </w:rPr>
              <w:tab/>
            </w:r>
            <w:r>
              <w:rPr>
                <w:noProof/>
                <w:webHidden/>
              </w:rPr>
              <w:fldChar w:fldCharType="begin"/>
            </w:r>
            <w:r>
              <w:rPr>
                <w:noProof/>
                <w:webHidden/>
              </w:rPr>
              <w:instrText xml:space="preserve"> PAGEREF _Toc169986785 \h </w:instrText>
            </w:r>
            <w:r>
              <w:rPr>
                <w:noProof/>
                <w:webHidden/>
              </w:rPr>
            </w:r>
            <w:r>
              <w:rPr>
                <w:noProof/>
                <w:webHidden/>
              </w:rPr>
              <w:fldChar w:fldCharType="separate"/>
            </w:r>
            <w:r>
              <w:rPr>
                <w:noProof/>
                <w:webHidden/>
              </w:rPr>
              <w:t>4</w:t>
            </w:r>
            <w:r>
              <w:rPr>
                <w:noProof/>
                <w:webHidden/>
              </w:rPr>
              <w:fldChar w:fldCharType="end"/>
            </w:r>
          </w:hyperlink>
        </w:p>
        <w:p w14:paraId="75593A90" w14:textId="09B60FA5" w:rsidR="00D55F9E" w:rsidRDefault="00D55F9E">
          <w:pPr>
            <w:pStyle w:val="Cuprins2"/>
            <w:tabs>
              <w:tab w:val="left" w:pos="960"/>
              <w:tab w:val="right" w:leader="dot" w:pos="9019"/>
            </w:tabs>
            <w:rPr>
              <w:noProof/>
              <w:kern w:val="2"/>
              <w14:ligatures w14:val="standardContextual"/>
            </w:rPr>
          </w:pPr>
          <w:hyperlink w:anchor="_Toc169986786" w:history="1">
            <w:r w:rsidRPr="00EC5908">
              <w:rPr>
                <w:rStyle w:val="Hyperlink"/>
                <w:noProof/>
              </w:rPr>
              <w:t>1.2</w:t>
            </w:r>
            <w:r>
              <w:rPr>
                <w:noProof/>
                <w:kern w:val="2"/>
                <w14:ligatures w14:val="standardContextual"/>
              </w:rPr>
              <w:tab/>
            </w:r>
            <w:r w:rsidRPr="00EC5908">
              <w:rPr>
                <w:rStyle w:val="Hyperlink"/>
                <w:noProof/>
              </w:rPr>
              <w:t>Problem</w:t>
            </w:r>
            <w:r>
              <w:rPr>
                <w:noProof/>
                <w:webHidden/>
              </w:rPr>
              <w:tab/>
            </w:r>
            <w:r>
              <w:rPr>
                <w:noProof/>
                <w:webHidden/>
              </w:rPr>
              <w:fldChar w:fldCharType="begin"/>
            </w:r>
            <w:r>
              <w:rPr>
                <w:noProof/>
                <w:webHidden/>
              </w:rPr>
              <w:instrText xml:space="preserve"> PAGEREF _Toc169986786 \h </w:instrText>
            </w:r>
            <w:r>
              <w:rPr>
                <w:noProof/>
                <w:webHidden/>
              </w:rPr>
            </w:r>
            <w:r>
              <w:rPr>
                <w:noProof/>
                <w:webHidden/>
              </w:rPr>
              <w:fldChar w:fldCharType="separate"/>
            </w:r>
            <w:r>
              <w:rPr>
                <w:noProof/>
                <w:webHidden/>
              </w:rPr>
              <w:t>4</w:t>
            </w:r>
            <w:r>
              <w:rPr>
                <w:noProof/>
                <w:webHidden/>
              </w:rPr>
              <w:fldChar w:fldCharType="end"/>
            </w:r>
          </w:hyperlink>
        </w:p>
        <w:p w14:paraId="7B288CF6" w14:textId="3516ED39" w:rsidR="00D55F9E" w:rsidRDefault="00D55F9E">
          <w:pPr>
            <w:pStyle w:val="Cuprins2"/>
            <w:tabs>
              <w:tab w:val="left" w:pos="960"/>
              <w:tab w:val="right" w:leader="dot" w:pos="9019"/>
            </w:tabs>
            <w:rPr>
              <w:noProof/>
              <w:kern w:val="2"/>
              <w14:ligatures w14:val="standardContextual"/>
            </w:rPr>
          </w:pPr>
          <w:hyperlink w:anchor="_Toc169986787" w:history="1">
            <w:r w:rsidRPr="00EC5908">
              <w:rPr>
                <w:rStyle w:val="Hyperlink"/>
                <w:noProof/>
              </w:rPr>
              <w:t>1.3</w:t>
            </w:r>
            <w:r>
              <w:rPr>
                <w:noProof/>
                <w:kern w:val="2"/>
                <w14:ligatures w14:val="standardContextual"/>
              </w:rPr>
              <w:tab/>
            </w:r>
            <w:r w:rsidRPr="00EC5908">
              <w:rPr>
                <w:rStyle w:val="Hyperlink"/>
                <w:noProof/>
              </w:rPr>
              <w:t>Objectives</w:t>
            </w:r>
            <w:r>
              <w:rPr>
                <w:noProof/>
                <w:webHidden/>
              </w:rPr>
              <w:tab/>
            </w:r>
            <w:r>
              <w:rPr>
                <w:noProof/>
                <w:webHidden/>
              </w:rPr>
              <w:fldChar w:fldCharType="begin"/>
            </w:r>
            <w:r>
              <w:rPr>
                <w:noProof/>
                <w:webHidden/>
              </w:rPr>
              <w:instrText xml:space="preserve"> PAGEREF _Toc169986787 \h </w:instrText>
            </w:r>
            <w:r>
              <w:rPr>
                <w:noProof/>
                <w:webHidden/>
              </w:rPr>
            </w:r>
            <w:r>
              <w:rPr>
                <w:noProof/>
                <w:webHidden/>
              </w:rPr>
              <w:fldChar w:fldCharType="separate"/>
            </w:r>
            <w:r>
              <w:rPr>
                <w:noProof/>
                <w:webHidden/>
              </w:rPr>
              <w:t>5</w:t>
            </w:r>
            <w:r>
              <w:rPr>
                <w:noProof/>
                <w:webHidden/>
              </w:rPr>
              <w:fldChar w:fldCharType="end"/>
            </w:r>
          </w:hyperlink>
        </w:p>
        <w:p w14:paraId="5DB4B3E0" w14:textId="228DB162" w:rsidR="00D55F9E" w:rsidRDefault="00D55F9E">
          <w:pPr>
            <w:pStyle w:val="Cuprins2"/>
            <w:tabs>
              <w:tab w:val="left" w:pos="960"/>
              <w:tab w:val="right" w:leader="dot" w:pos="9019"/>
            </w:tabs>
            <w:rPr>
              <w:noProof/>
              <w:kern w:val="2"/>
              <w14:ligatures w14:val="standardContextual"/>
            </w:rPr>
          </w:pPr>
          <w:hyperlink w:anchor="_Toc169986788" w:history="1">
            <w:r w:rsidRPr="00EC5908">
              <w:rPr>
                <w:rStyle w:val="Hyperlink"/>
                <w:noProof/>
              </w:rPr>
              <w:t>1.4</w:t>
            </w:r>
            <w:r>
              <w:rPr>
                <w:noProof/>
                <w:kern w:val="2"/>
                <w14:ligatures w14:val="standardContextual"/>
              </w:rPr>
              <w:tab/>
            </w:r>
            <w:r w:rsidRPr="00EC5908">
              <w:rPr>
                <w:rStyle w:val="Hyperlink"/>
                <w:noProof/>
              </w:rPr>
              <w:t>Structure</w:t>
            </w:r>
            <w:r>
              <w:rPr>
                <w:noProof/>
                <w:webHidden/>
              </w:rPr>
              <w:tab/>
            </w:r>
            <w:r>
              <w:rPr>
                <w:noProof/>
                <w:webHidden/>
              </w:rPr>
              <w:fldChar w:fldCharType="begin"/>
            </w:r>
            <w:r>
              <w:rPr>
                <w:noProof/>
                <w:webHidden/>
              </w:rPr>
              <w:instrText xml:space="preserve"> PAGEREF _Toc169986788 \h </w:instrText>
            </w:r>
            <w:r>
              <w:rPr>
                <w:noProof/>
                <w:webHidden/>
              </w:rPr>
            </w:r>
            <w:r>
              <w:rPr>
                <w:noProof/>
                <w:webHidden/>
              </w:rPr>
              <w:fldChar w:fldCharType="separate"/>
            </w:r>
            <w:r>
              <w:rPr>
                <w:noProof/>
                <w:webHidden/>
              </w:rPr>
              <w:t>5</w:t>
            </w:r>
            <w:r>
              <w:rPr>
                <w:noProof/>
                <w:webHidden/>
              </w:rPr>
              <w:fldChar w:fldCharType="end"/>
            </w:r>
          </w:hyperlink>
        </w:p>
        <w:p w14:paraId="7865719D" w14:textId="4C7CD782" w:rsidR="00D55F9E" w:rsidRDefault="00D55F9E">
          <w:pPr>
            <w:pStyle w:val="Cuprins1"/>
            <w:tabs>
              <w:tab w:val="left" w:pos="480"/>
              <w:tab w:val="right" w:leader="dot" w:pos="9019"/>
            </w:tabs>
            <w:rPr>
              <w:noProof/>
              <w:kern w:val="2"/>
              <w14:ligatures w14:val="standardContextual"/>
            </w:rPr>
          </w:pPr>
          <w:hyperlink w:anchor="_Toc169986789" w:history="1">
            <w:r w:rsidRPr="00EC5908">
              <w:rPr>
                <w:rStyle w:val="Hyperlink"/>
                <w:noProof/>
              </w:rPr>
              <w:t>2</w:t>
            </w:r>
            <w:r>
              <w:rPr>
                <w:noProof/>
                <w:kern w:val="2"/>
                <w14:ligatures w14:val="standardContextual"/>
              </w:rPr>
              <w:tab/>
            </w:r>
            <w:r w:rsidRPr="00EC5908">
              <w:rPr>
                <w:rStyle w:val="Hyperlink"/>
                <w:noProof/>
              </w:rPr>
              <w:t>STATE OF THE ART</w:t>
            </w:r>
            <w:r>
              <w:rPr>
                <w:noProof/>
                <w:webHidden/>
              </w:rPr>
              <w:tab/>
            </w:r>
            <w:r>
              <w:rPr>
                <w:noProof/>
                <w:webHidden/>
              </w:rPr>
              <w:fldChar w:fldCharType="begin"/>
            </w:r>
            <w:r>
              <w:rPr>
                <w:noProof/>
                <w:webHidden/>
              </w:rPr>
              <w:instrText xml:space="preserve"> PAGEREF _Toc169986789 \h </w:instrText>
            </w:r>
            <w:r>
              <w:rPr>
                <w:noProof/>
                <w:webHidden/>
              </w:rPr>
            </w:r>
            <w:r>
              <w:rPr>
                <w:noProof/>
                <w:webHidden/>
              </w:rPr>
              <w:fldChar w:fldCharType="separate"/>
            </w:r>
            <w:r>
              <w:rPr>
                <w:noProof/>
                <w:webHidden/>
              </w:rPr>
              <w:t>6</w:t>
            </w:r>
            <w:r>
              <w:rPr>
                <w:noProof/>
                <w:webHidden/>
              </w:rPr>
              <w:fldChar w:fldCharType="end"/>
            </w:r>
          </w:hyperlink>
        </w:p>
        <w:p w14:paraId="66C47AAF" w14:textId="1F00CCEE" w:rsidR="00D55F9E" w:rsidRDefault="00D55F9E">
          <w:pPr>
            <w:pStyle w:val="Cuprins2"/>
            <w:tabs>
              <w:tab w:val="left" w:pos="960"/>
              <w:tab w:val="right" w:leader="dot" w:pos="9019"/>
            </w:tabs>
            <w:rPr>
              <w:noProof/>
              <w:kern w:val="2"/>
              <w14:ligatures w14:val="standardContextual"/>
            </w:rPr>
          </w:pPr>
          <w:hyperlink w:anchor="_Toc169986790" w:history="1">
            <w:r w:rsidRPr="00EC5908">
              <w:rPr>
                <w:rStyle w:val="Hyperlink"/>
                <w:noProof/>
              </w:rPr>
              <w:t>2.1</w:t>
            </w:r>
            <w:r>
              <w:rPr>
                <w:noProof/>
                <w:kern w:val="2"/>
                <w14:ligatures w14:val="standardContextual"/>
              </w:rPr>
              <w:tab/>
            </w:r>
            <w:r w:rsidRPr="00EC5908">
              <w:rPr>
                <w:rStyle w:val="Hyperlink"/>
                <w:noProof/>
              </w:rPr>
              <w:t>Preprocessing pipeline</w:t>
            </w:r>
            <w:r>
              <w:rPr>
                <w:noProof/>
                <w:webHidden/>
              </w:rPr>
              <w:tab/>
            </w:r>
            <w:r>
              <w:rPr>
                <w:noProof/>
                <w:webHidden/>
              </w:rPr>
              <w:fldChar w:fldCharType="begin"/>
            </w:r>
            <w:r>
              <w:rPr>
                <w:noProof/>
                <w:webHidden/>
              </w:rPr>
              <w:instrText xml:space="preserve"> PAGEREF _Toc169986790 \h </w:instrText>
            </w:r>
            <w:r>
              <w:rPr>
                <w:noProof/>
                <w:webHidden/>
              </w:rPr>
            </w:r>
            <w:r>
              <w:rPr>
                <w:noProof/>
                <w:webHidden/>
              </w:rPr>
              <w:fldChar w:fldCharType="separate"/>
            </w:r>
            <w:r>
              <w:rPr>
                <w:noProof/>
                <w:webHidden/>
              </w:rPr>
              <w:t>6</w:t>
            </w:r>
            <w:r>
              <w:rPr>
                <w:noProof/>
                <w:webHidden/>
              </w:rPr>
              <w:fldChar w:fldCharType="end"/>
            </w:r>
          </w:hyperlink>
        </w:p>
        <w:p w14:paraId="1AA38616" w14:textId="6A4268D3" w:rsidR="00D55F9E" w:rsidRDefault="00D55F9E">
          <w:pPr>
            <w:pStyle w:val="Cuprins2"/>
            <w:tabs>
              <w:tab w:val="left" w:pos="960"/>
              <w:tab w:val="right" w:leader="dot" w:pos="9019"/>
            </w:tabs>
            <w:rPr>
              <w:noProof/>
              <w:kern w:val="2"/>
              <w14:ligatures w14:val="standardContextual"/>
            </w:rPr>
          </w:pPr>
          <w:hyperlink w:anchor="_Toc169986791" w:history="1">
            <w:r w:rsidRPr="00EC5908">
              <w:rPr>
                <w:rStyle w:val="Hyperlink"/>
                <w:noProof/>
              </w:rPr>
              <w:t>2.2</w:t>
            </w:r>
            <w:r>
              <w:rPr>
                <w:noProof/>
                <w:kern w:val="2"/>
                <w14:ligatures w14:val="standardContextual"/>
              </w:rPr>
              <w:tab/>
            </w:r>
            <w:r w:rsidRPr="00EC5908">
              <w:rPr>
                <w:rStyle w:val="Hyperlink"/>
                <w:noProof/>
              </w:rPr>
              <w:t>Detecting the Language of a Text</w:t>
            </w:r>
            <w:r>
              <w:rPr>
                <w:noProof/>
                <w:webHidden/>
              </w:rPr>
              <w:tab/>
            </w:r>
            <w:r>
              <w:rPr>
                <w:noProof/>
                <w:webHidden/>
              </w:rPr>
              <w:fldChar w:fldCharType="begin"/>
            </w:r>
            <w:r>
              <w:rPr>
                <w:noProof/>
                <w:webHidden/>
              </w:rPr>
              <w:instrText xml:space="preserve"> PAGEREF _Toc169986791 \h </w:instrText>
            </w:r>
            <w:r>
              <w:rPr>
                <w:noProof/>
                <w:webHidden/>
              </w:rPr>
            </w:r>
            <w:r>
              <w:rPr>
                <w:noProof/>
                <w:webHidden/>
              </w:rPr>
              <w:fldChar w:fldCharType="separate"/>
            </w:r>
            <w:r>
              <w:rPr>
                <w:noProof/>
                <w:webHidden/>
              </w:rPr>
              <w:t>10</w:t>
            </w:r>
            <w:r>
              <w:rPr>
                <w:noProof/>
                <w:webHidden/>
              </w:rPr>
              <w:fldChar w:fldCharType="end"/>
            </w:r>
          </w:hyperlink>
        </w:p>
        <w:p w14:paraId="0E5BACCC" w14:textId="092318B3" w:rsidR="00D55F9E" w:rsidRDefault="00D55F9E">
          <w:pPr>
            <w:pStyle w:val="Cuprins2"/>
            <w:tabs>
              <w:tab w:val="left" w:pos="960"/>
              <w:tab w:val="right" w:leader="dot" w:pos="9019"/>
            </w:tabs>
            <w:rPr>
              <w:noProof/>
              <w:kern w:val="2"/>
              <w14:ligatures w14:val="standardContextual"/>
            </w:rPr>
          </w:pPr>
          <w:hyperlink w:anchor="_Toc169986792" w:history="1">
            <w:r w:rsidRPr="00EC5908">
              <w:rPr>
                <w:rStyle w:val="Hyperlink"/>
                <w:noProof/>
              </w:rPr>
              <w:t>2.3</w:t>
            </w:r>
            <w:r>
              <w:rPr>
                <w:noProof/>
                <w:kern w:val="2"/>
                <w14:ligatures w14:val="standardContextual"/>
              </w:rPr>
              <w:tab/>
            </w:r>
            <w:r w:rsidRPr="00EC5908">
              <w:rPr>
                <w:rStyle w:val="Hyperlink"/>
                <w:noProof/>
              </w:rPr>
              <w:t>Keyword Extraction</w:t>
            </w:r>
            <w:r>
              <w:rPr>
                <w:noProof/>
                <w:webHidden/>
              </w:rPr>
              <w:tab/>
            </w:r>
            <w:r>
              <w:rPr>
                <w:noProof/>
                <w:webHidden/>
              </w:rPr>
              <w:fldChar w:fldCharType="begin"/>
            </w:r>
            <w:r>
              <w:rPr>
                <w:noProof/>
                <w:webHidden/>
              </w:rPr>
              <w:instrText xml:space="preserve"> PAGEREF _Toc169986792 \h </w:instrText>
            </w:r>
            <w:r>
              <w:rPr>
                <w:noProof/>
                <w:webHidden/>
              </w:rPr>
            </w:r>
            <w:r>
              <w:rPr>
                <w:noProof/>
                <w:webHidden/>
              </w:rPr>
              <w:fldChar w:fldCharType="separate"/>
            </w:r>
            <w:r>
              <w:rPr>
                <w:noProof/>
                <w:webHidden/>
              </w:rPr>
              <w:t>11</w:t>
            </w:r>
            <w:r>
              <w:rPr>
                <w:noProof/>
                <w:webHidden/>
              </w:rPr>
              <w:fldChar w:fldCharType="end"/>
            </w:r>
          </w:hyperlink>
        </w:p>
        <w:p w14:paraId="6E00C76D" w14:textId="509B2E92" w:rsidR="00D55F9E" w:rsidRDefault="00D55F9E">
          <w:pPr>
            <w:pStyle w:val="Cuprins2"/>
            <w:tabs>
              <w:tab w:val="left" w:pos="960"/>
              <w:tab w:val="right" w:leader="dot" w:pos="9019"/>
            </w:tabs>
            <w:rPr>
              <w:noProof/>
              <w:kern w:val="2"/>
              <w14:ligatures w14:val="standardContextual"/>
            </w:rPr>
          </w:pPr>
          <w:hyperlink w:anchor="_Toc169986793" w:history="1">
            <w:r w:rsidRPr="00EC5908">
              <w:rPr>
                <w:rStyle w:val="Hyperlink"/>
                <w:noProof/>
              </w:rPr>
              <w:t>2.4</w:t>
            </w:r>
            <w:r>
              <w:rPr>
                <w:noProof/>
                <w:kern w:val="2"/>
                <w14:ligatures w14:val="standardContextual"/>
              </w:rPr>
              <w:tab/>
            </w:r>
            <w:r w:rsidRPr="00EC5908">
              <w:rPr>
                <w:rStyle w:val="Hyperlink"/>
                <w:noProof/>
              </w:rPr>
              <w:t>Topic Modeling</w:t>
            </w:r>
            <w:r>
              <w:rPr>
                <w:noProof/>
                <w:webHidden/>
              </w:rPr>
              <w:tab/>
            </w:r>
            <w:r>
              <w:rPr>
                <w:noProof/>
                <w:webHidden/>
              </w:rPr>
              <w:fldChar w:fldCharType="begin"/>
            </w:r>
            <w:r>
              <w:rPr>
                <w:noProof/>
                <w:webHidden/>
              </w:rPr>
              <w:instrText xml:space="preserve"> PAGEREF _Toc169986793 \h </w:instrText>
            </w:r>
            <w:r>
              <w:rPr>
                <w:noProof/>
                <w:webHidden/>
              </w:rPr>
            </w:r>
            <w:r>
              <w:rPr>
                <w:noProof/>
                <w:webHidden/>
              </w:rPr>
              <w:fldChar w:fldCharType="separate"/>
            </w:r>
            <w:r>
              <w:rPr>
                <w:noProof/>
                <w:webHidden/>
              </w:rPr>
              <w:t>14</w:t>
            </w:r>
            <w:r>
              <w:rPr>
                <w:noProof/>
                <w:webHidden/>
              </w:rPr>
              <w:fldChar w:fldCharType="end"/>
            </w:r>
          </w:hyperlink>
        </w:p>
        <w:p w14:paraId="2EEF9F14" w14:textId="283DFC9A" w:rsidR="00D55F9E" w:rsidRDefault="00D55F9E">
          <w:pPr>
            <w:pStyle w:val="Cuprins2"/>
            <w:tabs>
              <w:tab w:val="left" w:pos="960"/>
              <w:tab w:val="right" w:leader="dot" w:pos="9019"/>
            </w:tabs>
            <w:rPr>
              <w:noProof/>
              <w:kern w:val="2"/>
              <w14:ligatures w14:val="standardContextual"/>
            </w:rPr>
          </w:pPr>
          <w:hyperlink w:anchor="_Toc169986794" w:history="1">
            <w:r w:rsidRPr="00EC5908">
              <w:rPr>
                <w:rStyle w:val="Hyperlink"/>
                <w:noProof/>
              </w:rPr>
              <w:t>2.5</w:t>
            </w:r>
            <w:r>
              <w:rPr>
                <w:noProof/>
                <w:kern w:val="2"/>
                <w14:ligatures w14:val="standardContextual"/>
              </w:rPr>
              <w:tab/>
            </w:r>
            <w:r w:rsidRPr="00EC5908">
              <w:rPr>
                <w:rStyle w:val="Hyperlink"/>
                <w:noProof/>
              </w:rPr>
              <w:t>Gensim</w:t>
            </w:r>
            <w:r>
              <w:rPr>
                <w:noProof/>
                <w:webHidden/>
              </w:rPr>
              <w:tab/>
            </w:r>
            <w:r>
              <w:rPr>
                <w:noProof/>
                <w:webHidden/>
              </w:rPr>
              <w:fldChar w:fldCharType="begin"/>
            </w:r>
            <w:r>
              <w:rPr>
                <w:noProof/>
                <w:webHidden/>
              </w:rPr>
              <w:instrText xml:space="preserve"> PAGEREF _Toc169986794 \h </w:instrText>
            </w:r>
            <w:r>
              <w:rPr>
                <w:noProof/>
                <w:webHidden/>
              </w:rPr>
            </w:r>
            <w:r>
              <w:rPr>
                <w:noProof/>
                <w:webHidden/>
              </w:rPr>
              <w:fldChar w:fldCharType="separate"/>
            </w:r>
            <w:r>
              <w:rPr>
                <w:noProof/>
                <w:webHidden/>
              </w:rPr>
              <w:t>17</w:t>
            </w:r>
            <w:r>
              <w:rPr>
                <w:noProof/>
                <w:webHidden/>
              </w:rPr>
              <w:fldChar w:fldCharType="end"/>
            </w:r>
          </w:hyperlink>
        </w:p>
        <w:p w14:paraId="39B68D1F" w14:textId="429BD576" w:rsidR="00D55F9E" w:rsidRDefault="00D55F9E">
          <w:pPr>
            <w:pStyle w:val="Cuprins1"/>
            <w:tabs>
              <w:tab w:val="left" w:pos="480"/>
              <w:tab w:val="right" w:leader="dot" w:pos="9019"/>
            </w:tabs>
            <w:rPr>
              <w:noProof/>
              <w:kern w:val="2"/>
              <w14:ligatures w14:val="standardContextual"/>
            </w:rPr>
          </w:pPr>
          <w:hyperlink w:anchor="_Toc169986795" w:history="1">
            <w:r w:rsidRPr="00EC5908">
              <w:rPr>
                <w:rStyle w:val="Hyperlink"/>
                <w:noProof/>
              </w:rPr>
              <w:t>3</w:t>
            </w:r>
            <w:r>
              <w:rPr>
                <w:noProof/>
                <w:kern w:val="2"/>
                <w14:ligatures w14:val="standardContextual"/>
              </w:rPr>
              <w:tab/>
            </w:r>
            <w:r w:rsidRPr="00EC5908">
              <w:rPr>
                <w:rStyle w:val="Hyperlink"/>
                <w:noProof/>
              </w:rPr>
              <w:t>SOLUTION</w:t>
            </w:r>
            <w:r>
              <w:rPr>
                <w:noProof/>
                <w:webHidden/>
              </w:rPr>
              <w:tab/>
            </w:r>
            <w:r>
              <w:rPr>
                <w:noProof/>
                <w:webHidden/>
              </w:rPr>
              <w:fldChar w:fldCharType="begin"/>
            </w:r>
            <w:r>
              <w:rPr>
                <w:noProof/>
                <w:webHidden/>
              </w:rPr>
              <w:instrText xml:space="preserve"> PAGEREF _Toc169986795 \h </w:instrText>
            </w:r>
            <w:r>
              <w:rPr>
                <w:noProof/>
                <w:webHidden/>
              </w:rPr>
            </w:r>
            <w:r>
              <w:rPr>
                <w:noProof/>
                <w:webHidden/>
              </w:rPr>
              <w:fldChar w:fldCharType="separate"/>
            </w:r>
            <w:r>
              <w:rPr>
                <w:noProof/>
                <w:webHidden/>
              </w:rPr>
              <w:t>19</w:t>
            </w:r>
            <w:r>
              <w:rPr>
                <w:noProof/>
                <w:webHidden/>
              </w:rPr>
              <w:fldChar w:fldCharType="end"/>
            </w:r>
          </w:hyperlink>
        </w:p>
        <w:p w14:paraId="2B50A359" w14:textId="65A7EF5C" w:rsidR="00D55F9E" w:rsidRDefault="00D55F9E">
          <w:pPr>
            <w:pStyle w:val="Cuprins2"/>
            <w:tabs>
              <w:tab w:val="left" w:pos="960"/>
              <w:tab w:val="right" w:leader="dot" w:pos="9019"/>
            </w:tabs>
            <w:rPr>
              <w:noProof/>
              <w:kern w:val="2"/>
              <w14:ligatures w14:val="standardContextual"/>
            </w:rPr>
          </w:pPr>
          <w:hyperlink w:anchor="_Toc169986796" w:history="1">
            <w:r w:rsidRPr="00EC5908">
              <w:rPr>
                <w:rStyle w:val="Hyperlink"/>
                <w:noProof/>
              </w:rPr>
              <w:t>3.1</w:t>
            </w:r>
            <w:r>
              <w:rPr>
                <w:noProof/>
                <w:kern w:val="2"/>
                <w14:ligatures w14:val="standardContextual"/>
              </w:rPr>
              <w:tab/>
            </w:r>
            <w:r w:rsidRPr="00EC5908">
              <w:rPr>
                <w:rStyle w:val="Hyperlink"/>
                <w:noProof/>
              </w:rPr>
              <w:t>Filtering the Abstract List</w:t>
            </w:r>
            <w:r>
              <w:rPr>
                <w:noProof/>
                <w:webHidden/>
              </w:rPr>
              <w:tab/>
            </w:r>
            <w:r>
              <w:rPr>
                <w:noProof/>
                <w:webHidden/>
              </w:rPr>
              <w:fldChar w:fldCharType="begin"/>
            </w:r>
            <w:r>
              <w:rPr>
                <w:noProof/>
                <w:webHidden/>
              </w:rPr>
              <w:instrText xml:space="preserve"> PAGEREF _Toc169986796 \h </w:instrText>
            </w:r>
            <w:r>
              <w:rPr>
                <w:noProof/>
                <w:webHidden/>
              </w:rPr>
            </w:r>
            <w:r>
              <w:rPr>
                <w:noProof/>
                <w:webHidden/>
              </w:rPr>
              <w:fldChar w:fldCharType="separate"/>
            </w:r>
            <w:r>
              <w:rPr>
                <w:noProof/>
                <w:webHidden/>
              </w:rPr>
              <w:t>19</w:t>
            </w:r>
            <w:r>
              <w:rPr>
                <w:noProof/>
                <w:webHidden/>
              </w:rPr>
              <w:fldChar w:fldCharType="end"/>
            </w:r>
          </w:hyperlink>
        </w:p>
        <w:p w14:paraId="4F9752F1" w14:textId="525D84D6" w:rsidR="00D55F9E" w:rsidRDefault="00D55F9E">
          <w:pPr>
            <w:pStyle w:val="Cuprins2"/>
            <w:tabs>
              <w:tab w:val="left" w:pos="960"/>
              <w:tab w:val="right" w:leader="dot" w:pos="9019"/>
            </w:tabs>
            <w:rPr>
              <w:noProof/>
              <w:kern w:val="2"/>
              <w14:ligatures w14:val="standardContextual"/>
            </w:rPr>
          </w:pPr>
          <w:hyperlink w:anchor="_Toc169986797" w:history="1">
            <w:r w:rsidRPr="00EC5908">
              <w:rPr>
                <w:rStyle w:val="Hyperlink"/>
                <w:noProof/>
              </w:rPr>
              <w:t>3.2</w:t>
            </w:r>
            <w:r>
              <w:rPr>
                <w:noProof/>
                <w:kern w:val="2"/>
                <w14:ligatures w14:val="standardContextual"/>
              </w:rPr>
              <w:tab/>
            </w:r>
            <w:r w:rsidRPr="00EC5908">
              <w:rPr>
                <w:rStyle w:val="Hyperlink"/>
                <w:noProof/>
              </w:rPr>
              <w:t>Extracting Keywords with YAKE</w:t>
            </w:r>
            <w:r>
              <w:rPr>
                <w:noProof/>
                <w:webHidden/>
              </w:rPr>
              <w:tab/>
            </w:r>
            <w:r>
              <w:rPr>
                <w:noProof/>
                <w:webHidden/>
              </w:rPr>
              <w:fldChar w:fldCharType="begin"/>
            </w:r>
            <w:r>
              <w:rPr>
                <w:noProof/>
                <w:webHidden/>
              </w:rPr>
              <w:instrText xml:space="preserve"> PAGEREF _Toc169986797 \h </w:instrText>
            </w:r>
            <w:r>
              <w:rPr>
                <w:noProof/>
                <w:webHidden/>
              </w:rPr>
            </w:r>
            <w:r>
              <w:rPr>
                <w:noProof/>
                <w:webHidden/>
              </w:rPr>
              <w:fldChar w:fldCharType="separate"/>
            </w:r>
            <w:r>
              <w:rPr>
                <w:noProof/>
                <w:webHidden/>
              </w:rPr>
              <w:t>21</w:t>
            </w:r>
            <w:r>
              <w:rPr>
                <w:noProof/>
                <w:webHidden/>
              </w:rPr>
              <w:fldChar w:fldCharType="end"/>
            </w:r>
          </w:hyperlink>
        </w:p>
        <w:p w14:paraId="7B55B792" w14:textId="524893FB" w:rsidR="00D55F9E" w:rsidRDefault="00D55F9E">
          <w:pPr>
            <w:pStyle w:val="Cuprins3"/>
            <w:tabs>
              <w:tab w:val="left" w:pos="1440"/>
              <w:tab w:val="right" w:leader="dot" w:pos="9019"/>
            </w:tabs>
            <w:rPr>
              <w:noProof/>
              <w:kern w:val="2"/>
              <w14:ligatures w14:val="standardContextual"/>
            </w:rPr>
          </w:pPr>
          <w:hyperlink w:anchor="_Toc169986798" w:history="1">
            <w:r w:rsidRPr="00EC5908">
              <w:rPr>
                <w:rStyle w:val="Hyperlink"/>
                <w:noProof/>
              </w:rPr>
              <w:t>3.2.1</w:t>
            </w:r>
            <w:r>
              <w:rPr>
                <w:noProof/>
                <w:kern w:val="2"/>
                <w14:ligatures w14:val="standardContextual"/>
              </w:rPr>
              <w:tab/>
            </w:r>
            <w:r w:rsidRPr="00EC5908">
              <w:rPr>
                <w:rStyle w:val="Hyperlink"/>
                <w:noProof/>
              </w:rPr>
              <w:t>Preprocessing</w:t>
            </w:r>
            <w:r>
              <w:rPr>
                <w:noProof/>
                <w:webHidden/>
              </w:rPr>
              <w:tab/>
            </w:r>
            <w:r>
              <w:rPr>
                <w:noProof/>
                <w:webHidden/>
              </w:rPr>
              <w:fldChar w:fldCharType="begin"/>
            </w:r>
            <w:r>
              <w:rPr>
                <w:noProof/>
                <w:webHidden/>
              </w:rPr>
              <w:instrText xml:space="preserve"> PAGEREF _Toc169986798 \h </w:instrText>
            </w:r>
            <w:r>
              <w:rPr>
                <w:noProof/>
                <w:webHidden/>
              </w:rPr>
            </w:r>
            <w:r>
              <w:rPr>
                <w:noProof/>
                <w:webHidden/>
              </w:rPr>
              <w:fldChar w:fldCharType="separate"/>
            </w:r>
            <w:r>
              <w:rPr>
                <w:noProof/>
                <w:webHidden/>
              </w:rPr>
              <w:t>21</w:t>
            </w:r>
            <w:r>
              <w:rPr>
                <w:noProof/>
                <w:webHidden/>
              </w:rPr>
              <w:fldChar w:fldCharType="end"/>
            </w:r>
          </w:hyperlink>
        </w:p>
        <w:p w14:paraId="22705BF2" w14:textId="2F780317" w:rsidR="00D55F9E" w:rsidRDefault="00D55F9E">
          <w:pPr>
            <w:pStyle w:val="Cuprins3"/>
            <w:tabs>
              <w:tab w:val="left" w:pos="1440"/>
              <w:tab w:val="right" w:leader="dot" w:pos="9019"/>
            </w:tabs>
            <w:rPr>
              <w:noProof/>
              <w:kern w:val="2"/>
              <w14:ligatures w14:val="standardContextual"/>
            </w:rPr>
          </w:pPr>
          <w:hyperlink w:anchor="_Toc169986799" w:history="1">
            <w:r w:rsidRPr="00EC5908">
              <w:rPr>
                <w:rStyle w:val="Hyperlink"/>
                <w:noProof/>
              </w:rPr>
              <w:t>3.2.2</w:t>
            </w:r>
            <w:r>
              <w:rPr>
                <w:noProof/>
                <w:kern w:val="2"/>
                <w14:ligatures w14:val="standardContextual"/>
              </w:rPr>
              <w:tab/>
            </w:r>
            <w:r w:rsidRPr="00EC5908">
              <w:rPr>
                <w:rStyle w:val="Hyperlink"/>
                <w:noProof/>
              </w:rPr>
              <w:t>Keyword extraction</w:t>
            </w:r>
            <w:r>
              <w:rPr>
                <w:noProof/>
                <w:webHidden/>
              </w:rPr>
              <w:tab/>
            </w:r>
            <w:r>
              <w:rPr>
                <w:noProof/>
                <w:webHidden/>
              </w:rPr>
              <w:fldChar w:fldCharType="begin"/>
            </w:r>
            <w:r>
              <w:rPr>
                <w:noProof/>
                <w:webHidden/>
              </w:rPr>
              <w:instrText xml:space="preserve"> PAGEREF _Toc169986799 \h </w:instrText>
            </w:r>
            <w:r>
              <w:rPr>
                <w:noProof/>
                <w:webHidden/>
              </w:rPr>
            </w:r>
            <w:r>
              <w:rPr>
                <w:noProof/>
                <w:webHidden/>
              </w:rPr>
              <w:fldChar w:fldCharType="separate"/>
            </w:r>
            <w:r>
              <w:rPr>
                <w:noProof/>
                <w:webHidden/>
              </w:rPr>
              <w:t>23</w:t>
            </w:r>
            <w:r>
              <w:rPr>
                <w:noProof/>
                <w:webHidden/>
              </w:rPr>
              <w:fldChar w:fldCharType="end"/>
            </w:r>
          </w:hyperlink>
        </w:p>
        <w:p w14:paraId="4B8408CA" w14:textId="0C6FFF95" w:rsidR="00D55F9E" w:rsidRDefault="00D55F9E">
          <w:pPr>
            <w:pStyle w:val="Cuprins2"/>
            <w:tabs>
              <w:tab w:val="left" w:pos="960"/>
              <w:tab w:val="right" w:leader="dot" w:pos="9019"/>
            </w:tabs>
            <w:rPr>
              <w:noProof/>
              <w:kern w:val="2"/>
              <w14:ligatures w14:val="standardContextual"/>
            </w:rPr>
          </w:pPr>
          <w:hyperlink w:anchor="_Toc169986800" w:history="1">
            <w:r w:rsidRPr="00EC5908">
              <w:rPr>
                <w:rStyle w:val="Hyperlink"/>
                <w:noProof/>
              </w:rPr>
              <w:t>3.3</w:t>
            </w:r>
            <w:r>
              <w:rPr>
                <w:noProof/>
                <w:kern w:val="2"/>
                <w14:ligatures w14:val="standardContextual"/>
              </w:rPr>
              <w:tab/>
            </w:r>
            <w:r w:rsidRPr="00EC5908">
              <w:rPr>
                <w:rStyle w:val="Hyperlink"/>
                <w:noProof/>
              </w:rPr>
              <w:t>Topic Modeling with Latent Dirichlet Allocation</w:t>
            </w:r>
            <w:r>
              <w:rPr>
                <w:noProof/>
                <w:webHidden/>
              </w:rPr>
              <w:tab/>
            </w:r>
            <w:r>
              <w:rPr>
                <w:noProof/>
                <w:webHidden/>
              </w:rPr>
              <w:fldChar w:fldCharType="begin"/>
            </w:r>
            <w:r>
              <w:rPr>
                <w:noProof/>
                <w:webHidden/>
              </w:rPr>
              <w:instrText xml:space="preserve"> PAGEREF _Toc169986800 \h </w:instrText>
            </w:r>
            <w:r>
              <w:rPr>
                <w:noProof/>
                <w:webHidden/>
              </w:rPr>
            </w:r>
            <w:r>
              <w:rPr>
                <w:noProof/>
                <w:webHidden/>
              </w:rPr>
              <w:fldChar w:fldCharType="separate"/>
            </w:r>
            <w:r>
              <w:rPr>
                <w:noProof/>
                <w:webHidden/>
              </w:rPr>
              <w:t>25</w:t>
            </w:r>
            <w:r>
              <w:rPr>
                <w:noProof/>
                <w:webHidden/>
              </w:rPr>
              <w:fldChar w:fldCharType="end"/>
            </w:r>
          </w:hyperlink>
        </w:p>
        <w:p w14:paraId="2351F7DD" w14:textId="0D657693" w:rsidR="00D55F9E" w:rsidRDefault="00D55F9E">
          <w:pPr>
            <w:pStyle w:val="Cuprins3"/>
            <w:tabs>
              <w:tab w:val="left" w:pos="1440"/>
              <w:tab w:val="right" w:leader="dot" w:pos="9019"/>
            </w:tabs>
            <w:rPr>
              <w:noProof/>
              <w:kern w:val="2"/>
              <w14:ligatures w14:val="standardContextual"/>
            </w:rPr>
          </w:pPr>
          <w:hyperlink w:anchor="_Toc169986801" w:history="1">
            <w:r w:rsidRPr="00EC5908">
              <w:rPr>
                <w:rStyle w:val="Hyperlink"/>
                <w:noProof/>
              </w:rPr>
              <w:t>3.3.1</w:t>
            </w:r>
            <w:r>
              <w:rPr>
                <w:noProof/>
                <w:kern w:val="2"/>
                <w14:ligatures w14:val="standardContextual"/>
              </w:rPr>
              <w:tab/>
            </w:r>
            <w:r w:rsidRPr="00EC5908">
              <w:rPr>
                <w:rStyle w:val="Hyperlink"/>
                <w:noProof/>
              </w:rPr>
              <w:t>Preprocessing</w:t>
            </w:r>
            <w:r>
              <w:rPr>
                <w:noProof/>
                <w:webHidden/>
              </w:rPr>
              <w:tab/>
            </w:r>
            <w:r>
              <w:rPr>
                <w:noProof/>
                <w:webHidden/>
              </w:rPr>
              <w:fldChar w:fldCharType="begin"/>
            </w:r>
            <w:r>
              <w:rPr>
                <w:noProof/>
                <w:webHidden/>
              </w:rPr>
              <w:instrText xml:space="preserve"> PAGEREF _Toc169986801 \h </w:instrText>
            </w:r>
            <w:r>
              <w:rPr>
                <w:noProof/>
                <w:webHidden/>
              </w:rPr>
            </w:r>
            <w:r>
              <w:rPr>
                <w:noProof/>
                <w:webHidden/>
              </w:rPr>
              <w:fldChar w:fldCharType="separate"/>
            </w:r>
            <w:r>
              <w:rPr>
                <w:noProof/>
                <w:webHidden/>
              </w:rPr>
              <w:t>26</w:t>
            </w:r>
            <w:r>
              <w:rPr>
                <w:noProof/>
                <w:webHidden/>
              </w:rPr>
              <w:fldChar w:fldCharType="end"/>
            </w:r>
          </w:hyperlink>
        </w:p>
        <w:p w14:paraId="1A9EA1E5" w14:textId="5449007D" w:rsidR="00D55F9E" w:rsidRDefault="00D55F9E">
          <w:pPr>
            <w:pStyle w:val="Cuprins3"/>
            <w:tabs>
              <w:tab w:val="left" w:pos="1440"/>
              <w:tab w:val="right" w:leader="dot" w:pos="9019"/>
            </w:tabs>
            <w:rPr>
              <w:noProof/>
              <w:kern w:val="2"/>
              <w14:ligatures w14:val="standardContextual"/>
            </w:rPr>
          </w:pPr>
          <w:hyperlink w:anchor="_Toc169986802" w:history="1">
            <w:r w:rsidRPr="00EC5908">
              <w:rPr>
                <w:rStyle w:val="Hyperlink"/>
                <w:noProof/>
              </w:rPr>
              <w:t>3.3.2</w:t>
            </w:r>
            <w:r>
              <w:rPr>
                <w:noProof/>
                <w:kern w:val="2"/>
                <w14:ligatures w14:val="standardContextual"/>
              </w:rPr>
              <w:tab/>
            </w:r>
            <w:r w:rsidRPr="00EC5908">
              <w:rPr>
                <w:rStyle w:val="Hyperlink"/>
                <w:noProof/>
              </w:rPr>
              <w:t>Topics and Keywords Extraction</w:t>
            </w:r>
            <w:r>
              <w:rPr>
                <w:noProof/>
                <w:webHidden/>
              </w:rPr>
              <w:tab/>
            </w:r>
            <w:r>
              <w:rPr>
                <w:noProof/>
                <w:webHidden/>
              </w:rPr>
              <w:fldChar w:fldCharType="begin"/>
            </w:r>
            <w:r>
              <w:rPr>
                <w:noProof/>
                <w:webHidden/>
              </w:rPr>
              <w:instrText xml:space="preserve"> PAGEREF _Toc169986802 \h </w:instrText>
            </w:r>
            <w:r>
              <w:rPr>
                <w:noProof/>
                <w:webHidden/>
              </w:rPr>
            </w:r>
            <w:r>
              <w:rPr>
                <w:noProof/>
                <w:webHidden/>
              </w:rPr>
              <w:fldChar w:fldCharType="separate"/>
            </w:r>
            <w:r>
              <w:rPr>
                <w:noProof/>
                <w:webHidden/>
              </w:rPr>
              <w:t>27</w:t>
            </w:r>
            <w:r>
              <w:rPr>
                <w:noProof/>
                <w:webHidden/>
              </w:rPr>
              <w:fldChar w:fldCharType="end"/>
            </w:r>
          </w:hyperlink>
        </w:p>
        <w:p w14:paraId="52B5820A" w14:textId="273E64D8" w:rsidR="00D55F9E" w:rsidRDefault="00D55F9E">
          <w:pPr>
            <w:pStyle w:val="Cuprins1"/>
            <w:tabs>
              <w:tab w:val="left" w:pos="480"/>
              <w:tab w:val="right" w:leader="dot" w:pos="9019"/>
            </w:tabs>
            <w:rPr>
              <w:noProof/>
              <w:kern w:val="2"/>
              <w14:ligatures w14:val="standardContextual"/>
            </w:rPr>
          </w:pPr>
          <w:hyperlink w:anchor="_Toc169986803" w:history="1">
            <w:r w:rsidRPr="00EC5908">
              <w:rPr>
                <w:rStyle w:val="Hyperlink"/>
                <w:noProof/>
              </w:rPr>
              <w:t>5</w:t>
            </w:r>
            <w:r>
              <w:rPr>
                <w:noProof/>
                <w:kern w:val="2"/>
                <w14:ligatures w14:val="standardContextual"/>
              </w:rPr>
              <w:tab/>
            </w:r>
            <w:r w:rsidRPr="00EC5908">
              <w:rPr>
                <w:rStyle w:val="Hyperlink"/>
                <w:noProof/>
              </w:rPr>
              <w:t>EVALUATION OF RESULTS</w:t>
            </w:r>
            <w:r>
              <w:rPr>
                <w:noProof/>
                <w:webHidden/>
              </w:rPr>
              <w:tab/>
            </w:r>
            <w:r>
              <w:rPr>
                <w:noProof/>
                <w:webHidden/>
              </w:rPr>
              <w:fldChar w:fldCharType="begin"/>
            </w:r>
            <w:r>
              <w:rPr>
                <w:noProof/>
                <w:webHidden/>
              </w:rPr>
              <w:instrText xml:space="preserve"> PAGEREF _Toc169986803 \h </w:instrText>
            </w:r>
            <w:r>
              <w:rPr>
                <w:noProof/>
                <w:webHidden/>
              </w:rPr>
            </w:r>
            <w:r>
              <w:rPr>
                <w:noProof/>
                <w:webHidden/>
              </w:rPr>
              <w:fldChar w:fldCharType="separate"/>
            </w:r>
            <w:r>
              <w:rPr>
                <w:noProof/>
                <w:webHidden/>
              </w:rPr>
              <w:t>30</w:t>
            </w:r>
            <w:r>
              <w:rPr>
                <w:noProof/>
                <w:webHidden/>
              </w:rPr>
              <w:fldChar w:fldCharType="end"/>
            </w:r>
          </w:hyperlink>
        </w:p>
        <w:p w14:paraId="184AAE26" w14:textId="63D0F872" w:rsidR="00D55F9E" w:rsidRDefault="00D55F9E">
          <w:pPr>
            <w:pStyle w:val="Cuprins2"/>
            <w:tabs>
              <w:tab w:val="left" w:pos="960"/>
              <w:tab w:val="right" w:leader="dot" w:pos="9019"/>
            </w:tabs>
            <w:rPr>
              <w:noProof/>
              <w:kern w:val="2"/>
              <w14:ligatures w14:val="standardContextual"/>
            </w:rPr>
          </w:pPr>
          <w:hyperlink w:anchor="_Toc169986804" w:history="1">
            <w:r w:rsidRPr="00EC5908">
              <w:rPr>
                <w:rStyle w:val="Hyperlink"/>
                <w:noProof/>
              </w:rPr>
              <w:t>5.1</w:t>
            </w:r>
            <w:r>
              <w:rPr>
                <w:noProof/>
                <w:kern w:val="2"/>
                <w14:ligatures w14:val="standardContextual"/>
              </w:rPr>
              <w:tab/>
            </w:r>
            <w:r w:rsidRPr="00EC5908">
              <w:rPr>
                <w:rStyle w:val="Hyperlink"/>
                <w:noProof/>
              </w:rPr>
              <w:t>Evaluation Metrics</w:t>
            </w:r>
            <w:r>
              <w:rPr>
                <w:noProof/>
                <w:webHidden/>
              </w:rPr>
              <w:tab/>
            </w:r>
            <w:r>
              <w:rPr>
                <w:noProof/>
                <w:webHidden/>
              </w:rPr>
              <w:fldChar w:fldCharType="begin"/>
            </w:r>
            <w:r>
              <w:rPr>
                <w:noProof/>
                <w:webHidden/>
              </w:rPr>
              <w:instrText xml:space="preserve"> PAGEREF _Toc169986804 \h </w:instrText>
            </w:r>
            <w:r>
              <w:rPr>
                <w:noProof/>
                <w:webHidden/>
              </w:rPr>
            </w:r>
            <w:r>
              <w:rPr>
                <w:noProof/>
                <w:webHidden/>
              </w:rPr>
              <w:fldChar w:fldCharType="separate"/>
            </w:r>
            <w:r>
              <w:rPr>
                <w:noProof/>
                <w:webHidden/>
              </w:rPr>
              <w:t>30</w:t>
            </w:r>
            <w:r>
              <w:rPr>
                <w:noProof/>
                <w:webHidden/>
              </w:rPr>
              <w:fldChar w:fldCharType="end"/>
            </w:r>
          </w:hyperlink>
        </w:p>
        <w:p w14:paraId="0407AC98" w14:textId="209D8F9D" w:rsidR="00D55F9E" w:rsidRDefault="00D55F9E">
          <w:pPr>
            <w:pStyle w:val="Cuprins2"/>
            <w:tabs>
              <w:tab w:val="left" w:pos="960"/>
              <w:tab w:val="right" w:leader="dot" w:pos="9019"/>
            </w:tabs>
            <w:rPr>
              <w:noProof/>
              <w:kern w:val="2"/>
              <w14:ligatures w14:val="standardContextual"/>
            </w:rPr>
          </w:pPr>
          <w:hyperlink w:anchor="_Toc169986805" w:history="1">
            <w:r w:rsidRPr="00EC5908">
              <w:rPr>
                <w:rStyle w:val="Hyperlink"/>
                <w:noProof/>
              </w:rPr>
              <w:t>5.2</w:t>
            </w:r>
            <w:r>
              <w:rPr>
                <w:noProof/>
                <w:kern w:val="2"/>
                <w14:ligatures w14:val="standardContextual"/>
              </w:rPr>
              <w:tab/>
            </w:r>
            <w:r w:rsidRPr="00EC5908">
              <w:rPr>
                <w:rStyle w:val="Hyperlink"/>
                <w:noProof/>
              </w:rPr>
              <w:t>Comparison between YAKE and LDA</w:t>
            </w:r>
            <w:r>
              <w:rPr>
                <w:noProof/>
                <w:webHidden/>
              </w:rPr>
              <w:tab/>
            </w:r>
            <w:r>
              <w:rPr>
                <w:noProof/>
                <w:webHidden/>
              </w:rPr>
              <w:fldChar w:fldCharType="begin"/>
            </w:r>
            <w:r>
              <w:rPr>
                <w:noProof/>
                <w:webHidden/>
              </w:rPr>
              <w:instrText xml:space="preserve"> PAGEREF _Toc169986805 \h </w:instrText>
            </w:r>
            <w:r>
              <w:rPr>
                <w:noProof/>
                <w:webHidden/>
              </w:rPr>
            </w:r>
            <w:r>
              <w:rPr>
                <w:noProof/>
                <w:webHidden/>
              </w:rPr>
              <w:fldChar w:fldCharType="separate"/>
            </w:r>
            <w:r>
              <w:rPr>
                <w:noProof/>
                <w:webHidden/>
              </w:rPr>
              <w:t>33</w:t>
            </w:r>
            <w:r>
              <w:rPr>
                <w:noProof/>
                <w:webHidden/>
              </w:rPr>
              <w:fldChar w:fldCharType="end"/>
            </w:r>
          </w:hyperlink>
        </w:p>
        <w:p w14:paraId="3574ECF4" w14:textId="587B2D1E" w:rsidR="00D55F9E" w:rsidRDefault="00D55F9E">
          <w:pPr>
            <w:pStyle w:val="Cuprins1"/>
            <w:tabs>
              <w:tab w:val="left" w:pos="480"/>
              <w:tab w:val="right" w:leader="dot" w:pos="9019"/>
            </w:tabs>
            <w:rPr>
              <w:noProof/>
              <w:kern w:val="2"/>
              <w14:ligatures w14:val="standardContextual"/>
            </w:rPr>
          </w:pPr>
          <w:hyperlink w:anchor="_Toc169986806" w:history="1">
            <w:r w:rsidRPr="00EC5908">
              <w:rPr>
                <w:rStyle w:val="Hyperlink"/>
                <w:noProof/>
              </w:rPr>
              <w:t>6</w:t>
            </w:r>
            <w:r>
              <w:rPr>
                <w:noProof/>
                <w:kern w:val="2"/>
                <w14:ligatures w14:val="standardContextual"/>
              </w:rPr>
              <w:tab/>
            </w:r>
            <w:r w:rsidRPr="00EC5908">
              <w:rPr>
                <w:rStyle w:val="Hyperlink"/>
                <w:noProof/>
              </w:rPr>
              <w:t>CONCLUSION</w:t>
            </w:r>
            <w:r>
              <w:rPr>
                <w:noProof/>
                <w:webHidden/>
              </w:rPr>
              <w:tab/>
            </w:r>
            <w:r>
              <w:rPr>
                <w:noProof/>
                <w:webHidden/>
              </w:rPr>
              <w:fldChar w:fldCharType="begin"/>
            </w:r>
            <w:r>
              <w:rPr>
                <w:noProof/>
                <w:webHidden/>
              </w:rPr>
              <w:instrText xml:space="preserve"> PAGEREF _Toc169986806 \h </w:instrText>
            </w:r>
            <w:r>
              <w:rPr>
                <w:noProof/>
                <w:webHidden/>
              </w:rPr>
            </w:r>
            <w:r>
              <w:rPr>
                <w:noProof/>
                <w:webHidden/>
              </w:rPr>
              <w:fldChar w:fldCharType="separate"/>
            </w:r>
            <w:r>
              <w:rPr>
                <w:noProof/>
                <w:webHidden/>
              </w:rPr>
              <w:t>36</w:t>
            </w:r>
            <w:r>
              <w:rPr>
                <w:noProof/>
                <w:webHidden/>
              </w:rPr>
              <w:fldChar w:fldCharType="end"/>
            </w:r>
          </w:hyperlink>
        </w:p>
        <w:p w14:paraId="61B32D26" w14:textId="37A604F7" w:rsidR="00D55F9E" w:rsidRDefault="00D55F9E">
          <w:pPr>
            <w:pStyle w:val="Cuprins1"/>
            <w:tabs>
              <w:tab w:val="left" w:pos="480"/>
              <w:tab w:val="right" w:leader="dot" w:pos="9019"/>
            </w:tabs>
            <w:rPr>
              <w:noProof/>
              <w:kern w:val="2"/>
              <w14:ligatures w14:val="standardContextual"/>
            </w:rPr>
          </w:pPr>
          <w:hyperlink w:anchor="_Toc169986807" w:history="1">
            <w:r w:rsidRPr="00EC5908">
              <w:rPr>
                <w:rStyle w:val="Hyperlink"/>
                <w:noProof/>
              </w:rPr>
              <w:t>7</w:t>
            </w:r>
            <w:r>
              <w:rPr>
                <w:noProof/>
                <w:kern w:val="2"/>
                <w14:ligatures w14:val="standardContextual"/>
              </w:rPr>
              <w:tab/>
            </w:r>
            <w:r w:rsidRPr="00EC5908">
              <w:rPr>
                <w:rStyle w:val="Hyperlink"/>
                <w:noProof/>
              </w:rPr>
              <w:t>REFERENCES</w:t>
            </w:r>
            <w:r>
              <w:rPr>
                <w:noProof/>
                <w:webHidden/>
              </w:rPr>
              <w:tab/>
            </w:r>
            <w:r>
              <w:rPr>
                <w:noProof/>
                <w:webHidden/>
              </w:rPr>
              <w:fldChar w:fldCharType="begin"/>
            </w:r>
            <w:r>
              <w:rPr>
                <w:noProof/>
                <w:webHidden/>
              </w:rPr>
              <w:instrText xml:space="preserve"> PAGEREF _Toc169986807 \h </w:instrText>
            </w:r>
            <w:r>
              <w:rPr>
                <w:noProof/>
                <w:webHidden/>
              </w:rPr>
            </w:r>
            <w:r>
              <w:rPr>
                <w:noProof/>
                <w:webHidden/>
              </w:rPr>
              <w:fldChar w:fldCharType="separate"/>
            </w:r>
            <w:r>
              <w:rPr>
                <w:noProof/>
                <w:webHidden/>
              </w:rPr>
              <w:t>37</w:t>
            </w:r>
            <w:r>
              <w:rPr>
                <w:noProof/>
                <w:webHidden/>
              </w:rPr>
              <w:fldChar w:fldCharType="end"/>
            </w:r>
          </w:hyperlink>
        </w:p>
        <w:p w14:paraId="31D7E2D9" w14:textId="45931657" w:rsidR="00D55F9E" w:rsidRDefault="00D55F9E">
          <w:pPr>
            <w:pStyle w:val="Cuprins1"/>
            <w:tabs>
              <w:tab w:val="left" w:pos="480"/>
              <w:tab w:val="right" w:leader="dot" w:pos="9019"/>
            </w:tabs>
            <w:rPr>
              <w:noProof/>
              <w:kern w:val="2"/>
              <w14:ligatures w14:val="standardContextual"/>
            </w:rPr>
          </w:pPr>
          <w:hyperlink w:anchor="_Toc169986808" w:history="1">
            <w:r w:rsidRPr="00EC5908">
              <w:rPr>
                <w:rStyle w:val="Hyperlink"/>
                <w:noProof/>
              </w:rPr>
              <w:t>8</w:t>
            </w:r>
            <w:r>
              <w:rPr>
                <w:noProof/>
                <w:kern w:val="2"/>
                <w14:ligatures w14:val="standardContextual"/>
              </w:rPr>
              <w:tab/>
            </w:r>
            <w:r w:rsidRPr="00EC5908">
              <w:rPr>
                <w:rStyle w:val="Hyperlink"/>
                <w:noProof/>
              </w:rPr>
              <w:t>APPENDIX</w:t>
            </w:r>
            <w:r>
              <w:rPr>
                <w:noProof/>
                <w:webHidden/>
              </w:rPr>
              <w:tab/>
            </w:r>
            <w:r>
              <w:rPr>
                <w:noProof/>
                <w:webHidden/>
              </w:rPr>
              <w:fldChar w:fldCharType="begin"/>
            </w:r>
            <w:r>
              <w:rPr>
                <w:noProof/>
                <w:webHidden/>
              </w:rPr>
              <w:instrText xml:space="preserve"> PAGEREF _Toc169986808 \h </w:instrText>
            </w:r>
            <w:r>
              <w:rPr>
                <w:noProof/>
                <w:webHidden/>
              </w:rPr>
            </w:r>
            <w:r>
              <w:rPr>
                <w:noProof/>
                <w:webHidden/>
              </w:rPr>
              <w:fldChar w:fldCharType="separate"/>
            </w:r>
            <w:r>
              <w:rPr>
                <w:noProof/>
                <w:webHidden/>
              </w:rPr>
              <w:t>40</w:t>
            </w:r>
            <w:r>
              <w:rPr>
                <w:noProof/>
                <w:webHidden/>
              </w:rPr>
              <w:fldChar w:fldCharType="end"/>
            </w:r>
          </w:hyperlink>
        </w:p>
        <w:p w14:paraId="422662B8" w14:textId="3CE709BB" w:rsidR="00D55F9E" w:rsidRDefault="00D55F9E">
          <w:pPr>
            <w:pStyle w:val="Cuprins2"/>
            <w:tabs>
              <w:tab w:val="left" w:pos="960"/>
              <w:tab w:val="right" w:leader="dot" w:pos="9019"/>
            </w:tabs>
            <w:rPr>
              <w:noProof/>
              <w:kern w:val="2"/>
              <w14:ligatures w14:val="standardContextual"/>
            </w:rPr>
          </w:pPr>
          <w:hyperlink w:anchor="_Toc169986809" w:history="1">
            <w:r w:rsidRPr="00EC5908">
              <w:rPr>
                <w:rStyle w:val="Hyperlink"/>
                <w:noProof/>
              </w:rPr>
              <w:t>8.1</w:t>
            </w:r>
            <w:r>
              <w:rPr>
                <w:noProof/>
                <w:kern w:val="2"/>
                <w14:ligatures w14:val="standardContextual"/>
              </w:rPr>
              <w:tab/>
            </w:r>
            <w:r w:rsidRPr="00EC5908">
              <w:rPr>
                <w:rStyle w:val="Hyperlink"/>
                <w:noProof/>
              </w:rPr>
              <w:t>The source code</w:t>
            </w:r>
            <w:r>
              <w:rPr>
                <w:noProof/>
                <w:webHidden/>
              </w:rPr>
              <w:tab/>
            </w:r>
            <w:r>
              <w:rPr>
                <w:noProof/>
                <w:webHidden/>
              </w:rPr>
              <w:fldChar w:fldCharType="begin"/>
            </w:r>
            <w:r>
              <w:rPr>
                <w:noProof/>
                <w:webHidden/>
              </w:rPr>
              <w:instrText xml:space="preserve"> PAGEREF _Toc169986809 \h </w:instrText>
            </w:r>
            <w:r>
              <w:rPr>
                <w:noProof/>
                <w:webHidden/>
              </w:rPr>
            </w:r>
            <w:r>
              <w:rPr>
                <w:noProof/>
                <w:webHidden/>
              </w:rPr>
              <w:fldChar w:fldCharType="separate"/>
            </w:r>
            <w:r>
              <w:rPr>
                <w:noProof/>
                <w:webHidden/>
              </w:rPr>
              <w:t>40</w:t>
            </w:r>
            <w:r>
              <w:rPr>
                <w:noProof/>
                <w:webHidden/>
              </w:rPr>
              <w:fldChar w:fldCharType="end"/>
            </w:r>
          </w:hyperlink>
        </w:p>
        <w:p w14:paraId="55A5F60C" w14:textId="13CF6718" w:rsidR="00D55F9E" w:rsidRDefault="00D55F9E">
          <w:pPr>
            <w:pStyle w:val="Cuprins3"/>
            <w:tabs>
              <w:tab w:val="left" w:pos="1440"/>
              <w:tab w:val="right" w:leader="dot" w:pos="9019"/>
            </w:tabs>
            <w:rPr>
              <w:noProof/>
              <w:kern w:val="2"/>
              <w14:ligatures w14:val="standardContextual"/>
            </w:rPr>
          </w:pPr>
          <w:hyperlink w:anchor="_Toc169986810" w:history="1">
            <w:r w:rsidRPr="00EC5908">
              <w:rPr>
                <w:rStyle w:val="Hyperlink"/>
                <w:noProof/>
              </w:rPr>
              <w:t>8.1.1</w:t>
            </w:r>
            <w:r>
              <w:rPr>
                <w:noProof/>
                <w:kern w:val="2"/>
                <w14:ligatures w14:val="standardContextual"/>
              </w:rPr>
              <w:tab/>
            </w:r>
            <w:r w:rsidRPr="00EC5908">
              <w:rPr>
                <w:rStyle w:val="Hyperlink"/>
                <w:noProof/>
              </w:rPr>
              <w:t>Parsing the input files</w:t>
            </w:r>
            <w:r>
              <w:rPr>
                <w:noProof/>
                <w:webHidden/>
              </w:rPr>
              <w:tab/>
            </w:r>
            <w:r>
              <w:rPr>
                <w:noProof/>
                <w:webHidden/>
              </w:rPr>
              <w:fldChar w:fldCharType="begin"/>
            </w:r>
            <w:r>
              <w:rPr>
                <w:noProof/>
                <w:webHidden/>
              </w:rPr>
              <w:instrText xml:space="preserve"> PAGEREF _Toc169986810 \h </w:instrText>
            </w:r>
            <w:r>
              <w:rPr>
                <w:noProof/>
                <w:webHidden/>
              </w:rPr>
            </w:r>
            <w:r>
              <w:rPr>
                <w:noProof/>
                <w:webHidden/>
              </w:rPr>
              <w:fldChar w:fldCharType="separate"/>
            </w:r>
            <w:r>
              <w:rPr>
                <w:noProof/>
                <w:webHidden/>
              </w:rPr>
              <w:t>40</w:t>
            </w:r>
            <w:r>
              <w:rPr>
                <w:noProof/>
                <w:webHidden/>
              </w:rPr>
              <w:fldChar w:fldCharType="end"/>
            </w:r>
          </w:hyperlink>
        </w:p>
        <w:p w14:paraId="5ADD15F5" w14:textId="024A67D9" w:rsidR="00D55F9E" w:rsidRDefault="00D55F9E">
          <w:pPr>
            <w:pStyle w:val="Cuprins3"/>
            <w:tabs>
              <w:tab w:val="left" w:pos="1440"/>
              <w:tab w:val="right" w:leader="dot" w:pos="9019"/>
            </w:tabs>
            <w:rPr>
              <w:noProof/>
              <w:kern w:val="2"/>
              <w14:ligatures w14:val="standardContextual"/>
            </w:rPr>
          </w:pPr>
          <w:hyperlink w:anchor="_Toc169986811" w:history="1">
            <w:r w:rsidRPr="00EC5908">
              <w:rPr>
                <w:rStyle w:val="Hyperlink"/>
                <w:noProof/>
              </w:rPr>
              <w:t>8.1.2</w:t>
            </w:r>
            <w:r>
              <w:rPr>
                <w:noProof/>
                <w:kern w:val="2"/>
                <w14:ligatures w14:val="standardContextual"/>
              </w:rPr>
              <w:tab/>
            </w:r>
            <w:r w:rsidRPr="00EC5908">
              <w:rPr>
                <w:rStyle w:val="Hyperlink"/>
                <w:noProof/>
              </w:rPr>
              <w:t>Filtering the abstract list</w:t>
            </w:r>
            <w:r>
              <w:rPr>
                <w:noProof/>
                <w:webHidden/>
              </w:rPr>
              <w:tab/>
            </w:r>
            <w:r>
              <w:rPr>
                <w:noProof/>
                <w:webHidden/>
              </w:rPr>
              <w:fldChar w:fldCharType="begin"/>
            </w:r>
            <w:r>
              <w:rPr>
                <w:noProof/>
                <w:webHidden/>
              </w:rPr>
              <w:instrText xml:space="preserve"> PAGEREF _Toc169986811 \h </w:instrText>
            </w:r>
            <w:r>
              <w:rPr>
                <w:noProof/>
                <w:webHidden/>
              </w:rPr>
            </w:r>
            <w:r>
              <w:rPr>
                <w:noProof/>
                <w:webHidden/>
              </w:rPr>
              <w:fldChar w:fldCharType="separate"/>
            </w:r>
            <w:r>
              <w:rPr>
                <w:noProof/>
                <w:webHidden/>
              </w:rPr>
              <w:t>40</w:t>
            </w:r>
            <w:r>
              <w:rPr>
                <w:noProof/>
                <w:webHidden/>
              </w:rPr>
              <w:fldChar w:fldCharType="end"/>
            </w:r>
          </w:hyperlink>
        </w:p>
        <w:p w14:paraId="6EA02B8C" w14:textId="126A0872" w:rsidR="00D55F9E" w:rsidRDefault="00D55F9E">
          <w:pPr>
            <w:pStyle w:val="Cuprins3"/>
            <w:tabs>
              <w:tab w:val="left" w:pos="1440"/>
              <w:tab w:val="right" w:leader="dot" w:pos="9019"/>
            </w:tabs>
            <w:rPr>
              <w:noProof/>
              <w:kern w:val="2"/>
              <w14:ligatures w14:val="standardContextual"/>
            </w:rPr>
          </w:pPr>
          <w:hyperlink w:anchor="_Toc169986812" w:history="1">
            <w:r w:rsidRPr="00EC5908">
              <w:rPr>
                <w:rStyle w:val="Hyperlink"/>
                <w:noProof/>
              </w:rPr>
              <w:t>8.1.3</w:t>
            </w:r>
            <w:r>
              <w:rPr>
                <w:noProof/>
                <w:kern w:val="2"/>
                <w14:ligatures w14:val="standardContextual"/>
              </w:rPr>
              <w:tab/>
            </w:r>
            <w:r w:rsidRPr="00EC5908">
              <w:rPr>
                <w:rStyle w:val="Hyperlink"/>
                <w:noProof/>
              </w:rPr>
              <w:t>Extracting keywords with YAKE</w:t>
            </w:r>
            <w:r>
              <w:rPr>
                <w:noProof/>
                <w:webHidden/>
              </w:rPr>
              <w:tab/>
            </w:r>
            <w:r>
              <w:rPr>
                <w:noProof/>
                <w:webHidden/>
              </w:rPr>
              <w:fldChar w:fldCharType="begin"/>
            </w:r>
            <w:r>
              <w:rPr>
                <w:noProof/>
                <w:webHidden/>
              </w:rPr>
              <w:instrText xml:space="preserve"> PAGEREF _Toc169986812 \h </w:instrText>
            </w:r>
            <w:r>
              <w:rPr>
                <w:noProof/>
                <w:webHidden/>
              </w:rPr>
            </w:r>
            <w:r>
              <w:rPr>
                <w:noProof/>
                <w:webHidden/>
              </w:rPr>
              <w:fldChar w:fldCharType="separate"/>
            </w:r>
            <w:r>
              <w:rPr>
                <w:noProof/>
                <w:webHidden/>
              </w:rPr>
              <w:t>41</w:t>
            </w:r>
            <w:r>
              <w:rPr>
                <w:noProof/>
                <w:webHidden/>
              </w:rPr>
              <w:fldChar w:fldCharType="end"/>
            </w:r>
          </w:hyperlink>
        </w:p>
        <w:p w14:paraId="11B38802" w14:textId="7A7FDC42" w:rsidR="00D55F9E" w:rsidRDefault="00D55F9E">
          <w:pPr>
            <w:pStyle w:val="Cuprins3"/>
            <w:tabs>
              <w:tab w:val="left" w:pos="1440"/>
              <w:tab w:val="right" w:leader="dot" w:pos="9019"/>
            </w:tabs>
            <w:rPr>
              <w:noProof/>
              <w:kern w:val="2"/>
              <w14:ligatures w14:val="standardContextual"/>
            </w:rPr>
          </w:pPr>
          <w:hyperlink w:anchor="_Toc169986813" w:history="1">
            <w:r w:rsidRPr="00EC5908">
              <w:rPr>
                <w:rStyle w:val="Hyperlink"/>
                <w:noProof/>
              </w:rPr>
              <w:t>8.1.4</w:t>
            </w:r>
            <w:r>
              <w:rPr>
                <w:noProof/>
                <w:kern w:val="2"/>
                <w14:ligatures w14:val="standardContextual"/>
              </w:rPr>
              <w:tab/>
            </w:r>
            <w:r w:rsidRPr="00EC5908">
              <w:rPr>
                <w:rStyle w:val="Hyperlink"/>
                <w:noProof/>
              </w:rPr>
              <w:t>Extracting keywords with LDA</w:t>
            </w:r>
            <w:r>
              <w:rPr>
                <w:noProof/>
                <w:webHidden/>
              </w:rPr>
              <w:tab/>
            </w:r>
            <w:r>
              <w:rPr>
                <w:noProof/>
                <w:webHidden/>
              </w:rPr>
              <w:fldChar w:fldCharType="begin"/>
            </w:r>
            <w:r>
              <w:rPr>
                <w:noProof/>
                <w:webHidden/>
              </w:rPr>
              <w:instrText xml:space="preserve"> PAGEREF _Toc169986813 \h </w:instrText>
            </w:r>
            <w:r>
              <w:rPr>
                <w:noProof/>
                <w:webHidden/>
              </w:rPr>
            </w:r>
            <w:r>
              <w:rPr>
                <w:noProof/>
                <w:webHidden/>
              </w:rPr>
              <w:fldChar w:fldCharType="separate"/>
            </w:r>
            <w:r>
              <w:rPr>
                <w:noProof/>
                <w:webHidden/>
              </w:rPr>
              <w:t>42</w:t>
            </w:r>
            <w:r>
              <w:rPr>
                <w:noProof/>
                <w:webHidden/>
              </w:rPr>
              <w:fldChar w:fldCharType="end"/>
            </w:r>
          </w:hyperlink>
        </w:p>
        <w:p w14:paraId="2F7568CE" w14:textId="058CDB9A" w:rsidR="00D55F9E" w:rsidRDefault="00D55F9E">
          <w:pPr>
            <w:pStyle w:val="Cuprins3"/>
            <w:tabs>
              <w:tab w:val="left" w:pos="1440"/>
              <w:tab w:val="right" w:leader="dot" w:pos="9019"/>
            </w:tabs>
            <w:rPr>
              <w:noProof/>
              <w:kern w:val="2"/>
              <w14:ligatures w14:val="standardContextual"/>
            </w:rPr>
          </w:pPr>
          <w:hyperlink w:anchor="_Toc169986814" w:history="1">
            <w:r w:rsidRPr="00EC5908">
              <w:rPr>
                <w:rStyle w:val="Hyperlink"/>
                <w:noProof/>
              </w:rPr>
              <w:t>8.1.5</w:t>
            </w:r>
            <w:r>
              <w:rPr>
                <w:noProof/>
                <w:kern w:val="2"/>
                <w14:ligatures w14:val="standardContextual"/>
              </w:rPr>
              <w:tab/>
            </w:r>
            <w:r w:rsidRPr="00EC5908">
              <w:rPr>
                <w:rStyle w:val="Hyperlink"/>
                <w:noProof/>
              </w:rPr>
              <w:t>The output</w:t>
            </w:r>
            <w:r>
              <w:rPr>
                <w:noProof/>
                <w:webHidden/>
              </w:rPr>
              <w:tab/>
            </w:r>
            <w:r>
              <w:rPr>
                <w:noProof/>
                <w:webHidden/>
              </w:rPr>
              <w:fldChar w:fldCharType="begin"/>
            </w:r>
            <w:r>
              <w:rPr>
                <w:noProof/>
                <w:webHidden/>
              </w:rPr>
              <w:instrText xml:space="preserve"> PAGEREF _Toc169986814 \h </w:instrText>
            </w:r>
            <w:r>
              <w:rPr>
                <w:noProof/>
                <w:webHidden/>
              </w:rPr>
            </w:r>
            <w:r>
              <w:rPr>
                <w:noProof/>
                <w:webHidden/>
              </w:rPr>
              <w:fldChar w:fldCharType="separate"/>
            </w:r>
            <w:r>
              <w:rPr>
                <w:noProof/>
                <w:webHidden/>
              </w:rPr>
              <w:t>43</w:t>
            </w:r>
            <w:r>
              <w:rPr>
                <w:noProof/>
                <w:webHidden/>
              </w:rPr>
              <w:fldChar w:fldCharType="end"/>
            </w:r>
          </w:hyperlink>
        </w:p>
        <w:p w14:paraId="46426387" w14:textId="2C087E66" w:rsidR="00D55F9E" w:rsidRDefault="00D55F9E">
          <w:pPr>
            <w:pStyle w:val="Cuprins2"/>
            <w:tabs>
              <w:tab w:val="left" w:pos="960"/>
              <w:tab w:val="right" w:leader="dot" w:pos="9019"/>
            </w:tabs>
            <w:rPr>
              <w:noProof/>
              <w:kern w:val="2"/>
              <w14:ligatures w14:val="standardContextual"/>
            </w:rPr>
          </w:pPr>
          <w:hyperlink w:anchor="_Toc169986815" w:history="1">
            <w:r w:rsidRPr="00EC5908">
              <w:rPr>
                <w:rStyle w:val="Hyperlink"/>
                <w:noProof/>
              </w:rPr>
              <w:t>8.2</w:t>
            </w:r>
            <w:r>
              <w:rPr>
                <w:noProof/>
                <w:kern w:val="2"/>
                <w14:ligatures w14:val="standardContextual"/>
              </w:rPr>
              <w:tab/>
            </w:r>
            <w:r w:rsidRPr="00EC5908">
              <w:rPr>
                <w:rStyle w:val="Hyperlink"/>
                <w:noProof/>
              </w:rPr>
              <w:t>Choosing a spaCy model</w:t>
            </w:r>
            <w:r>
              <w:rPr>
                <w:noProof/>
                <w:webHidden/>
              </w:rPr>
              <w:tab/>
            </w:r>
            <w:r>
              <w:rPr>
                <w:noProof/>
                <w:webHidden/>
              </w:rPr>
              <w:fldChar w:fldCharType="begin"/>
            </w:r>
            <w:r>
              <w:rPr>
                <w:noProof/>
                <w:webHidden/>
              </w:rPr>
              <w:instrText xml:space="preserve"> PAGEREF _Toc169986815 \h </w:instrText>
            </w:r>
            <w:r>
              <w:rPr>
                <w:noProof/>
                <w:webHidden/>
              </w:rPr>
            </w:r>
            <w:r>
              <w:rPr>
                <w:noProof/>
                <w:webHidden/>
              </w:rPr>
              <w:fldChar w:fldCharType="separate"/>
            </w:r>
            <w:r>
              <w:rPr>
                <w:noProof/>
                <w:webHidden/>
              </w:rPr>
              <w:t>44</w:t>
            </w:r>
            <w:r>
              <w:rPr>
                <w:noProof/>
                <w:webHidden/>
              </w:rPr>
              <w:fldChar w:fldCharType="end"/>
            </w:r>
          </w:hyperlink>
        </w:p>
        <w:p w14:paraId="36D77612" w14:textId="7BF110D3"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69986782"/>
      <w:r w:rsidRPr="00560BA3">
        <w:lastRenderedPageBreak/>
        <w:t>Sinopsis</w:t>
      </w:r>
      <w:bookmarkEnd w:id="1"/>
    </w:p>
    <w:p w14:paraId="6A4E7759" w14:textId="77777777" w:rsidR="003957E4" w:rsidRPr="008C66F5" w:rsidRDefault="0053404B" w:rsidP="00A51F8A">
      <w:pPr>
        <w:rPr>
          <w:highlight w:val="yellow"/>
        </w:rPr>
      </w:pPr>
      <w:r w:rsidRPr="008C66F5">
        <w:rPr>
          <w:highlight w:val="yellow"/>
        </w:rPr>
        <w:t>Sinopsisul</w:t>
      </w:r>
      <w:r w:rsidR="008E669E" w:rsidRPr="008C66F5">
        <w:rPr>
          <w:highlight w:val="yellow"/>
        </w:rPr>
        <w:t xml:space="preserve"> proiectului are rol de introducere</w:t>
      </w:r>
      <w:r w:rsidR="00C70C38" w:rsidRPr="008C66F5">
        <w:rPr>
          <w:highlight w:val="yellow"/>
        </w:rPr>
        <w:t>,</w:t>
      </w:r>
      <w:r w:rsidR="008E669E" w:rsidRPr="008C66F5">
        <w:rPr>
          <w:highlight w:val="yellow"/>
        </w:rPr>
        <w:t xml:space="preserve"> conținând atât o descriere pe scurt a problemei abordate cât și o enumerare sumară a rezultatelor și a concluziilor. Se recomandă ca </w:t>
      </w:r>
      <w:r w:rsidRPr="008C66F5">
        <w:rPr>
          <w:highlight w:val="yellow"/>
        </w:rPr>
        <w:t>sinopsisul</w:t>
      </w:r>
      <w:r w:rsidR="008E669E" w:rsidRPr="008C66F5">
        <w:rPr>
          <w:highlight w:val="yellow"/>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60BA3" w:rsidRDefault="00C70C38" w:rsidP="00A51F8A">
      <w:r w:rsidRPr="008C66F5">
        <w:rPr>
          <w:highlight w:val="yellow"/>
        </w:rPr>
        <w:t>Sinopsisul</w:t>
      </w:r>
      <w:r w:rsidR="008E669E" w:rsidRPr="008C66F5">
        <w:rPr>
          <w:highlight w:val="yellow"/>
        </w:rPr>
        <w:t xml:space="preserve"> proiectului va fi redactat atât în română cât și în engleză. Ca dimensiunea recomandată aceasta secțiune va avea maxim </w:t>
      </w:r>
      <w:r w:rsidR="00DD104C" w:rsidRPr="008C66F5">
        <w:rPr>
          <w:highlight w:val="yellow"/>
        </w:rPr>
        <w:t>200</w:t>
      </w:r>
      <w:r w:rsidR="008E669E" w:rsidRPr="008C66F5">
        <w:rPr>
          <w:highlight w:val="yellow"/>
        </w:rPr>
        <w:t xml:space="preserve"> de cuvinte</w:t>
      </w:r>
      <w:r w:rsidR="00DD104C" w:rsidRPr="008C66F5">
        <w:rPr>
          <w:highlight w:val="yellow"/>
        </w:rPr>
        <w:t xml:space="preserve"> pentru fiecare variantă</w:t>
      </w:r>
      <w:r w:rsidR="008E669E" w:rsidRPr="008C66F5">
        <w:rPr>
          <w:highlight w:val="yellow"/>
        </w:rPr>
        <w:t xml:space="preserve">. </w:t>
      </w:r>
      <w:r w:rsidR="00580C6E" w:rsidRPr="008C66F5">
        <w:rPr>
          <w:highlight w:val="yellow"/>
        </w:rPr>
        <w:t>Împreună, a</w:t>
      </w:r>
      <w:r w:rsidR="00DD104C" w:rsidRPr="008C66F5">
        <w:rPr>
          <w:highlight w:val="yellow"/>
        </w:rPr>
        <w:t>mbele variante se vor încadra într-o singură pagină.</w:t>
      </w:r>
    </w:p>
    <w:p w14:paraId="074CA738" w14:textId="77777777" w:rsidR="00DD104C" w:rsidRPr="00560BA3" w:rsidRDefault="00DD104C" w:rsidP="0053404B"/>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69986783"/>
      <w:bookmarkEnd w:id="2"/>
      <w:r w:rsidRPr="00560BA3">
        <w:t>Abstract</w:t>
      </w:r>
      <w:bookmarkEnd w:id="3"/>
    </w:p>
    <w:p w14:paraId="3EE17243" w14:textId="4EA01615" w:rsidR="003255B3" w:rsidRPr="008C66F5" w:rsidRDefault="003255B3" w:rsidP="00A51F8A">
      <w:pPr>
        <w:rPr>
          <w:highlight w:val="yellow"/>
        </w:rPr>
      </w:pPr>
      <w:r w:rsidRPr="008C66F5">
        <w:rPr>
          <w:highlight w:val="yellow"/>
        </w:rPr>
        <w:t xml:space="preserve">The </w:t>
      </w:r>
      <w:r w:rsidR="0053404B" w:rsidRPr="008C66F5">
        <w:rPr>
          <w:highlight w:val="yellow"/>
        </w:rPr>
        <w:t>abstract</w:t>
      </w:r>
      <w:r w:rsidRPr="008C66F5">
        <w:rPr>
          <w:highlight w:val="yellow"/>
        </w:rPr>
        <w:t xml:space="preserve"> has an introductory </w:t>
      </w:r>
      <w:r w:rsidR="00C45802" w:rsidRPr="008C66F5">
        <w:rPr>
          <w:highlight w:val="yellow"/>
        </w:rPr>
        <w:t>role and</w:t>
      </w:r>
      <w:r w:rsidRPr="008C66F5">
        <w:rPr>
          <w:highlight w:val="yellow"/>
        </w:rPr>
        <w:t xml:space="preserve"> should </w:t>
      </w:r>
      <w:r w:rsidR="00C45802" w:rsidRPr="008C66F5">
        <w:rPr>
          <w:highlight w:val="yellow"/>
        </w:rPr>
        <w:t xml:space="preserve">engulf both a </w:t>
      </w:r>
      <w:r w:rsidR="00DD104C" w:rsidRPr="008C66F5">
        <w:rPr>
          <w:highlight w:val="yellow"/>
        </w:rPr>
        <w:t>brief</w:t>
      </w:r>
      <w:r w:rsidR="00C45802" w:rsidRPr="008C66F5">
        <w:rPr>
          <w:highlight w:val="yellow"/>
        </w:rPr>
        <w:t xml:space="preserve"> description of the issue at hand, as well as an overview of </w:t>
      </w:r>
      <w:r w:rsidR="00F13ECC" w:rsidRPr="008C66F5">
        <w:rPr>
          <w:highlight w:val="yellow"/>
        </w:rPr>
        <w:t xml:space="preserve">the </w:t>
      </w:r>
      <w:r w:rsidR="00C45802" w:rsidRPr="008C66F5">
        <w:rPr>
          <w:highlight w:val="yellow"/>
        </w:rPr>
        <w:t xml:space="preserve">obtained results and conclusions. The </w:t>
      </w:r>
      <w:r w:rsidR="0053404B" w:rsidRPr="008C66F5">
        <w:rPr>
          <w:highlight w:val="yellow"/>
        </w:rPr>
        <w:t>abstract</w:t>
      </w:r>
      <w:r w:rsidR="00C45802" w:rsidRPr="008C66F5">
        <w:rPr>
          <w:highlight w:val="yellow"/>
        </w:rPr>
        <w:t xml:space="preserve"> should be </w:t>
      </w:r>
      <w:r w:rsidR="00F13ECC" w:rsidRPr="008C66F5">
        <w:rPr>
          <w:highlight w:val="yellow"/>
        </w:rPr>
        <w:t xml:space="preserve">formulated </w:t>
      </w:r>
      <w:r w:rsidR="00BE42C8" w:rsidRPr="008C66F5">
        <w:rPr>
          <w:highlight w:val="yellow"/>
        </w:rPr>
        <w:t xml:space="preserve">such </w:t>
      </w:r>
      <w:r w:rsidR="00F13ECC" w:rsidRPr="008C66F5">
        <w:rPr>
          <w:highlight w:val="yellow"/>
        </w:rPr>
        <w:t>that</w:t>
      </w:r>
      <w:r w:rsidR="00BE42C8" w:rsidRPr="008C66F5">
        <w:rPr>
          <w:highlight w:val="yellow"/>
        </w:rPr>
        <w:t xml:space="preserve"> </w:t>
      </w:r>
      <w:r w:rsidR="00F13ECC" w:rsidRPr="008C66F5">
        <w:rPr>
          <w:highlight w:val="yellow"/>
        </w:rPr>
        <w:t xml:space="preserve">even </w:t>
      </w:r>
      <w:r w:rsidR="00BE42C8" w:rsidRPr="008C66F5">
        <w:rPr>
          <w:highlight w:val="yellow"/>
        </w:rPr>
        <w:t xml:space="preserve">somebody </w:t>
      </w:r>
      <w:r w:rsidR="00F13ECC" w:rsidRPr="008C66F5">
        <w:rPr>
          <w:highlight w:val="yellow"/>
        </w:rPr>
        <w:t xml:space="preserve">that is </w:t>
      </w:r>
      <w:r w:rsidR="00BE42C8" w:rsidRPr="008C66F5">
        <w:rPr>
          <w:highlight w:val="yellow"/>
        </w:rPr>
        <w:t xml:space="preserve">unfamiliar with the projects’ domain </w:t>
      </w:r>
      <w:r w:rsidR="00F13ECC" w:rsidRPr="008C66F5">
        <w:rPr>
          <w:highlight w:val="yellow"/>
        </w:rPr>
        <w:t xml:space="preserve">can </w:t>
      </w:r>
      <w:r w:rsidR="00BE42C8" w:rsidRPr="008C66F5">
        <w:rPr>
          <w:highlight w:val="yellow"/>
        </w:rPr>
        <w:t xml:space="preserve">grasp the </w:t>
      </w:r>
      <w:r w:rsidR="00F13ECC" w:rsidRPr="008C66F5">
        <w:rPr>
          <w:highlight w:val="yellow"/>
        </w:rPr>
        <w:t xml:space="preserve">objectives of the </w:t>
      </w:r>
      <w:r w:rsidR="00BE42C8" w:rsidRPr="008C66F5">
        <w:rPr>
          <w:highlight w:val="yellow"/>
        </w:rPr>
        <w:t>thesis while</w:t>
      </w:r>
      <w:r w:rsidR="00F13ECC" w:rsidRPr="008C66F5">
        <w:rPr>
          <w:highlight w:val="yellow"/>
        </w:rPr>
        <w:t>, at the same time,</w:t>
      </w:r>
      <w:r w:rsidR="00BE42C8" w:rsidRPr="008C66F5">
        <w:rPr>
          <w:highlight w:val="yellow"/>
        </w:rPr>
        <w:t xml:space="preserve"> retaining a specificity level </w:t>
      </w:r>
      <w:r w:rsidR="00F13ECC" w:rsidRPr="008C66F5">
        <w:rPr>
          <w:highlight w:val="yellow"/>
        </w:rPr>
        <w:t xml:space="preserve">offering </w:t>
      </w:r>
      <w:r w:rsidR="00BE42C8" w:rsidRPr="008C66F5">
        <w:rPr>
          <w:highlight w:val="yellow"/>
        </w:rPr>
        <w:t xml:space="preserve">a </w:t>
      </w:r>
      <w:r w:rsidR="00F13ECC" w:rsidRPr="008C66F5">
        <w:rPr>
          <w:highlight w:val="yellow"/>
        </w:rPr>
        <w:t>bird’s eye view of the project.</w:t>
      </w:r>
    </w:p>
    <w:p w14:paraId="69E95B4A" w14:textId="269ECA3B" w:rsidR="005231B3" w:rsidRPr="00560BA3" w:rsidRDefault="00DD104C" w:rsidP="00A51F8A">
      <w:r w:rsidRPr="008C66F5">
        <w:rPr>
          <w:highlight w:val="yellow"/>
        </w:rPr>
        <w:t xml:space="preserve">The projects’ </w:t>
      </w:r>
      <w:r w:rsidR="00C70C38" w:rsidRPr="008C66F5">
        <w:rPr>
          <w:highlight w:val="yellow"/>
        </w:rPr>
        <w:t>abstract</w:t>
      </w:r>
      <w:r w:rsidRPr="008C66F5">
        <w:rPr>
          <w:highlight w:val="yellow"/>
        </w:rPr>
        <w:t xml:space="preserve"> will be </w:t>
      </w:r>
      <w:r w:rsidR="00F13ECC" w:rsidRPr="008C66F5">
        <w:rPr>
          <w:highlight w:val="yellow"/>
        </w:rPr>
        <w:t xml:space="preserve">elaborated </w:t>
      </w:r>
      <w:r w:rsidRPr="008C66F5">
        <w:rPr>
          <w:highlight w:val="yellow"/>
        </w:rPr>
        <w:t xml:space="preserve">in both Romanian and English. The recommended size for this section is </w:t>
      </w:r>
      <w:r w:rsidR="00F13ECC" w:rsidRPr="008C66F5">
        <w:rPr>
          <w:highlight w:val="yellow"/>
        </w:rPr>
        <w:t>limited</w:t>
      </w:r>
      <w:r w:rsidRPr="008C66F5">
        <w:rPr>
          <w:highlight w:val="yellow"/>
        </w:rPr>
        <w:t xml:space="preserve"> to 200 words for each version. </w:t>
      </w:r>
      <w:r w:rsidR="00580C6E" w:rsidRPr="008C66F5">
        <w:rPr>
          <w:highlight w:val="yellow"/>
        </w:rPr>
        <w:t>Together, b</w:t>
      </w:r>
      <w:r w:rsidRPr="008C66F5">
        <w:rPr>
          <w:highlight w:val="yellow"/>
        </w:rPr>
        <w:t xml:space="preserve">oth versions will fit </w:t>
      </w:r>
      <w:r w:rsidR="00F13ECC" w:rsidRPr="008C66F5">
        <w:rPr>
          <w:highlight w:val="yellow"/>
        </w:rPr>
        <w:t xml:space="preserve">in </w:t>
      </w:r>
      <w:r w:rsidRPr="008C66F5">
        <w:rPr>
          <w:highlight w:val="yellow"/>
        </w:rPr>
        <w:t>one page.</w:t>
      </w:r>
    </w:p>
    <w:p w14:paraId="386015C0" w14:textId="77777777" w:rsidR="005231B3" w:rsidRPr="00560BA3" w:rsidRDefault="005231B3">
      <w:pPr>
        <w:spacing w:line="252" w:lineRule="auto"/>
      </w:pPr>
      <w:r w:rsidRPr="00560BA3">
        <w:br w:type="page"/>
      </w:r>
    </w:p>
    <w:p w14:paraId="7C3665C4" w14:textId="02C82DAA" w:rsidR="003957E4" w:rsidRDefault="000C34B0" w:rsidP="0053404B">
      <w:pPr>
        <w:pStyle w:val="Titlu1"/>
        <w:numPr>
          <w:ilvl w:val="0"/>
          <w:numId w:val="10"/>
        </w:numPr>
      </w:pPr>
      <w:bookmarkStart w:id="4" w:name="_Toc169986784"/>
      <w:r>
        <w:lastRenderedPageBreak/>
        <w:t>INTRODUCTION</w:t>
      </w:r>
      <w:bookmarkEnd w:id="4"/>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5" w:name="_Toc169986785"/>
      <w:r>
        <w:t>Background</w:t>
      </w:r>
      <w:bookmarkEnd w:id="5"/>
    </w:p>
    <w:p w14:paraId="1AF78C33" w14:textId="43DA20C9"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7C4917" w:rsidRPr="007C4917">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442461">
        <w:rPr>
          <w:color w:val="000000"/>
        </w:rPr>
        <w:t xml:space="preserve">, document </w:t>
      </w:r>
      <w:r w:rsidR="006E6A9C">
        <w:rPr>
          <w:color w:val="000000"/>
        </w:rPr>
        <w:t xml:space="preserve">classification </w:t>
      </w:r>
      <w:r w:rsidR="00442461">
        <w:rPr>
          <w:color w:val="000000"/>
        </w:rPr>
        <w:t>and</w:t>
      </w:r>
      <w:r w:rsidR="006E6A9C">
        <w:rPr>
          <w:color w:val="000000"/>
        </w:rPr>
        <w:t xml:space="preserve"> sentiment analysis. </w:t>
      </w:r>
      <w:r w:rsidR="00B90608">
        <w:rPr>
          <w:color w:val="000000"/>
        </w:rPr>
        <w:t xml:space="preserve">Statistical </w:t>
      </w:r>
      <w:r w:rsidR="00114E0B">
        <w:rPr>
          <w:color w:val="000000"/>
        </w:rPr>
        <w:t>techniques</w:t>
      </w:r>
      <w:r w:rsidR="00B90608">
        <w:rPr>
          <w:color w:val="000000"/>
        </w:rPr>
        <w:t xml:space="preserve"> </w:t>
      </w:r>
      <w:r w:rsidR="00442461">
        <w:rPr>
          <w:color w:val="000000"/>
        </w:rPr>
        <w:t xml:space="preserve">were </w:t>
      </w:r>
      <w:r w:rsidR="00B82CA9">
        <w:rPr>
          <w:color w:val="000000"/>
        </w:rPr>
        <w:t xml:space="preserve">the </w:t>
      </w:r>
      <w:r w:rsidR="00053828">
        <w:rPr>
          <w:color w:val="000000"/>
        </w:rPr>
        <w:t>baseline</w:t>
      </w:r>
      <w:r w:rsidR="00B82CA9">
        <w:rPr>
          <w:color w:val="000000"/>
        </w:rPr>
        <w:t xml:space="preserve"> </w:t>
      </w:r>
      <w:r w:rsidR="00114E0B">
        <w:rPr>
          <w:color w:val="000000"/>
        </w:rPr>
        <w:t xml:space="preserve">methods </w:t>
      </w:r>
      <w:r w:rsidR="00B82CA9">
        <w:rPr>
          <w:color w:val="000000"/>
        </w:rPr>
        <w:t xml:space="preserve">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 xml:space="preserve">emergence of Transformer models </w:t>
      </w:r>
      <w:r w:rsidR="00442461">
        <w:rPr>
          <w:color w:val="000000"/>
        </w:rPr>
        <w:t>starting in</w:t>
      </w:r>
      <w:r w:rsidR="00053828">
        <w:rPr>
          <w:color w:val="000000"/>
        </w:rPr>
        <w:t xml:space="preserve">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r w:rsidR="00E44001">
        <w:rPr>
          <w:color w:val="000000"/>
        </w:rPr>
        <w:t>general</w:t>
      </w:r>
      <w:r w:rsidR="00E47C80">
        <w:rPr>
          <w:color w:val="000000"/>
        </w:rPr>
        <w:t xml:space="preserve"> public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2FD4C0EE"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in order to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7C4917" w:rsidRPr="007C4917">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w:t>
      </w:r>
      <w:r w:rsidR="00575311">
        <w:rPr>
          <w:color w:val="000000"/>
        </w:rPr>
        <w:t>selection</w:t>
      </w:r>
      <w:r w:rsidR="005555DB">
        <w:rPr>
          <w:color w:val="000000"/>
        </w:rPr>
        <w:t xml:space="preserve"> of significant terms from a text, and topic modeling, the uncovering of hidden topics in large document collections, are two tasks that </w:t>
      </w:r>
      <w:r w:rsidR="00575311">
        <w:rPr>
          <w:color w:val="000000"/>
        </w:rPr>
        <w:t>are</w:t>
      </w:r>
      <w:r w:rsidR="005555DB">
        <w:rPr>
          <w:color w:val="000000"/>
        </w:rPr>
        <w:t xml:space="preserv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12B9ADC1" w:rsidR="00F57319" w:rsidRDefault="00983F7B" w:rsidP="0053404B">
      <w:pPr>
        <w:pStyle w:val="Titlu2"/>
      </w:pPr>
      <w:bookmarkStart w:id="6" w:name="_Toc169986786"/>
      <w:r>
        <w:t>Problem</w:t>
      </w:r>
      <w:bookmarkEnd w:id="6"/>
    </w:p>
    <w:p w14:paraId="19013AEA" w14:textId="39AD25C4" w:rsidR="00956CC4" w:rsidRPr="00114E0B" w:rsidRDefault="00956CC4" w:rsidP="00956CC4">
      <w:pPr>
        <w:rPr>
          <w:color w:val="000000"/>
        </w:rPr>
      </w:pPr>
      <w:r>
        <w:t>CRESCDI</w:t>
      </w:r>
      <w:r>
        <w:rPr>
          <w:rStyle w:val="Referinnotdesubsol"/>
        </w:rPr>
        <w:footnoteReference w:id="3"/>
      </w:r>
      <w:r>
        <w:t xml:space="preserve"> is a platform dedicated to </w:t>
      </w:r>
      <w:r w:rsidRPr="00114E0B">
        <w:rPr>
          <w:color w:val="000000"/>
        </w:rPr>
        <w:t xml:space="preserve">researchers at the </w:t>
      </w:r>
      <w:r w:rsidRPr="00114E0B">
        <w:rPr>
          <w:color w:val="000000"/>
        </w:rPr>
        <w:t>National University of Science and Technology POLITEHNICA Bucharest</w:t>
      </w:r>
      <w:r w:rsidR="007E390E">
        <w:rPr>
          <w:color w:val="000000"/>
        </w:rPr>
        <w:t xml:space="preserve"> (UNSTPB)</w:t>
      </w:r>
      <w:r w:rsidRPr="00114E0B">
        <w:rPr>
          <w:color w:val="000000"/>
        </w:rPr>
        <w:t xml:space="preserve">, where users can </w:t>
      </w:r>
      <w:r w:rsidR="00442461">
        <w:rPr>
          <w:color w:val="000000"/>
        </w:rPr>
        <w:t>access</w:t>
      </w:r>
      <w:r w:rsidRPr="00114E0B">
        <w:rPr>
          <w:color w:val="000000"/>
        </w:rPr>
        <w:t xml:space="preserve"> profiles of </w:t>
      </w:r>
      <w:r w:rsidRPr="00114E0B">
        <w:rPr>
          <w:color w:val="000000"/>
        </w:rPr>
        <w:lastRenderedPageBreak/>
        <w:t>researchers</w:t>
      </w:r>
      <w:r w:rsidR="00CF2ADA" w:rsidRPr="00114E0B">
        <w:rPr>
          <w:color w:val="000000"/>
        </w:rPr>
        <w:t xml:space="preserve">, including </w:t>
      </w:r>
      <w:r w:rsidRPr="00114E0B">
        <w:rPr>
          <w:color w:val="000000"/>
        </w:rPr>
        <w:t xml:space="preserve">information about them and their </w:t>
      </w:r>
      <w:r w:rsidR="007A4AD8" w:rsidRPr="00114E0B">
        <w:rPr>
          <w:color w:val="000000"/>
        </w:rPr>
        <w:t xml:space="preserve">scientific </w:t>
      </w:r>
      <w:r w:rsidRPr="00114E0B">
        <w:rPr>
          <w:color w:val="000000"/>
        </w:rPr>
        <w:t>publications.</w:t>
      </w:r>
      <w:r w:rsidR="009E747F" w:rsidRPr="00114E0B">
        <w:rPr>
          <w:color w:val="000000"/>
        </w:rPr>
        <w:t xml:space="preserve"> Each profile contains a “Keywords” section, where researchers can manually add terms that best highlight their competences and research activity</w:t>
      </w:r>
      <w:r w:rsidR="00E57B22" w:rsidRPr="00114E0B">
        <w:rPr>
          <w:color w:val="000000"/>
        </w:rPr>
        <w:t>, so that other academic professionals or students can easily see them by accessing the CRESCDI profile.</w:t>
      </w:r>
      <w:r w:rsidR="00A44308" w:rsidRPr="00114E0B">
        <w:rPr>
          <w:color w:val="000000"/>
        </w:rPr>
        <w:t xml:space="preserve"> We want to automate the process of </w:t>
      </w:r>
      <w:r w:rsidR="00621103" w:rsidRPr="00114E0B">
        <w:rPr>
          <w:color w:val="000000"/>
        </w:rPr>
        <w:t xml:space="preserve">extracting keywords </w:t>
      </w:r>
      <w:r w:rsidR="0055489A" w:rsidRPr="00114E0B">
        <w:rPr>
          <w:color w:val="000000"/>
        </w:rPr>
        <w:t>from each</w:t>
      </w:r>
      <w:r w:rsidR="00621103" w:rsidRPr="00114E0B">
        <w:rPr>
          <w:color w:val="000000"/>
        </w:rPr>
        <w:t xml:space="preserve"> research</w:t>
      </w:r>
      <w:r w:rsidR="0055489A" w:rsidRPr="00114E0B">
        <w:rPr>
          <w:color w:val="000000"/>
        </w:rPr>
        <w:t>er’s</w:t>
      </w:r>
      <w:r w:rsidR="00621103" w:rsidRPr="00114E0B">
        <w:rPr>
          <w:color w:val="000000"/>
        </w:rPr>
        <w:t xml:space="preserve"> </w:t>
      </w:r>
      <w:r w:rsidR="006A65BA" w:rsidRPr="00114E0B">
        <w:rPr>
          <w:color w:val="000000"/>
        </w:rPr>
        <w:t>publications</w:t>
      </w:r>
      <w:r w:rsidR="00621103" w:rsidRPr="00114E0B">
        <w:rPr>
          <w:color w:val="000000"/>
        </w:rPr>
        <w:t>.</w:t>
      </w:r>
      <w:r w:rsidR="0055489A" w:rsidRPr="00114E0B">
        <w:rPr>
          <w:color w:val="000000"/>
        </w:rPr>
        <w:t xml:space="preserve"> This is the </w:t>
      </w:r>
      <w:r w:rsidR="00B961CC" w:rsidRPr="00114E0B">
        <w:rPr>
          <w:color w:val="000000"/>
        </w:rPr>
        <w:t>focus</w:t>
      </w:r>
      <w:r w:rsidR="0055489A" w:rsidRPr="00114E0B">
        <w:rPr>
          <w:color w:val="000000"/>
        </w:rPr>
        <w:t xml:space="preserve"> of this paper, which I will detail further.</w:t>
      </w:r>
    </w:p>
    <w:p w14:paraId="18E71F0F" w14:textId="2E51C39C" w:rsidR="00F53D42" w:rsidRDefault="00F53D42" w:rsidP="00F53D42">
      <w:pPr>
        <w:pStyle w:val="Titlu2"/>
      </w:pPr>
      <w:bookmarkStart w:id="7" w:name="_Toc169986787"/>
      <w:r>
        <w:t>Objectives</w:t>
      </w:r>
      <w:bookmarkEnd w:id="7"/>
    </w:p>
    <w:p w14:paraId="6191D897" w14:textId="6F3DB66D" w:rsidR="00F53D42" w:rsidRDefault="008C6384" w:rsidP="00F53D42">
      <w:r>
        <w:t>In this project</w:t>
      </w:r>
      <w:r w:rsidR="00B961CC">
        <w:t>, I aimed to use state</w:t>
      </w:r>
      <w:r>
        <w:t>-</w:t>
      </w:r>
      <w:r w:rsidR="00B961CC">
        <w:t>of</w:t>
      </w:r>
      <w:r>
        <w:t>-</w:t>
      </w:r>
      <w:r w:rsidR="00B961CC">
        <w:t>the</w:t>
      </w:r>
      <w:r>
        <w:t>-</w:t>
      </w:r>
      <w:r w:rsidR="00B961CC">
        <w:t xml:space="preserve">art software tools and </w:t>
      </w:r>
      <w:r w:rsidR="007E390E">
        <w:t>algorithms</w:t>
      </w:r>
      <w:r w:rsidR="00B961CC">
        <w:t xml:space="preserve"> to extract</w:t>
      </w:r>
      <w:r w:rsidR="00834AA9">
        <w:t xml:space="preserve"> the most</w:t>
      </w:r>
      <w:r w:rsidR="00B961CC">
        <w:t xml:space="preserve"> relevant </w:t>
      </w:r>
      <w:r w:rsidR="00114E0B">
        <w:t xml:space="preserve">words or </w:t>
      </w:r>
      <w:r w:rsidR="00B961CC">
        <w:t xml:space="preserve">phrases from </w:t>
      </w:r>
      <w:r w:rsidR="00834AA9">
        <w:t xml:space="preserve">the abstracts of </w:t>
      </w:r>
      <w:r w:rsidR="00B961CC">
        <w:t>CRESCDI authors</w:t>
      </w:r>
      <w:r w:rsidR="00114E0B">
        <w:t xml:space="preserve">, terms that </w:t>
      </w:r>
      <w:r w:rsidR="009F196F">
        <w:t>effectively</w:t>
      </w:r>
      <w:r w:rsidR="00114E0B">
        <w:t xml:space="preserve"> </w:t>
      </w:r>
      <w:r w:rsidR="009F196F">
        <w:t>capture</w:t>
      </w:r>
      <w:r w:rsidR="00114E0B">
        <w:t xml:space="preserve"> the </w:t>
      </w:r>
      <w:r w:rsidR="007E390E">
        <w:t>area of interest of each UNSTPB researcher.</w:t>
      </w:r>
    </w:p>
    <w:p w14:paraId="3EB35E5C" w14:textId="78E2D49A" w:rsidR="008D330F" w:rsidRPr="00F53D42" w:rsidRDefault="008D330F" w:rsidP="00F53D42">
      <w:r>
        <w:t xml:space="preserve">In my implementation, I employed two distinct </w:t>
      </w:r>
      <w:r w:rsidR="003C20AE">
        <w:t>techniques</w:t>
      </w:r>
      <w:r>
        <w:t xml:space="preserve"> to identify the keyphrases, Yet Another Keyword Extractor (YAKE), a statistical keyword extraction algorithm</w:t>
      </w:r>
      <w:r w:rsidR="003C20AE">
        <w:t>, and Latent Dirichlet Allocation (LDA), a probabilistic topic modeling method. Consequently, another purpose of this study is the comparison between</w:t>
      </w:r>
      <w:r w:rsidR="00AF2466">
        <w:t xml:space="preserve"> these two methodologies.</w:t>
      </w:r>
    </w:p>
    <w:p w14:paraId="4D1AE9FE" w14:textId="6B69CA9A" w:rsidR="00F57319" w:rsidRPr="00560BA3" w:rsidRDefault="00A44308" w:rsidP="0053404B">
      <w:pPr>
        <w:pStyle w:val="Titlu2"/>
      </w:pPr>
      <w:bookmarkStart w:id="8" w:name="_Toc169986788"/>
      <w:r>
        <w:t>Structure</w:t>
      </w:r>
      <w:bookmarkEnd w:id="8"/>
    </w:p>
    <w:p w14:paraId="78370208" w14:textId="5E99F866" w:rsidR="00E15651" w:rsidRDefault="008C2ABE" w:rsidP="00E15651">
      <w:r>
        <w:t xml:space="preserve">This </w:t>
      </w:r>
      <w:r w:rsidR="00B411F0">
        <w:t>sub</w:t>
      </w:r>
      <w:r>
        <w:t xml:space="preserve">section briefly presents the chapters that will be elaborated </w:t>
      </w:r>
      <w:r w:rsidR="00E15651">
        <w:t xml:space="preserve">in the subsequent </w:t>
      </w:r>
      <w:r w:rsidR="00B411F0">
        <w:t>chapters</w:t>
      </w:r>
      <w:r w:rsidR="00E15651">
        <w:t xml:space="preserve"> of</w:t>
      </w:r>
      <w:r>
        <w:t xml:space="preserve"> this document.</w:t>
      </w:r>
      <w:bookmarkStart w:id="9" w:name="_bxcf2kuryx9t" w:colFirst="0" w:colLast="0"/>
      <w:bookmarkStart w:id="10" w:name="_jqbhck7fzqn5" w:colFirst="0" w:colLast="0"/>
      <w:bookmarkStart w:id="11" w:name="_Ref169282244"/>
      <w:bookmarkStart w:id="12" w:name="_Ref169449194"/>
      <w:bookmarkStart w:id="13" w:name="_Ref169449206"/>
      <w:bookmarkStart w:id="14" w:name="_Ref169449229"/>
      <w:bookmarkEnd w:id="9"/>
      <w:bookmarkEnd w:id="10"/>
      <w:r w:rsidR="004B5533">
        <w:t xml:space="preserve"> In the </w:t>
      </w:r>
      <w:r w:rsidR="007A1EED">
        <w:t>next</w:t>
      </w:r>
      <w:r w:rsidR="004B5533">
        <w:t xml:space="preserve"> chapter, “State of the Art”, I will describe the NLP techniques and software libraries </w:t>
      </w:r>
      <w:r w:rsidR="00B411F0">
        <w:t>employed</w:t>
      </w:r>
      <w:r w:rsidR="004B5533">
        <w:t xml:space="preserve"> in my implementation</w:t>
      </w:r>
      <w:r w:rsidR="00125164">
        <w:t xml:space="preserve">, as well as other similar available tools. The chapter is divided into five subsections, where the first four each represent one task of the project: language identification, particularly discussing the fastText </w:t>
      </w:r>
      <w:r w:rsidR="00FB0794">
        <w:t>Python package</w:t>
      </w:r>
      <w:r w:rsidR="00125164">
        <w:t>, text preprocessing</w:t>
      </w:r>
      <w:r w:rsidR="00FB0794">
        <w:t>, focusing on the spaCy NLP library</w:t>
      </w:r>
      <w:r w:rsidR="00125164">
        <w:t>, keyword extraction</w:t>
      </w:r>
      <w:r w:rsidR="00FB0794">
        <w:t>, subsection that mentions a couple of related algorithms and then largely describes YAKE</w:t>
      </w:r>
      <w:r w:rsidR="00125164">
        <w:t>,</w:t>
      </w:r>
      <w:r w:rsidR="00FB0794">
        <w:t xml:space="preserve"> and</w:t>
      </w:r>
      <w:r w:rsidR="00125164">
        <w:t xml:space="preserve"> topic modeling</w:t>
      </w:r>
      <w:r w:rsidR="00FB0794">
        <w:t>, which centers around LDA</w:t>
      </w:r>
      <w:r w:rsidR="00125164">
        <w:t xml:space="preserve">. </w:t>
      </w:r>
      <w:r w:rsidR="00326992">
        <w:t>In the last subsection</w:t>
      </w:r>
      <w:r w:rsidR="00125164">
        <w:t>, I will talk about Gensim</w:t>
      </w:r>
      <w:r w:rsidR="00326992">
        <w:t xml:space="preserve">, </w:t>
      </w:r>
      <w:r w:rsidR="007A1EED">
        <w:t>an</w:t>
      </w:r>
      <w:r w:rsidR="00125164">
        <w:t xml:space="preserve"> </w:t>
      </w:r>
      <w:r w:rsidR="00326992">
        <w:t xml:space="preserve">NLP </w:t>
      </w:r>
      <w:r w:rsidR="00125164">
        <w:t>library</w:t>
      </w:r>
      <w:r w:rsidR="00326992">
        <w:t xml:space="preserve"> specifically meant for topic modeling.</w:t>
      </w:r>
    </w:p>
    <w:p w14:paraId="59C1CCAA" w14:textId="1201889C" w:rsidR="00D634C8" w:rsidRDefault="007A1EED" w:rsidP="00E15651">
      <w:r>
        <w:t xml:space="preserve">The third section illustrates the way I integrated the previously discussed state of the art NLP tools in my project, to implement a solution for the task of extracting key themes from scientific abstracts. </w:t>
      </w:r>
      <w:r w:rsidR="00B411F0">
        <w:t>The</w:t>
      </w:r>
      <w:r>
        <w:t xml:space="preserve"> “</w:t>
      </w:r>
      <w:r w:rsidR="00A67A9D">
        <w:t>Solution” section</w:t>
      </w:r>
      <w:r>
        <w:t xml:space="preserve"> </w:t>
      </w:r>
      <w:r w:rsidR="00A67A9D">
        <w:t>describes the filtering of the abstract list of an author,</w:t>
      </w:r>
      <w:r w:rsidR="00B411F0">
        <w:t xml:space="preserve"> </w:t>
      </w:r>
      <w:r w:rsidR="00A67A9D">
        <w:t>the keyword extraction with YAKE and the topic modeling with LDA, as well as the distinct steps of text preprocessing before applying YAKE and LD</w:t>
      </w:r>
      <w:r w:rsidR="00451E5F">
        <w:t>A</w:t>
      </w:r>
      <w:r w:rsidR="00A67A9D">
        <w:t>.</w:t>
      </w:r>
    </w:p>
    <w:p w14:paraId="358A8C23" w14:textId="703AFBE5" w:rsidR="00BE5687" w:rsidRDefault="00BE5687" w:rsidP="00E15651">
      <w:r>
        <w:t xml:space="preserve">The fourth chapter reveals some results of my application, along with a thorough evaluation using metrics, then presents a comparison between the </w:t>
      </w:r>
      <w:r w:rsidR="00D91A87">
        <w:t>keywords obtained using</w:t>
      </w:r>
      <w:r>
        <w:t xml:space="preserve"> YAKE and LDA</w:t>
      </w:r>
      <w:r w:rsidR="00D91A87">
        <w:t xml:space="preserve"> respectively</w:t>
      </w:r>
      <w:r>
        <w:t>.</w:t>
      </w:r>
    </w:p>
    <w:p w14:paraId="2080ECE7" w14:textId="760B4107" w:rsidR="00E15651" w:rsidRDefault="00E90CE9" w:rsidP="00E15651">
      <w:r>
        <w:t>Finally, the results of this project are summarized in the “Conclusion” section, and more implementation details are provided in the Appendix.</w:t>
      </w:r>
      <w:r w:rsidR="00491E4C">
        <w:br w:type="page"/>
      </w:r>
    </w:p>
    <w:p w14:paraId="5537BBD8" w14:textId="5AEEFF3A" w:rsidR="003957E4" w:rsidRPr="00560BA3" w:rsidRDefault="006F36FF" w:rsidP="0053404B">
      <w:pPr>
        <w:pStyle w:val="Titlu1"/>
      </w:pPr>
      <w:bookmarkStart w:id="15" w:name="_Ref169971293"/>
      <w:bookmarkStart w:id="16" w:name="_Toc169986789"/>
      <w:r w:rsidRPr="00560BA3">
        <w:lastRenderedPageBreak/>
        <w:t>STATE OF THE ART</w:t>
      </w:r>
      <w:bookmarkEnd w:id="11"/>
      <w:bookmarkEnd w:id="12"/>
      <w:bookmarkEnd w:id="13"/>
      <w:bookmarkEnd w:id="14"/>
      <w:bookmarkEnd w:id="15"/>
      <w:bookmarkEnd w:id="16"/>
    </w:p>
    <w:p w14:paraId="5767EBA5" w14:textId="6A1BC98F" w:rsidR="00DC27B1" w:rsidRDefault="00F83476" w:rsidP="00DC27B1">
      <w:pPr>
        <w:rPr>
          <w:color w:val="000000"/>
        </w:rPr>
      </w:pPr>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7C4917" w:rsidRPr="007C4917">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w:t>
      </w:r>
      <w:r w:rsidR="0004023E">
        <w:rPr>
          <w:color w:val="000000"/>
        </w:rPr>
        <w:t>concern</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7C4917" w:rsidRPr="007C4917">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04023E">
        <w:rPr>
          <w:color w:val="000000"/>
        </w:rPr>
        <w:t>and</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r w:rsidR="00D768A0" w:rsidRPr="00560BA3">
        <w:rPr>
          <w:color w:val="000000"/>
        </w:rPr>
        <w:t xml:space="preserve">in order to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4"/>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5"/>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6"/>
      </w:r>
      <w:r w:rsidR="00C060B2">
        <w:rPr>
          <w:color w:val="000000"/>
        </w:rPr>
        <w:t xml:space="preserve">, </w:t>
      </w:r>
      <w:r w:rsidR="004B5533">
        <w:rPr>
          <w:color w:val="000000"/>
        </w:rPr>
        <w:t>and</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7"/>
      </w:r>
      <w:r w:rsidR="002A0372" w:rsidRPr="00560BA3">
        <w:rPr>
          <w:color w:val="000000"/>
        </w:rPr>
        <w:t>.</w:t>
      </w:r>
    </w:p>
    <w:p w14:paraId="7C257147" w14:textId="77777777" w:rsidR="005E42D6" w:rsidRPr="00560BA3" w:rsidRDefault="005E42D6" w:rsidP="005E42D6">
      <w:pPr>
        <w:pStyle w:val="Titlu2"/>
      </w:pPr>
      <w:bookmarkStart w:id="17" w:name="_Toc169986790"/>
      <w:r>
        <w:t>Preprocessing pipeline</w:t>
      </w:r>
      <w:bookmarkEnd w:id="17"/>
    </w:p>
    <w:p w14:paraId="43779D70" w14:textId="57A857C6" w:rsidR="005E42D6" w:rsidRPr="00560BA3" w:rsidRDefault="005E42D6" w:rsidP="005E42D6">
      <w:r w:rsidRPr="00560BA3">
        <w:t xml:space="preserve">spaCy is a state-of-the-art natural language processing Python library, that offers a customizable processing pipeline, with components capable of tokenization, lemmatization, recognizing named entities, tagging parts of speech 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5EDFBA36" w14:textId="77777777" w:rsidR="005E42D6" w:rsidRPr="00560BA3" w:rsidRDefault="005E42D6" w:rsidP="005E42D6">
      <w:pPr>
        <w:jc w:val="center"/>
      </w:pPr>
      <w:r w:rsidRPr="00560BA3">
        <w:rPr>
          <w:noProof/>
        </w:rPr>
        <w:drawing>
          <wp:inline distT="0" distB="0" distL="0" distR="0" wp14:anchorId="02CA173E" wp14:editId="1DEA5362">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1"/>
                    <a:stretch>
                      <a:fillRect/>
                    </a:stretch>
                  </pic:blipFill>
                  <pic:spPr>
                    <a:xfrm>
                      <a:off x="0" y="0"/>
                      <a:ext cx="5733415" cy="1080770"/>
                    </a:xfrm>
                    <a:prstGeom prst="rect">
                      <a:avLst/>
                    </a:prstGeom>
                  </pic:spPr>
                </pic:pic>
              </a:graphicData>
            </a:graphic>
          </wp:inline>
        </w:drawing>
      </w:r>
    </w:p>
    <w:p w14:paraId="47F7925E" w14:textId="76C63D2B" w:rsidR="005E42D6" w:rsidRPr="00560BA3" w:rsidRDefault="005E42D6" w:rsidP="005E42D6">
      <w:pPr>
        <w:jc w:val="center"/>
      </w:pPr>
      <w:r w:rsidRPr="00560BA3">
        <w:t xml:space="preserve">Figure </w:t>
      </w:r>
      <w:bookmarkStart w:id="18" w:name="SPACY_PIPELINE"/>
      <w:r w:rsidRPr="00560BA3">
        <w:fldChar w:fldCharType="begin"/>
      </w:r>
      <w:r w:rsidRPr="00560BA3">
        <w:instrText xml:space="preserve"> SEQ FIG \* MERGEFORMAT </w:instrText>
      </w:r>
      <w:r w:rsidRPr="00560BA3">
        <w:fldChar w:fldCharType="separate"/>
      </w:r>
      <w:r w:rsidR="00D55F9E">
        <w:rPr>
          <w:noProof/>
        </w:rPr>
        <w:t>1</w:t>
      </w:r>
      <w:r w:rsidRPr="00560BA3">
        <w:fldChar w:fldCharType="end"/>
      </w:r>
      <w:bookmarkEnd w:id="18"/>
      <w:r w:rsidRPr="00560BA3">
        <w:t>: spaCy pipeline</w:t>
      </w:r>
    </w:p>
    <w:p w14:paraId="7FB6F770" w14:textId="7FF79A56" w:rsidR="005E42D6" w:rsidRPr="00560BA3" w:rsidRDefault="005E42D6" w:rsidP="005E42D6">
      <w:r w:rsidRPr="00560BA3">
        <w:t xml:space="preserve">Figure </w:t>
      </w:r>
      <w:r w:rsidRPr="00560BA3">
        <w:fldChar w:fldCharType="begin"/>
      </w:r>
      <w:r w:rsidRPr="00560BA3">
        <w:instrText xml:space="preserve"> REF SPACY_PIPELINE \h </w:instrText>
      </w:r>
      <w:r w:rsidRPr="00560BA3">
        <w:fldChar w:fldCharType="separate"/>
      </w:r>
      <w:r w:rsidR="00D55F9E">
        <w:rPr>
          <w:noProof/>
        </w:rPr>
        <w:t>1</w:t>
      </w:r>
      <w:r w:rsidRPr="00560BA3">
        <w:fldChar w:fldCharType="end"/>
      </w:r>
      <w:r w:rsidRPr="00560BA3">
        <w:t xml:space="preserve"> shows the default components of the spaCy </w:t>
      </w:r>
      <w:r>
        <w:t xml:space="preserve">preprocessing </w:t>
      </w:r>
      <w:r w:rsidRPr="00560BA3">
        <w:t>pipeline</w:t>
      </w:r>
      <w:r>
        <w:t>. It</w:t>
      </w:r>
      <w:r w:rsidRPr="00560BA3">
        <w:t xml:space="preserve"> </w:t>
      </w:r>
      <w:r>
        <w:t>may</w:t>
      </w:r>
      <w:r w:rsidRPr="00560BA3">
        <w:t xml:space="preserve"> be modified by disabling</w:t>
      </w:r>
      <w:r>
        <w:t>. or</w:t>
      </w:r>
      <w:r w:rsidRPr="00560BA3">
        <w:t xml:space="preserve"> </w:t>
      </w:r>
      <w:r>
        <w:t>appending</w:t>
      </w:r>
      <w:r w:rsidRPr="00560BA3">
        <w:t xml:space="preserve"> custom components, </w:t>
      </w:r>
      <w:r>
        <w:t xml:space="preserve">which are either customly </w:t>
      </w:r>
      <w:r w:rsidRPr="00560BA3">
        <w:t>developed by the user</w:t>
      </w:r>
      <w:r>
        <w:t>,</w:t>
      </w:r>
      <w:r w:rsidRPr="00560BA3">
        <w:t xml:space="preserve"> or available </w:t>
      </w:r>
      <w:r>
        <w:t xml:space="preserve">for use </w:t>
      </w:r>
      <w:r w:rsidRPr="00560BA3">
        <w:t>in the open-source community.</w:t>
      </w:r>
    </w:p>
    <w:p w14:paraId="293F74FB" w14:textId="33037B61" w:rsidR="005E42D6" w:rsidRPr="00560BA3" w:rsidRDefault="005E42D6" w:rsidP="005E42D6">
      <w:pPr>
        <w:rPr>
          <w:color w:val="000000"/>
        </w:rPr>
      </w:pPr>
      <w:r w:rsidRPr="00560BA3">
        <w:t xml:space="preserve">The motivation behind spaCy is explained by its creator, Matthew Honnibal, who wanted to develop a fast, efficient and compact language processing tool, suitable for production environments, as opposed to the older libraries, which he believes offer too many features that are otherwise nor effective nor up to date with the advancements in computer science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77D826E599934B2BAD71174C38853D75"/>
          </w:placeholder>
        </w:sdtPr>
        <w:sdtContent>
          <w:r w:rsidR="007C4917" w:rsidRPr="007C4917">
            <w:rPr>
              <w:color w:val="000000"/>
            </w:rPr>
            <w:t>(Matthew Honnibal, n.d.)</w:t>
          </w:r>
        </w:sdtContent>
      </w:sdt>
      <w:r w:rsidRPr="00560BA3">
        <w:rPr>
          <w:color w:val="000000"/>
        </w:rPr>
        <w:t>. Honnibal explained why he did not contribute to popular NLP library NLTK instead of starting a new project, stating that he thinks the maintainers of NLTK should not keep adding to the project, but “throw almost all of it away”.</w:t>
      </w:r>
    </w:p>
    <w:p w14:paraId="02778D3D" w14:textId="6A2A1DE0" w:rsidR="005E42D6" w:rsidRPr="00560BA3" w:rsidRDefault="005E42D6" w:rsidP="005E42D6">
      <w:r w:rsidRPr="00560BA3">
        <w:t xml:space="preserve">The reason why numerous NLP packages, NLTK included, became so large yet not industry-grade is simply because this is not their target, given the fact that they are developed by researchers for researchers and students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77D826E599934B2BAD71174C38853D75"/>
          </w:placeholder>
        </w:sdtPr>
        <w:sdtContent>
          <w:r w:rsidR="007C4917" w:rsidRPr="007C4917">
            <w:rPr>
              <w:color w:val="000000"/>
            </w:rPr>
            <w:t>(Srinivasa-Desikan, 2018)</w:t>
          </w:r>
        </w:sdtContent>
      </w:sdt>
      <w:r w:rsidRPr="00560BA3">
        <w:t>.</w:t>
      </w:r>
    </w:p>
    <w:p w14:paraId="3F721EA6" w14:textId="5C6576C8" w:rsidR="005E42D6" w:rsidRPr="00560BA3" w:rsidRDefault="005E42D6" w:rsidP="005E42D6">
      <w:r w:rsidRPr="00560BA3">
        <w:t xml:space="preserve">In the following sections, I will detail the default components of the spaCy pipeline, specifically the components of the trained model that I used in my project, “en_core_web_lg”, a large general-purpose pipeline, trained on web articles, with 514,000 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180E96B5" w14:textId="77777777" w:rsidR="005E42D6" w:rsidRPr="00560BA3" w:rsidRDefault="005E42D6" w:rsidP="005E42D6">
      <w:pPr>
        <w:jc w:val="center"/>
      </w:pPr>
      <w:r w:rsidRPr="00560BA3">
        <w:rPr>
          <w:noProof/>
        </w:rPr>
        <w:drawing>
          <wp:inline distT="0" distB="0" distL="0" distR="0" wp14:anchorId="418D9060" wp14:editId="6EE87F13">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2"/>
                    <a:stretch>
                      <a:fillRect/>
                    </a:stretch>
                  </pic:blipFill>
                  <pic:spPr>
                    <a:xfrm>
                      <a:off x="0" y="0"/>
                      <a:ext cx="4583570" cy="1515334"/>
                    </a:xfrm>
                    <a:prstGeom prst="rect">
                      <a:avLst/>
                    </a:prstGeom>
                  </pic:spPr>
                </pic:pic>
              </a:graphicData>
            </a:graphic>
          </wp:inline>
        </w:drawing>
      </w:r>
    </w:p>
    <w:p w14:paraId="02B8646A" w14:textId="79764F88" w:rsidR="005E42D6" w:rsidRPr="00560BA3" w:rsidRDefault="005E42D6" w:rsidP="005E42D6">
      <w:pPr>
        <w:jc w:val="center"/>
      </w:pPr>
      <w:r w:rsidRPr="00560BA3">
        <w:t xml:space="preserve">Figure </w:t>
      </w:r>
      <w:bookmarkStart w:id="19" w:name="lg_pipeline"/>
      <w:r w:rsidRPr="00560BA3">
        <w:fldChar w:fldCharType="begin"/>
      </w:r>
      <w:r w:rsidRPr="00560BA3">
        <w:instrText xml:space="preserve"> SEQ FIG \* MERGEFORMAT </w:instrText>
      </w:r>
      <w:r w:rsidRPr="00560BA3">
        <w:fldChar w:fldCharType="separate"/>
      </w:r>
      <w:r w:rsidR="00D55F9E">
        <w:rPr>
          <w:noProof/>
        </w:rPr>
        <w:t>2</w:t>
      </w:r>
      <w:r w:rsidRPr="00560BA3">
        <w:fldChar w:fldCharType="end"/>
      </w:r>
      <w:bookmarkEnd w:id="19"/>
      <w:r w:rsidRPr="00560BA3">
        <w:t xml:space="preserve">: en_core_web_lg pipeline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p>
    <w:p w14:paraId="76F0F4FF" w14:textId="7E07F0FC" w:rsidR="005E42D6" w:rsidRPr="00560BA3" w:rsidRDefault="005E42D6" w:rsidP="005E42D6">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D55F9E">
        <w:rPr>
          <w:noProof/>
        </w:rPr>
        <w:t>2</w:t>
      </w:r>
      <w:r w:rsidRPr="00560BA3">
        <w:fldChar w:fldCharType="end"/>
      </w:r>
      <w:r w:rsidRPr="00560BA3">
        <w:t>, along with their dependencies.</w:t>
      </w:r>
    </w:p>
    <w:p w14:paraId="14F3C737" w14:textId="77777777" w:rsidR="005E42D6" w:rsidRPr="00560BA3" w:rsidRDefault="005E42D6" w:rsidP="005E42D6">
      <w:pPr>
        <w:pStyle w:val="Listparagraf"/>
        <w:numPr>
          <w:ilvl w:val="0"/>
          <w:numId w:val="19"/>
        </w:numPr>
      </w:pPr>
      <w:r w:rsidRPr="00560BA3">
        <w:t>The Tokenizer</w:t>
      </w:r>
    </w:p>
    <w:p w14:paraId="672E34A9" w14:textId="77777777" w:rsidR="005E42D6" w:rsidRPr="00560BA3" w:rsidRDefault="005E42D6" w:rsidP="005E42D6">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72A7339F" w14:textId="77777777" w:rsidR="005E42D6" w:rsidRPr="00560BA3" w:rsidRDefault="005E42D6" w:rsidP="005E42D6">
      <w:r w:rsidRPr="00560BA3">
        <w:t>The Doc returned by this pipeline element contains the tokens obtained by splitting the text into words, whitespaces and punctuation marks. The tokenizer treats special cases according to the language, for instance it splits “Let’s” or “don’t” into two tokens even though they are not delimited by a whitespace, while it considers acronyms like “U.K.” and “N.Y.” as single tokens.</w:t>
      </w:r>
    </w:p>
    <w:p w14:paraId="1374611C" w14:textId="77777777" w:rsidR="005E42D6" w:rsidRPr="00560BA3" w:rsidRDefault="005E42D6" w:rsidP="005E42D6">
      <w:pPr>
        <w:jc w:val="center"/>
      </w:pPr>
      <w:r w:rsidRPr="00560BA3">
        <w:rPr>
          <w:noProof/>
        </w:rPr>
        <w:lastRenderedPageBreak/>
        <w:drawing>
          <wp:inline distT="0" distB="0" distL="0" distR="0" wp14:anchorId="685FF1B0" wp14:editId="150B7E96">
            <wp:extent cx="3476297" cy="2300462"/>
            <wp:effectExtent l="0" t="0" r="0" b="5080"/>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3"/>
                    <a:stretch>
                      <a:fillRect/>
                    </a:stretch>
                  </pic:blipFill>
                  <pic:spPr>
                    <a:xfrm>
                      <a:off x="0" y="0"/>
                      <a:ext cx="3486783" cy="2307401"/>
                    </a:xfrm>
                    <a:prstGeom prst="rect">
                      <a:avLst/>
                    </a:prstGeom>
                  </pic:spPr>
                </pic:pic>
              </a:graphicData>
            </a:graphic>
          </wp:inline>
        </w:drawing>
      </w:r>
    </w:p>
    <w:p w14:paraId="72BE3CDF" w14:textId="651D6853" w:rsidR="005E42D6" w:rsidRPr="00560BA3" w:rsidRDefault="005E42D6" w:rsidP="005E42D6">
      <w:pPr>
        <w:jc w:val="center"/>
      </w:pPr>
      <w:r w:rsidRPr="00560BA3">
        <w:t xml:space="preserve">Figure </w:t>
      </w:r>
      <w:bookmarkStart w:id="20" w:name="SPACY_TOKENIZER"/>
      <w:r w:rsidRPr="00560BA3">
        <w:fldChar w:fldCharType="begin"/>
      </w:r>
      <w:r w:rsidRPr="00560BA3">
        <w:instrText xml:space="preserve"> SEQ FIG \* MERGEFORMAT </w:instrText>
      </w:r>
      <w:r w:rsidRPr="00560BA3">
        <w:fldChar w:fldCharType="separate"/>
      </w:r>
      <w:r w:rsidR="00D55F9E">
        <w:rPr>
          <w:noProof/>
        </w:rPr>
        <w:t>3</w:t>
      </w:r>
      <w:r w:rsidRPr="00560BA3">
        <w:fldChar w:fldCharType="end"/>
      </w:r>
      <w:bookmarkEnd w:id="20"/>
      <w:r w:rsidRPr="00560BA3">
        <w:t>: spaCy tokenizer</w:t>
      </w:r>
    </w:p>
    <w:p w14:paraId="07321EB7" w14:textId="776DD627" w:rsidR="005E42D6" w:rsidRPr="00560BA3" w:rsidRDefault="005E42D6" w:rsidP="005E42D6">
      <w:r w:rsidRPr="00560BA3">
        <w:t xml:space="preserve">Figure </w:t>
      </w:r>
      <w:r w:rsidRPr="00560BA3">
        <w:fldChar w:fldCharType="begin"/>
      </w:r>
      <w:r w:rsidRPr="00560BA3">
        <w:instrText xml:space="preserve"> REF SPACY_TOKENIZER \h </w:instrText>
      </w:r>
      <w:r w:rsidRPr="00560BA3">
        <w:fldChar w:fldCharType="separate"/>
      </w:r>
      <w:r w:rsidR="00D55F9E">
        <w:rPr>
          <w:noProof/>
        </w:rPr>
        <w:t>3</w:t>
      </w:r>
      <w:r w:rsidRPr="00560BA3">
        <w:fldChar w:fldCharType="end"/>
      </w:r>
      <w:r w:rsidRPr="00560BA3">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 shows how spaCy tokenizes a sentence: it splits it by whitespaces first, then it treats special cases such as exceptions (“Let’s” and “N.Y.”), prefixes (opening quotes) and suffixes (exclamation point, closing quotes) from left to right.</w:t>
      </w:r>
    </w:p>
    <w:p w14:paraId="28D114F2" w14:textId="77777777" w:rsidR="005E42D6" w:rsidRPr="005E42D6" w:rsidRDefault="005E42D6" w:rsidP="005E42D6">
      <w:pPr>
        <w:pStyle w:val="Listparagraf"/>
        <w:numPr>
          <w:ilvl w:val="0"/>
          <w:numId w:val="19"/>
        </w:numPr>
      </w:pPr>
      <w:r w:rsidRPr="005E42D6">
        <w:t>The tok2vec</w:t>
      </w:r>
    </w:p>
    <w:p w14:paraId="781D3FCF" w14:textId="72677850" w:rsidR="005E42D6" w:rsidRPr="00560BA3" w:rsidRDefault="005E42D6" w:rsidP="005E42D6">
      <w:r w:rsidRPr="00560BA3">
        <w:t xml:space="preserve">The token-to-vector component transforms the tokens into word vectors, numerical representations that encapsulate the semantics of words. Other components that rely on word embeddings can use the results made available by the tok2vec layer through listeners, as it can be seen in figure </w:t>
      </w:r>
      <w:r w:rsidRPr="00560BA3">
        <w:fldChar w:fldCharType="begin"/>
      </w:r>
      <w:r w:rsidRPr="00560BA3">
        <w:instrText xml:space="preserve"> REF lg_pipeline \h </w:instrText>
      </w:r>
      <w:r w:rsidRPr="00560BA3">
        <w:fldChar w:fldCharType="separate"/>
      </w:r>
      <w:r w:rsidR="00D55F9E">
        <w:rPr>
          <w:noProof/>
        </w:rPr>
        <w:t>2</w:t>
      </w:r>
      <w:r w:rsidRPr="00560BA3">
        <w:fldChar w:fldCharType="end"/>
      </w:r>
      <w:r w:rsidRPr="00560BA3">
        <w:t xml:space="preserve"> in case of the tagger, the parser and the lemmatizer. However, the named entity recognizer (ner) is intended to be independent of the other steps so that it can be used by itself, hence it contains its own tok2vec layer.</w:t>
      </w:r>
    </w:p>
    <w:p w14:paraId="1525D55F" w14:textId="77777777" w:rsidR="005E42D6" w:rsidRPr="005E42D6" w:rsidRDefault="005E42D6" w:rsidP="005E42D6">
      <w:pPr>
        <w:pStyle w:val="Listparagraf"/>
        <w:numPr>
          <w:ilvl w:val="0"/>
          <w:numId w:val="19"/>
        </w:numPr>
      </w:pPr>
      <w:r w:rsidRPr="005E42D6">
        <w:t>The Part of Speech Tagger</w:t>
      </w:r>
    </w:p>
    <w:p w14:paraId="67776A03" w14:textId="2EE1FB67" w:rsidR="005E42D6" w:rsidRPr="00560BA3" w:rsidRDefault="005E42D6" w:rsidP="005E42D6">
      <w:r w:rsidRPr="00560BA3">
        <w:t xml:space="preserve">The POS tagger makes statistical predictions about the syntactic role of each token. The Token class contains two attributes that provide information about the part of speech: “pos_” and “tag_”, which goes into more detail. I will illustrate the tagger using the same sentence from figure </w:t>
      </w:r>
      <w:r w:rsidRPr="00560BA3">
        <w:fldChar w:fldCharType="begin"/>
      </w:r>
      <w:r w:rsidRPr="00560BA3">
        <w:instrText xml:space="preserve"> REF SPACY_TOKENIZER \h </w:instrText>
      </w:r>
      <w:r w:rsidRPr="00560BA3">
        <w:fldChar w:fldCharType="separate"/>
      </w:r>
      <w:r w:rsidR="00D55F9E">
        <w:rPr>
          <w:noProof/>
        </w:rPr>
        <w:t>3</w:t>
      </w:r>
      <w:r w:rsidRPr="00560BA3">
        <w:fldChar w:fldCharType="end"/>
      </w:r>
      <w:r w:rsidRPr="00560BA3">
        <w:t>.</w:t>
      </w:r>
    </w:p>
    <w:p w14:paraId="6B2AE063" w14:textId="0EA8F36A" w:rsidR="005E42D6" w:rsidRPr="00560BA3" w:rsidRDefault="005E42D6" w:rsidP="005E42D6">
      <w:pPr>
        <w:jc w:val="center"/>
      </w:pPr>
      <w:r w:rsidRPr="00560BA3">
        <w:t xml:space="preserve">Table </w:t>
      </w:r>
      <w:bookmarkStart w:id="21" w:name="POS_TAGS"/>
      <w:r w:rsidRPr="00560BA3">
        <w:fldChar w:fldCharType="begin"/>
      </w:r>
      <w:r w:rsidRPr="00560BA3">
        <w:instrText xml:space="preserve"> SEQ TBL \* MERGEFORMAT </w:instrText>
      </w:r>
      <w:r w:rsidRPr="00560BA3">
        <w:fldChar w:fldCharType="separate"/>
      </w:r>
      <w:r w:rsidR="00D55F9E">
        <w:rPr>
          <w:noProof/>
        </w:rPr>
        <w:t>1</w:t>
      </w:r>
      <w:r w:rsidRPr="00560BA3">
        <w:fldChar w:fldCharType="end"/>
      </w:r>
      <w:bookmarkEnd w:id="21"/>
      <w:r w:rsidRPr="00560BA3">
        <w:t>: POS tags</w:t>
      </w:r>
    </w:p>
    <w:tbl>
      <w:tblPr>
        <w:tblStyle w:val="Tabelprimar2"/>
        <w:tblW w:w="0" w:type="auto"/>
        <w:jc w:val="center"/>
        <w:tblLook w:val="04A0" w:firstRow="1" w:lastRow="0" w:firstColumn="1" w:lastColumn="0" w:noHBand="0" w:noVBand="1"/>
      </w:tblPr>
      <w:tblGrid>
        <w:gridCol w:w="2665"/>
        <w:gridCol w:w="2665"/>
        <w:gridCol w:w="2666"/>
      </w:tblGrid>
      <w:tr w:rsidR="005E42D6" w:rsidRPr="00560BA3" w14:paraId="72F37004"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6EF13FF" w14:textId="77777777" w:rsidR="005E42D6" w:rsidRPr="00560BA3" w:rsidRDefault="005E42D6" w:rsidP="00E65ABD">
            <w:pPr>
              <w:jc w:val="center"/>
              <w:rPr>
                <w:sz w:val="18"/>
                <w:szCs w:val="18"/>
              </w:rPr>
            </w:pPr>
            <w:r w:rsidRPr="00560BA3">
              <w:rPr>
                <w:sz w:val="18"/>
                <w:szCs w:val="18"/>
              </w:rPr>
              <w:t>TOKEN</w:t>
            </w:r>
          </w:p>
        </w:tc>
        <w:tc>
          <w:tcPr>
            <w:tcW w:w="2665" w:type="dxa"/>
          </w:tcPr>
          <w:p w14:paraId="7CDF1C56"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164F155E"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5E42D6" w:rsidRPr="00560BA3" w14:paraId="46BE300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01D447D"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7DD92C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F979F12"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5E42D6" w:rsidRPr="00560BA3" w14:paraId="55A37BCC"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094683F9" w14:textId="77777777" w:rsidR="005E42D6" w:rsidRPr="00560BA3" w:rsidRDefault="005E42D6" w:rsidP="00E65ABD">
            <w:pPr>
              <w:jc w:val="center"/>
              <w:rPr>
                <w:b w:val="0"/>
                <w:bCs w:val="0"/>
                <w:sz w:val="18"/>
                <w:szCs w:val="18"/>
              </w:rPr>
            </w:pPr>
            <w:r w:rsidRPr="00560BA3">
              <w:rPr>
                <w:b w:val="0"/>
                <w:bCs w:val="0"/>
                <w:sz w:val="18"/>
                <w:szCs w:val="18"/>
              </w:rPr>
              <w:t>Let</w:t>
            </w:r>
          </w:p>
        </w:tc>
        <w:tc>
          <w:tcPr>
            <w:tcW w:w="2665" w:type="dxa"/>
          </w:tcPr>
          <w:p w14:paraId="714196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7C409B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5E42D6" w:rsidRPr="00560BA3" w14:paraId="1F520F9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BD12EBA" w14:textId="77777777" w:rsidR="005E42D6" w:rsidRPr="00560BA3" w:rsidRDefault="005E42D6" w:rsidP="00E65ABD">
            <w:pPr>
              <w:jc w:val="center"/>
              <w:rPr>
                <w:b w:val="0"/>
                <w:bCs w:val="0"/>
                <w:sz w:val="18"/>
                <w:szCs w:val="18"/>
              </w:rPr>
            </w:pPr>
            <w:r w:rsidRPr="00560BA3">
              <w:rPr>
                <w:b w:val="0"/>
                <w:bCs w:val="0"/>
                <w:sz w:val="18"/>
                <w:szCs w:val="18"/>
              </w:rPr>
              <w:t>‘s</w:t>
            </w:r>
          </w:p>
        </w:tc>
        <w:tc>
          <w:tcPr>
            <w:tcW w:w="2665" w:type="dxa"/>
          </w:tcPr>
          <w:p w14:paraId="22FA8BCF"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00D24FF5"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5E42D6" w:rsidRPr="00560BA3" w14:paraId="0617B81C"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A2E0149" w14:textId="77777777" w:rsidR="005E42D6" w:rsidRPr="00560BA3" w:rsidRDefault="005E42D6" w:rsidP="00E65ABD">
            <w:pPr>
              <w:jc w:val="center"/>
              <w:rPr>
                <w:b w:val="0"/>
                <w:bCs w:val="0"/>
                <w:sz w:val="18"/>
                <w:szCs w:val="18"/>
              </w:rPr>
            </w:pPr>
            <w:r w:rsidRPr="00560BA3">
              <w:rPr>
                <w:b w:val="0"/>
                <w:bCs w:val="0"/>
                <w:sz w:val="18"/>
                <w:szCs w:val="18"/>
              </w:rPr>
              <w:t>go</w:t>
            </w:r>
          </w:p>
        </w:tc>
        <w:tc>
          <w:tcPr>
            <w:tcW w:w="2665" w:type="dxa"/>
          </w:tcPr>
          <w:p w14:paraId="41F4072D"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49C42DA4"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5E42D6" w:rsidRPr="00560BA3" w14:paraId="4371A99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6FEC13E" w14:textId="77777777" w:rsidR="005E42D6" w:rsidRPr="00560BA3" w:rsidRDefault="005E42D6" w:rsidP="00E65ABD">
            <w:pPr>
              <w:jc w:val="center"/>
              <w:rPr>
                <w:b w:val="0"/>
                <w:bCs w:val="0"/>
                <w:sz w:val="18"/>
                <w:szCs w:val="18"/>
              </w:rPr>
            </w:pPr>
            <w:r w:rsidRPr="00560BA3">
              <w:rPr>
                <w:b w:val="0"/>
                <w:bCs w:val="0"/>
                <w:sz w:val="18"/>
                <w:szCs w:val="18"/>
              </w:rPr>
              <w:t>to</w:t>
            </w:r>
          </w:p>
        </w:tc>
        <w:tc>
          <w:tcPr>
            <w:tcW w:w="2665" w:type="dxa"/>
          </w:tcPr>
          <w:p w14:paraId="064854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(adposition)</w:t>
            </w:r>
          </w:p>
        </w:tc>
        <w:tc>
          <w:tcPr>
            <w:tcW w:w="2666" w:type="dxa"/>
          </w:tcPr>
          <w:p w14:paraId="1FE8DCF7"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5E42D6" w:rsidRPr="00560BA3" w14:paraId="15522214"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7A834EEE" w14:textId="77777777" w:rsidR="005E42D6" w:rsidRPr="00560BA3" w:rsidRDefault="005E42D6" w:rsidP="00E65ABD">
            <w:pPr>
              <w:jc w:val="center"/>
              <w:rPr>
                <w:b w:val="0"/>
                <w:bCs w:val="0"/>
                <w:sz w:val="18"/>
                <w:szCs w:val="18"/>
              </w:rPr>
            </w:pPr>
            <w:r w:rsidRPr="00560BA3">
              <w:rPr>
                <w:b w:val="0"/>
                <w:bCs w:val="0"/>
                <w:sz w:val="18"/>
                <w:szCs w:val="18"/>
              </w:rPr>
              <w:t>N.Y.</w:t>
            </w:r>
          </w:p>
        </w:tc>
        <w:tc>
          <w:tcPr>
            <w:tcW w:w="2665" w:type="dxa"/>
          </w:tcPr>
          <w:p w14:paraId="1A77FB32"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07EC7506"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5E42D6" w:rsidRPr="00560BA3" w14:paraId="0A48F36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AF203E7"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018C75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49604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5E42D6" w:rsidRPr="00560BA3" w14:paraId="7E7296C3"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BADEDC6"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4A87801B"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4B4A5A2F"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r>
    </w:tbl>
    <w:p w14:paraId="0D0EA0F1" w14:textId="77777777" w:rsidR="005E42D6" w:rsidRPr="00560BA3" w:rsidRDefault="005E42D6" w:rsidP="005E42D6"/>
    <w:p w14:paraId="0540F8D3" w14:textId="0C543EB7" w:rsidR="005E42D6" w:rsidRPr="00560BA3" w:rsidRDefault="005E42D6" w:rsidP="005E42D6">
      <w:r w:rsidRPr="00560BA3">
        <w:t xml:space="preserve">I obtained the results in table </w:t>
      </w:r>
      <w:r w:rsidRPr="00560BA3">
        <w:fldChar w:fldCharType="begin"/>
      </w:r>
      <w:r w:rsidRPr="00560BA3">
        <w:instrText xml:space="preserve"> REF POS_TAGS \h </w:instrText>
      </w:r>
      <w:r w:rsidRPr="00560BA3">
        <w:fldChar w:fldCharType="separate"/>
      </w:r>
      <w:r w:rsidR="00D55F9E">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 using spacy.explain().</w:t>
      </w:r>
    </w:p>
    <w:p w14:paraId="28965DC4" w14:textId="77777777" w:rsidR="005E42D6" w:rsidRPr="005E42D6" w:rsidRDefault="005E42D6" w:rsidP="005E42D6">
      <w:pPr>
        <w:pStyle w:val="Listparagraf"/>
        <w:numPr>
          <w:ilvl w:val="0"/>
          <w:numId w:val="19"/>
        </w:numPr>
      </w:pPr>
      <w:r w:rsidRPr="005E42D6">
        <w:t>The Dependency Parser</w:t>
      </w:r>
    </w:p>
    <w:p w14:paraId="2B97FB00" w14:textId="77777777" w:rsidR="005E42D6" w:rsidRPr="00560BA3" w:rsidRDefault="005E42D6" w:rsidP="005E42D6">
      <w:r w:rsidRPr="00560BA3">
        <w:t>The dependency parser builds a dependency graph that models the syntactic structure of a phrase, where words are represented as nodes and the edges are labelled with the relationships between words.</w:t>
      </w:r>
    </w:p>
    <w:p w14:paraId="0084FDD4" w14:textId="77777777" w:rsidR="005E42D6" w:rsidRPr="00560BA3" w:rsidRDefault="005E42D6" w:rsidP="005E42D6">
      <w:r w:rsidRPr="00560BA3">
        <w:rPr>
          <w:noProof/>
        </w:rPr>
        <w:drawing>
          <wp:inline distT="0" distB="0" distL="0" distR="0" wp14:anchorId="653AEE45" wp14:editId="20D3B3F2">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4"/>
                    <a:stretch>
                      <a:fillRect/>
                    </a:stretch>
                  </pic:blipFill>
                  <pic:spPr>
                    <a:xfrm>
                      <a:off x="0" y="0"/>
                      <a:ext cx="5733415" cy="1844040"/>
                    </a:xfrm>
                    <a:prstGeom prst="rect">
                      <a:avLst/>
                    </a:prstGeom>
                  </pic:spPr>
                </pic:pic>
              </a:graphicData>
            </a:graphic>
          </wp:inline>
        </w:drawing>
      </w:r>
    </w:p>
    <w:p w14:paraId="090A64CB" w14:textId="0E5244CD" w:rsidR="005E42D6" w:rsidRPr="00560BA3" w:rsidRDefault="005E42D6" w:rsidP="005E42D6">
      <w:pPr>
        <w:jc w:val="center"/>
      </w:pPr>
      <w:r w:rsidRPr="00560BA3">
        <w:t xml:space="preserve">Figure </w:t>
      </w:r>
      <w:bookmarkStart w:id="22" w:name="displacy_dep"/>
      <w:r w:rsidRPr="00560BA3">
        <w:fldChar w:fldCharType="begin"/>
      </w:r>
      <w:r w:rsidRPr="00560BA3">
        <w:instrText xml:space="preserve"> SEQ FIG \* MERGEFORMAT </w:instrText>
      </w:r>
      <w:r w:rsidRPr="00560BA3">
        <w:fldChar w:fldCharType="separate"/>
      </w:r>
      <w:r w:rsidR="00D55F9E">
        <w:rPr>
          <w:noProof/>
        </w:rPr>
        <w:t>4</w:t>
      </w:r>
      <w:r w:rsidRPr="00560BA3">
        <w:fldChar w:fldCharType="end"/>
      </w:r>
      <w:bookmarkEnd w:id="22"/>
      <w:r w:rsidRPr="00560BA3">
        <w:t>: displaCy dependency visualizer</w:t>
      </w:r>
    </w:p>
    <w:p w14:paraId="6EC96AC1" w14:textId="599E4E31" w:rsidR="005E42D6" w:rsidRPr="00560BA3" w:rsidRDefault="005E42D6" w:rsidP="005E42D6">
      <w:r w:rsidRPr="00560BA3">
        <w:t xml:space="preserve">The following dependencies are pictured in figure </w:t>
      </w:r>
      <w:r w:rsidRPr="00560BA3">
        <w:fldChar w:fldCharType="begin"/>
      </w:r>
      <w:r w:rsidRPr="00560BA3">
        <w:instrText xml:space="preserve"> REF displacy_dep \h </w:instrText>
      </w:r>
      <w:r w:rsidRPr="00560BA3">
        <w:fldChar w:fldCharType="separate"/>
      </w:r>
      <w:r w:rsidR="00D55F9E">
        <w:rPr>
          <w:noProof/>
        </w:rPr>
        <w:t>4</w:t>
      </w:r>
      <w:r w:rsidRPr="00560BA3">
        <w:fldChar w:fldCharType="end"/>
      </w:r>
      <w:r w:rsidRPr="00560BA3">
        <w:t>, which I made using displaCy visualizer</w:t>
      </w:r>
      <w:r w:rsidRPr="00560BA3">
        <w:rPr>
          <w:rStyle w:val="Referinnotdesubsol"/>
        </w:rPr>
        <w:footnoteReference w:id="8"/>
      </w:r>
      <w:r w:rsidRPr="00560BA3">
        <w:t>:</w:t>
      </w:r>
    </w:p>
    <w:p w14:paraId="40115D7F" w14:textId="77777777" w:rsidR="005E42D6" w:rsidRPr="00560BA3" w:rsidRDefault="005E42D6" w:rsidP="005E42D6">
      <w:pPr>
        <w:pStyle w:val="Listparagraf"/>
        <w:numPr>
          <w:ilvl w:val="0"/>
          <w:numId w:val="17"/>
        </w:numPr>
      </w:pPr>
      <w:r w:rsidRPr="00560BA3">
        <w:t>ccomp - clausal complement</w:t>
      </w:r>
    </w:p>
    <w:p w14:paraId="753C983E" w14:textId="77777777" w:rsidR="005E42D6" w:rsidRPr="00560BA3" w:rsidRDefault="005E42D6" w:rsidP="005E42D6">
      <w:pPr>
        <w:pStyle w:val="Listparagraf"/>
        <w:numPr>
          <w:ilvl w:val="0"/>
          <w:numId w:val="17"/>
        </w:numPr>
      </w:pPr>
      <w:r w:rsidRPr="00560BA3">
        <w:t>nsubj - nominal subject</w:t>
      </w:r>
    </w:p>
    <w:p w14:paraId="30A96AD3" w14:textId="77777777" w:rsidR="005E42D6" w:rsidRPr="00560BA3" w:rsidRDefault="005E42D6" w:rsidP="005E42D6">
      <w:pPr>
        <w:pStyle w:val="Listparagraf"/>
        <w:numPr>
          <w:ilvl w:val="0"/>
          <w:numId w:val="17"/>
        </w:numPr>
      </w:pPr>
      <w:r w:rsidRPr="00560BA3">
        <w:t>prep - prepositional modifier</w:t>
      </w:r>
    </w:p>
    <w:p w14:paraId="6E73F47F" w14:textId="77777777" w:rsidR="005E42D6" w:rsidRDefault="005E42D6" w:rsidP="005E42D6">
      <w:pPr>
        <w:pStyle w:val="Listparagraf"/>
        <w:numPr>
          <w:ilvl w:val="0"/>
          <w:numId w:val="17"/>
        </w:numPr>
      </w:pPr>
      <w:r w:rsidRPr="00560BA3">
        <w:t>pobj - object of preposition</w:t>
      </w:r>
    </w:p>
    <w:p w14:paraId="38705993" w14:textId="77777777" w:rsidR="005E42D6" w:rsidRPr="00560BA3" w:rsidRDefault="005E42D6" w:rsidP="005E42D6">
      <w:pPr>
        <w:pStyle w:val="Listparagraf"/>
      </w:pPr>
    </w:p>
    <w:p w14:paraId="71778FCA" w14:textId="77777777" w:rsidR="005E42D6" w:rsidRPr="00560BA3" w:rsidRDefault="005E42D6" w:rsidP="005E42D6">
      <w:pPr>
        <w:pStyle w:val="Listparagraf"/>
        <w:numPr>
          <w:ilvl w:val="0"/>
          <w:numId w:val="19"/>
        </w:numPr>
      </w:pPr>
      <w:r w:rsidRPr="00560BA3">
        <w:t>The Attribute Ruler</w:t>
      </w:r>
    </w:p>
    <w:p w14:paraId="12D428B4" w14:textId="77777777" w:rsidR="005E42D6" w:rsidRPr="00560BA3" w:rsidRDefault="005E42D6" w:rsidP="005E42D6">
      <w:r w:rsidRPr="00560BA3">
        <w:t>The attribute ruler layer allows users to specify some rules for setting token attributes that may be incorrectly handled by other pipeline components such as POS tagger, ner or lemmatizer. This step is suitable in case of domain specific contexts or unusual uses of some words.</w:t>
      </w:r>
    </w:p>
    <w:p w14:paraId="702A3FA7" w14:textId="77777777" w:rsidR="005E42D6" w:rsidRPr="00560BA3" w:rsidRDefault="005E42D6" w:rsidP="005E42D6">
      <w:pPr>
        <w:pStyle w:val="Listparagraf"/>
        <w:numPr>
          <w:ilvl w:val="0"/>
          <w:numId w:val="19"/>
        </w:numPr>
      </w:pPr>
      <w:commentRangeStart w:id="23"/>
      <w:r w:rsidRPr="00560BA3">
        <w:t>The Lemmatizer</w:t>
      </w:r>
      <w:commentRangeEnd w:id="23"/>
      <w:r>
        <w:rPr>
          <w:rStyle w:val="Referincomentariu"/>
        </w:rPr>
        <w:commentReference w:id="23"/>
      </w:r>
    </w:p>
    <w:p w14:paraId="1FD8E7B3" w14:textId="77777777" w:rsidR="005E42D6" w:rsidRPr="00560BA3" w:rsidRDefault="005E42D6" w:rsidP="005E42D6">
      <w:r w:rsidRPr="00560BA3">
        <w:t>The lemmatizer assigns base forms to tokens based on the POS tag, morphological rules and dictionary lookups. For instance, the lemma of the “’s” token in the previously analysed sentence “Let’s go to N.Y.!” is “us”, while the other lemmas coincide with the initial words.</w:t>
      </w:r>
    </w:p>
    <w:p w14:paraId="5F3D8595" w14:textId="77777777" w:rsidR="005E42D6" w:rsidRPr="00560BA3" w:rsidRDefault="005E42D6" w:rsidP="005E42D6">
      <w:pPr>
        <w:pStyle w:val="Listparagraf"/>
        <w:numPr>
          <w:ilvl w:val="0"/>
          <w:numId w:val="19"/>
        </w:numPr>
      </w:pPr>
      <w:r w:rsidRPr="00560BA3">
        <w:lastRenderedPageBreak/>
        <w:t>The Named Entity Recognizer</w:t>
      </w:r>
    </w:p>
    <w:p w14:paraId="563A90E0" w14:textId="3588916C" w:rsidR="005E42D6" w:rsidRPr="00560BA3" w:rsidRDefault="005E42D6" w:rsidP="005E42D6">
      <w:r w:rsidRPr="00560BA3">
        <w:t xml:space="preserve">The entity recognizer is a neural network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1FD4C2DC" w14:textId="77777777" w:rsidR="005E42D6" w:rsidRPr="00560BA3" w:rsidRDefault="005E42D6" w:rsidP="005E42D6">
      <w:pPr>
        <w:jc w:val="center"/>
      </w:pPr>
      <w:r w:rsidRPr="00560BA3">
        <w:rPr>
          <w:noProof/>
        </w:rPr>
        <w:drawing>
          <wp:inline distT="0" distB="0" distL="0" distR="0" wp14:anchorId="74AB0D73" wp14:editId="612FDA01">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0443176" w14:textId="5FD06E2E" w:rsidR="005E42D6" w:rsidRPr="00560BA3" w:rsidRDefault="005E42D6" w:rsidP="005E42D6">
      <w:pPr>
        <w:jc w:val="center"/>
      </w:pPr>
      <w:r w:rsidRPr="00560BA3">
        <w:t xml:space="preserve">Figure </w:t>
      </w:r>
      <w:bookmarkStart w:id="24" w:name="displacy_ents"/>
      <w:r w:rsidRPr="00560BA3">
        <w:fldChar w:fldCharType="begin"/>
      </w:r>
      <w:r w:rsidRPr="00560BA3">
        <w:instrText xml:space="preserve"> SEQ FIG \* MERGEFORMAT </w:instrText>
      </w:r>
      <w:r w:rsidRPr="00560BA3">
        <w:fldChar w:fldCharType="separate"/>
      </w:r>
      <w:r w:rsidR="00D55F9E">
        <w:rPr>
          <w:noProof/>
        </w:rPr>
        <w:t>5</w:t>
      </w:r>
      <w:r w:rsidRPr="00560BA3">
        <w:fldChar w:fldCharType="end"/>
      </w:r>
      <w:bookmarkEnd w:id="24"/>
      <w:r w:rsidRPr="00560BA3">
        <w:t xml:space="preserve">: displaCy entity visualizer </w:t>
      </w:r>
      <w:r w:rsidRPr="00560BA3">
        <w:rPr>
          <w:rStyle w:val="Referinnotdesubsol"/>
        </w:rPr>
        <w:footnoteReference w:id="9"/>
      </w:r>
    </w:p>
    <w:p w14:paraId="132A56E8" w14:textId="2143B8A1" w:rsidR="005E42D6" w:rsidRPr="00560BA3" w:rsidRDefault="005E42D6" w:rsidP="005E42D6">
      <w:r w:rsidRPr="00560BA3">
        <w:t xml:space="preserve">Figure </w:t>
      </w:r>
      <w:r w:rsidRPr="00560BA3">
        <w:fldChar w:fldCharType="begin"/>
      </w:r>
      <w:r w:rsidRPr="00560BA3">
        <w:instrText xml:space="preserve"> REF displacy_ents \h </w:instrText>
      </w:r>
      <w:r w:rsidRPr="00560BA3">
        <w:fldChar w:fldCharType="separate"/>
      </w:r>
      <w:r w:rsidR="00D55F9E">
        <w:rPr>
          <w:noProof/>
        </w:rPr>
        <w:t>5</w:t>
      </w:r>
      <w:r w:rsidRPr="00560BA3">
        <w:fldChar w:fldCharType="end"/>
      </w:r>
      <w:r w:rsidRPr="00560BA3">
        <w:t xml:space="preserve"> shows an example of a text labelled by the spaCy named entity recognizer.</w:t>
      </w:r>
    </w:p>
    <w:p w14:paraId="03AF6E41" w14:textId="5A54D05B" w:rsidR="005E42D6" w:rsidRDefault="005E42D6" w:rsidP="005E42D6">
      <w:r w:rsidRPr="00560BA3">
        <w:t>According to the spaCy documentation, the part of speech tagger in en_core_web_lg has an accuracy of 0.97 and its named entity recognizer has a precision of 0.85, a recall of 0.86 and an F-score equal to 0.85.</w:t>
      </w:r>
    </w:p>
    <w:p w14:paraId="208EA26C" w14:textId="77777777" w:rsidR="007C4917" w:rsidRPr="00560BA3" w:rsidRDefault="007C4917" w:rsidP="007C4917">
      <w:pPr>
        <w:pStyle w:val="Titlu2"/>
      </w:pPr>
      <w:bookmarkStart w:id="25" w:name="_Toc169986791"/>
      <w:r>
        <w:t>Detecting the Language of a Text</w:t>
      </w:r>
      <w:bookmarkEnd w:id="25"/>
    </w:p>
    <w:p w14:paraId="1AF9C2A2" w14:textId="59A6553D" w:rsidR="007C4917" w:rsidRPr="00560BA3" w:rsidRDefault="007C4917" w:rsidP="007C4917">
      <w:r w:rsidRPr="00560BA3">
        <w:t xml:space="preserve">fastText is a 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58B114D0BFC5494DAEBBA15E4A85CAEE"/>
          </w:placeholder>
        </w:sdtPr>
        <w:sdtContent>
          <w:r w:rsidRPr="007C4917">
            <w:rPr>
              <w:color w:val="000000"/>
            </w:rPr>
            <w:t>(Joulin et al., 2016)</w:t>
          </w:r>
        </w:sdtContent>
      </w:sdt>
      <w:r w:rsidRPr="00560BA3">
        <w:t>, that achieves an accuracy similar to that of deep neural networks classifiers, while being remarkably faster. The training of fastText lasts less than ten minutes for more than one billion words and the classification of 500,000 sentences takes less than one minute on an average multicore CPU.</w:t>
      </w:r>
    </w:p>
    <w:p w14:paraId="7AAC7992" w14:textId="77777777" w:rsidR="007C4917" w:rsidRPr="00560BA3" w:rsidRDefault="007C4917" w:rsidP="007C4917">
      <w:r w:rsidRPr="00560BA3">
        <w:t>fastText represents the text as a bag of n-grams in order to retain some information about the order of words, that the simple bag of words model does not consider. Words and n-grams are converted into word vectors.</w:t>
      </w:r>
    </w:p>
    <w:p w14:paraId="45C0C322" w14:textId="561F7458" w:rsidR="007C4917" w:rsidRPr="00560BA3" w:rsidRDefault="007C4917" w:rsidP="007C4917">
      <w:r w:rsidRPr="00560BA3">
        <w:t xml:space="preserve">During training, the probability distribution over classes is computed using hierarchical softmax. The classes are organized in a binary decision tree and the probability of a class is computed by multiplying the probabilities of all the nodes visited during a depth first traversal from root to the leaf node which corresponds to that class. The purpose of training is to learn </w:t>
      </w:r>
      <w:r w:rsidRPr="00560BA3">
        <w:lastRenderedPageBreak/>
        <w:t xml:space="preserve">the configurations of matrixes A and B that minimize the loss 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58B114D0BFC5494DAEBBA15E4A85CAEE"/>
          </w:placeholder>
        </w:sdtPr>
        <w:sdtContent>
          <w:r w:rsidRPr="007C4917">
            <w:rPr>
              <w:color w:val="000000"/>
            </w:rPr>
            <w:t>(Joulin et al., 2016)</w:t>
          </w:r>
        </w:sdtContent>
      </w:sdt>
      <w:r w:rsidRPr="00560BA3">
        <w:t>:</w:t>
      </w:r>
    </w:p>
    <w:p w14:paraId="0F0ADB2D" w14:textId="5934B75C" w:rsidR="007C4917" w:rsidRPr="00560BA3" w:rsidRDefault="007C4917" w:rsidP="007C4917">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26" w:name="fastText_log_likelihood"/>
      <w:r w:rsidRPr="00560BA3">
        <w:fldChar w:fldCharType="begin"/>
      </w:r>
      <w:r w:rsidRPr="00560BA3">
        <w:instrText xml:space="preserve"> SEQ EQ \* MERGEFORMAT </w:instrText>
      </w:r>
      <w:r w:rsidRPr="00560BA3">
        <w:fldChar w:fldCharType="separate"/>
      </w:r>
      <w:r w:rsidR="00D55F9E">
        <w:rPr>
          <w:noProof/>
        </w:rPr>
        <w:t>1</w:t>
      </w:r>
      <w:r w:rsidRPr="00560BA3">
        <w:fldChar w:fldCharType="end"/>
      </w:r>
      <w:bookmarkEnd w:id="26"/>
      <w:r w:rsidRPr="00560BA3">
        <w:t>)</w:t>
      </w:r>
    </w:p>
    <w:p w14:paraId="2E870F70" w14:textId="77DC7CC2" w:rsidR="007C4917" w:rsidRPr="00560BA3" w:rsidRDefault="007C4917" w:rsidP="007C4917">
      <w:r w:rsidRPr="00560BA3">
        <w:t>In formula (</w:t>
      </w:r>
      <w:r w:rsidRPr="00560BA3">
        <w:fldChar w:fldCharType="begin"/>
      </w:r>
      <w:r w:rsidRPr="00560BA3">
        <w:instrText xml:space="preserve"> REF fastText_log_likelihood \h </w:instrText>
      </w:r>
      <w:r w:rsidRPr="00560BA3">
        <w:fldChar w:fldCharType="separate"/>
      </w:r>
      <w:r w:rsidR="00D55F9E">
        <w:rPr>
          <w:noProof/>
        </w:rPr>
        <w:t>1</w:t>
      </w:r>
      <w:r w:rsidRPr="00560BA3">
        <w:fldChar w:fldCharType="end"/>
      </w:r>
      <w:r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560BA3">
        <w:t xml:space="preserve"> is a vector which 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560BA3">
        <w:t xml:space="preserve"> is the probability distribution over classes for document n. The algorithm uses stochastic gradient descent to find the parameters A and B that minimize the value of the negative log-likelihood formula (</w:t>
      </w:r>
      <w:r w:rsidRPr="00560BA3">
        <w:fldChar w:fldCharType="begin"/>
      </w:r>
      <w:r w:rsidRPr="00560BA3">
        <w:instrText xml:space="preserve"> REF fastText_log_likelihood \h </w:instrText>
      </w:r>
      <w:r w:rsidRPr="00560BA3">
        <w:fldChar w:fldCharType="separate"/>
      </w:r>
      <w:r w:rsidR="00D55F9E">
        <w:rPr>
          <w:noProof/>
        </w:rPr>
        <w:t>1</w:t>
      </w:r>
      <w:r w:rsidRPr="00560BA3">
        <w:fldChar w:fldCharType="end"/>
      </w:r>
      <w:r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58B114D0BFC5494DAEBBA15E4A85CAEE"/>
          </w:placeholder>
        </w:sdtPr>
        <w:sdtContent>
          <w:r w:rsidRPr="007C4917">
            <w:rPr>
              <w:color w:val="000000"/>
            </w:rPr>
            <w:t>(Joulin et al., 2016)</w:t>
          </w:r>
        </w:sdtContent>
      </w:sdt>
      <w:r w:rsidRPr="00560BA3">
        <w:t>.</w:t>
      </w:r>
    </w:p>
    <w:p w14:paraId="0E67F71C" w14:textId="2F3470A6" w:rsidR="007C4917" w:rsidRDefault="007C4917" w:rsidP="007C4917">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58B114D0BFC5494DAEBBA15E4A85CAEE"/>
          </w:placeholder>
        </w:sdtPr>
        <w:sdtContent>
          <w:r w:rsidRPr="007C4917">
            <w:rPr>
              <w:color w:val="000000"/>
            </w:rPr>
            <w:t>Joulin, Grave, Bojanowski, Douze, et al. (2016)</w:t>
          </w:r>
        </w:sdtContent>
      </w:sdt>
      <w:r w:rsidRPr="00560BA3">
        <w:rPr>
          <w:color w:val="000000"/>
        </w:rPr>
        <w:t xml:space="preserve"> described some model compression techniques that can drastically reduce the memory usage without greatly impacting the accuracy: product quantization (splitting the word vectors into smaller subvectors and then quantizing them using nearest neighbour), pruning the vocabulary (keeping only a fixed number of the most relevant words and n-grams), hashing trick and Bloom filter (hashing words and n-grams in order to reduce the size of the dictionary and using Bloom filters to check the presence of a term in the dictionary in constant time).</w:t>
      </w:r>
    </w:p>
    <w:p w14:paraId="457FA239" w14:textId="77777777" w:rsidR="007C4917" w:rsidRPr="00560BA3" w:rsidRDefault="007C4917" w:rsidP="007C4917">
      <w:pPr>
        <w:rPr>
          <w:color w:val="000000"/>
        </w:rPr>
      </w:pPr>
      <w:r>
        <w:rPr>
          <w:color w:val="000000"/>
        </w:rPr>
        <w:t>fastText can be used for a variety of NLP tasks, out of which language identification of a text is a common scenario. In our case, it was used to detect the language of a publication.</w:t>
      </w:r>
    </w:p>
    <w:p w14:paraId="1754F416" w14:textId="7BE70830" w:rsidR="007C4917" w:rsidRPr="00314039" w:rsidRDefault="007C4917" w:rsidP="005E42D6">
      <w:pPr>
        <w:rPr>
          <w:color w:val="000000"/>
        </w:rPr>
      </w:pPr>
      <w:r w:rsidRPr="00560BA3">
        <w:rPr>
          <w:color w:val="000000"/>
        </w:rPr>
        <w:t>I used the Python fastText library for the language identification purpose</w:t>
      </w:r>
      <w:r w:rsidRPr="00560BA3">
        <w:rPr>
          <w:rStyle w:val="Referinnotdesubsol"/>
          <w:color w:val="000000"/>
        </w:rPr>
        <w:footnoteReference w:id="10"/>
      </w:r>
      <w:r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7CDBB090" w14:textId="2FF9A708" w:rsidR="00EC27FA" w:rsidRPr="00560BA3" w:rsidRDefault="00C64FE8" w:rsidP="00351A64">
      <w:pPr>
        <w:pStyle w:val="Titlu2"/>
        <w:rPr>
          <w:color w:val="000000"/>
        </w:rPr>
      </w:pPr>
      <w:bookmarkStart w:id="27" w:name="_h18em7l97ids" w:colFirst="0" w:colLast="0"/>
      <w:bookmarkStart w:id="28" w:name="_Toc169986792"/>
      <w:bookmarkEnd w:id="27"/>
      <w:r>
        <w:t>Keyword Extraction</w:t>
      </w:r>
      <w:bookmarkEnd w:id="28"/>
    </w:p>
    <w:p w14:paraId="6649951D" w14:textId="21C6B624" w:rsidR="0051504E" w:rsidRDefault="0051504E" w:rsidP="0051504E">
      <w:pPr>
        <w:rPr>
          <w:ins w:id="29"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7C4917" w:rsidRPr="007C4917">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w:t>
      </w:r>
      <w:r w:rsidR="004B5533">
        <w:rPr>
          <w:color w:val="000000"/>
        </w:rPr>
        <w:t>from</w:t>
      </w:r>
      <w:r w:rsidR="007802BC">
        <w:rPr>
          <w:color w:val="000000"/>
        </w:rPr>
        <w:t xml:space="preserve">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1ABFADC" w14:textId="1E861518"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7C4917" w:rsidRPr="007C4917">
            <w:rPr>
              <w:color w:val="000000"/>
            </w:rPr>
            <w:t>(Nomoto, 2022)</w:t>
          </w:r>
        </w:sdtContent>
      </w:sdt>
      <w:r w:rsidR="002133DA" w:rsidRPr="00560BA3">
        <w:t>:</w:t>
      </w:r>
    </w:p>
    <w:p w14:paraId="1759053F" w14:textId="1EB0D760"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30" w:name="TFIDF"/>
      <w:r w:rsidR="00CB0383" w:rsidRPr="00560BA3">
        <w:fldChar w:fldCharType="begin"/>
      </w:r>
      <w:r w:rsidR="00CB0383" w:rsidRPr="00560BA3">
        <w:instrText xml:space="preserve"> SEQ  EQ \* MERGEFORMAT </w:instrText>
      </w:r>
      <w:r w:rsidR="00CB0383" w:rsidRPr="00560BA3">
        <w:fldChar w:fldCharType="separate"/>
      </w:r>
      <w:r w:rsidR="00D55F9E">
        <w:rPr>
          <w:noProof/>
        </w:rPr>
        <w:t>2</w:t>
      </w:r>
      <w:r w:rsidR="00CB0383" w:rsidRPr="00560BA3">
        <w:fldChar w:fldCharType="end"/>
      </w:r>
      <w:bookmarkEnd w:id="30"/>
      <w:r w:rsidR="00CB0383" w:rsidRPr="00560BA3">
        <w:t>)</w:t>
      </w:r>
    </w:p>
    <w:p w14:paraId="0CA98A9B" w14:textId="3FDF3985"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D55F9E">
        <w:rPr>
          <w:noProof/>
        </w:rPr>
        <w:t>2</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7C4917" w:rsidRPr="007C4917">
            <w:rPr>
              <w:color w:val="000000"/>
            </w:rPr>
            <w:t>(Nomoto, 2022)</w:t>
          </w:r>
        </w:sdtContent>
      </w:sdt>
      <w:r w:rsidR="00104F77" w:rsidRPr="00560BA3">
        <w:rPr>
          <w:color w:val="000000"/>
          <w:sz w:val="22"/>
          <w:szCs w:val="22"/>
        </w:rPr>
        <w:t>.</w:t>
      </w:r>
    </w:p>
    <w:p w14:paraId="3BCE8949" w14:textId="5C4D2656"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7C4917" w:rsidRPr="007C4917">
            <w:rPr>
              <w:color w:val="000000"/>
            </w:rPr>
            <w:t>(Rose et al., 2010)</w:t>
          </w:r>
        </w:sdtContent>
      </w:sdt>
      <w:r w:rsidR="00CE0096" w:rsidRPr="00560BA3">
        <w:t>:</w:t>
      </w:r>
    </w:p>
    <w:p w14:paraId="7D9EF968" w14:textId="4B71F6D1"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31" w:name="RAKE"/>
      <w:r w:rsidRPr="00560BA3">
        <w:fldChar w:fldCharType="begin"/>
      </w:r>
      <w:r w:rsidRPr="00560BA3">
        <w:instrText xml:space="preserve"> SEQ EQ \* MERGEFORMAT </w:instrText>
      </w:r>
      <w:r w:rsidRPr="00560BA3">
        <w:fldChar w:fldCharType="separate"/>
      </w:r>
      <w:r w:rsidR="00D55F9E">
        <w:rPr>
          <w:noProof/>
        </w:rPr>
        <w:t>3</w:t>
      </w:r>
      <w:r w:rsidRPr="00560BA3">
        <w:fldChar w:fldCharType="end"/>
      </w:r>
      <w:bookmarkEnd w:id="31"/>
      <w:r w:rsidRPr="00560BA3">
        <w:t>)</w:t>
      </w:r>
    </w:p>
    <w:p w14:paraId="6153CB98" w14:textId="1386C719"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D55F9E">
        <w:rPr>
          <w:noProof/>
        </w:rPr>
        <w:t>3</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32"/>
      <w:r w:rsidR="0015562C" w:rsidRPr="00560BA3">
        <w:t xml:space="preserve">keyphrases </w:t>
      </w:r>
      <w:commentRangeEnd w:id="32"/>
      <w:r>
        <w:rPr>
          <w:rStyle w:val="Referincomentariu"/>
        </w:rPr>
        <w:commentReference w:id="32"/>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1E32C796"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 xml:space="preserve">It does not rely on a pre-labelled corpus and it is equally effective regardless of domain or language, only requiring a </w:t>
      </w:r>
      <w:r w:rsidR="00314039" w:rsidRPr="00560BA3">
        <w:t>stop word</w:t>
      </w:r>
      <w:r w:rsidR="00F730A4" w:rsidRPr="00560BA3">
        <w:t xml:space="preserve">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7C4917" w:rsidRPr="007C4917">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7C4917" w:rsidRPr="007C4917">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20"/>
                    <a:stretch>
                      <a:fillRect/>
                    </a:stretch>
                  </pic:blipFill>
                  <pic:spPr>
                    <a:xfrm>
                      <a:off x="0" y="0"/>
                      <a:ext cx="2873882" cy="3395329"/>
                    </a:xfrm>
                    <a:prstGeom prst="rect">
                      <a:avLst/>
                    </a:prstGeom>
                  </pic:spPr>
                </pic:pic>
              </a:graphicData>
            </a:graphic>
          </wp:inline>
        </w:drawing>
      </w:r>
    </w:p>
    <w:p w14:paraId="7E716B4F" w14:textId="2F6BCCA2" w:rsidR="00125AD8" w:rsidRPr="00560BA3" w:rsidRDefault="00125AD8" w:rsidP="00125AD8">
      <w:pPr>
        <w:jc w:val="center"/>
        <w:rPr>
          <w:color w:val="000000"/>
        </w:rPr>
      </w:pPr>
      <w:r w:rsidRPr="00560BA3">
        <w:t xml:space="preserve">Figure </w:t>
      </w:r>
      <w:bookmarkStart w:id="33" w:name="YAKE_ALG"/>
      <w:r w:rsidRPr="00560BA3">
        <w:fldChar w:fldCharType="begin"/>
      </w:r>
      <w:r w:rsidRPr="00560BA3">
        <w:instrText xml:space="preserve"> SEQ FIG \* MERGEFORMAT </w:instrText>
      </w:r>
      <w:r w:rsidRPr="00560BA3">
        <w:fldChar w:fldCharType="separate"/>
      </w:r>
      <w:r w:rsidR="00D55F9E">
        <w:rPr>
          <w:noProof/>
        </w:rPr>
        <w:t>6</w:t>
      </w:r>
      <w:r w:rsidRPr="00560BA3">
        <w:fldChar w:fldCharType="end"/>
      </w:r>
      <w:bookmarkEnd w:id="33"/>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7C4917" w:rsidRPr="007C4917">
            <w:rPr>
              <w:color w:val="000000"/>
            </w:rPr>
            <w:t>(Campos et al., 2020)</w:t>
          </w:r>
        </w:sdtContent>
      </w:sdt>
    </w:p>
    <w:p w14:paraId="29A5F2BF" w14:textId="6BE8EA85"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D55F9E">
        <w:rPr>
          <w:noProof/>
        </w:rPr>
        <w:t>6</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7C4917" w:rsidRPr="007C4917">
            <w:rPr>
              <w:color w:val="000000"/>
            </w:rPr>
            <w:t>(Campos et al., 2020)</w:t>
          </w:r>
        </w:sdtContent>
      </w:sdt>
      <w:r w:rsidRPr="00560BA3">
        <w:t>:</w:t>
      </w:r>
    </w:p>
    <w:p w14:paraId="5F9C3AB0" w14:textId="2779BFED" w:rsidR="00601B01" w:rsidRPr="00314039" w:rsidRDefault="00402532" w:rsidP="00314039">
      <w:pPr>
        <w:pStyle w:val="Listparagraf"/>
        <w:numPr>
          <w:ilvl w:val="0"/>
          <w:numId w:val="20"/>
        </w:numPr>
      </w:pPr>
      <w:commentRangeStart w:id="34"/>
      <w:r w:rsidRPr="00314039">
        <w:t>T</w:t>
      </w:r>
      <w:r w:rsidR="00601B01" w:rsidRPr="00314039">
        <w:t>ext pre-processing and candidate term identification</w:t>
      </w:r>
      <w:commentRangeEnd w:id="34"/>
      <w:r w:rsidR="00F35F0C" w:rsidRPr="00314039">
        <w:rPr>
          <w:rStyle w:val="Referincomentariu"/>
          <w:b/>
          <w:bCs/>
          <w:sz w:val="24"/>
          <w:szCs w:val="24"/>
        </w:rPr>
        <w:commentReference w:id="34"/>
      </w:r>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314039" w:rsidRDefault="00402532" w:rsidP="00314039">
      <w:pPr>
        <w:pStyle w:val="Listparagraf"/>
        <w:numPr>
          <w:ilvl w:val="0"/>
          <w:numId w:val="20"/>
        </w:numPr>
        <w:rPr>
          <w:b/>
        </w:rPr>
      </w:pPr>
      <w:r w:rsidRPr="00314039">
        <w:rPr>
          <w:bCs/>
        </w:rPr>
        <w:t>F</w:t>
      </w:r>
      <w:r w:rsidR="00FF4B8C" w:rsidRPr="00314039">
        <w:rPr>
          <w:bCs/>
        </w:rPr>
        <w:t>eature</w:t>
      </w:r>
      <w:r w:rsidR="00FF4B8C" w:rsidRPr="00314039">
        <w:rPr>
          <w:b/>
        </w:rPr>
        <w:t xml:space="preserve"> </w:t>
      </w:r>
      <w:r w:rsidR="00FF4B8C" w:rsidRPr="00314039">
        <w:t>extraction</w:t>
      </w:r>
    </w:p>
    <w:p w14:paraId="521B053D" w14:textId="3F2026E6" w:rsidR="00DD4D0A" w:rsidRPr="00560BA3" w:rsidRDefault="00402532" w:rsidP="004B25DB">
      <w:r w:rsidRPr="00560BA3">
        <w:t>The algorithm</w:t>
      </w:r>
      <w:r w:rsidR="004B25DB" w:rsidRPr="00560BA3">
        <w:t xml:space="preserve"> </w:t>
      </w:r>
      <w:r w:rsidR="009509F1" w:rsidRPr="00560BA3">
        <w:t>favors</w:t>
      </w:r>
      <w:r w:rsidR="004B25DB" w:rsidRPr="00560BA3">
        <w:t xml:space="preserve">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1921E8B6"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35" w:name="YAKE_SCORE"/>
      <w:r w:rsidR="006A5C9F" w:rsidRPr="00560BA3">
        <w:fldChar w:fldCharType="begin"/>
      </w:r>
      <w:r w:rsidR="006A5C9F" w:rsidRPr="00560BA3">
        <w:instrText xml:space="preserve"> SEQ EQ \* MERGEFORMAT </w:instrText>
      </w:r>
      <w:r w:rsidR="006A5C9F" w:rsidRPr="00560BA3">
        <w:fldChar w:fldCharType="separate"/>
      </w:r>
      <w:r w:rsidR="00D55F9E">
        <w:rPr>
          <w:noProof/>
        </w:rPr>
        <w:t>4</w:t>
      </w:r>
      <w:r w:rsidR="006A5C9F" w:rsidRPr="00560BA3">
        <w:fldChar w:fldCharType="end"/>
      </w:r>
      <w:bookmarkEnd w:id="35"/>
      <w:r w:rsidR="006A5C9F" w:rsidRPr="00560BA3">
        <w:t>)</w:t>
      </w:r>
    </w:p>
    <w:p w14:paraId="10518364" w14:textId="17ECD727"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D55F9E">
        <w:rPr>
          <w:noProof/>
        </w:rPr>
        <w:t>4</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r w:rsidR="00990545" w:rsidRPr="00560BA3">
        <w:t>taking into account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all of</w:t>
      </w:r>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314039">
      <w:pPr>
        <w:pStyle w:val="Listparagraf"/>
        <w:numPr>
          <w:ilvl w:val="0"/>
          <w:numId w:val="20"/>
        </w:numPr>
      </w:pPr>
      <w:r w:rsidRPr="00560BA3">
        <w:t>Computing term score</w:t>
      </w:r>
    </w:p>
    <w:p w14:paraId="4944E1A9" w14:textId="5DBF8B60"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D55F9E">
        <w:rPr>
          <w:noProof/>
        </w:rPr>
        <w:t>4</w:t>
      </w:r>
      <w:r w:rsidRPr="00560BA3">
        <w:fldChar w:fldCharType="end"/>
      </w:r>
      <w:r w:rsidRPr="00560BA3">
        <w:t>), the most significant terms having the lowest score.</w:t>
      </w:r>
    </w:p>
    <w:p w14:paraId="3202F544" w14:textId="16FAAD49" w:rsidR="000C7A28" w:rsidRPr="00560BA3" w:rsidRDefault="000C7A28" w:rsidP="00314039">
      <w:pPr>
        <w:pStyle w:val="Listparagraf"/>
        <w:numPr>
          <w:ilvl w:val="0"/>
          <w:numId w:val="20"/>
        </w:numPr>
      </w:pPr>
      <w:r w:rsidRPr="00560BA3">
        <w:t>Generating n-grams and calculating the scores of potential keyphrases</w:t>
      </w:r>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lastRenderedPageBreak/>
        <w:t>The score of a keyword kw is determined as:</w:t>
      </w:r>
    </w:p>
    <w:p w14:paraId="2DB6D7EE" w14:textId="3A3CFE8A"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36" w:name="YAKE_KW_SCORE"/>
      <w:r w:rsidR="008410F6" w:rsidRPr="00560BA3">
        <w:fldChar w:fldCharType="begin"/>
      </w:r>
      <w:r w:rsidR="008410F6" w:rsidRPr="00560BA3">
        <w:instrText xml:space="preserve"> SEQ EQ \* MERGEFORMAT </w:instrText>
      </w:r>
      <w:r w:rsidR="008410F6" w:rsidRPr="00560BA3">
        <w:fldChar w:fldCharType="separate"/>
      </w:r>
      <w:r w:rsidR="00D55F9E">
        <w:rPr>
          <w:noProof/>
        </w:rPr>
        <w:t>5</w:t>
      </w:r>
      <w:r w:rsidR="008410F6" w:rsidRPr="00560BA3">
        <w:fldChar w:fldCharType="end"/>
      </w:r>
      <w:bookmarkEnd w:id="36"/>
      <w:r w:rsidR="008410F6" w:rsidRPr="00560BA3">
        <w:t>)</w:t>
      </w:r>
    </w:p>
    <w:p w14:paraId="62C394BB" w14:textId="2D1260BB"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D55F9E">
        <w:rPr>
          <w:noProof/>
        </w:rPr>
        <w:t>5</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314039">
      <w:pPr>
        <w:pStyle w:val="Listparagraf"/>
        <w:numPr>
          <w:ilvl w:val="0"/>
          <w:numId w:val="20"/>
        </w:numPr>
      </w:pPr>
      <w:r w:rsidRPr="00560BA3">
        <w:t>Handling duplicates</w:t>
      </w:r>
    </w:p>
    <w:p w14:paraId="0CE37A1A" w14:textId="31694E15" w:rsidR="008A356B"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2816F1EF" w14:textId="4245C1B3" w:rsidR="009509F1" w:rsidRPr="00560BA3" w:rsidRDefault="009509F1" w:rsidP="00426ADA">
      <w:r>
        <w:t>YAKE returns a list of tuples that contain a keyword and its score, ranked by their importance, so from the lowest score to the highest.</w:t>
      </w:r>
    </w:p>
    <w:p w14:paraId="4EC1D15E" w14:textId="59643D3F" w:rsidR="002D4A6A" w:rsidRPr="00560BA3" w:rsidRDefault="00947B67" w:rsidP="000C638D">
      <w:pPr>
        <w:pStyle w:val="Titlu2"/>
      </w:pPr>
      <w:bookmarkStart w:id="37" w:name="_Ref169449274"/>
      <w:bookmarkStart w:id="38" w:name="_Toc169986793"/>
      <w:r>
        <w:t>Topic Modeling</w:t>
      </w:r>
      <w:bookmarkEnd w:id="37"/>
      <w:bookmarkEnd w:id="38"/>
    </w:p>
    <w:p w14:paraId="3DF69226" w14:textId="3F5DF603"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7C4917" w:rsidRPr="007C4917">
            <w:rPr>
              <w:color w:val="000000"/>
            </w:rPr>
            <w:t>(Abdelrazek et al., 2023)</w:t>
          </w:r>
        </w:sdtContent>
      </w:sdt>
      <w:r w:rsidR="002B3B20" w:rsidRPr="00560BA3">
        <w:rPr>
          <w:color w:val="000000"/>
        </w:rPr>
        <w:t>.</w:t>
      </w:r>
    </w:p>
    <w:p w14:paraId="7D3A0F2E" w14:textId="4A9CF83B"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7C4917" w:rsidRPr="007C4917">
            <w:rPr>
              <w:color w:val="000000"/>
            </w:rPr>
            <w:t>(Abdelrazek et al., 2023)</w:t>
          </w:r>
        </w:sdtContent>
      </w:sdt>
      <w:r w:rsidR="0001214D" w:rsidRPr="00560BA3">
        <w:rPr>
          <w:color w:val="000000"/>
        </w:rPr>
        <w:t xml:space="preserve">. </w:t>
      </w:r>
    </w:p>
    <w:p w14:paraId="0B960E34" w14:textId="21221A54"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7C4917" w:rsidRPr="007C4917">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7C4917" w:rsidRPr="007C4917">
            <w:rPr>
              <w:color w:val="000000"/>
            </w:rPr>
            <w:t>Deerwester et al. (1990)</w:t>
          </w:r>
        </w:sdtContent>
      </w:sdt>
      <w:r w:rsidR="00154BFC" w:rsidRPr="00560BA3">
        <w:rPr>
          <w:color w:val="000000"/>
        </w:rPr>
        <w:t xml:space="preserve"> decomposed the term-document matrix using singular value decomposition (SVD) in order to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7C4917" w:rsidRPr="007C4917">
            <w:rPr>
              <w:color w:val="000000"/>
            </w:rPr>
            <w:t>(Deerwester et al., 1990)</w:t>
          </w:r>
        </w:sdtContent>
      </w:sdt>
      <w:r w:rsidR="007A2433" w:rsidRPr="00560BA3">
        <w:rPr>
          <w:color w:val="000000"/>
        </w:rPr>
        <w:t>.</w:t>
      </w:r>
    </w:p>
    <w:p w14:paraId="7C81DA1B" w14:textId="1440F883"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7C4917" w:rsidRPr="007C4917">
            <w:rPr>
              <w:color w:val="000000"/>
            </w:rPr>
            <w:t>(Abdelrazek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7C4917" w:rsidRPr="007C4917">
            <w:rPr>
              <w:color w:val="000000"/>
            </w:rPr>
            <w:t>Abdelrazek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556A8683"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7C4917" w:rsidRPr="007C4917">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3E6B313D"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7C4917" w:rsidRPr="007C4917">
            <w:rPr>
              <w:color w:val="000000"/>
            </w:rPr>
            <w:t>(Blei et al., 2003)</w:t>
          </w:r>
        </w:sdtContent>
      </w:sdt>
      <w:r w:rsidR="002A01FB" w:rsidRPr="00560BA3">
        <w:rPr>
          <w:color w:val="000000"/>
        </w:rPr>
        <w:t>;</w:t>
      </w:r>
    </w:p>
    <w:p w14:paraId="4C41CD7B" w14:textId="3D01453C"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7C4917" w:rsidRPr="007C4917">
            <w:rPr>
              <w:color w:val="000000"/>
            </w:rPr>
            <w:t>(Jelodar et al., 2017)</w:t>
          </w:r>
        </w:sdtContent>
      </w:sdt>
      <w:r w:rsidR="002A01FB" w:rsidRPr="00560BA3">
        <w:rPr>
          <w:color w:val="000000"/>
        </w:rPr>
        <w:t>;</w:t>
      </w:r>
    </w:p>
    <w:p w14:paraId="2B0F5FF4" w14:textId="1E34B2FA"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7C4917" w:rsidRPr="007C4917">
            <w:rPr>
              <w:color w:val="000000"/>
            </w:rPr>
            <w:t>(Jelodar et al., 2017)</w:t>
          </w:r>
        </w:sdtContent>
      </w:sdt>
      <w:r w:rsidR="0029567A" w:rsidRPr="00560BA3">
        <w:rPr>
          <w:color w:val="000000"/>
        </w:rPr>
        <w:t>.</w:t>
      </w:r>
    </w:p>
    <w:p w14:paraId="5D2B1C7B" w14:textId="1EBEF062"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7C4917" w:rsidRPr="007C4917">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1F8A82B5"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7C4917">
            <w:rPr>
              <w:rFonts w:eastAsia="Times New Roman"/>
            </w:rPr>
            <w:t>Griffiths &amp; Steyvers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21"/>
                    <a:stretch>
                      <a:fillRect/>
                    </a:stretch>
                  </pic:blipFill>
                  <pic:spPr>
                    <a:xfrm>
                      <a:off x="0" y="0"/>
                      <a:ext cx="5733415" cy="1376680"/>
                    </a:xfrm>
                    <a:prstGeom prst="rect">
                      <a:avLst/>
                    </a:prstGeom>
                  </pic:spPr>
                </pic:pic>
              </a:graphicData>
            </a:graphic>
          </wp:inline>
        </w:drawing>
      </w:r>
    </w:p>
    <w:p w14:paraId="1A14BE43" w14:textId="1B1DC6A0" w:rsidR="002F31C4" w:rsidRPr="00560BA3" w:rsidRDefault="002F31C4" w:rsidP="002F31C4">
      <w:pPr>
        <w:jc w:val="center"/>
        <w:rPr>
          <w:rFonts w:cstheme="minorHAnsi"/>
        </w:rPr>
      </w:pPr>
      <w:r w:rsidRPr="00560BA3">
        <w:rPr>
          <w:rFonts w:cstheme="minorHAnsi"/>
        </w:rPr>
        <w:t xml:space="preserve">Figure </w:t>
      </w:r>
      <w:bookmarkStart w:id="39"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D55F9E">
        <w:rPr>
          <w:rFonts w:cstheme="minorHAnsi"/>
          <w:noProof/>
        </w:rPr>
        <w:t>7</w:t>
      </w:r>
      <w:r w:rsidRPr="00560BA3">
        <w:rPr>
          <w:rFonts w:cstheme="minorHAnsi"/>
        </w:rPr>
        <w:fldChar w:fldCharType="end"/>
      </w:r>
      <w:bookmarkEnd w:id="39"/>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40"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7C4917">
            <w:rPr>
              <w:rFonts w:eastAsia="Times New Roman"/>
            </w:rPr>
            <w:t>(Griffiths &amp; Steyvers, 2004)</w:t>
          </w:r>
        </w:sdtContent>
      </w:sdt>
    </w:p>
    <w:p w14:paraId="57FACC1D" w14:textId="3E2CD526"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D55F9E">
        <w:rPr>
          <w:rFonts w:cstheme="minorHAnsi"/>
          <w:noProof/>
        </w:rPr>
        <w:t>7</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r w:rsidR="00A25892" w:rsidRPr="00560BA3">
        <w:rPr>
          <w:rFonts w:cstheme="minorHAnsi"/>
        </w:rPr>
        <w:t>probability</w:t>
      </w:r>
      <w:r w:rsidR="000E79D9" w:rsidRPr="00560BA3">
        <w:rPr>
          <w:rFonts w:cstheme="minorHAnsi"/>
        </w:rPr>
        <w:t>,</w:t>
      </w:r>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7C4917">
            <w:rPr>
              <w:rFonts w:eastAsia="Times New Roman"/>
            </w:rPr>
            <w:t>Griffiths &amp; Steyvers (2004)</w:t>
          </w:r>
        </w:sdtContent>
      </w:sdt>
      <w:r w:rsidR="003951EE" w:rsidRPr="00560BA3">
        <w:rPr>
          <w:rFonts w:cstheme="minorHAnsi"/>
        </w:rPr>
        <w:t>, these words accurately summarize the content of the document.</w:t>
      </w:r>
    </w:p>
    <w:p w14:paraId="1633283F" w14:textId="3D7AB526"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7C4917">
            <w:rPr>
              <w:rFonts w:eastAsia="Times New Roman"/>
            </w:rPr>
            <w:t>(Griffiths &amp; Steyvers, 2004)</w:t>
          </w:r>
        </w:sdtContent>
      </w:sdt>
      <w:r w:rsidR="00E36546" w:rsidRPr="00560BA3">
        <w:rPr>
          <w:rFonts w:cstheme="minorHAnsi"/>
        </w:rPr>
        <w:t>.</w:t>
      </w:r>
      <w:r w:rsidR="003833B4" w:rsidRPr="00560BA3">
        <w:rPr>
          <w:rFonts w:cstheme="minorHAnsi"/>
        </w:rPr>
        <w:t xml:space="preserve"> </w:t>
      </w:r>
      <w:r w:rsidR="00CF3F6F" w:rsidRPr="00560BA3">
        <w:rPr>
          <w:rFonts w:cstheme="minorHAnsi"/>
        </w:rPr>
        <w:lastRenderedPageBreak/>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a large number of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7C4917">
            <w:rPr>
              <w:rFonts w:eastAsia="Times New Roman"/>
            </w:rPr>
            <w:t>(Tijare &amp; Rani, 2020)</w:t>
          </w:r>
        </w:sdtContent>
      </w:sdt>
      <w:r w:rsidR="00561C23" w:rsidRPr="00560BA3">
        <w:rPr>
          <w:rFonts w:cstheme="minorHAnsi"/>
        </w:rPr>
        <w:t>.</w:t>
      </w:r>
    </w:p>
    <w:p w14:paraId="43050768" w14:textId="6279F3C7"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7C4917" w:rsidRPr="007C4917">
            <w:rPr>
              <w:rFonts w:cstheme="minorHAnsi"/>
              <w:color w:val="000000"/>
            </w:rPr>
            <w:t>(Moreno-Ortiz, 2024)</w:t>
          </w:r>
        </w:sdtContent>
      </w:sdt>
      <w:r w:rsidR="00C84F51" w:rsidRPr="00560BA3">
        <w:rPr>
          <w:rFonts w:cstheme="minorHAnsi"/>
          <w:color w:val="000000"/>
        </w:rPr>
        <w:t>.</w:t>
      </w:r>
    </w:p>
    <w:p w14:paraId="170042C9" w14:textId="68F75073"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7C4917">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7C4917" w:rsidRPr="007C4917">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7C4917" w:rsidRPr="007C4917">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22"/>
                    <a:stretch>
                      <a:fillRect/>
                    </a:stretch>
                  </pic:blipFill>
                  <pic:spPr>
                    <a:xfrm>
                      <a:off x="0" y="0"/>
                      <a:ext cx="3732910" cy="2217413"/>
                    </a:xfrm>
                    <a:prstGeom prst="rect">
                      <a:avLst/>
                    </a:prstGeom>
                  </pic:spPr>
                </pic:pic>
              </a:graphicData>
            </a:graphic>
          </wp:inline>
        </w:drawing>
      </w:r>
    </w:p>
    <w:p w14:paraId="17F1B345" w14:textId="03D08BF5" w:rsidR="00D91F56" w:rsidRPr="00560BA3" w:rsidRDefault="00D91F56" w:rsidP="00D91F56">
      <w:pPr>
        <w:jc w:val="center"/>
        <w:rPr>
          <w:rFonts w:cstheme="minorHAnsi"/>
        </w:rPr>
      </w:pPr>
      <w:r w:rsidRPr="00560BA3">
        <w:rPr>
          <w:rFonts w:cstheme="minorHAnsi"/>
        </w:rPr>
        <w:t xml:space="preserve">Figure </w:t>
      </w:r>
      <w:bookmarkStart w:id="41"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D55F9E">
        <w:rPr>
          <w:rFonts w:cstheme="minorHAnsi"/>
          <w:noProof/>
        </w:rPr>
        <w:t>8</w:t>
      </w:r>
      <w:r w:rsidRPr="00560BA3">
        <w:rPr>
          <w:rFonts w:cstheme="minorHAnsi"/>
        </w:rPr>
        <w:fldChar w:fldCharType="end"/>
      </w:r>
      <w:bookmarkEnd w:id="41"/>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7C4917">
            <w:rPr>
              <w:rFonts w:eastAsia="Times New Roman"/>
            </w:rPr>
            <w:t>(Tijare &amp; Rani, 2020)</w:t>
          </w:r>
        </w:sdtContent>
      </w:sdt>
    </w:p>
    <w:p w14:paraId="0B13F4D0" w14:textId="13584C84"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D55F9E">
        <w:rPr>
          <w:rFonts w:cstheme="minorHAnsi"/>
          <w:noProof/>
        </w:rPr>
        <w:t>8</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7C4917">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23"/>
                    <a:stretch>
                      <a:fillRect/>
                    </a:stretch>
                  </pic:blipFill>
                  <pic:spPr>
                    <a:xfrm>
                      <a:off x="0" y="0"/>
                      <a:ext cx="5733415" cy="2844800"/>
                    </a:xfrm>
                    <a:prstGeom prst="rect">
                      <a:avLst/>
                    </a:prstGeom>
                  </pic:spPr>
                </pic:pic>
              </a:graphicData>
            </a:graphic>
          </wp:inline>
        </w:drawing>
      </w:r>
    </w:p>
    <w:p w14:paraId="79BDD687" w14:textId="5E8FD221" w:rsidR="0092717E" w:rsidRPr="00560BA3" w:rsidRDefault="0092717E" w:rsidP="0092717E">
      <w:pPr>
        <w:jc w:val="center"/>
        <w:rPr>
          <w:rFonts w:cstheme="minorHAnsi"/>
        </w:rPr>
      </w:pPr>
      <w:r w:rsidRPr="00560BA3">
        <w:rPr>
          <w:rFonts w:cstheme="minorHAnsi"/>
        </w:rPr>
        <w:t xml:space="preserve">Figure </w:t>
      </w:r>
      <w:bookmarkStart w:id="42"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D55F9E">
        <w:rPr>
          <w:rFonts w:cstheme="minorHAnsi"/>
          <w:noProof/>
        </w:rPr>
        <w:t>9</w:t>
      </w:r>
      <w:r w:rsidRPr="00560BA3">
        <w:rPr>
          <w:rFonts w:cstheme="minorHAnsi"/>
        </w:rPr>
        <w:fldChar w:fldCharType="end"/>
      </w:r>
      <w:bookmarkEnd w:id="42"/>
      <w:r w:rsidR="00495FAA" w:rsidRPr="00560BA3">
        <w:rPr>
          <w:rFonts w:cstheme="minorHAnsi"/>
        </w:rPr>
        <w:t>:</w:t>
      </w:r>
      <w:r w:rsidRPr="00560BA3">
        <w:rPr>
          <w:rFonts w:cstheme="minorHAnsi"/>
        </w:rPr>
        <w:t xml:space="preserve"> pyLDAvis representation of LDA results obtained with Gensim</w:t>
      </w:r>
    </w:p>
    <w:p w14:paraId="7E4EFA2B" w14:textId="0A009421"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D55F9E">
        <w:rPr>
          <w:rFonts w:cstheme="minorHAnsi"/>
          <w:noProof/>
        </w:rPr>
        <w:t>9</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226E31EF" w14:textId="4BF2B20A" w:rsidR="00B702ED" w:rsidRPr="00560BA3" w:rsidRDefault="00000000" w:rsidP="000D2E9F">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7C4917">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5A1B4398" w14:textId="13BC8F1F" w:rsidR="00AB21EC" w:rsidRPr="00560BA3" w:rsidRDefault="00B736E9" w:rsidP="007C794F">
      <w:pPr>
        <w:pStyle w:val="Titlu2"/>
      </w:pPr>
      <w:bookmarkStart w:id="43" w:name="_Toc169986794"/>
      <w:r w:rsidRPr="00560BA3">
        <w:t>Gensim</w:t>
      </w:r>
      <w:bookmarkEnd w:id="43"/>
    </w:p>
    <w:p w14:paraId="69D1DB92" w14:textId="66D20F47" w:rsidR="007C794F" w:rsidRPr="00560BA3" w:rsidRDefault="007C794F" w:rsidP="007C794F">
      <w:r w:rsidRPr="00560BA3">
        <w:t>Gensim is an open-source natural language processing Python library</w:t>
      </w:r>
      <w:r w:rsidRPr="00560BA3">
        <w:rPr>
          <w:rStyle w:val="Referinnotdesubsol"/>
        </w:rPr>
        <w:footnoteReference w:id="11"/>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Řehůřek, the creator of Gensim, acknowledged the </w:t>
      </w:r>
      <w:r w:rsidR="00D51287" w:rsidRPr="00560BA3">
        <w:t>lack of easy to use and efficient NLP libraries</w:t>
      </w:r>
      <w:r w:rsidR="00D51287" w:rsidRPr="00560BA3">
        <w:rPr>
          <w:rStyle w:val="Referinnotdesubsol"/>
        </w:rPr>
        <w:footnoteReference w:id="12"/>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7C4917">
            <w:rPr>
              <w:rFonts w:eastAsia="Times New Roman"/>
            </w:rPr>
            <w:t>(Řeh uřek &amp; Sojka, 2010)</w:t>
          </w:r>
        </w:sdtContent>
      </w:sdt>
      <w:r w:rsidR="003E1328" w:rsidRPr="00560BA3">
        <w:t>.</w:t>
      </w:r>
    </w:p>
    <w:p w14:paraId="13437D94" w14:textId="79BBA0C4"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7C4917">
            <w:rPr>
              <w:rFonts w:eastAsia="Times New Roman"/>
            </w:rPr>
            <w:t>Řeh uřek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the LdaMulticore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3"/>
      </w:r>
      <w:r w:rsidR="00E035AA" w:rsidRPr="00560BA3">
        <w:t>:</w:t>
      </w:r>
    </w:p>
    <w:p w14:paraId="3F598D57" w14:textId="418759DF" w:rsidR="00E74B68" w:rsidRPr="00560BA3" w:rsidRDefault="00E74B68" w:rsidP="00E74B68">
      <w:pPr>
        <w:jc w:val="center"/>
      </w:pPr>
      <w:r w:rsidRPr="00560BA3">
        <w:t xml:space="preserve">Table </w:t>
      </w:r>
      <w:bookmarkStart w:id="44" w:name="lda_table"/>
      <w:r w:rsidRPr="00560BA3">
        <w:fldChar w:fldCharType="begin"/>
      </w:r>
      <w:r w:rsidRPr="00560BA3">
        <w:instrText xml:space="preserve"> SEQ TBL \* MERGEFORMAT </w:instrText>
      </w:r>
      <w:r w:rsidRPr="00560BA3">
        <w:fldChar w:fldCharType="separate"/>
      </w:r>
      <w:r w:rsidR="00D55F9E">
        <w:rPr>
          <w:noProof/>
        </w:rPr>
        <w:t>2</w:t>
      </w:r>
      <w:r w:rsidRPr="00560BA3">
        <w:fldChar w:fldCharType="end"/>
      </w:r>
      <w:bookmarkEnd w:id="44"/>
      <w:r w:rsidRPr="00560BA3">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r w:rsidRPr="00560BA3">
              <w:rPr>
                <w:b w:val="0"/>
                <w:bCs w:val="0"/>
                <w:sz w:val="18"/>
                <w:szCs w:val="18"/>
              </w:rPr>
              <w:t>LdaMulticore(workers=1)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r w:rsidRPr="00560BA3">
              <w:rPr>
                <w:b w:val="0"/>
                <w:bCs w:val="0"/>
                <w:sz w:val="18"/>
                <w:szCs w:val="18"/>
              </w:rPr>
              <w:t>LdaMulticore(workers=2)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r w:rsidRPr="00560BA3">
              <w:rPr>
                <w:b w:val="0"/>
                <w:bCs w:val="0"/>
                <w:sz w:val="18"/>
                <w:szCs w:val="18"/>
              </w:rPr>
              <w:t>LdaMulticore(workers=3)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old LdaModel()</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4E92BC2B" w14:textId="7EC9A7C0" w:rsidR="00A42F48" w:rsidRPr="00A42F48" w:rsidRDefault="00891D85" w:rsidP="00A42F48">
      <w:r w:rsidRPr="00560BA3">
        <w:t xml:space="preserve">Table </w:t>
      </w:r>
      <w:r w:rsidRPr="00560BA3">
        <w:fldChar w:fldCharType="begin"/>
      </w:r>
      <w:r w:rsidRPr="00560BA3">
        <w:instrText xml:space="preserve"> REF lda_table \h </w:instrText>
      </w:r>
      <w:r w:rsidRPr="00560BA3">
        <w:fldChar w:fldCharType="separate"/>
      </w:r>
      <w:r w:rsidR="00D55F9E">
        <w:rPr>
          <w:noProof/>
        </w:rPr>
        <w:t>2</w:t>
      </w:r>
      <w:r w:rsidRPr="00560BA3">
        <w:fldChar w:fldCharType="end"/>
      </w:r>
      <w:r w:rsidRPr="00560BA3">
        <w:t>, taken from the Gensim documentation, shows the duration of training LdaMulticore and the old LdaModel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LdaMulticore, even when it runs on a single thread, is almost 3 times faster than the basic LdaModel,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r w:rsidR="00A42F48">
        <w:rPr>
          <w:caps/>
        </w:rPr>
        <w:br w:type="page"/>
      </w:r>
    </w:p>
    <w:p w14:paraId="542EBB6D" w14:textId="6EF52B80" w:rsidR="003957E4" w:rsidRPr="00560BA3" w:rsidRDefault="0069705C" w:rsidP="0053404B">
      <w:pPr>
        <w:pStyle w:val="Titlu1"/>
      </w:pPr>
      <w:bookmarkStart w:id="45" w:name="_Ref169986614"/>
      <w:bookmarkStart w:id="46" w:name="_Toc169986795"/>
      <w:r>
        <w:rPr>
          <w:caps w:val="0"/>
        </w:rPr>
        <w:lastRenderedPageBreak/>
        <w:t>SOLUTION</w:t>
      </w:r>
      <w:bookmarkEnd w:id="45"/>
      <w:bookmarkEnd w:id="46"/>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322133A1"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5F036A">
        <w:t xml:space="preserve"> </w:t>
      </w:r>
      <w:r w:rsidR="005F036A">
        <w:fldChar w:fldCharType="begin"/>
      </w:r>
      <w:r w:rsidR="005F036A">
        <w:instrText xml:space="preserve"> REF _Ref169971293 \r \h </w:instrText>
      </w:r>
      <w:r w:rsidR="005F036A">
        <w:fldChar w:fldCharType="separate"/>
      </w:r>
      <w:r w:rsidR="00D55F9E">
        <w:t>2</w:t>
      </w:r>
      <w:r w:rsidR="005F036A">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47" w:name="_Ref169526518"/>
      <w:bookmarkStart w:id="48" w:name="_Toc169986796"/>
      <w:r w:rsidRPr="00560BA3">
        <w:t xml:space="preserve">Filtering the </w:t>
      </w:r>
      <w:r w:rsidR="00DD5A64">
        <w:t>A</w:t>
      </w:r>
      <w:r w:rsidR="00DD5A64" w:rsidRPr="00560BA3">
        <w:t xml:space="preserve">bstract </w:t>
      </w:r>
      <w:bookmarkEnd w:id="47"/>
      <w:r w:rsidR="00DD5A64">
        <w:t>L</w:t>
      </w:r>
      <w:r w:rsidR="00DD5A64" w:rsidRPr="00560BA3">
        <w:t>ist</w:t>
      </w:r>
      <w:bookmarkEnd w:id="48"/>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lastRenderedPageBreak/>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in order to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5C711252" w:rsidR="00DC2CC3" w:rsidRPr="00560BA3" w:rsidRDefault="00DC2CC3" w:rsidP="00DC2CC3">
      <w:pPr>
        <w:jc w:val="center"/>
      </w:pPr>
      <w:r w:rsidRPr="00560BA3">
        <w:t xml:space="preserve">Figure </w:t>
      </w:r>
      <w:bookmarkStart w:id="49" w:name="displacy_ner_abstract"/>
      <w:r w:rsidRPr="00560BA3">
        <w:fldChar w:fldCharType="begin"/>
      </w:r>
      <w:r w:rsidRPr="00560BA3">
        <w:instrText xml:space="preserve"> SEQ FIG \* MERGEFORMAT </w:instrText>
      </w:r>
      <w:r w:rsidRPr="00560BA3">
        <w:fldChar w:fldCharType="separate"/>
      </w:r>
      <w:r w:rsidR="00D55F9E">
        <w:rPr>
          <w:noProof/>
        </w:rPr>
        <w:t>10</w:t>
      </w:r>
      <w:r w:rsidRPr="00560BA3">
        <w:fldChar w:fldCharType="end"/>
      </w:r>
      <w:bookmarkEnd w:id="49"/>
      <w:r w:rsidRPr="00560BA3">
        <w:t xml:space="preserve">: </w:t>
      </w:r>
      <w:r w:rsidR="008830D6">
        <w:t>Preview of the NER functionality</w:t>
      </w:r>
    </w:p>
    <w:p w14:paraId="6D9DE0BF" w14:textId="0F0F4757" w:rsidR="00DC2CC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D55F9E">
        <w:rPr>
          <w:noProof/>
        </w:rPr>
        <w:t>10</w:t>
      </w:r>
      <w:r w:rsidRPr="00560BA3">
        <w:fldChar w:fldCharType="end"/>
      </w:r>
      <w:r w:rsidRPr="00560BA3">
        <w:t xml:space="preserve"> </w:t>
      </w:r>
      <w:r w:rsidR="00F2319D" w:rsidRPr="00560BA3">
        <w:t>represents the output of the displaCy visualizer and shows an example of a</w:t>
      </w:r>
      <w:r w:rsidR="007C0EE2">
        <w:t>n</w:t>
      </w:r>
      <w:r w:rsidR="00F2319D" w:rsidRPr="00560BA3">
        <w:t xml:space="preserve"> </w:t>
      </w:r>
      <w:r w:rsidR="007C0EE2">
        <w:t>abstract</w:t>
      </w:r>
      <w:r w:rsidR="00F2319D" w:rsidRPr="00560BA3">
        <w:t xml:space="preserve">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3358AA5" w14:textId="5931DBAE" w:rsidR="008E627C" w:rsidRPr="00560BA3" w:rsidRDefault="008E627C" w:rsidP="008E627C">
      <w:pPr>
        <w:jc w:val="center"/>
      </w:pPr>
      <w:r>
        <w:t xml:space="preserve">Table </w:t>
      </w:r>
      <w:bookmarkStart w:id="50" w:name="yake_output_names"/>
      <w:r>
        <w:fldChar w:fldCharType="begin"/>
      </w:r>
      <w:r>
        <w:instrText xml:space="preserve"> SEQ TBL \* MERGEFORMAT </w:instrText>
      </w:r>
      <w:r>
        <w:fldChar w:fldCharType="separate"/>
      </w:r>
      <w:r w:rsidR="00D55F9E">
        <w:rPr>
          <w:noProof/>
        </w:rPr>
        <w:t>3</w:t>
      </w:r>
      <w:r>
        <w:fldChar w:fldCharType="end"/>
      </w:r>
      <w:bookmarkEnd w:id="50"/>
      <w:commentRangeStart w:id="51"/>
      <w:r w:rsidRPr="00560BA3">
        <w:t>: YAKE output with person names</w:t>
      </w:r>
      <w:commentRangeEnd w:id="51"/>
      <w:r>
        <w:rPr>
          <w:rStyle w:val="Referincomentariu"/>
        </w:rPr>
        <w:commentReference w:id="51"/>
      </w:r>
    </w:p>
    <w:tbl>
      <w:tblPr>
        <w:tblStyle w:val="Tabelprimar2"/>
        <w:tblW w:w="0" w:type="auto"/>
        <w:jc w:val="center"/>
        <w:tblLook w:val="04A0" w:firstRow="1" w:lastRow="0" w:firstColumn="1" w:lastColumn="0" w:noHBand="0" w:noVBand="1"/>
      </w:tblPr>
      <w:tblGrid>
        <w:gridCol w:w="2386"/>
      </w:tblGrid>
      <w:tr w:rsidR="007C0EE2" w:rsidRPr="007C0EE2" w14:paraId="183D8D45"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196FB91" w14:textId="6A7AEC95" w:rsidR="007C0EE2" w:rsidRPr="007C0EE2" w:rsidRDefault="007C0EE2" w:rsidP="007C0EE2">
            <w:pPr>
              <w:jc w:val="center"/>
              <w:rPr>
                <w:b w:val="0"/>
                <w:bCs w:val="0"/>
                <w:sz w:val="18"/>
                <w:szCs w:val="18"/>
              </w:rPr>
            </w:pPr>
            <w:r>
              <w:rPr>
                <w:b w:val="0"/>
                <w:bCs w:val="0"/>
                <w:sz w:val="18"/>
                <w:szCs w:val="18"/>
              </w:rPr>
              <w:t>scanning electron microscopy</w:t>
            </w:r>
          </w:p>
        </w:tc>
      </w:tr>
      <w:tr w:rsidR="007C0EE2" w:rsidRPr="007C0EE2" w14:paraId="0C04162E"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C614E43" w14:textId="1ED99B98" w:rsidR="007C0EE2" w:rsidRPr="007C0EE2" w:rsidRDefault="007C0EE2" w:rsidP="007C0EE2">
            <w:pPr>
              <w:jc w:val="center"/>
              <w:rPr>
                <w:b w:val="0"/>
                <w:bCs w:val="0"/>
                <w:sz w:val="18"/>
                <w:szCs w:val="18"/>
              </w:rPr>
            </w:pPr>
            <w:r>
              <w:rPr>
                <w:b w:val="0"/>
                <w:bCs w:val="0"/>
                <w:sz w:val="18"/>
                <w:szCs w:val="18"/>
              </w:rPr>
              <w:t>ray diffraction</w:t>
            </w:r>
          </w:p>
        </w:tc>
      </w:tr>
      <w:tr w:rsidR="007C0EE2" w:rsidRPr="007C0EE2" w14:paraId="37427087"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3D39687" w14:textId="446A158E" w:rsidR="007C0EE2" w:rsidRPr="007C0EE2" w:rsidRDefault="007C0EE2" w:rsidP="007C0EE2">
            <w:pPr>
              <w:jc w:val="center"/>
              <w:rPr>
                <w:b w:val="0"/>
                <w:bCs w:val="0"/>
                <w:sz w:val="18"/>
                <w:szCs w:val="18"/>
              </w:rPr>
            </w:pPr>
            <w:r>
              <w:rPr>
                <w:b w:val="0"/>
                <w:bCs w:val="0"/>
                <w:sz w:val="18"/>
                <w:szCs w:val="18"/>
              </w:rPr>
              <w:t>composite materials</w:t>
            </w:r>
          </w:p>
        </w:tc>
      </w:tr>
      <w:tr w:rsidR="007C0EE2" w:rsidRPr="007C0EE2" w14:paraId="5F0C136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AE3C513" w14:textId="3AFB23DB" w:rsidR="007C0EE2" w:rsidRPr="007C0EE2" w:rsidRDefault="007C0EE2" w:rsidP="007C0EE2">
            <w:pPr>
              <w:jc w:val="center"/>
              <w:rPr>
                <w:b w:val="0"/>
                <w:bCs w:val="0"/>
                <w:sz w:val="18"/>
                <w:szCs w:val="18"/>
              </w:rPr>
            </w:pPr>
            <w:r>
              <w:rPr>
                <w:b w:val="0"/>
                <w:bCs w:val="0"/>
                <w:sz w:val="18"/>
                <w:szCs w:val="18"/>
              </w:rPr>
              <w:t>materials</w:t>
            </w:r>
          </w:p>
        </w:tc>
      </w:tr>
      <w:tr w:rsidR="007C0EE2" w:rsidRPr="007C0EE2" w14:paraId="6DD2379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D51951C" w14:textId="47B68ED0" w:rsidR="007C0EE2" w:rsidRPr="007C0EE2" w:rsidRDefault="007C0EE2" w:rsidP="007C0EE2">
            <w:pPr>
              <w:jc w:val="center"/>
              <w:rPr>
                <w:b w:val="0"/>
                <w:bCs w:val="0"/>
                <w:sz w:val="18"/>
                <w:szCs w:val="18"/>
              </w:rPr>
            </w:pPr>
            <w:r>
              <w:rPr>
                <w:b w:val="0"/>
                <w:bCs w:val="0"/>
                <w:sz w:val="18"/>
                <w:szCs w:val="18"/>
              </w:rPr>
              <w:t>SEM</w:t>
            </w:r>
          </w:p>
        </w:tc>
      </w:tr>
      <w:tr w:rsidR="007C0EE2" w:rsidRPr="007C0EE2" w14:paraId="1C1A6DE4"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4AAEB87" w14:textId="435A541D" w:rsidR="007C0EE2" w:rsidRPr="007C0EE2" w:rsidRDefault="007C0EE2" w:rsidP="007C0EE2">
            <w:pPr>
              <w:jc w:val="center"/>
              <w:rPr>
                <w:b w:val="0"/>
                <w:bCs w:val="0"/>
                <w:sz w:val="18"/>
                <w:szCs w:val="18"/>
              </w:rPr>
            </w:pPr>
            <w:r>
              <w:rPr>
                <w:b w:val="0"/>
                <w:bCs w:val="0"/>
                <w:sz w:val="18"/>
                <w:szCs w:val="18"/>
              </w:rPr>
              <w:t>XRD</w:t>
            </w:r>
          </w:p>
        </w:tc>
      </w:tr>
      <w:tr w:rsidR="007C0EE2" w:rsidRPr="007C0EE2" w14:paraId="57C44C11"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CF6811F" w14:textId="3FC340E3" w:rsidR="007C0EE2" w:rsidRPr="007C0EE2" w:rsidRDefault="007C0EE2" w:rsidP="007C0EE2">
            <w:pPr>
              <w:jc w:val="center"/>
              <w:rPr>
                <w:b w:val="0"/>
                <w:bCs w:val="0"/>
                <w:sz w:val="18"/>
                <w:szCs w:val="18"/>
              </w:rPr>
            </w:pPr>
            <w:r>
              <w:rPr>
                <w:b w:val="0"/>
                <w:bCs w:val="0"/>
                <w:sz w:val="18"/>
                <w:szCs w:val="18"/>
              </w:rPr>
              <w:t>drug delivery systems</w:t>
            </w:r>
          </w:p>
        </w:tc>
      </w:tr>
      <w:tr w:rsidR="007C0EE2" w:rsidRPr="007C0EE2" w14:paraId="41898AB0"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0A6FECC" w14:textId="64561964" w:rsidR="007C0EE2" w:rsidRPr="007C0EE2" w:rsidRDefault="007C0EE2" w:rsidP="007C0EE2">
            <w:pPr>
              <w:jc w:val="center"/>
              <w:rPr>
                <w:b w:val="0"/>
                <w:bCs w:val="0"/>
                <w:sz w:val="18"/>
                <w:szCs w:val="18"/>
              </w:rPr>
            </w:pPr>
            <w:r>
              <w:rPr>
                <w:b w:val="0"/>
                <w:bCs w:val="0"/>
                <w:sz w:val="18"/>
                <w:szCs w:val="18"/>
              </w:rPr>
              <w:t>properties</w:t>
            </w:r>
          </w:p>
        </w:tc>
      </w:tr>
      <w:tr w:rsidR="007C0EE2" w:rsidRPr="007C0EE2" w14:paraId="6691471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33AEC8A" w14:textId="0D825069" w:rsidR="007C0EE2" w:rsidRDefault="007C0EE2" w:rsidP="007C0EE2">
            <w:pPr>
              <w:jc w:val="center"/>
              <w:rPr>
                <w:b w:val="0"/>
                <w:bCs w:val="0"/>
                <w:sz w:val="18"/>
                <w:szCs w:val="18"/>
              </w:rPr>
            </w:pPr>
            <w:r>
              <w:rPr>
                <w:b w:val="0"/>
                <w:bCs w:val="0"/>
                <w:sz w:val="18"/>
                <w:szCs w:val="18"/>
              </w:rPr>
              <w:t>dielectric properties</w:t>
            </w:r>
          </w:p>
        </w:tc>
      </w:tr>
      <w:tr w:rsidR="007C0EE2" w:rsidRPr="007C0EE2" w14:paraId="3E7DECF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9A4CB7" w14:textId="1860655A" w:rsidR="007C0EE2" w:rsidRPr="007C0EE2" w:rsidRDefault="007C0EE2" w:rsidP="007C0EE2">
            <w:pPr>
              <w:jc w:val="center"/>
              <w:rPr>
                <w:b w:val="0"/>
                <w:bCs w:val="0"/>
                <w:sz w:val="18"/>
                <w:szCs w:val="18"/>
              </w:rPr>
            </w:pPr>
            <w:r>
              <w:rPr>
                <w:b w:val="0"/>
                <w:bCs w:val="0"/>
                <w:sz w:val="18"/>
                <w:szCs w:val="18"/>
              </w:rPr>
              <w:t>Chairs Mihnea COSTOIU</w:t>
            </w:r>
          </w:p>
        </w:tc>
      </w:tr>
      <w:tr w:rsidR="007C0EE2" w:rsidRPr="007C0EE2" w14:paraId="76FE85BA"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7FF86318" w14:textId="302F4446" w:rsidR="007C0EE2" w:rsidRPr="007C0EE2" w:rsidRDefault="007C0EE2" w:rsidP="007C0EE2">
            <w:pPr>
              <w:jc w:val="center"/>
              <w:rPr>
                <w:b w:val="0"/>
                <w:bCs w:val="0"/>
                <w:sz w:val="18"/>
                <w:szCs w:val="18"/>
              </w:rPr>
            </w:pPr>
            <w:r>
              <w:rPr>
                <w:b w:val="0"/>
                <w:bCs w:val="0"/>
                <w:sz w:val="18"/>
                <w:szCs w:val="18"/>
              </w:rPr>
              <w:t>Chairs BURILEANU Valentin</w:t>
            </w:r>
          </w:p>
        </w:tc>
      </w:tr>
      <w:tr w:rsidR="007C0EE2" w:rsidRPr="007C0EE2" w14:paraId="1BA367FD"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D5D3412" w14:textId="55CB0EC9" w:rsidR="007C0EE2" w:rsidRPr="007C0EE2" w:rsidRDefault="007C0EE2" w:rsidP="007C0EE2">
            <w:pPr>
              <w:jc w:val="center"/>
              <w:rPr>
                <w:b w:val="0"/>
                <w:bCs w:val="0"/>
                <w:sz w:val="18"/>
                <w:szCs w:val="18"/>
              </w:rPr>
            </w:pPr>
            <w:r>
              <w:rPr>
                <w:b w:val="0"/>
                <w:bCs w:val="0"/>
                <w:sz w:val="18"/>
                <w:szCs w:val="18"/>
              </w:rPr>
              <w:t>iron oxide nanoparticles</w:t>
            </w:r>
          </w:p>
        </w:tc>
      </w:tr>
      <w:tr w:rsidR="007C0EE2" w:rsidRPr="007C0EE2" w14:paraId="31B0124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6D91964" w14:textId="25653505" w:rsidR="007C0EE2" w:rsidRPr="007C0EE2" w:rsidRDefault="007C0EE2" w:rsidP="007C0EE2">
            <w:pPr>
              <w:jc w:val="center"/>
              <w:rPr>
                <w:b w:val="0"/>
                <w:bCs w:val="0"/>
                <w:sz w:val="18"/>
                <w:szCs w:val="18"/>
              </w:rPr>
            </w:pPr>
            <w:r>
              <w:rPr>
                <w:b w:val="0"/>
                <w:bCs w:val="0"/>
                <w:sz w:val="18"/>
                <w:szCs w:val="18"/>
              </w:rPr>
              <w:t>BMT ceramic material</w:t>
            </w:r>
          </w:p>
        </w:tc>
      </w:tr>
      <w:tr w:rsidR="007C0EE2" w:rsidRPr="007C0EE2" w14:paraId="613BDB8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ABA1EC9" w14:textId="4E26CA37" w:rsidR="007C0EE2" w:rsidRPr="007C0EE2" w:rsidRDefault="007C0EE2" w:rsidP="007C0EE2">
            <w:pPr>
              <w:jc w:val="center"/>
              <w:rPr>
                <w:b w:val="0"/>
                <w:bCs w:val="0"/>
                <w:sz w:val="18"/>
                <w:szCs w:val="18"/>
              </w:rPr>
            </w:pPr>
            <w:r>
              <w:rPr>
                <w:b w:val="0"/>
                <w:bCs w:val="0"/>
                <w:sz w:val="18"/>
                <w:szCs w:val="18"/>
              </w:rPr>
              <w:t>transmission electron</w:t>
            </w:r>
          </w:p>
        </w:tc>
      </w:tr>
      <w:tr w:rsidR="007C0EE2" w:rsidRPr="007C0EE2" w14:paraId="7F68C06A"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062F549" w14:textId="1D9644F2" w:rsidR="007C0EE2" w:rsidRPr="007C0EE2" w:rsidRDefault="007C0EE2" w:rsidP="007C0EE2">
            <w:pPr>
              <w:jc w:val="center"/>
              <w:rPr>
                <w:b w:val="0"/>
                <w:bCs w:val="0"/>
                <w:sz w:val="18"/>
                <w:szCs w:val="18"/>
              </w:rPr>
            </w:pPr>
            <w:r>
              <w:rPr>
                <w:b w:val="0"/>
                <w:bCs w:val="0"/>
                <w:sz w:val="18"/>
                <w:szCs w:val="18"/>
              </w:rPr>
              <w:t>microscopy</w:t>
            </w:r>
          </w:p>
        </w:tc>
      </w:tr>
    </w:tbl>
    <w:p w14:paraId="2DD729E1" w14:textId="17A27707" w:rsidR="001120B1" w:rsidRPr="00560BA3" w:rsidRDefault="001120B1" w:rsidP="001120B1">
      <w:pPr>
        <w:jc w:val="center"/>
      </w:pPr>
    </w:p>
    <w:p w14:paraId="1B51FA56" w14:textId="1B6725DE" w:rsidR="005E27D7" w:rsidRDefault="008E627C" w:rsidP="001120B1">
      <w:r>
        <w:lastRenderedPageBreak/>
        <w:t>Table</w:t>
      </w:r>
      <w:r w:rsidR="001120B1" w:rsidRPr="00560BA3">
        <w:t xml:space="preserve"> </w:t>
      </w:r>
      <w:r w:rsidR="00042258">
        <w:fldChar w:fldCharType="begin"/>
      </w:r>
      <w:r w:rsidR="00042258">
        <w:instrText xml:space="preserve"> REF yake_output_names \h </w:instrText>
      </w:r>
      <w:r w:rsidR="00042258">
        <w:fldChar w:fldCharType="separate"/>
      </w:r>
      <w:r w:rsidR="00D55F9E">
        <w:rPr>
          <w:noProof/>
        </w:rPr>
        <w:t>3</w:t>
      </w:r>
      <w:r w:rsidR="00042258">
        <w:fldChar w:fldCharType="end"/>
      </w:r>
      <w:r w:rsidR="001120B1" w:rsidRPr="00560BA3">
        <w:t xml:space="preserve"> shows two researchers’ names in the output of YAKE, as proper nouns are more likely to be extracted by YAKE</w:t>
      </w:r>
      <w:r w:rsidR="00BF2472" w:rsidRPr="00560BA3">
        <w:t>, because it considers capitalized words more important.</w:t>
      </w:r>
    </w:p>
    <w:p w14:paraId="773EFE7C" w14:textId="16EF739D" w:rsidR="00687DDC" w:rsidRPr="00560BA3" w:rsidRDefault="00687DDC" w:rsidP="00687DDC">
      <w:pPr>
        <w:jc w:val="center"/>
      </w:pPr>
      <w:r>
        <w:t xml:space="preserve">Table </w:t>
      </w:r>
      <w:bookmarkStart w:id="52" w:name="yake_output_no_names"/>
      <w:r>
        <w:fldChar w:fldCharType="begin"/>
      </w:r>
      <w:r>
        <w:instrText xml:space="preserve"> SEQ TBL \* MERGEFORMAT </w:instrText>
      </w:r>
      <w:r>
        <w:fldChar w:fldCharType="separate"/>
      </w:r>
      <w:r w:rsidR="00D55F9E">
        <w:rPr>
          <w:noProof/>
        </w:rPr>
        <w:t>4</w:t>
      </w:r>
      <w:r>
        <w:fldChar w:fldCharType="end"/>
      </w:r>
      <w:bookmarkEnd w:id="52"/>
      <w:commentRangeStart w:id="53"/>
      <w:r w:rsidRPr="00560BA3">
        <w:t>: YAKE output without names</w:t>
      </w:r>
      <w:commentRangeEnd w:id="53"/>
      <w:r>
        <w:rPr>
          <w:rStyle w:val="Referincomentariu"/>
        </w:rPr>
        <w:commentReference w:id="53"/>
      </w:r>
    </w:p>
    <w:tbl>
      <w:tblPr>
        <w:tblStyle w:val="Tabelprimar2"/>
        <w:tblW w:w="0" w:type="auto"/>
        <w:jc w:val="center"/>
        <w:tblLook w:val="04A0" w:firstRow="1" w:lastRow="0" w:firstColumn="1" w:lastColumn="0" w:noHBand="0" w:noVBand="1"/>
      </w:tblPr>
      <w:tblGrid>
        <w:gridCol w:w="2386"/>
      </w:tblGrid>
      <w:tr w:rsidR="00042258" w:rsidRPr="007C0EE2" w14:paraId="060D6973"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836B6BF" w14:textId="77777777" w:rsidR="00042258" w:rsidRPr="007C0EE2" w:rsidRDefault="00042258" w:rsidP="00E65ABD">
            <w:pPr>
              <w:jc w:val="center"/>
              <w:rPr>
                <w:b w:val="0"/>
                <w:bCs w:val="0"/>
                <w:sz w:val="18"/>
                <w:szCs w:val="18"/>
              </w:rPr>
            </w:pPr>
            <w:r>
              <w:rPr>
                <w:b w:val="0"/>
                <w:bCs w:val="0"/>
                <w:sz w:val="18"/>
                <w:szCs w:val="18"/>
              </w:rPr>
              <w:t>scanning electron microscopy</w:t>
            </w:r>
          </w:p>
        </w:tc>
      </w:tr>
      <w:tr w:rsidR="00042258" w:rsidRPr="007C0EE2" w14:paraId="635D6037"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930CC3" w14:textId="77777777" w:rsidR="00042258" w:rsidRPr="007C0EE2" w:rsidRDefault="00042258" w:rsidP="00E65ABD">
            <w:pPr>
              <w:jc w:val="center"/>
              <w:rPr>
                <w:b w:val="0"/>
                <w:bCs w:val="0"/>
                <w:sz w:val="18"/>
                <w:szCs w:val="18"/>
              </w:rPr>
            </w:pPr>
            <w:r>
              <w:rPr>
                <w:b w:val="0"/>
                <w:bCs w:val="0"/>
                <w:sz w:val="18"/>
                <w:szCs w:val="18"/>
              </w:rPr>
              <w:t>ray diffraction</w:t>
            </w:r>
          </w:p>
        </w:tc>
      </w:tr>
      <w:tr w:rsidR="00042258" w:rsidRPr="007C0EE2" w14:paraId="2BA3149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04113D9" w14:textId="77777777" w:rsidR="00042258" w:rsidRPr="007C0EE2" w:rsidRDefault="00042258" w:rsidP="00E65ABD">
            <w:pPr>
              <w:jc w:val="center"/>
              <w:rPr>
                <w:b w:val="0"/>
                <w:bCs w:val="0"/>
                <w:sz w:val="18"/>
                <w:szCs w:val="18"/>
              </w:rPr>
            </w:pPr>
            <w:r>
              <w:rPr>
                <w:b w:val="0"/>
                <w:bCs w:val="0"/>
                <w:sz w:val="18"/>
                <w:szCs w:val="18"/>
              </w:rPr>
              <w:t>composite materials</w:t>
            </w:r>
          </w:p>
        </w:tc>
      </w:tr>
      <w:tr w:rsidR="00042258" w:rsidRPr="007C0EE2" w14:paraId="54A14E8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A59DDDE" w14:textId="77777777" w:rsidR="00042258" w:rsidRPr="007C0EE2" w:rsidRDefault="00042258" w:rsidP="00E65ABD">
            <w:pPr>
              <w:jc w:val="center"/>
              <w:rPr>
                <w:b w:val="0"/>
                <w:bCs w:val="0"/>
                <w:sz w:val="18"/>
                <w:szCs w:val="18"/>
              </w:rPr>
            </w:pPr>
            <w:r>
              <w:rPr>
                <w:b w:val="0"/>
                <w:bCs w:val="0"/>
                <w:sz w:val="18"/>
                <w:szCs w:val="18"/>
              </w:rPr>
              <w:t>materials</w:t>
            </w:r>
          </w:p>
        </w:tc>
      </w:tr>
      <w:tr w:rsidR="00042258" w:rsidRPr="007C0EE2" w14:paraId="27A1596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4EC326" w14:textId="77777777" w:rsidR="00042258" w:rsidRPr="007C0EE2" w:rsidRDefault="00042258" w:rsidP="00E65ABD">
            <w:pPr>
              <w:jc w:val="center"/>
              <w:rPr>
                <w:b w:val="0"/>
                <w:bCs w:val="0"/>
                <w:sz w:val="18"/>
                <w:szCs w:val="18"/>
              </w:rPr>
            </w:pPr>
            <w:r>
              <w:rPr>
                <w:b w:val="0"/>
                <w:bCs w:val="0"/>
                <w:sz w:val="18"/>
                <w:szCs w:val="18"/>
              </w:rPr>
              <w:t>SEM</w:t>
            </w:r>
          </w:p>
        </w:tc>
      </w:tr>
      <w:tr w:rsidR="00042258" w:rsidRPr="007C0EE2" w14:paraId="6FA4F0D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3F09584" w14:textId="77777777" w:rsidR="00042258" w:rsidRPr="007C0EE2" w:rsidRDefault="00042258" w:rsidP="00E65ABD">
            <w:pPr>
              <w:jc w:val="center"/>
              <w:rPr>
                <w:b w:val="0"/>
                <w:bCs w:val="0"/>
                <w:sz w:val="18"/>
                <w:szCs w:val="18"/>
              </w:rPr>
            </w:pPr>
            <w:r>
              <w:rPr>
                <w:b w:val="0"/>
                <w:bCs w:val="0"/>
                <w:sz w:val="18"/>
                <w:szCs w:val="18"/>
              </w:rPr>
              <w:t>XRD</w:t>
            </w:r>
          </w:p>
        </w:tc>
      </w:tr>
      <w:tr w:rsidR="00042258" w:rsidRPr="007C0EE2" w14:paraId="59A47FD5"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5B98809" w14:textId="77777777" w:rsidR="00042258" w:rsidRPr="007C0EE2" w:rsidRDefault="00042258" w:rsidP="00E65ABD">
            <w:pPr>
              <w:jc w:val="center"/>
              <w:rPr>
                <w:b w:val="0"/>
                <w:bCs w:val="0"/>
                <w:sz w:val="18"/>
                <w:szCs w:val="18"/>
              </w:rPr>
            </w:pPr>
            <w:r>
              <w:rPr>
                <w:b w:val="0"/>
                <w:bCs w:val="0"/>
                <w:sz w:val="18"/>
                <w:szCs w:val="18"/>
              </w:rPr>
              <w:t>drug delivery systems</w:t>
            </w:r>
          </w:p>
        </w:tc>
      </w:tr>
      <w:tr w:rsidR="00042258" w:rsidRPr="007C0EE2" w14:paraId="385B71A8"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6C901EC" w14:textId="77777777" w:rsidR="00042258" w:rsidRPr="007C0EE2" w:rsidRDefault="00042258" w:rsidP="00E65ABD">
            <w:pPr>
              <w:jc w:val="center"/>
              <w:rPr>
                <w:b w:val="0"/>
                <w:bCs w:val="0"/>
                <w:sz w:val="18"/>
                <w:szCs w:val="18"/>
              </w:rPr>
            </w:pPr>
            <w:r>
              <w:rPr>
                <w:b w:val="0"/>
                <w:bCs w:val="0"/>
                <w:sz w:val="18"/>
                <w:szCs w:val="18"/>
              </w:rPr>
              <w:t>properties</w:t>
            </w:r>
          </w:p>
        </w:tc>
      </w:tr>
      <w:tr w:rsidR="00042258" w:rsidRPr="007C0EE2" w14:paraId="2EECFA3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7241958" w14:textId="77777777" w:rsidR="00042258" w:rsidRDefault="00042258" w:rsidP="00E65ABD">
            <w:pPr>
              <w:jc w:val="center"/>
              <w:rPr>
                <w:b w:val="0"/>
                <w:bCs w:val="0"/>
                <w:sz w:val="18"/>
                <w:szCs w:val="18"/>
              </w:rPr>
            </w:pPr>
            <w:r>
              <w:rPr>
                <w:b w:val="0"/>
                <w:bCs w:val="0"/>
                <w:sz w:val="18"/>
                <w:szCs w:val="18"/>
              </w:rPr>
              <w:t>dielectric properties</w:t>
            </w:r>
          </w:p>
        </w:tc>
      </w:tr>
      <w:tr w:rsidR="00042258" w:rsidRPr="007C0EE2" w14:paraId="0EF7B5C3"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48FBFB" w14:textId="3DF0DC03" w:rsidR="00042258" w:rsidRPr="007C0EE2" w:rsidRDefault="00042258" w:rsidP="00E65ABD">
            <w:pPr>
              <w:jc w:val="center"/>
              <w:rPr>
                <w:b w:val="0"/>
                <w:bCs w:val="0"/>
                <w:sz w:val="18"/>
                <w:szCs w:val="18"/>
              </w:rPr>
            </w:pPr>
            <w:r>
              <w:rPr>
                <w:b w:val="0"/>
                <w:bCs w:val="0"/>
                <w:sz w:val="18"/>
                <w:szCs w:val="18"/>
              </w:rPr>
              <w:t>iron oxide nanoparticles</w:t>
            </w:r>
          </w:p>
        </w:tc>
      </w:tr>
      <w:tr w:rsidR="00042258" w:rsidRPr="007C0EE2" w14:paraId="5E15329F"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5004AAB1" w14:textId="6938AA31" w:rsidR="00042258" w:rsidRPr="007C0EE2" w:rsidRDefault="00042258" w:rsidP="00E65ABD">
            <w:pPr>
              <w:jc w:val="center"/>
              <w:rPr>
                <w:b w:val="0"/>
                <w:bCs w:val="0"/>
                <w:sz w:val="18"/>
                <w:szCs w:val="18"/>
              </w:rPr>
            </w:pPr>
            <w:r>
              <w:rPr>
                <w:b w:val="0"/>
                <w:bCs w:val="0"/>
                <w:sz w:val="18"/>
                <w:szCs w:val="18"/>
              </w:rPr>
              <w:t>BMT ceramic material</w:t>
            </w:r>
          </w:p>
        </w:tc>
      </w:tr>
      <w:tr w:rsidR="00042258" w:rsidRPr="007C0EE2" w14:paraId="3FFFEF1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E43F44C" w14:textId="44A26FF0" w:rsidR="00042258" w:rsidRPr="007C0EE2" w:rsidRDefault="00042258" w:rsidP="00E65ABD">
            <w:pPr>
              <w:jc w:val="center"/>
              <w:rPr>
                <w:b w:val="0"/>
                <w:bCs w:val="0"/>
                <w:sz w:val="18"/>
                <w:szCs w:val="18"/>
              </w:rPr>
            </w:pPr>
            <w:r>
              <w:rPr>
                <w:b w:val="0"/>
                <w:bCs w:val="0"/>
                <w:sz w:val="18"/>
                <w:szCs w:val="18"/>
              </w:rPr>
              <w:t>transmission electron</w:t>
            </w:r>
          </w:p>
        </w:tc>
      </w:tr>
      <w:tr w:rsidR="00042258" w:rsidRPr="007C0EE2" w14:paraId="590D9F2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883F2FC" w14:textId="08ABF29D" w:rsidR="00042258" w:rsidRPr="007C0EE2" w:rsidRDefault="00042258" w:rsidP="00E65ABD">
            <w:pPr>
              <w:jc w:val="center"/>
              <w:rPr>
                <w:b w:val="0"/>
                <w:bCs w:val="0"/>
                <w:sz w:val="18"/>
                <w:szCs w:val="18"/>
              </w:rPr>
            </w:pPr>
            <w:r>
              <w:rPr>
                <w:b w:val="0"/>
                <w:bCs w:val="0"/>
                <w:sz w:val="18"/>
                <w:szCs w:val="18"/>
              </w:rPr>
              <w:t>microscopy</w:t>
            </w:r>
          </w:p>
        </w:tc>
      </w:tr>
      <w:tr w:rsidR="00042258" w:rsidRPr="007C0EE2" w14:paraId="3D760FF2"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A9EE9A3" w14:textId="34BD61FF" w:rsidR="00042258" w:rsidRPr="007C0EE2" w:rsidRDefault="00042258" w:rsidP="00E65ABD">
            <w:pPr>
              <w:jc w:val="center"/>
              <w:rPr>
                <w:b w:val="0"/>
                <w:bCs w:val="0"/>
                <w:sz w:val="18"/>
                <w:szCs w:val="18"/>
              </w:rPr>
            </w:pPr>
            <w:r>
              <w:rPr>
                <w:b w:val="0"/>
                <w:bCs w:val="0"/>
                <w:sz w:val="18"/>
                <w:szCs w:val="18"/>
              </w:rPr>
              <w:t>method</w:t>
            </w:r>
          </w:p>
        </w:tc>
      </w:tr>
      <w:tr w:rsidR="00042258" w:rsidRPr="007C0EE2" w14:paraId="60E91B3C"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54E88F5" w14:textId="67DECCB6" w:rsidR="00042258" w:rsidRPr="007C0EE2" w:rsidRDefault="00042258" w:rsidP="00E65ABD">
            <w:pPr>
              <w:jc w:val="center"/>
              <w:rPr>
                <w:b w:val="0"/>
                <w:bCs w:val="0"/>
                <w:sz w:val="18"/>
                <w:szCs w:val="18"/>
              </w:rPr>
            </w:pPr>
            <w:r>
              <w:rPr>
                <w:b w:val="0"/>
                <w:bCs w:val="0"/>
                <w:sz w:val="18"/>
                <w:szCs w:val="18"/>
              </w:rPr>
              <w:t>electron</w:t>
            </w:r>
          </w:p>
        </w:tc>
      </w:tr>
    </w:tbl>
    <w:p w14:paraId="42B1FDF5" w14:textId="7566109E" w:rsidR="005E27D7" w:rsidRPr="00560BA3" w:rsidRDefault="005E27D7" w:rsidP="00042258"/>
    <w:p w14:paraId="48D98048" w14:textId="5F0B4EC0" w:rsidR="001120B1" w:rsidRPr="00560BA3" w:rsidRDefault="005E27D7" w:rsidP="001120B1">
      <w:r w:rsidRPr="00560BA3">
        <w:t xml:space="preserve">In </w:t>
      </w:r>
      <w:r w:rsidR="00687DDC">
        <w:t xml:space="preserve">table </w:t>
      </w:r>
      <w:r w:rsidR="00687DDC">
        <w:fldChar w:fldCharType="begin"/>
      </w:r>
      <w:r w:rsidR="00687DDC">
        <w:instrText xml:space="preserve"> REF yake_output_no_names \h </w:instrText>
      </w:r>
      <w:r w:rsidR="00687DDC">
        <w:fldChar w:fldCharType="separate"/>
      </w:r>
      <w:r w:rsidR="00D55F9E">
        <w:rPr>
          <w:noProof/>
        </w:rPr>
        <w:t>4</w:t>
      </w:r>
      <w:r w:rsidR="00687DDC">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54" w:name="_Toc169986797"/>
      <w:r w:rsidRPr="00560BA3">
        <w:t xml:space="preserve">Extracting </w:t>
      </w:r>
      <w:r w:rsidR="008830D6">
        <w:t>K</w:t>
      </w:r>
      <w:r w:rsidRPr="00560BA3">
        <w:t>eywords with YAKE</w:t>
      </w:r>
      <w:bookmarkEnd w:id="54"/>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55" w:name="_Ref169616334"/>
      <w:bookmarkStart w:id="56" w:name="_Toc169986798"/>
      <w:r w:rsidRPr="00560BA3">
        <w:t>Preprocessing</w:t>
      </w:r>
      <w:bookmarkEnd w:id="55"/>
      <w:bookmarkEnd w:id="56"/>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lastRenderedPageBreak/>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5"/>
                    <a:stretch>
                      <a:fillRect/>
                    </a:stretch>
                  </pic:blipFill>
                  <pic:spPr>
                    <a:xfrm>
                      <a:off x="0" y="0"/>
                      <a:ext cx="4830207" cy="3042886"/>
                    </a:xfrm>
                    <a:prstGeom prst="rect">
                      <a:avLst/>
                    </a:prstGeom>
                  </pic:spPr>
                </pic:pic>
              </a:graphicData>
            </a:graphic>
          </wp:inline>
        </w:drawing>
      </w:r>
    </w:p>
    <w:p w14:paraId="56DED222" w14:textId="527A8635" w:rsidR="003B5657" w:rsidRPr="00560BA3" w:rsidRDefault="003B5657" w:rsidP="003B5657">
      <w:pPr>
        <w:jc w:val="center"/>
      </w:pPr>
      <w:r w:rsidRPr="00560BA3">
        <w:t xml:space="preserve">Figure </w:t>
      </w:r>
      <w:bookmarkStart w:id="57" w:name="ner_orgs"/>
      <w:r w:rsidRPr="00560BA3">
        <w:fldChar w:fldCharType="begin"/>
      </w:r>
      <w:r w:rsidRPr="00560BA3">
        <w:instrText xml:space="preserve"> SEQ FIG \* MERGEFORMAT </w:instrText>
      </w:r>
      <w:r w:rsidRPr="00560BA3">
        <w:fldChar w:fldCharType="separate"/>
      </w:r>
      <w:r w:rsidR="00D55F9E">
        <w:rPr>
          <w:noProof/>
        </w:rPr>
        <w:t>11</w:t>
      </w:r>
      <w:r w:rsidRPr="00560BA3">
        <w:fldChar w:fldCharType="end"/>
      </w:r>
      <w:bookmarkEnd w:id="57"/>
      <w:r w:rsidRPr="00560BA3">
        <w:t>: Significant terms incorrectly classified as ORG</w:t>
      </w:r>
    </w:p>
    <w:p w14:paraId="55B4327A" w14:textId="08575EC0" w:rsidR="00067A90"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D55F9E">
        <w:rPr>
          <w:noProof/>
        </w:rPr>
        <w:t>11</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4201204A" w14:textId="4ECAF4DF" w:rsidR="00927806" w:rsidRPr="00560BA3" w:rsidRDefault="00927806" w:rsidP="00927806">
      <w:pPr>
        <w:jc w:val="center"/>
      </w:pPr>
      <w:r>
        <w:t xml:space="preserve">Table </w:t>
      </w:r>
      <w:bookmarkStart w:id="58" w:name="yake_no_orgs"/>
      <w:r>
        <w:fldChar w:fldCharType="begin"/>
      </w:r>
      <w:r>
        <w:instrText xml:space="preserve"> SEQ TBL \* MERGEFORMAT </w:instrText>
      </w:r>
      <w:r>
        <w:fldChar w:fldCharType="separate"/>
      </w:r>
      <w:r w:rsidR="00D55F9E">
        <w:rPr>
          <w:noProof/>
        </w:rPr>
        <w:t>5</w:t>
      </w:r>
      <w:r>
        <w:fldChar w:fldCharType="end"/>
      </w:r>
      <w:bookmarkEnd w:id="58"/>
      <w:r w:rsidRPr="00560BA3">
        <w:t>: keyword results after removing ORGs</w:t>
      </w:r>
    </w:p>
    <w:tbl>
      <w:tblPr>
        <w:tblStyle w:val="Tabelprimar2"/>
        <w:tblW w:w="0" w:type="auto"/>
        <w:jc w:val="center"/>
        <w:tblLook w:val="04A0" w:firstRow="1" w:lastRow="0" w:firstColumn="1" w:lastColumn="0" w:noHBand="0" w:noVBand="1"/>
      </w:tblPr>
      <w:tblGrid>
        <w:gridCol w:w="2473"/>
      </w:tblGrid>
      <w:tr w:rsidR="0047165D" w14:paraId="6FF77CB4" w14:textId="77777777" w:rsidTr="0047165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C4838C" w14:textId="07CBBAF1" w:rsidR="0047165D" w:rsidRPr="0047165D" w:rsidRDefault="0047165D" w:rsidP="00613266">
            <w:pPr>
              <w:jc w:val="center"/>
              <w:rPr>
                <w:b w:val="0"/>
                <w:bCs w:val="0"/>
                <w:sz w:val="18"/>
                <w:szCs w:val="18"/>
              </w:rPr>
            </w:pPr>
            <w:r>
              <w:rPr>
                <w:b w:val="0"/>
                <w:bCs w:val="0"/>
                <w:sz w:val="18"/>
                <w:szCs w:val="18"/>
              </w:rPr>
              <w:t>Cloud computing</w:t>
            </w:r>
          </w:p>
        </w:tc>
      </w:tr>
      <w:tr w:rsidR="0047165D" w14:paraId="0B9828AD"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780659" w14:textId="53F8E172" w:rsidR="0047165D" w:rsidRPr="0047165D" w:rsidRDefault="0047165D" w:rsidP="00613266">
            <w:pPr>
              <w:jc w:val="center"/>
              <w:rPr>
                <w:b w:val="0"/>
                <w:bCs w:val="0"/>
                <w:sz w:val="18"/>
                <w:szCs w:val="18"/>
              </w:rPr>
            </w:pPr>
            <w:r>
              <w:rPr>
                <w:b w:val="0"/>
                <w:bCs w:val="0"/>
                <w:sz w:val="18"/>
                <w:szCs w:val="18"/>
              </w:rPr>
              <w:t>Cloud systems</w:t>
            </w:r>
          </w:p>
        </w:tc>
      </w:tr>
      <w:tr w:rsidR="0047165D" w14:paraId="7C6DA37C"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75D2BFE" w14:textId="606E880E" w:rsidR="0047165D" w:rsidRPr="0047165D" w:rsidRDefault="0047165D" w:rsidP="00613266">
            <w:pPr>
              <w:jc w:val="center"/>
              <w:rPr>
                <w:b w:val="0"/>
                <w:bCs w:val="0"/>
                <w:sz w:val="18"/>
                <w:szCs w:val="18"/>
              </w:rPr>
            </w:pPr>
            <w:r>
              <w:rPr>
                <w:b w:val="0"/>
                <w:bCs w:val="0"/>
                <w:sz w:val="18"/>
                <w:szCs w:val="18"/>
              </w:rPr>
              <w:t>service level agreement</w:t>
            </w:r>
          </w:p>
        </w:tc>
      </w:tr>
      <w:tr w:rsidR="0047165D" w14:paraId="6484374E"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1525C1B0" w14:textId="0F196796" w:rsidR="0047165D" w:rsidRPr="0047165D" w:rsidRDefault="0047165D" w:rsidP="00613266">
            <w:pPr>
              <w:jc w:val="center"/>
              <w:rPr>
                <w:b w:val="0"/>
                <w:bCs w:val="0"/>
                <w:sz w:val="18"/>
                <w:szCs w:val="18"/>
              </w:rPr>
            </w:pPr>
            <w:r>
              <w:rPr>
                <w:b w:val="0"/>
                <w:bCs w:val="0"/>
                <w:sz w:val="18"/>
                <w:szCs w:val="18"/>
              </w:rPr>
              <w:t>Cloud</w:t>
            </w:r>
          </w:p>
        </w:tc>
      </w:tr>
      <w:tr w:rsidR="0047165D" w14:paraId="2BC0E00B"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F4A9848" w14:textId="71EF6B8C" w:rsidR="0047165D" w:rsidRPr="0047165D" w:rsidRDefault="0047165D" w:rsidP="00613266">
            <w:pPr>
              <w:jc w:val="center"/>
              <w:rPr>
                <w:b w:val="0"/>
                <w:bCs w:val="0"/>
                <w:sz w:val="18"/>
                <w:szCs w:val="18"/>
              </w:rPr>
            </w:pPr>
            <w:r>
              <w:rPr>
                <w:b w:val="0"/>
                <w:bCs w:val="0"/>
                <w:sz w:val="18"/>
                <w:szCs w:val="18"/>
              </w:rPr>
              <w:t>data</w:t>
            </w:r>
          </w:p>
        </w:tc>
      </w:tr>
      <w:tr w:rsidR="0047165D" w14:paraId="73C7E12F"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5FD054" w14:textId="1711C0B9" w:rsidR="0047165D" w:rsidRPr="0047165D" w:rsidRDefault="0047165D" w:rsidP="00613266">
            <w:pPr>
              <w:jc w:val="center"/>
              <w:rPr>
                <w:b w:val="0"/>
                <w:bCs w:val="0"/>
                <w:sz w:val="18"/>
                <w:szCs w:val="18"/>
              </w:rPr>
            </w:pPr>
            <w:r>
              <w:rPr>
                <w:b w:val="0"/>
                <w:bCs w:val="0"/>
                <w:sz w:val="18"/>
                <w:szCs w:val="18"/>
              </w:rPr>
              <w:t>grid scheduling algorithms</w:t>
            </w:r>
          </w:p>
        </w:tc>
      </w:tr>
      <w:tr w:rsidR="0047165D" w14:paraId="3E98F0F5"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6AA87" w14:textId="4A19F659" w:rsidR="0047165D" w:rsidRPr="0047165D" w:rsidRDefault="0047165D" w:rsidP="00613266">
            <w:pPr>
              <w:jc w:val="center"/>
              <w:rPr>
                <w:b w:val="0"/>
                <w:bCs w:val="0"/>
                <w:sz w:val="18"/>
                <w:szCs w:val="18"/>
              </w:rPr>
            </w:pPr>
            <w:r>
              <w:rPr>
                <w:b w:val="0"/>
                <w:bCs w:val="0"/>
                <w:sz w:val="18"/>
                <w:szCs w:val="18"/>
              </w:rPr>
              <w:t>Cloud service providers</w:t>
            </w:r>
          </w:p>
        </w:tc>
      </w:tr>
      <w:tr w:rsidR="0047165D" w14:paraId="76D01044"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C60C0C5" w14:textId="33DC1927" w:rsidR="0047165D" w:rsidRPr="0047165D" w:rsidRDefault="0047165D" w:rsidP="00613266">
            <w:pPr>
              <w:jc w:val="center"/>
              <w:rPr>
                <w:b w:val="0"/>
                <w:bCs w:val="0"/>
                <w:sz w:val="18"/>
                <w:szCs w:val="18"/>
              </w:rPr>
            </w:pPr>
            <w:r>
              <w:rPr>
                <w:b w:val="0"/>
                <w:bCs w:val="0"/>
                <w:sz w:val="18"/>
                <w:szCs w:val="18"/>
              </w:rPr>
              <w:t>distributed systems resources</w:t>
            </w:r>
          </w:p>
        </w:tc>
      </w:tr>
      <w:tr w:rsidR="0047165D" w14:paraId="39756F9E"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70D0494" w14:textId="1A52AC09" w:rsidR="0047165D" w:rsidRPr="0047165D" w:rsidRDefault="0047165D" w:rsidP="00613266">
            <w:pPr>
              <w:jc w:val="center"/>
              <w:rPr>
                <w:b w:val="0"/>
                <w:bCs w:val="0"/>
                <w:sz w:val="18"/>
                <w:szCs w:val="18"/>
              </w:rPr>
            </w:pPr>
            <w:r>
              <w:rPr>
                <w:b w:val="0"/>
                <w:bCs w:val="0"/>
                <w:sz w:val="18"/>
                <w:szCs w:val="18"/>
              </w:rPr>
              <w:t>system</w:t>
            </w:r>
          </w:p>
        </w:tc>
      </w:tr>
      <w:tr w:rsidR="0047165D" w14:paraId="02F6DA12"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947CFAC" w14:textId="4E96AAE4" w:rsidR="0047165D" w:rsidRPr="0047165D" w:rsidRDefault="0047165D" w:rsidP="00613266">
            <w:pPr>
              <w:jc w:val="center"/>
              <w:rPr>
                <w:b w:val="0"/>
                <w:bCs w:val="0"/>
                <w:sz w:val="18"/>
                <w:szCs w:val="18"/>
              </w:rPr>
            </w:pPr>
            <w:r>
              <w:rPr>
                <w:b w:val="0"/>
                <w:bCs w:val="0"/>
                <w:sz w:val="18"/>
                <w:szCs w:val="18"/>
              </w:rPr>
              <w:t>computing distributed systems</w:t>
            </w:r>
          </w:p>
        </w:tc>
      </w:tr>
      <w:tr w:rsidR="0047165D" w14:paraId="7252FA33"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3189D2F" w14:textId="7BDA21AB" w:rsidR="0047165D" w:rsidRPr="0047165D" w:rsidRDefault="0047165D" w:rsidP="00613266">
            <w:pPr>
              <w:jc w:val="center"/>
              <w:rPr>
                <w:b w:val="0"/>
                <w:bCs w:val="0"/>
                <w:sz w:val="18"/>
                <w:szCs w:val="18"/>
              </w:rPr>
            </w:pPr>
            <w:r>
              <w:rPr>
                <w:b w:val="0"/>
                <w:bCs w:val="0"/>
                <w:sz w:val="18"/>
                <w:szCs w:val="18"/>
              </w:rPr>
              <w:t>scheduling</w:t>
            </w:r>
          </w:p>
        </w:tc>
      </w:tr>
      <w:tr w:rsidR="0047165D" w14:paraId="0EBB6A0B"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4557D78" w14:textId="41D1CD0C" w:rsidR="0047165D" w:rsidRPr="0047165D" w:rsidRDefault="0047165D" w:rsidP="00613266">
            <w:pPr>
              <w:jc w:val="center"/>
              <w:rPr>
                <w:b w:val="0"/>
                <w:bCs w:val="0"/>
                <w:sz w:val="18"/>
                <w:szCs w:val="18"/>
              </w:rPr>
            </w:pPr>
            <w:r>
              <w:rPr>
                <w:b w:val="0"/>
                <w:bCs w:val="0"/>
                <w:sz w:val="18"/>
                <w:szCs w:val="18"/>
              </w:rPr>
              <w:t>Data management systems</w:t>
            </w:r>
          </w:p>
        </w:tc>
      </w:tr>
      <w:tr w:rsidR="0047165D" w14:paraId="17D9214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DFEECE" w14:textId="7C5AE2B6" w:rsidR="0047165D" w:rsidRPr="0047165D" w:rsidRDefault="0047165D" w:rsidP="00613266">
            <w:pPr>
              <w:jc w:val="center"/>
              <w:rPr>
                <w:b w:val="0"/>
                <w:bCs w:val="0"/>
                <w:sz w:val="18"/>
                <w:szCs w:val="18"/>
              </w:rPr>
            </w:pPr>
            <w:r>
              <w:rPr>
                <w:b w:val="0"/>
                <w:bCs w:val="0"/>
                <w:sz w:val="18"/>
                <w:szCs w:val="18"/>
              </w:rPr>
              <w:t>data processing</w:t>
            </w:r>
          </w:p>
        </w:tc>
      </w:tr>
      <w:tr w:rsidR="0047165D" w14:paraId="7FA6E146"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FDDEBAA" w14:textId="04717C68" w:rsidR="0047165D" w:rsidRPr="0047165D" w:rsidRDefault="0047165D" w:rsidP="00613266">
            <w:pPr>
              <w:jc w:val="center"/>
              <w:rPr>
                <w:b w:val="0"/>
                <w:bCs w:val="0"/>
                <w:sz w:val="18"/>
                <w:szCs w:val="18"/>
              </w:rPr>
            </w:pPr>
            <w:r>
              <w:rPr>
                <w:b w:val="0"/>
                <w:bCs w:val="0"/>
                <w:sz w:val="18"/>
                <w:szCs w:val="18"/>
              </w:rPr>
              <w:t>big data platforms</w:t>
            </w:r>
          </w:p>
        </w:tc>
      </w:tr>
      <w:tr w:rsidR="0047165D" w14:paraId="3C1A2DB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01D38D6" w14:textId="169518AA" w:rsidR="0047165D" w:rsidRPr="0047165D" w:rsidRDefault="0047165D" w:rsidP="00613266">
            <w:pPr>
              <w:jc w:val="center"/>
              <w:rPr>
                <w:b w:val="0"/>
                <w:bCs w:val="0"/>
                <w:sz w:val="18"/>
                <w:szCs w:val="18"/>
              </w:rPr>
            </w:pPr>
            <w:r>
              <w:rPr>
                <w:b w:val="0"/>
                <w:bCs w:val="0"/>
                <w:sz w:val="18"/>
                <w:szCs w:val="18"/>
              </w:rPr>
              <w:t>big data</w:t>
            </w:r>
          </w:p>
        </w:tc>
      </w:tr>
    </w:tbl>
    <w:p w14:paraId="20141C55" w14:textId="4347FEC0" w:rsidR="00613266" w:rsidRPr="00560BA3" w:rsidRDefault="00613266" w:rsidP="00613266">
      <w:pPr>
        <w:jc w:val="center"/>
      </w:pPr>
    </w:p>
    <w:p w14:paraId="57B58169" w14:textId="1DDAFB09" w:rsidR="00B129DC" w:rsidRDefault="00742012">
      <w:r w:rsidRPr="00560BA3">
        <w:t xml:space="preserve">In </w:t>
      </w:r>
      <w:r w:rsidR="00927806">
        <w:t xml:space="preserve">table </w:t>
      </w:r>
      <w:r w:rsidR="00B129DC">
        <w:fldChar w:fldCharType="begin"/>
      </w:r>
      <w:r w:rsidR="00B129DC">
        <w:instrText xml:space="preserve"> REF yake_no_orgs \h </w:instrText>
      </w:r>
      <w:r w:rsidR="00B129DC">
        <w:fldChar w:fldCharType="separate"/>
      </w:r>
      <w:r w:rsidR="00D55F9E">
        <w:rPr>
          <w:noProof/>
        </w:rPr>
        <w:t>5</w:t>
      </w:r>
      <w:r w:rsidR="00B129DC">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CB38812" w14:textId="7D0C0173" w:rsidR="00B129DC" w:rsidRDefault="00B129DC"/>
    <w:p w14:paraId="3C41E51F" w14:textId="663E6093" w:rsidR="00B129DC" w:rsidRDefault="005A6576" w:rsidP="00B129DC">
      <w:pPr>
        <w:jc w:val="center"/>
      </w:pPr>
      <w:r>
        <w:lastRenderedPageBreak/>
        <w:t xml:space="preserve">Table </w:t>
      </w:r>
      <w:bookmarkStart w:id="59" w:name="yake_orgs_kept"/>
      <w:r>
        <w:fldChar w:fldCharType="begin"/>
      </w:r>
      <w:r>
        <w:instrText xml:space="preserve"> SEQ TBL \* MERGEFORMAT </w:instrText>
      </w:r>
      <w:r>
        <w:fldChar w:fldCharType="separate"/>
      </w:r>
      <w:r w:rsidR="00D55F9E">
        <w:rPr>
          <w:noProof/>
        </w:rPr>
        <w:t>6</w:t>
      </w:r>
      <w:r>
        <w:fldChar w:fldCharType="end"/>
      </w:r>
      <w:bookmarkEnd w:id="59"/>
      <w:r w:rsidR="00B129DC" w:rsidRPr="00560BA3">
        <w:t>: keyword results without removing ORGs</w:t>
      </w:r>
    </w:p>
    <w:tbl>
      <w:tblPr>
        <w:tblStyle w:val="Tabelprimar2"/>
        <w:tblW w:w="0" w:type="auto"/>
        <w:jc w:val="center"/>
        <w:tblLook w:val="04A0" w:firstRow="1" w:lastRow="0" w:firstColumn="1" w:lastColumn="0" w:noHBand="0" w:noVBand="1"/>
      </w:tblPr>
      <w:tblGrid>
        <w:gridCol w:w="2473"/>
      </w:tblGrid>
      <w:tr w:rsidR="00B129DC" w14:paraId="6C23EEF3"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8623F51" w14:textId="34EBDE22" w:rsidR="00B129DC" w:rsidRPr="0047165D" w:rsidRDefault="00B129DC" w:rsidP="00E65ABD">
            <w:pPr>
              <w:jc w:val="center"/>
              <w:rPr>
                <w:b w:val="0"/>
                <w:bCs w:val="0"/>
                <w:sz w:val="18"/>
                <w:szCs w:val="18"/>
              </w:rPr>
            </w:pPr>
            <w:r>
              <w:rPr>
                <w:b w:val="0"/>
                <w:bCs w:val="0"/>
                <w:sz w:val="18"/>
                <w:szCs w:val="18"/>
              </w:rPr>
              <w:t>Cloud computing</w:t>
            </w:r>
          </w:p>
        </w:tc>
      </w:tr>
      <w:tr w:rsidR="00B129DC" w14:paraId="4F39C8C8"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992C91A" w14:textId="0FBAAA4E" w:rsidR="00B129DC" w:rsidRPr="0047165D" w:rsidRDefault="00B129DC" w:rsidP="00E65ABD">
            <w:pPr>
              <w:jc w:val="center"/>
              <w:rPr>
                <w:b w:val="0"/>
                <w:bCs w:val="0"/>
                <w:sz w:val="18"/>
                <w:szCs w:val="18"/>
              </w:rPr>
            </w:pPr>
            <w:r>
              <w:rPr>
                <w:b w:val="0"/>
                <w:bCs w:val="0"/>
                <w:sz w:val="18"/>
                <w:szCs w:val="18"/>
              </w:rPr>
              <w:t>Big Data processing</w:t>
            </w:r>
          </w:p>
        </w:tc>
      </w:tr>
      <w:tr w:rsidR="00B129DC" w14:paraId="681160A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6D86E6E" w14:textId="0DFD5B2C" w:rsidR="00B129DC" w:rsidRPr="0047165D" w:rsidRDefault="00B129DC" w:rsidP="00E65ABD">
            <w:pPr>
              <w:jc w:val="center"/>
              <w:rPr>
                <w:b w:val="0"/>
                <w:bCs w:val="0"/>
                <w:sz w:val="18"/>
                <w:szCs w:val="18"/>
              </w:rPr>
            </w:pPr>
            <w:r>
              <w:rPr>
                <w:b w:val="0"/>
                <w:bCs w:val="0"/>
                <w:sz w:val="18"/>
                <w:szCs w:val="18"/>
              </w:rPr>
              <w:t>Big Data</w:t>
            </w:r>
          </w:p>
        </w:tc>
      </w:tr>
      <w:tr w:rsidR="00B129DC" w14:paraId="1FCC474F"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7DB4E543" w14:textId="256F8278" w:rsidR="00B129DC" w:rsidRPr="0047165D" w:rsidRDefault="00B129DC" w:rsidP="00E65ABD">
            <w:pPr>
              <w:jc w:val="center"/>
              <w:rPr>
                <w:b w:val="0"/>
                <w:bCs w:val="0"/>
                <w:sz w:val="18"/>
                <w:szCs w:val="18"/>
              </w:rPr>
            </w:pPr>
            <w:r>
              <w:rPr>
                <w:b w:val="0"/>
                <w:bCs w:val="0"/>
                <w:sz w:val="18"/>
                <w:szCs w:val="18"/>
              </w:rPr>
              <w:t>Cloud</w:t>
            </w:r>
            <w:r>
              <w:rPr>
                <w:b w:val="0"/>
                <w:bCs w:val="0"/>
                <w:sz w:val="18"/>
                <w:szCs w:val="18"/>
              </w:rPr>
              <w:t xml:space="preserve"> systems</w:t>
            </w:r>
          </w:p>
        </w:tc>
      </w:tr>
      <w:tr w:rsidR="00B129DC" w14:paraId="5A08DCD8"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AD860DC" w14:textId="77777777" w:rsidR="00B129DC" w:rsidRPr="0047165D" w:rsidRDefault="00B129DC" w:rsidP="00E65ABD">
            <w:pPr>
              <w:jc w:val="center"/>
              <w:rPr>
                <w:b w:val="0"/>
                <w:bCs w:val="0"/>
                <w:sz w:val="18"/>
                <w:szCs w:val="18"/>
              </w:rPr>
            </w:pPr>
            <w:r>
              <w:rPr>
                <w:b w:val="0"/>
                <w:bCs w:val="0"/>
                <w:sz w:val="18"/>
                <w:szCs w:val="18"/>
              </w:rPr>
              <w:t>data</w:t>
            </w:r>
          </w:p>
        </w:tc>
      </w:tr>
      <w:tr w:rsidR="00B129DC" w14:paraId="118FACDB"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0D2D4D" w14:textId="5AD3313A" w:rsidR="00B129DC" w:rsidRPr="0047165D" w:rsidRDefault="00B129DC" w:rsidP="00E65ABD">
            <w:pPr>
              <w:jc w:val="center"/>
              <w:rPr>
                <w:b w:val="0"/>
                <w:bCs w:val="0"/>
                <w:sz w:val="18"/>
                <w:szCs w:val="18"/>
              </w:rPr>
            </w:pPr>
            <w:r>
              <w:rPr>
                <w:b w:val="0"/>
                <w:bCs w:val="0"/>
                <w:sz w:val="18"/>
                <w:szCs w:val="18"/>
              </w:rPr>
              <w:t>Cloud</w:t>
            </w:r>
          </w:p>
        </w:tc>
      </w:tr>
      <w:tr w:rsidR="00B129DC" w14:paraId="6CAF4179"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FE704C8" w14:textId="50921456" w:rsidR="00B129DC" w:rsidRPr="0047165D" w:rsidRDefault="00B129DC" w:rsidP="00E65ABD">
            <w:pPr>
              <w:jc w:val="center"/>
              <w:rPr>
                <w:b w:val="0"/>
                <w:bCs w:val="0"/>
                <w:sz w:val="18"/>
                <w:szCs w:val="18"/>
              </w:rPr>
            </w:pPr>
            <w:r>
              <w:rPr>
                <w:b w:val="0"/>
                <w:bCs w:val="0"/>
                <w:sz w:val="18"/>
                <w:szCs w:val="18"/>
              </w:rPr>
              <w:t>service level agreement</w:t>
            </w:r>
          </w:p>
        </w:tc>
      </w:tr>
      <w:tr w:rsidR="00B129DC" w14:paraId="49D1F2FD"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A6FB07A" w14:textId="251012DB" w:rsidR="00B129DC" w:rsidRPr="0047165D" w:rsidRDefault="00B129DC" w:rsidP="00E65ABD">
            <w:pPr>
              <w:jc w:val="center"/>
              <w:rPr>
                <w:b w:val="0"/>
                <w:bCs w:val="0"/>
                <w:sz w:val="18"/>
                <w:szCs w:val="18"/>
              </w:rPr>
            </w:pPr>
            <w:r>
              <w:rPr>
                <w:b w:val="0"/>
                <w:bCs w:val="0"/>
                <w:sz w:val="18"/>
                <w:szCs w:val="18"/>
              </w:rPr>
              <w:t>Cloud service providers</w:t>
            </w:r>
          </w:p>
        </w:tc>
      </w:tr>
      <w:tr w:rsidR="00B129DC" w14:paraId="0A58018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63B65E" w14:textId="50B3E2A3" w:rsidR="00B129DC" w:rsidRPr="0047165D" w:rsidRDefault="00B129DC" w:rsidP="00E65ABD">
            <w:pPr>
              <w:jc w:val="center"/>
              <w:rPr>
                <w:b w:val="0"/>
                <w:bCs w:val="0"/>
                <w:sz w:val="18"/>
                <w:szCs w:val="18"/>
              </w:rPr>
            </w:pPr>
            <w:r>
              <w:rPr>
                <w:b w:val="0"/>
                <w:bCs w:val="0"/>
                <w:sz w:val="18"/>
                <w:szCs w:val="18"/>
              </w:rPr>
              <w:t>Data processing systems</w:t>
            </w:r>
          </w:p>
        </w:tc>
      </w:tr>
      <w:tr w:rsidR="00B129DC" w14:paraId="5665A7AB"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D404A0C" w14:textId="5D1C5671" w:rsidR="00B129DC" w:rsidRPr="0047165D" w:rsidRDefault="00B129DC" w:rsidP="00E65ABD">
            <w:pPr>
              <w:jc w:val="center"/>
              <w:rPr>
                <w:b w:val="0"/>
                <w:bCs w:val="0"/>
                <w:sz w:val="18"/>
                <w:szCs w:val="18"/>
              </w:rPr>
            </w:pPr>
            <w:r>
              <w:rPr>
                <w:b w:val="0"/>
                <w:bCs w:val="0"/>
                <w:sz w:val="18"/>
                <w:szCs w:val="18"/>
              </w:rPr>
              <w:t xml:space="preserve">distributed </w:t>
            </w:r>
            <w:r>
              <w:rPr>
                <w:b w:val="0"/>
                <w:bCs w:val="0"/>
                <w:sz w:val="18"/>
                <w:szCs w:val="18"/>
              </w:rPr>
              <w:t>systems resources</w:t>
            </w:r>
          </w:p>
        </w:tc>
      </w:tr>
      <w:tr w:rsidR="00B129DC" w14:paraId="29AFBDD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4DE27F6" w14:textId="46AF3027" w:rsidR="00B129DC" w:rsidRPr="0047165D" w:rsidRDefault="00B129DC" w:rsidP="00E65ABD">
            <w:pPr>
              <w:jc w:val="center"/>
              <w:rPr>
                <w:b w:val="0"/>
                <w:bCs w:val="0"/>
                <w:sz w:val="18"/>
                <w:szCs w:val="18"/>
              </w:rPr>
            </w:pPr>
            <w:r>
              <w:rPr>
                <w:b w:val="0"/>
                <w:bCs w:val="0"/>
                <w:sz w:val="18"/>
                <w:szCs w:val="18"/>
              </w:rPr>
              <w:t>grid scheduling algorithms</w:t>
            </w:r>
          </w:p>
        </w:tc>
      </w:tr>
      <w:tr w:rsidR="00B129DC" w14:paraId="4E12AC8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3BBA6" w14:textId="2F4E5200" w:rsidR="00B129DC" w:rsidRPr="0047165D" w:rsidRDefault="00B129DC" w:rsidP="00E65ABD">
            <w:pPr>
              <w:jc w:val="center"/>
              <w:rPr>
                <w:b w:val="0"/>
                <w:bCs w:val="0"/>
                <w:sz w:val="18"/>
                <w:szCs w:val="18"/>
              </w:rPr>
            </w:pPr>
            <w:r>
              <w:rPr>
                <w:b w:val="0"/>
                <w:bCs w:val="0"/>
                <w:sz w:val="18"/>
                <w:szCs w:val="18"/>
              </w:rPr>
              <w:t>computing distributed systems</w:t>
            </w:r>
          </w:p>
        </w:tc>
      </w:tr>
      <w:tr w:rsidR="00B129DC" w14:paraId="3757490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D711C4B" w14:textId="38280C60" w:rsidR="00B129DC" w:rsidRPr="0047165D" w:rsidRDefault="00B129DC" w:rsidP="00B129DC">
            <w:pPr>
              <w:jc w:val="center"/>
              <w:rPr>
                <w:b w:val="0"/>
                <w:bCs w:val="0"/>
                <w:sz w:val="18"/>
                <w:szCs w:val="18"/>
              </w:rPr>
            </w:pPr>
            <w:r>
              <w:rPr>
                <w:b w:val="0"/>
                <w:bCs w:val="0"/>
                <w:sz w:val="18"/>
                <w:szCs w:val="18"/>
              </w:rPr>
              <w:t>Identification System data</w:t>
            </w:r>
          </w:p>
        </w:tc>
      </w:tr>
      <w:tr w:rsidR="00B129DC" w14:paraId="3904248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A988A73" w14:textId="2A5A5755" w:rsidR="00B129DC" w:rsidRPr="0047165D" w:rsidRDefault="00B129DC" w:rsidP="00B129DC">
            <w:pPr>
              <w:jc w:val="center"/>
              <w:rPr>
                <w:b w:val="0"/>
                <w:bCs w:val="0"/>
                <w:sz w:val="18"/>
                <w:szCs w:val="18"/>
              </w:rPr>
            </w:pPr>
            <w:r>
              <w:rPr>
                <w:b w:val="0"/>
                <w:bCs w:val="0"/>
                <w:sz w:val="18"/>
                <w:szCs w:val="18"/>
              </w:rPr>
              <w:t>system</w:t>
            </w:r>
          </w:p>
        </w:tc>
      </w:tr>
      <w:tr w:rsidR="00B129DC" w14:paraId="73F263C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F97B0C" w14:textId="0F046B62" w:rsidR="00B129DC" w:rsidRPr="0047165D" w:rsidRDefault="00B129DC" w:rsidP="00B129DC">
            <w:pPr>
              <w:jc w:val="center"/>
              <w:rPr>
                <w:b w:val="0"/>
                <w:bCs w:val="0"/>
                <w:sz w:val="18"/>
                <w:szCs w:val="18"/>
              </w:rPr>
            </w:pPr>
            <w:r>
              <w:rPr>
                <w:b w:val="0"/>
                <w:bCs w:val="0"/>
                <w:sz w:val="18"/>
                <w:szCs w:val="18"/>
              </w:rPr>
              <w:t>B</w:t>
            </w:r>
            <w:r>
              <w:rPr>
                <w:b w:val="0"/>
                <w:bCs w:val="0"/>
                <w:sz w:val="18"/>
                <w:szCs w:val="18"/>
              </w:rPr>
              <w:t xml:space="preserve">ig </w:t>
            </w:r>
            <w:r>
              <w:rPr>
                <w:b w:val="0"/>
                <w:bCs w:val="0"/>
                <w:sz w:val="18"/>
                <w:szCs w:val="18"/>
              </w:rPr>
              <w:t>D</w:t>
            </w:r>
            <w:r>
              <w:rPr>
                <w:b w:val="0"/>
                <w:bCs w:val="0"/>
                <w:sz w:val="18"/>
                <w:szCs w:val="18"/>
              </w:rPr>
              <w:t>ata</w:t>
            </w:r>
            <w:r>
              <w:rPr>
                <w:b w:val="0"/>
                <w:bCs w:val="0"/>
                <w:sz w:val="18"/>
                <w:szCs w:val="18"/>
              </w:rPr>
              <w:t xml:space="preserve"> environments</w:t>
            </w:r>
          </w:p>
        </w:tc>
      </w:tr>
    </w:tbl>
    <w:p w14:paraId="0B408490" w14:textId="6C84075B" w:rsidR="00246B23" w:rsidRPr="00560BA3" w:rsidRDefault="00246B23" w:rsidP="00246B23">
      <w:pPr>
        <w:jc w:val="center"/>
      </w:pPr>
    </w:p>
    <w:p w14:paraId="322AD838" w14:textId="4F04D3A1"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w:t>
      </w:r>
      <w:r w:rsidR="005A6576">
        <w:t xml:space="preserve">table </w:t>
      </w:r>
      <w:r w:rsidR="005A6576">
        <w:fldChar w:fldCharType="begin"/>
      </w:r>
      <w:r w:rsidR="005A6576">
        <w:instrText xml:space="preserve"> REF yake_orgs_kept \h </w:instrText>
      </w:r>
      <w:r w:rsidR="005A6576">
        <w:fldChar w:fldCharType="separate"/>
      </w:r>
      <w:r w:rsidR="00D55F9E">
        <w:rPr>
          <w:noProof/>
        </w:rPr>
        <w:t>6</w:t>
      </w:r>
      <w:r w:rsidR="005A6576">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252A65F4" w:rsidR="00434476" w:rsidRPr="00560BA3" w:rsidRDefault="00434476" w:rsidP="00434476">
      <w:pPr>
        <w:pStyle w:val="Titlu3"/>
      </w:pPr>
      <w:bookmarkStart w:id="60" w:name="_Ref169529720"/>
      <w:bookmarkStart w:id="61" w:name="_Toc169986799"/>
      <w:r w:rsidRPr="00560BA3">
        <w:t>Keyword extraction</w:t>
      </w:r>
      <w:bookmarkEnd w:id="60"/>
      <w:bookmarkEnd w:id="61"/>
    </w:p>
    <w:p w14:paraId="27139615" w14:textId="234DBD56" w:rsidR="00434476" w:rsidRDefault="00960A76" w:rsidP="00434476">
      <w:r w:rsidRPr="00560BA3">
        <w:t>After preprocessing the text, the program proceeds with the keyword extraction using the yake Python library</w:t>
      </w:r>
      <w:r w:rsidRPr="00560BA3">
        <w:rPr>
          <w:rStyle w:val="Referinnotdesubsol"/>
        </w:rPr>
        <w:footnoteReference w:id="14"/>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228F40EA" w14:textId="77777777" w:rsidR="00FE7622" w:rsidRDefault="00FE7622" w:rsidP="00434476"/>
    <w:p w14:paraId="731978CC" w14:textId="77777777" w:rsidR="00FE7622" w:rsidRDefault="00FE7622" w:rsidP="00434476"/>
    <w:p w14:paraId="2718E643" w14:textId="77777777" w:rsidR="00FE7622" w:rsidRDefault="00FE7622" w:rsidP="00434476"/>
    <w:p w14:paraId="027DEF97" w14:textId="77777777" w:rsidR="00FE7622" w:rsidRDefault="00FE7622" w:rsidP="00434476"/>
    <w:p w14:paraId="75DD17FC" w14:textId="7AA55729" w:rsidR="00FE7622" w:rsidRPr="00560BA3" w:rsidRDefault="00C47016" w:rsidP="00C47016">
      <w:pPr>
        <w:jc w:val="center"/>
      </w:pPr>
      <w:r>
        <w:lastRenderedPageBreak/>
        <w:t xml:space="preserve">Table </w:t>
      </w:r>
      <w:bookmarkStart w:id="62" w:name="yake_20_kw"/>
      <w:r>
        <w:fldChar w:fldCharType="begin"/>
      </w:r>
      <w:r>
        <w:instrText xml:space="preserve"> SEQ TBL \* MERGEFORMAT </w:instrText>
      </w:r>
      <w:r>
        <w:fldChar w:fldCharType="separate"/>
      </w:r>
      <w:r w:rsidR="00D55F9E">
        <w:rPr>
          <w:noProof/>
        </w:rPr>
        <w:t>7</w:t>
      </w:r>
      <w:r>
        <w:fldChar w:fldCharType="end"/>
      </w:r>
      <w:bookmarkEnd w:id="62"/>
      <w:r w:rsidRPr="00560BA3">
        <w:t>: Result of YAKE with 20 keywords</w:t>
      </w:r>
    </w:p>
    <w:tbl>
      <w:tblPr>
        <w:tblStyle w:val="Tabelprimar2"/>
        <w:tblW w:w="0" w:type="auto"/>
        <w:jc w:val="center"/>
        <w:tblLook w:val="04A0" w:firstRow="1" w:lastRow="0" w:firstColumn="1" w:lastColumn="0" w:noHBand="0" w:noVBand="1"/>
      </w:tblPr>
      <w:tblGrid>
        <w:gridCol w:w="2565"/>
      </w:tblGrid>
      <w:tr w:rsidR="00FE7622" w14:paraId="3CF5FDD0" w14:textId="77777777" w:rsidTr="00FE7622">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40207E6" w14:textId="42FA2841" w:rsidR="00FE7622" w:rsidRPr="00FE7622" w:rsidRDefault="00FE7622" w:rsidP="008575DD">
            <w:pPr>
              <w:jc w:val="center"/>
              <w:rPr>
                <w:b w:val="0"/>
                <w:bCs w:val="0"/>
                <w:sz w:val="18"/>
                <w:szCs w:val="18"/>
              </w:rPr>
            </w:pPr>
            <w:r>
              <w:rPr>
                <w:b w:val="0"/>
                <w:bCs w:val="0"/>
                <w:sz w:val="18"/>
                <w:szCs w:val="18"/>
              </w:rPr>
              <w:t xml:space="preserve">monitoring project budgets </w:t>
            </w:r>
          </w:p>
        </w:tc>
      </w:tr>
      <w:tr w:rsidR="00FE7622" w14:paraId="3D9CA469"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16E6AF" w14:textId="3B6032BC" w:rsidR="00FE7622" w:rsidRPr="00FE7622" w:rsidRDefault="00FE7622" w:rsidP="008575DD">
            <w:pPr>
              <w:jc w:val="center"/>
              <w:rPr>
                <w:b w:val="0"/>
                <w:bCs w:val="0"/>
                <w:sz w:val="18"/>
                <w:szCs w:val="18"/>
              </w:rPr>
            </w:pPr>
            <w:r>
              <w:rPr>
                <w:b w:val="0"/>
                <w:bCs w:val="0"/>
                <w:sz w:val="18"/>
                <w:szCs w:val="18"/>
              </w:rPr>
              <w:t>project budget monitoring</w:t>
            </w:r>
          </w:p>
        </w:tc>
      </w:tr>
      <w:tr w:rsidR="00FE7622" w14:paraId="141116BB"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3D5C2C02" w14:textId="4A145AF2" w:rsidR="00FE7622" w:rsidRPr="00FE7622" w:rsidRDefault="00FE7622" w:rsidP="008575DD">
            <w:pPr>
              <w:jc w:val="center"/>
              <w:rPr>
                <w:b w:val="0"/>
                <w:bCs w:val="0"/>
                <w:sz w:val="18"/>
                <w:szCs w:val="18"/>
              </w:rPr>
            </w:pPr>
            <w:r>
              <w:rPr>
                <w:b w:val="0"/>
                <w:bCs w:val="0"/>
                <w:sz w:val="18"/>
                <w:szCs w:val="18"/>
              </w:rPr>
              <w:t>percentage execution budgets</w:t>
            </w:r>
          </w:p>
        </w:tc>
      </w:tr>
      <w:tr w:rsidR="00FE7622" w14:paraId="4D8762FF"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EA1BAC7" w14:textId="6708F7EC" w:rsidR="00FE7622" w:rsidRPr="00FE7622" w:rsidRDefault="00FE7622" w:rsidP="008575DD">
            <w:pPr>
              <w:jc w:val="center"/>
              <w:rPr>
                <w:b w:val="0"/>
                <w:bCs w:val="0"/>
                <w:sz w:val="18"/>
                <w:szCs w:val="18"/>
              </w:rPr>
            </w:pPr>
            <w:r>
              <w:rPr>
                <w:b w:val="0"/>
                <w:bCs w:val="0"/>
                <w:sz w:val="18"/>
                <w:szCs w:val="18"/>
              </w:rPr>
              <w:t>external drive magnet</w:t>
            </w:r>
          </w:p>
        </w:tc>
      </w:tr>
      <w:tr w:rsidR="00FE7622" w14:paraId="0297D1A6"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DEDB078" w14:textId="1442F81F" w:rsidR="00FE7622" w:rsidRPr="00FE7622" w:rsidRDefault="00C47016" w:rsidP="008575DD">
            <w:pPr>
              <w:jc w:val="center"/>
              <w:rPr>
                <w:b w:val="0"/>
                <w:bCs w:val="0"/>
                <w:sz w:val="18"/>
                <w:szCs w:val="18"/>
              </w:rPr>
            </w:pPr>
            <w:r>
              <w:rPr>
                <w:b w:val="0"/>
                <w:bCs w:val="0"/>
                <w:sz w:val="18"/>
                <w:szCs w:val="18"/>
              </w:rPr>
              <w:t>cold plastic deformation</w:t>
            </w:r>
          </w:p>
        </w:tc>
      </w:tr>
      <w:tr w:rsidR="00FE7622" w14:paraId="1B67F03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5528FEB" w14:textId="1FC9B203" w:rsidR="00FE7622" w:rsidRPr="00FE7622" w:rsidRDefault="00C47016" w:rsidP="008575DD">
            <w:pPr>
              <w:jc w:val="center"/>
              <w:rPr>
                <w:b w:val="0"/>
                <w:bCs w:val="0"/>
                <w:sz w:val="18"/>
                <w:szCs w:val="18"/>
              </w:rPr>
            </w:pPr>
            <w:r>
              <w:rPr>
                <w:b w:val="0"/>
                <w:bCs w:val="0"/>
                <w:sz w:val="18"/>
                <w:szCs w:val="18"/>
              </w:rPr>
              <w:t>Human Resources Development</w:t>
            </w:r>
          </w:p>
        </w:tc>
      </w:tr>
      <w:tr w:rsidR="00FE7622" w14:paraId="57E7C0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D76F6D2" w14:textId="05678CF0" w:rsidR="00FE7622" w:rsidRPr="00FE7622" w:rsidRDefault="00C47016" w:rsidP="008575DD">
            <w:pPr>
              <w:jc w:val="center"/>
              <w:rPr>
                <w:b w:val="0"/>
                <w:bCs w:val="0"/>
                <w:sz w:val="18"/>
                <w:szCs w:val="18"/>
              </w:rPr>
            </w:pPr>
            <w:r>
              <w:rPr>
                <w:b w:val="0"/>
                <w:bCs w:val="0"/>
                <w:sz w:val="18"/>
                <w:szCs w:val="18"/>
              </w:rPr>
              <w:t>efficient project management</w:t>
            </w:r>
          </w:p>
        </w:tc>
      </w:tr>
      <w:tr w:rsidR="00FE7622" w14:paraId="1677E762"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0DAD706" w14:textId="67BD14D8" w:rsidR="00FE7622" w:rsidRPr="00FE7622" w:rsidRDefault="00C47016" w:rsidP="008575DD">
            <w:pPr>
              <w:jc w:val="center"/>
              <w:rPr>
                <w:b w:val="0"/>
                <w:bCs w:val="0"/>
                <w:sz w:val="18"/>
                <w:szCs w:val="18"/>
              </w:rPr>
            </w:pPr>
            <w:r>
              <w:rPr>
                <w:b w:val="0"/>
                <w:bCs w:val="0"/>
                <w:sz w:val="18"/>
                <w:szCs w:val="18"/>
              </w:rPr>
              <w:t>Sectoral Operational Program</w:t>
            </w:r>
          </w:p>
        </w:tc>
      </w:tr>
      <w:tr w:rsidR="00FE7622" w14:paraId="0BBF74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0F46B27" w14:textId="368E44F8" w:rsidR="00FE7622" w:rsidRPr="00FE7622" w:rsidRDefault="00C47016" w:rsidP="008575DD">
            <w:pPr>
              <w:jc w:val="center"/>
              <w:rPr>
                <w:b w:val="0"/>
                <w:bCs w:val="0"/>
                <w:sz w:val="18"/>
                <w:szCs w:val="18"/>
              </w:rPr>
            </w:pPr>
            <w:r>
              <w:rPr>
                <w:b w:val="0"/>
                <w:bCs w:val="0"/>
                <w:sz w:val="18"/>
                <w:szCs w:val="18"/>
              </w:rPr>
              <w:t>magnetic drive pumps</w:t>
            </w:r>
          </w:p>
        </w:tc>
      </w:tr>
      <w:tr w:rsidR="00FE7622" w14:paraId="5217F0AA" w14:textId="77777777" w:rsidTr="00FE7622">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0" w:type="auto"/>
          </w:tcPr>
          <w:p w14:paraId="4AEF1C27" w14:textId="1179DD33" w:rsidR="00FE7622" w:rsidRPr="00FE7622" w:rsidRDefault="00C47016" w:rsidP="008575DD">
            <w:pPr>
              <w:jc w:val="center"/>
              <w:rPr>
                <w:b w:val="0"/>
                <w:bCs w:val="0"/>
                <w:sz w:val="18"/>
                <w:szCs w:val="18"/>
              </w:rPr>
            </w:pPr>
            <w:r>
              <w:rPr>
                <w:b w:val="0"/>
                <w:bCs w:val="0"/>
                <w:sz w:val="18"/>
                <w:szCs w:val="18"/>
              </w:rPr>
              <w:t>plastic deformation equipments</w:t>
            </w:r>
          </w:p>
        </w:tc>
      </w:tr>
      <w:tr w:rsidR="00FE7622" w14:paraId="5974553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B788431" w14:textId="13284B43" w:rsidR="00C47016" w:rsidRPr="00C47016" w:rsidRDefault="00C47016" w:rsidP="00C47016">
            <w:pPr>
              <w:jc w:val="center"/>
              <w:rPr>
                <w:sz w:val="18"/>
                <w:szCs w:val="18"/>
              </w:rPr>
            </w:pPr>
            <w:r>
              <w:rPr>
                <w:b w:val="0"/>
                <w:bCs w:val="0"/>
                <w:sz w:val="18"/>
                <w:szCs w:val="18"/>
              </w:rPr>
              <w:t>total manufacturing cost</w:t>
            </w:r>
          </w:p>
        </w:tc>
      </w:tr>
      <w:tr w:rsidR="00FE7622" w14:paraId="23DA96F4"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EF62447" w14:textId="75159BC3" w:rsidR="00FE7622" w:rsidRPr="00FE7622" w:rsidRDefault="00C47016" w:rsidP="008575DD">
            <w:pPr>
              <w:jc w:val="center"/>
              <w:rPr>
                <w:b w:val="0"/>
                <w:bCs w:val="0"/>
                <w:sz w:val="18"/>
                <w:szCs w:val="18"/>
              </w:rPr>
            </w:pPr>
            <w:r>
              <w:rPr>
                <w:b w:val="0"/>
                <w:bCs w:val="0"/>
                <w:sz w:val="18"/>
                <w:szCs w:val="18"/>
              </w:rPr>
              <w:t>product procurement price</w:t>
            </w:r>
          </w:p>
        </w:tc>
      </w:tr>
      <w:tr w:rsidR="00FE7622" w14:paraId="415ADD4E"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3DDDC58" w14:textId="0D8B81E7" w:rsidR="00FE7622" w:rsidRPr="00FE7622" w:rsidRDefault="00C47016" w:rsidP="008575DD">
            <w:pPr>
              <w:jc w:val="center"/>
              <w:rPr>
                <w:b w:val="0"/>
                <w:bCs w:val="0"/>
                <w:sz w:val="18"/>
                <w:szCs w:val="18"/>
              </w:rPr>
            </w:pPr>
            <w:r>
              <w:rPr>
                <w:b w:val="0"/>
                <w:bCs w:val="0"/>
                <w:sz w:val="18"/>
                <w:szCs w:val="18"/>
              </w:rPr>
              <w:t>induced magnetic field</w:t>
            </w:r>
          </w:p>
        </w:tc>
      </w:tr>
      <w:tr w:rsidR="00FE7622" w14:paraId="62391D27"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5E8E229" w14:textId="2323432E" w:rsidR="00FE7622" w:rsidRPr="00FE7622" w:rsidRDefault="00C47016" w:rsidP="008575DD">
            <w:pPr>
              <w:jc w:val="center"/>
              <w:rPr>
                <w:b w:val="0"/>
                <w:bCs w:val="0"/>
                <w:sz w:val="18"/>
                <w:szCs w:val="18"/>
              </w:rPr>
            </w:pPr>
            <w:r>
              <w:rPr>
                <w:b w:val="0"/>
                <w:bCs w:val="0"/>
                <w:sz w:val="18"/>
                <w:szCs w:val="18"/>
              </w:rPr>
              <w:t>imposed major penalties</w:t>
            </w:r>
          </w:p>
        </w:tc>
      </w:tr>
      <w:tr w:rsidR="00FE7622" w14:paraId="266A2C09"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204E57" w14:textId="50E9443C" w:rsidR="00FE7622" w:rsidRPr="00FE7622" w:rsidRDefault="00C47016" w:rsidP="008575DD">
            <w:pPr>
              <w:jc w:val="center"/>
              <w:rPr>
                <w:b w:val="0"/>
                <w:bCs w:val="0"/>
                <w:sz w:val="18"/>
                <w:szCs w:val="18"/>
              </w:rPr>
            </w:pPr>
            <w:r>
              <w:rPr>
                <w:b w:val="0"/>
                <w:bCs w:val="0"/>
                <w:sz w:val="18"/>
                <w:szCs w:val="18"/>
              </w:rPr>
              <w:t>clauses imposed major</w:t>
            </w:r>
          </w:p>
        </w:tc>
      </w:tr>
      <w:tr w:rsidR="00C47016" w14:paraId="2D285640"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0BA7BB3" w14:textId="38EA6300" w:rsidR="00C47016" w:rsidRDefault="00C47016" w:rsidP="008575DD">
            <w:pPr>
              <w:jc w:val="center"/>
              <w:rPr>
                <w:b w:val="0"/>
                <w:bCs w:val="0"/>
                <w:sz w:val="18"/>
                <w:szCs w:val="18"/>
              </w:rPr>
            </w:pPr>
            <w:r>
              <w:rPr>
                <w:b w:val="0"/>
                <w:bCs w:val="0"/>
                <w:sz w:val="18"/>
                <w:szCs w:val="18"/>
              </w:rPr>
              <w:t>Process planning consists</w:t>
            </w:r>
          </w:p>
        </w:tc>
      </w:tr>
      <w:tr w:rsidR="00C47016" w14:paraId="685AF7E0"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8588E61" w14:textId="75518135" w:rsidR="00C47016" w:rsidRDefault="00C47016" w:rsidP="008575DD">
            <w:pPr>
              <w:jc w:val="center"/>
              <w:rPr>
                <w:b w:val="0"/>
                <w:bCs w:val="0"/>
                <w:sz w:val="18"/>
                <w:szCs w:val="18"/>
              </w:rPr>
            </w:pPr>
            <w:r>
              <w:rPr>
                <w:b w:val="0"/>
                <w:bCs w:val="0"/>
                <w:sz w:val="18"/>
                <w:szCs w:val="18"/>
              </w:rPr>
              <w:t>budget chapters</w:t>
            </w:r>
          </w:p>
        </w:tc>
      </w:tr>
      <w:tr w:rsidR="00C47016" w14:paraId="7942B5BE"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AB4354" w14:textId="703D25B6" w:rsidR="00C47016" w:rsidRDefault="00C47016" w:rsidP="008575DD">
            <w:pPr>
              <w:jc w:val="center"/>
              <w:rPr>
                <w:b w:val="0"/>
                <w:bCs w:val="0"/>
                <w:sz w:val="18"/>
                <w:szCs w:val="18"/>
              </w:rPr>
            </w:pPr>
            <w:r>
              <w:rPr>
                <w:b w:val="0"/>
                <w:bCs w:val="0"/>
                <w:sz w:val="18"/>
                <w:szCs w:val="18"/>
              </w:rPr>
              <w:t>avoiding fluid leakage</w:t>
            </w:r>
          </w:p>
        </w:tc>
      </w:tr>
      <w:tr w:rsidR="00C47016" w14:paraId="6D30789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1B30E18" w14:textId="1962097E" w:rsidR="00C47016" w:rsidRDefault="00C47016" w:rsidP="008575DD">
            <w:pPr>
              <w:jc w:val="center"/>
              <w:rPr>
                <w:b w:val="0"/>
                <w:bCs w:val="0"/>
                <w:sz w:val="18"/>
                <w:szCs w:val="18"/>
              </w:rPr>
            </w:pPr>
            <w:r>
              <w:rPr>
                <w:b w:val="0"/>
                <w:bCs w:val="0"/>
                <w:sz w:val="18"/>
                <w:szCs w:val="18"/>
              </w:rPr>
              <w:t>considerable advantages</w:t>
            </w:r>
          </w:p>
        </w:tc>
      </w:tr>
      <w:tr w:rsidR="00C47016" w14:paraId="6630C32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2DC3D84" w14:textId="356591F5" w:rsidR="00C47016" w:rsidRDefault="00C47016" w:rsidP="008575DD">
            <w:pPr>
              <w:jc w:val="center"/>
              <w:rPr>
                <w:b w:val="0"/>
                <w:bCs w:val="0"/>
                <w:sz w:val="18"/>
                <w:szCs w:val="18"/>
              </w:rPr>
            </w:pPr>
            <w:r>
              <w:rPr>
                <w:b w:val="0"/>
                <w:bCs w:val="0"/>
                <w:sz w:val="18"/>
                <w:szCs w:val="18"/>
              </w:rPr>
              <w:t>project</w:t>
            </w:r>
          </w:p>
        </w:tc>
      </w:tr>
    </w:tbl>
    <w:p w14:paraId="31331005" w14:textId="2248977E" w:rsidR="008575DD" w:rsidRPr="00560BA3" w:rsidRDefault="008575DD" w:rsidP="00C47016"/>
    <w:p w14:paraId="7EBEE741" w14:textId="060836CE" w:rsidR="00614DC2" w:rsidRPr="00560BA3" w:rsidRDefault="00C47016" w:rsidP="00614DC2">
      <w:r>
        <w:t xml:space="preserve">Table </w:t>
      </w:r>
      <w:r>
        <w:fldChar w:fldCharType="begin"/>
      </w:r>
      <w:r>
        <w:instrText xml:space="preserve"> REF yake_20_kw \h </w:instrText>
      </w:r>
      <w:r>
        <w:fldChar w:fldCharType="separate"/>
      </w:r>
      <w:r w:rsidR="00D55F9E">
        <w:rPr>
          <w:noProof/>
        </w:rPr>
        <w:t>7</w:t>
      </w:r>
      <w:r>
        <w:fldChar w:fldCharType="end"/>
      </w:r>
      <w:r w:rsidR="00614DC2" w:rsidRPr="00560BA3">
        <w:t xml:space="preserve"> shows the results of my attempt to extract 20 keywords from the abstracts of an author who has</w:t>
      </w:r>
      <w:r>
        <w:t xml:space="preserve"> </w:t>
      </w:r>
      <w:r w:rsidR="00614DC2" w:rsidRPr="00560BA3">
        <w:t xml:space="preserve">10 publications. Starting from the fourteenth keyword, there are some phrases that are not only irrelevant as keywords, but also meaningless from a grammatical perspective, </w:t>
      </w:r>
      <w:r w:rsidR="00FE5FE9" w:rsidRPr="00560BA3">
        <w:t>for example</w:t>
      </w:r>
      <w:r w:rsidR="00614DC2" w:rsidRPr="00560BA3">
        <w:t xml:space="preserve"> “imposed major penalties” and “</w:t>
      </w:r>
      <w:r w:rsidR="005D26B6">
        <w:t>P</w:t>
      </w:r>
      <w:r w:rsidR="00614DC2" w:rsidRPr="00560BA3">
        <w:t>rocess planning consists”.</w:t>
      </w:r>
    </w:p>
    <w:p w14:paraId="77D1F059" w14:textId="117EDE63"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7C4917" w:rsidRPr="007C4917">
            <w:rPr>
              <w:color w:val="000000"/>
            </w:rPr>
            <w:t>Campos et al. (2020)</w:t>
          </w:r>
        </w:sdtContent>
      </w:sdt>
      <w:r w:rsidR="00A745C8" w:rsidRPr="00560BA3">
        <w:rPr>
          <w:color w:val="000000"/>
        </w:rPr>
        <w:t>, the creators of YAKE, observed that the vast majority of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338AE5AB" w:rsidR="00E90D3F"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7C4917" w:rsidRPr="007C4917">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w:t>
      </w:r>
      <w:r w:rsidR="007C5186" w:rsidRPr="00560BA3">
        <w:rPr>
          <w:color w:val="000000"/>
        </w:rPr>
        <w:lastRenderedPageBreak/>
        <w:t xml:space="preserve">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1182908" w14:textId="0836DB3F" w:rsidR="00945578" w:rsidRPr="00560BA3" w:rsidRDefault="000654B2" w:rsidP="000654B2">
      <w:pPr>
        <w:jc w:val="center"/>
        <w:rPr>
          <w:color w:val="000000"/>
        </w:rPr>
      </w:pPr>
      <w:r>
        <w:rPr>
          <w:color w:val="000000"/>
        </w:rPr>
        <w:t xml:space="preserve">Table </w:t>
      </w:r>
      <w:bookmarkStart w:id="63" w:name="dedup_comp"/>
      <w:r>
        <w:rPr>
          <w:color w:val="000000"/>
        </w:rPr>
        <w:fldChar w:fldCharType="begin"/>
      </w:r>
      <w:r>
        <w:rPr>
          <w:color w:val="000000"/>
        </w:rPr>
        <w:instrText xml:space="preserve"> SEQ TBL \* MERGEFORMAT </w:instrText>
      </w:r>
      <w:r>
        <w:rPr>
          <w:color w:val="000000"/>
        </w:rPr>
        <w:fldChar w:fldCharType="separate"/>
      </w:r>
      <w:r w:rsidR="00D55F9E">
        <w:rPr>
          <w:noProof/>
          <w:color w:val="000000"/>
        </w:rPr>
        <w:t>8</w:t>
      </w:r>
      <w:r>
        <w:rPr>
          <w:color w:val="000000"/>
        </w:rPr>
        <w:fldChar w:fldCharType="end"/>
      </w:r>
      <w:bookmarkEnd w:id="63"/>
      <w:r w:rsidRPr="00560BA3">
        <w:rPr>
          <w:color w:val="000000"/>
        </w:rPr>
        <w:t xml:space="preserve">: Comparison </w:t>
      </w:r>
      <w:r>
        <w:rPr>
          <w:color w:val="000000"/>
        </w:rPr>
        <w:t>among</w:t>
      </w:r>
      <w:r w:rsidRPr="00560BA3">
        <w:rPr>
          <w:color w:val="000000"/>
        </w:rPr>
        <w:t xml:space="preserve"> deduplication threshold values</w:t>
      </w:r>
    </w:p>
    <w:tbl>
      <w:tblPr>
        <w:tblStyle w:val="Tabelprimar2"/>
        <w:tblW w:w="0" w:type="auto"/>
        <w:jc w:val="center"/>
        <w:tblLook w:val="04A0" w:firstRow="1" w:lastRow="0" w:firstColumn="1" w:lastColumn="0" w:noHBand="0" w:noVBand="1"/>
      </w:tblPr>
      <w:tblGrid>
        <w:gridCol w:w="3006"/>
        <w:gridCol w:w="3006"/>
        <w:gridCol w:w="3007"/>
      </w:tblGrid>
      <w:tr w:rsidR="00945578" w14:paraId="595B33E7" w14:textId="77777777" w:rsidTr="009455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62F099B8" w14:textId="7C2B2B9B" w:rsidR="00945578" w:rsidRPr="00945578" w:rsidRDefault="00945578" w:rsidP="00B90828">
            <w:pPr>
              <w:jc w:val="center"/>
              <w:rPr>
                <w:color w:val="000000"/>
                <w:sz w:val="18"/>
                <w:szCs w:val="18"/>
              </w:rPr>
            </w:pPr>
            <w:r w:rsidRPr="00945578">
              <w:rPr>
                <w:color w:val="000000"/>
                <w:sz w:val="18"/>
                <w:szCs w:val="18"/>
              </w:rPr>
              <w:t>dedup_threshold = 0.2</w:t>
            </w:r>
          </w:p>
        </w:tc>
        <w:tc>
          <w:tcPr>
            <w:tcW w:w="3006" w:type="dxa"/>
          </w:tcPr>
          <w:p w14:paraId="43462593" w14:textId="449C0BC1"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r w:rsidRPr="00945578">
              <w:rPr>
                <w:color w:val="000000"/>
                <w:sz w:val="18"/>
                <w:szCs w:val="18"/>
              </w:rPr>
              <w:t>dedup_threshold = 0.</w:t>
            </w:r>
            <w:r>
              <w:rPr>
                <w:color w:val="000000"/>
                <w:sz w:val="18"/>
                <w:szCs w:val="18"/>
              </w:rPr>
              <w:t>5</w:t>
            </w:r>
          </w:p>
        </w:tc>
        <w:tc>
          <w:tcPr>
            <w:tcW w:w="3007" w:type="dxa"/>
          </w:tcPr>
          <w:p w14:paraId="751C4A4C" w14:textId="44705348"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r w:rsidRPr="00945578">
              <w:rPr>
                <w:color w:val="000000"/>
                <w:sz w:val="18"/>
                <w:szCs w:val="18"/>
              </w:rPr>
              <w:t>dedup_threshold = 0.</w:t>
            </w:r>
            <w:r>
              <w:rPr>
                <w:color w:val="000000"/>
                <w:sz w:val="18"/>
                <w:szCs w:val="18"/>
              </w:rPr>
              <w:t>8</w:t>
            </w:r>
          </w:p>
        </w:tc>
      </w:tr>
      <w:tr w:rsidR="00945578" w14:paraId="3EC5EC5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AE30D25" w14:textId="7386A969" w:rsidR="00945578" w:rsidRPr="002B7927" w:rsidRDefault="002B7927" w:rsidP="00B90828">
            <w:pPr>
              <w:jc w:val="center"/>
              <w:rPr>
                <w:b w:val="0"/>
                <w:bCs w:val="0"/>
                <w:color w:val="000000"/>
                <w:sz w:val="18"/>
                <w:szCs w:val="18"/>
              </w:rPr>
            </w:pPr>
            <w:r w:rsidRPr="002B7927">
              <w:rPr>
                <w:b w:val="0"/>
                <w:bCs w:val="0"/>
                <w:color w:val="000000"/>
                <w:sz w:val="18"/>
                <w:szCs w:val="18"/>
              </w:rPr>
              <w:t>Natural Language Processing</w:t>
            </w:r>
          </w:p>
        </w:tc>
        <w:tc>
          <w:tcPr>
            <w:tcW w:w="3006" w:type="dxa"/>
          </w:tcPr>
          <w:p w14:paraId="137C1152" w14:textId="2B2C5798"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c>
          <w:tcPr>
            <w:tcW w:w="3007" w:type="dxa"/>
          </w:tcPr>
          <w:p w14:paraId="19B13834" w14:textId="5F293D8E"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r>
      <w:tr w:rsidR="00945578" w14:paraId="59EEA28E"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A07DFED" w14:textId="6D809BC3" w:rsidR="00945578" w:rsidRPr="002B7927" w:rsidRDefault="002B7927" w:rsidP="00B90828">
            <w:pPr>
              <w:jc w:val="center"/>
              <w:rPr>
                <w:b w:val="0"/>
                <w:bCs w:val="0"/>
                <w:color w:val="000000"/>
                <w:sz w:val="18"/>
                <w:szCs w:val="18"/>
              </w:rPr>
            </w:pPr>
            <w:r>
              <w:rPr>
                <w:b w:val="0"/>
                <w:bCs w:val="0"/>
                <w:color w:val="000000"/>
                <w:sz w:val="18"/>
                <w:szCs w:val="18"/>
              </w:rPr>
              <w:t>Cohesion Network Analysis</w:t>
            </w:r>
          </w:p>
        </w:tc>
        <w:tc>
          <w:tcPr>
            <w:tcW w:w="3006" w:type="dxa"/>
          </w:tcPr>
          <w:p w14:paraId="2B2674A5" w14:textId="56538C44"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machine learning models</w:t>
            </w:r>
          </w:p>
        </w:tc>
        <w:tc>
          <w:tcPr>
            <w:tcW w:w="3007" w:type="dxa"/>
          </w:tcPr>
          <w:p w14:paraId="7D55A6D8" w14:textId="64CE36D2"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machine learning models</w:t>
            </w:r>
          </w:p>
        </w:tc>
      </w:tr>
      <w:tr w:rsidR="00945578" w14:paraId="2056E84F"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2DF059E" w14:textId="3C712D71" w:rsidR="00945578" w:rsidRPr="002B7927" w:rsidRDefault="002B7927" w:rsidP="00B90828">
            <w:pPr>
              <w:jc w:val="center"/>
              <w:rPr>
                <w:b w:val="0"/>
                <w:bCs w:val="0"/>
                <w:color w:val="000000"/>
                <w:sz w:val="18"/>
                <w:szCs w:val="18"/>
              </w:rPr>
            </w:pPr>
            <w:r>
              <w:rPr>
                <w:b w:val="0"/>
                <w:bCs w:val="0"/>
                <w:color w:val="000000"/>
                <w:sz w:val="18"/>
                <w:szCs w:val="18"/>
              </w:rPr>
              <w:t>FPGA Spartan III</w:t>
            </w:r>
          </w:p>
        </w:tc>
        <w:tc>
          <w:tcPr>
            <w:tcW w:w="3006" w:type="dxa"/>
          </w:tcPr>
          <w:p w14:paraId="30E744AF" w14:textId="606BE6A2"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Language Processing techniques</w:t>
            </w:r>
          </w:p>
        </w:tc>
        <w:tc>
          <w:tcPr>
            <w:tcW w:w="3007" w:type="dxa"/>
          </w:tcPr>
          <w:p w14:paraId="3342AF96" w14:textId="1334329A"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w:t>
            </w:r>
          </w:p>
        </w:tc>
      </w:tr>
      <w:tr w:rsidR="00945578" w14:paraId="61A54DE3"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1AD7DF" w14:textId="23CBA138" w:rsidR="00945578" w:rsidRPr="002B7927" w:rsidRDefault="002B7927" w:rsidP="00B90828">
            <w:pPr>
              <w:jc w:val="center"/>
              <w:rPr>
                <w:b w:val="0"/>
                <w:bCs w:val="0"/>
                <w:color w:val="000000"/>
                <w:sz w:val="18"/>
                <w:szCs w:val="18"/>
              </w:rPr>
            </w:pPr>
            <w:r>
              <w:rPr>
                <w:b w:val="0"/>
                <w:bCs w:val="0"/>
                <w:color w:val="000000"/>
                <w:sz w:val="18"/>
                <w:szCs w:val="18"/>
              </w:rPr>
              <w:t>models</w:t>
            </w:r>
          </w:p>
        </w:tc>
        <w:tc>
          <w:tcPr>
            <w:tcW w:w="3006" w:type="dxa"/>
          </w:tcPr>
          <w:p w14:paraId="3DD85031" w14:textId="656EFDBF"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c>
          <w:tcPr>
            <w:tcW w:w="3007" w:type="dxa"/>
          </w:tcPr>
          <w:p w14:paraId="2E893AE6" w14:textId="78B373B1"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Language Processing</w:t>
            </w:r>
          </w:p>
        </w:tc>
      </w:tr>
      <w:tr w:rsidR="00945578" w14:paraId="0C26A44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DA9F07B" w14:textId="7ADE990E" w:rsidR="00945578" w:rsidRPr="002B7927" w:rsidRDefault="002B7927" w:rsidP="00B90828">
            <w:pPr>
              <w:jc w:val="center"/>
              <w:rPr>
                <w:b w:val="0"/>
                <w:bCs w:val="0"/>
                <w:color w:val="000000"/>
                <w:sz w:val="18"/>
                <w:szCs w:val="18"/>
              </w:rPr>
            </w:pPr>
            <w:r>
              <w:rPr>
                <w:b w:val="0"/>
                <w:bCs w:val="0"/>
                <w:color w:val="000000"/>
                <w:sz w:val="18"/>
                <w:szCs w:val="18"/>
              </w:rPr>
              <w:t>NLP</w:t>
            </w:r>
          </w:p>
        </w:tc>
        <w:tc>
          <w:tcPr>
            <w:tcW w:w="3006" w:type="dxa"/>
          </w:tcPr>
          <w:p w14:paraId="1B7B718F" w14:textId="3251BD05"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c>
          <w:tcPr>
            <w:tcW w:w="3007" w:type="dxa"/>
          </w:tcPr>
          <w:p w14:paraId="69C02A60" w14:textId="5312703F"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Language Processing</w:t>
            </w:r>
            <w:r>
              <w:rPr>
                <w:color w:val="000000"/>
                <w:sz w:val="18"/>
                <w:szCs w:val="18"/>
              </w:rPr>
              <w:t xml:space="preserve"> techniques</w:t>
            </w:r>
          </w:p>
        </w:tc>
      </w:tr>
      <w:tr w:rsidR="00945578" w14:paraId="5BE2DEF7"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78235C" w14:textId="36E84B19" w:rsidR="00945578" w:rsidRPr="002B7927" w:rsidRDefault="002B7927" w:rsidP="00B90828">
            <w:pPr>
              <w:jc w:val="center"/>
              <w:rPr>
                <w:b w:val="0"/>
                <w:bCs w:val="0"/>
                <w:color w:val="000000"/>
                <w:sz w:val="18"/>
                <w:szCs w:val="18"/>
              </w:rPr>
            </w:pPr>
            <w:r>
              <w:rPr>
                <w:b w:val="0"/>
                <w:bCs w:val="0"/>
                <w:color w:val="000000"/>
                <w:sz w:val="18"/>
                <w:szCs w:val="18"/>
              </w:rPr>
              <w:t>data</w:t>
            </w:r>
          </w:p>
        </w:tc>
        <w:tc>
          <w:tcPr>
            <w:tcW w:w="3006" w:type="dxa"/>
          </w:tcPr>
          <w:p w14:paraId="38F160C8" w14:textId="65A30286"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c>
          <w:tcPr>
            <w:tcW w:w="3007" w:type="dxa"/>
          </w:tcPr>
          <w:p w14:paraId="1F1AA2C3" w14:textId="70A1E978"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r>
      <w:tr w:rsidR="002B7927" w14:paraId="71979639"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2990988D" w14:textId="1C407718" w:rsidR="002B7927" w:rsidRPr="002B7927" w:rsidRDefault="002B7927" w:rsidP="002B7927">
            <w:pPr>
              <w:jc w:val="center"/>
              <w:rPr>
                <w:b w:val="0"/>
                <w:bCs w:val="0"/>
                <w:color w:val="000000"/>
                <w:sz w:val="18"/>
                <w:szCs w:val="18"/>
              </w:rPr>
            </w:pPr>
            <w:r>
              <w:rPr>
                <w:b w:val="0"/>
                <w:bCs w:val="0"/>
                <w:color w:val="000000"/>
                <w:sz w:val="18"/>
                <w:szCs w:val="18"/>
              </w:rPr>
              <w:t>learning techniques</w:t>
            </w:r>
          </w:p>
        </w:tc>
        <w:tc>
          <w:tcPr>
            <w:tcW w:w="3006" w:type="dxa"/>
          </w:tcPr>
          <w:p w14:paraId="2B392580" w14:textId="40479A33"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c>
          <w:tcPr>
            <w:tcW w:w="3007" w:type="dxa"/>
          </w:tcPr>
          <w:p w14:paraId="4A6075E4" w14:textId="70B6C921"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 models</w:t>
            </w:r>
          </w:p>
        </w:tc>
      </w:tr>
      <w:tr w:rsidR="002B7927" w14:paraId="0DD092BF"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5F6B0636" w14:textId="0F4AFBCF" w:rsidR="002B7927" w:rsidRPr="002B7927" w:rsidRDefault="002B7927" w:rsidP="002B7927">
            <w:pPr>
              <w:jc w:val="center"/>
              <w:rPr>
                <w:b w:val="0"/>
                <w:bCs w:val="0"/>
                <w:color w:val="000000"/>
                <w:sz w:val="18"/>
                <w:szCs w:val="18"/>
              </w:rPr>
            </w:pPr>
            <w:r>
              <w:rPr>
                <w:b w:val="0"/>
                <w:bCs w:val="0"/>
                <w:color w:val="000000"/>
                <w:sz w:val="18"/>
                <w:szCs w:val="18"/>
              </w:rPr>
              <w:t>system</w:t>
            </w:r>
          </w:p>
        </w:tc>
        <w:tc>
          <w:tcPr>
            <w:tcW w:w="3006" w:type="dxa"/>
          </w:tcPr>
          <w:p w14:paraId="27DA290D" w14:textId="79614198"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game learning environment</w:t>
            </w:r>
          </w:p>
        </w:tc>
        <w:tc>
          <w:tcPr>
            <w:tcW w:w="3007" w:type="dxa"/>
          </w:tcPr>
          <w:p w14:paraId="77658C9E" w14:textId="24A1AF70"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trained </w:t>
            </w:r>
            <w:r>
              <w:rPr>
                <w:color w:val="000000"/>
                <w:sz w:val="18"/>
                <w:szCs w:val="18"/>
              </w:rPr>
              <w:t>language models</w:t>
            </w:r>
          </w:p>
        </w:tc>
      </w:tr>
      <w:tr w:rsidR="002B7927" w14:paraId="6B248EA4"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59A5AEB" w14:textId="18F6AE00" w:rsidR="002B7927" w:rsidRPr="002B7927" w:rsidRDefault="002B7927" w:rsidP="002B7927">
            <w:pPr>
              <w:jc w:val="center"/>
              <w:rPr>
                <w:b w:val="0"/>
                <w:bCs w:val="0"/>
                <w:color w:val="000000"/>
                <w:sz w:val="18"/>
                <w:szCs w:val="18"/>
              </w:rPr>
            </w:pPr>
            <w:r>
              <w:rPr>
                <w:b w:val="0"/>
                <w:bCs w:val="0"/>
                <w:color w:val="000000"/>
                <w:sz w:val="18"/>
                <w:szCs w:val="18"/>
              </w:rPr>
              <w:t>BERT</w:t>
            </w:r>
          </w:p>
        </w:tc>
        <w:tc>
          <w:tcPr>
            <w:tcW w:w="3006" w:type="dxa"/>
          </w:tcPr>
          <w:p w14:paraId="5D9E9F51" w14:textId="0A43058E"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models</w:t>
            </w:r>
          </w:p>
        </w:tc>
        <w:tc>
          <w:tcPr>
            <w:tcW w:w="3007" w:type="dxa"/>
          </w:tcPr>
          <w:p w14:paraId="2952DE3D" w14:textId="3F16EAF7"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r>
      <w:tr w:rsidR="002B7927" w14:paraId="6473B84B"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4812A87" w14:textId="0841AAD8" w:rsidR="002B7927" w:rsidRPr="002B7927" w:rsidRDefault="002B7927" w:rsidP="002B7927">
            <w:pPr>
              <w:jc w:val="center"/>
              <w:rPr>
                <w:b w:val="0"/>
                <w:bCs w:val="0"/>
                <w:color w:val="000000"/>
                <w:sz w:val="18"/>
                <w:szCs w:val="18"/>
              </w:rPr>
            </w:pPr>
            <w:r>
              <w:rPr>
                <w:b w:val="0"/>
                <w:bCs w:val="0"/>
                <w:color w:val="000000"/>
                <w:sz w:val="18"/>
                <w:szCs w:val="18"/>
              </w:rPr>
              <w:t>finetuned BERT model</w:t>
            </w:r>
          </w:p>
        </w:tc>
        <w:tc>
          <w:tcPr>
            <w:tcW w:w="3006" w:type="dxa"/>
          </w:tcPr>
          <w:p w14:paraId="1A496E1D" w14:textId="45DC94C7"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BERT model</w:t>
            </w:r>
          </w:p>
        </w:tc>
        <w:tc>
          <w:tcPr>
            <w:tcW w:w="3007" w:type="dxa"/>
          </w:tcPr>
          <w:p w14:paraId="0E1205C3" w14:textId="716F27E2"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processing tools</w:t>
            </w:r>
          </w:p>
        </w:tc>
      </w:tr>
      <w:tr w:rsidR="002B7927" w14:paraId="6285171A"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467206C3" w14:textId="38037EC1" w:rsidR="002B7927" w:rsidRPr="002B7927" w:rsidRDefault="002B7927" w:rsidP="002B7927">
            <w:pPr>
              <w:jc w:val="center"/>
              <w:rPr>
                <w:b w:val="0"/>
                <w:bCs w:val="0"/>
                <w:color w:val="000000"/>
                <w:sz w:val="18"/>
                <w:szCs w:val="18"/>
              </w:rPr>
            </w:pPr>
            <w:r>
              <w:rPr>
                <w:b w:val="0"/>
                <w:bCs w:val="0"/>
                <w:color w:val="000000"/>
                <w:sz w:val="18"/>
                <w:szCs w:val="18"/>
              </w:rPr>
              <w:t>information</w:t>
            </w:r>
          </w:p>
        </w:tc>
        <w:tc>
          <w:tcPr>
            <w:tcW w:w="3006" w:type="dxa"/>
          </w:tcPr>
          <w:p w14:paraId="1F7A47CD" w14:textId="44DD9FD0"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cellular automata</w:t>
            </w:r>
            <w:r>
              <w:rPr>
                <w:color w:val="000000"/>
                <w:sz w:val="18"/>
                <w:szCs w:val="18"/>
              </w:rPr>
              <w:t xml:space="preserve"> model</w:t>
            </w:r>
          </w:p>
        </w:tc>
        <w:tc>
          <w:tcPr>
            <w:tcW w:w="3007" w:type="dxa"/>
          </w:tcPr>
          <w:p w14:paraId="31213899" w14:textId="5D9B1EE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BERT language model</w:t>
            </w:r>
          </w:p>
        </w:tc>
      </w:tr>
      <w:tr w:rsidR="002B7927" w14:paraId="026A07EA"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26D43243" w14:textId="3CFB69A6" w:rsidR="002B7927" w:rsidRPr="002B7927" w:rsidRDefault="002B7927" w:rsidP="002B7927">
            <w:pPr>
              <w:jc w:val="center"/>
              <w:rPr>
                <w:b w:val="0"/>
                <w:bCs w:val="0"/>
                <w:color w:val="000000"/>
                <w:sz w:val="18"/>
                <w:szCs w:val="18"/>
              </w:rPr>
            </w:pPr>
            <w:r>
              <w:rPr>
                <w:b w:val="0"/>
                <w:bCs w:val="0"/>
                <w:color w:val="000000"/>
                <w:sz w:val="18"/>
                <w:szCs w:val="18"/>
              </w:rPr>
              <w:t>development</w:t>
            </w:r>
          </w:p>
        </w:tc>
        <w:tc>
          <w:tcPr>
            <w:tcW w:w="3006" w:type="dxa"/>
          </w:tcPr>
          <w:p w14:paraId="35990ACF" w14:textId="600886EA"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neural network models</w:t>
            </w:r>
          </w:p>
        </w:tc>
        <w:tc>
          <w:tcPr>
            <w:tcW w:w="3007" w:type="dxa"/>
          </w:tcPr>
          <w:p w14:paraId="4B407234" w14:textId="436FB5D3"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r>
      <w:tr w:rsidR="002B7927" w14:paraId="29FD7C1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8BE5960" w14:textId="5DFB544C" w:rsidR="002B7927" w:rsidRPr="002B7927" w:rsidRDefault="002B7927" w:rsidP="002B7927">
            <w:pPr>
              <w:jc w:val="center"/>
              <w:rPr>
                <w:b w:val="0"/>
                <w:bCs w:val="0"/>
                <w:color w:val="000000"/>
                <w:sz w:val="18"/>
                <w:szCs w:val="18"/>
              </w:rPr>
            </w:pPr>
            <w:r>
              <w:rPr>
                <w:b w:val="0"/>
                <w:bCs w:val="0"/>
                <w:color w:val="000000"/>
                <w:sz w:val="18"/>
                <w:szCs w:val="18"/>
              </w:rPr>
              <w:t>Graph Convolutional Network</w:t>
            </w:r>
          </w:p>
        </w:tc>
        <w:tc>
          <w:tcPr>
            <w:tcW w:w="3006" w:type="dxa"/>
          </w:tcPr>
          <w:p w14:paraId="797788A6" w14:textId="42DBA78C"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interactive natural language</w:t>
            </w:r>
          </w:p>
        </w:tc>
        <w:tc>
          <w:tcPr>
            <w:tcW w:w="3007" w:type="dxa"/>
          </w:tcPr>
          <w:p w14:paraId="79C231CD" w14:textId="0304AA0A"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r>
      <w:tr w:rsidR="002B7927" w14:paraId="601D6CB9"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C8E2025" w14:textId="7622E4CB" w:rsidR="002B7927" w:rsidRPr="002B7927" w:rsidRDefault="002B7927" w:rsidP="002B7927">
            <w:pPr>
              <w:jc w:val="center"/>
              <w:rPr>
                <w:b w:val="0"/>
                <w:bCs w:val="0"/>
                <w:color w:val="000000"/>
                <w:sz w:val="18"/>
                <w:szCs w:val="18"/>
              </w:rPr>
            </w:pPr>
            <w:r>
              <w:rPr>
                <w:b w:val="0"/>
                <w:bCs w:val="0"/>
                <w:color w:val="000000"/>
                <w:sz w:val="18"/>
                <w:szCs w:val="18"/>
              </w:rPr>
              <w:t>social</w:t>
            </w:r>
          </w:p>
        </w:tc>
        <w:tc>
          <w:tcPr>
            <w:tcW w:w="3006" w:type="dxa"/>
          </w:tcPr>
          <w:p w14:paraId="73742892" w14:textId="01F7B981"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Smart Learning Ecosystems</w:t>
            </w:r>
          </w:p>
        </w:tc>
        <w:tc>
          <w:tcPr>
            <w:tcW w:w="3007" w:type="dxa"/>
          </w:tcPr>
          <w:p w14:paraId="4A455011" w14:textId="76BFECD6"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w:t>
            </w:r>
          </w:p>
        </w:tc>
      </w:tr>
      <w:tr w:rsidR="002B7927" w14:paraId="7609DDD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7B1AB001" w14:textId="3811C2D9" w:rsidR="002B7927" w:rsidRPr="002B7927" w:rsidRDefault="002B7927" w:rsidP="002B7927">
            <w:pPr>
              <w:jc w:val="center"/>
              <w:rPr>
                <w:b w:val="0"/>
                <w:bCs w:val="0"/>
                <w:color w:val="000000"/>
                <w:sz w:val="18"/>
                <w:szCs w:val="18"/>
              </w:rPr>
            </w:pPr>
            <w:r>
              <w:rPr>
                <w:b w:val="0"/>
                <w:bCs w:val="0"/>
                <w:color w:val="000000"/>
                <w:sz w:val="18"/>
                <w:szCs w:val="18"/>
              </w:rPr>
              <w:t>cellular automata hardware</w:t>
            </w:r>
          </w:p>
        </w:tc>
        <w:tc>
          <w:tcPr>
            <w:tcW w:w="3006" w:type="dxa"/>
          </w:tcPr>
          <w:p w14:paraId="49DF0E2C" w14:textId="33EDB0C6"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Latent Semantic Analysis</w:t>
            </w:r>
          </w:p>
        </w:tc>
        <w:tc>
          <w:tcPr>
            <w:tcW w:w="3007" w:type="dxa"/>
          </w:tcPr>
          <w:p w14:paraId="0D2F98E9" w14:textId="1F4F7DB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game learning environment</w:t>
            </w:r>
          </w:p>
        </w:tc>
      </w:tr>
    </w:tbl>
    <w:p w14:paraId="025D25E7" w14:textId="0B08C4E5" w:rsidR="004C03DA" w:rsidRPr="00560BA3" w:rsidRDefault="004C03DA" w:rsidP="00B90828">
      <w:pPr>
        <w:jc w:val="center"/>
        <w:rPr>
          <w:color w:val="000000"/>
        </w:rPr>
      </w:pPr>
    </w:p>
    <w:p w14:paraId="4280F661" w14:textId="680B10E4" w:rsidR="00261BA9" w:rsidRPr="00560BA3" w:rsidRDefault="000654B2" w:rsidP="00261BA9">
      <w:pPr>
        <w:rPr>
          <w:color w:val="000000"/>
        </w:rPr>
      </w:pPr>
      <w:r>
        <w:rPr>
          <w:color w:val="000000"/>
        </w:rPr>
        <w:t xml:space="preserve">Table </w:t>
      </w:r>
      <w:r>
        <w:rPr>
          <w:color w:val="000000"/>
        </w:rPr>
        <w:fldChar w:fldCharType="begin"/>
      </w:r>
      <w:r>
        <w:rPr>
          <w:color w:val="000000"/>
        </w:rPr>
        <w:instrText xml:space="preserve"> REF dedup_comp \h </w:instrText>
      </w:r>
      <w:r>
        <w:rPr>
          <w:color w:val="000000"/>
        </w:rPr>
      </w:r>
      <w:r>
        <w:rPr>
          <w:color w:val="000000"/>
        </w:rPr>
        <w:fldChar w:fldCharType="separate"/>
      </w:r>
      <w:r w:rsidR="00D55F9E">
        <w:rPr>
          <w:noProof/>
          <w:color w:val="000000"/>
        </w:rPr>
        <w:t>8</w:t>
      </w:r>
      <w:r>
        <w:rPr>
          <w:color w:val="000000"/>
        </w:rPr>
        <w:fldChar w:fldCharType="end"/>
      </w:r>
      <w:r w:rsidR="00261BA9"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w:t>
      </w:r>
      <w:r w:rsidR="00E56566">
        <w:rPr>
          <w:color w:val="000000"/>
        </w:rPr>
        <w:t>column</w:t>
      </w:r>
      <w:r w:rsidR="00D861FF" w:rsidRPr="00560BA3">
        <w:rPr>
          <w:color w:val="000000"/>
        </w:rPr>
        <w:t>,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Pr="00560BA3">
        <w:rPr>
          <w:color w:val="000000"/>
        </w:rPr>
        <w:t>center</w:t>
      </w:r>
      <w:r w:rsidR="00E56566">
        <w:rPr>
          <w:color w:val="000000"/>
        </w:rPr>
        <w:t xml:space="preserve"> column</w:t>
      </w:r>
      <w:r w:rsidR="00C34003" w:rsidRPr="00560BA3">
        <w:rPr>
          <w:color w:val="000000"/>
        </w:rPr>
        <w:t xml:space="preserve"> of the </w:t>
      </w:r>
      <w:r>
        <w:rPr>
          <w:color w:val="000000"/>
        </w:rPr>
        <w:t>table</w:t>
      </w:r>
      <w:r w:rsidR="00C34003" w:rsidRPr="00560BA3">
        <w:rPr>
          <w:color w:val="000000"/>
        </w:rPr>
        <w:t xml:space="preserv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64" w:name="_Toc169986800"/>
      <w:r w:rsidRPr="00560BA3">
        <w:t xml:space="preserve">Topic </w:t>
      </w:r>
      <w:r w:rsidR="0019093F">
        <w:t>M</w:t>
      </w:r>
      <w:r w:rsidR="0019093F" w:rsidRPr="00560BA3">
        <w:t xml:space="preserve">odeling </w:t>
      </w:r>
      <w:r w:rsidRPr="00560BA3">
        <w:t>with Latent Dirichlet Allocation</w:t>
      </w:r>
      <w:bookmarkEnd w:id="64"/>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r w:rsidR="00E56B2A" w:rsidRPr="00560BA3">
        <w:t>as long as the preprocessing step brings the corpus to an adequate form</w:t>
      </w:r>
      <w:r w:rsidR="000A08F3" w:rsidRPr="00560BA3">
        <w:t>.</w:t>
      </w:r>
    </w:p>
    <w:p w14:paraId="22C0B3B5" w14:textId="0B666C5A" w:rsidR="00E56B2A" w:rsidRPr="00560BA3" w:rsidRDefault="00E56B2A" w:rsidP="00E56B2A">
      <w:pPr>
        <w:pStyle w:val="Titlu3"/>
      </w:pPr>
      <w:bookmarkStart w:id="65" w:name="_Ref169535291"/>
      <w:bookmarkStart w:id="66" w:name="_Toc169986801"/>
      <w:r w:rsidRPr="00560BA3">
        <w:lastRenderedPageBreak/>
        <w:t>Preprocessing</w:t>
      </w:r>
      <w:bookmarkEnd w:id="65"/>
      <w:bookmarkEnd w:id="66"/>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t xml:space="preserve">The </w:t>
      </w:r>
      <w:r w:rsidR="003F7DAE" w:rsidRPr="00560BA3">
        <w:t>named entity removal</w:t>
      </w:r>
      <w:r w:rsidR="00644A8E" w:rsidRPr="00560BA3">
        <w:t xml:space="preserve"> is </w:t>
      </w:r>
      <w:r w:rsidR="003F7DAE" w:rsidRPr="00560BA3">
        <w:t xml:space="preserve">also </w:t>
      </w:r>
      <w:r w:rsidR="00644A8E" w:rsidRPr="00560BA3">
        <w:t>similar to the implementation described in the previous chapter about YAKE, as I removed the same entities.</w:t>
      </w:r>
    </w:p>
    <w:p w14:paraId="79F4CFD0" w14:textId="44EB4969"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7C4917">
            <w:rPr>
              <w:rFonts w:eastAsia="Times New Roman"/>
            </w:rPr>
            <w:t>Justeson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736BB826" w:rsidR="00E37E78"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all of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7C4917">
            <w:rPr>
              <w:rFonts w:eastAsia="Times New Roman"/>
            </w:rPr>
            <w:t>(Justeson &amp; Katz, 1995)</w:t>
          </w:r>
        </w:sdtContent>
      </w:sdt>
      <w:r w:rsidR="00CD478C" w:rsidRPr="00560BA3">
        <w:t>.</w:t>
      </w:r>
    </w:p>
    <w:p w14:paraId="729FD00B" w14:textId="43830A36" w:rsidR="0026084A" w:rsidRPr="00560BA3" w:rsidRDefault="0026084A" w:rsidP="0026084A">
      <w:pPr>
        <w:jc w:val="center"/>
      </w:pPr>
      <w:r>
        <w:t xml:space="preserve">Table </w:t>
      </w:r>
      <w:bookmarkStart w:id="67" w:name="lda_unigrams"/>
      <w:r>
        <w:fldChar w:fldCharType="begin"/>
      </w:r>
      <w:r>
        <w:instrText xml:space="preserve"> SEQ TBL \* MERGEFORMAT </w:instrText>
      </w:r>
      <w:r>
        <w:fldChar w:fldCharType="separate"/>
      </w:r>
      <w:r w:rsidR="00D55F9E">
        <w:rPr>
          <w:noProof/>
        </w:rPr>
        <w:t>9</w:t>
      </w:r>
      <w:r>
        <w:fldChar w:fldCharType="end"/>
      </w:r>
      <w:bookmarkEnd w:id="67"/>
      <w:r w:rsidRPr="00560BA3">
        <w:t>: Comparison between LDA with and without unigrams</w:t>
      </w:r>
    </w:p>
    <w:tbl>
      <w:tblPr>
        <w:tblStyle w:val="Tabelprimar2"/>
        <w:tblW w:w="0" w:type="auto"/>
        <w:jc w:val="center"/>
        <w:tblLook w:val="04A0" w:firstRow="1" w:lastRow="0" w:firstColumn="1" w:lastColumn="0" w:noHBand="0" w:noVBand="1"/>
      </w:tblPr>
      <w:tblGrid>
        <w:gridCol w:w="4509"/>
        <w:gridCol w:w="4510"/>
      </w:tblGrid>
      <w:tr w:rsidR="00E76A29" w14:paraId="764E51FD" w14:textId="77777777" w:rsidTr="00E76A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10EE3809" w14:textId="3855AF2C" w:rsidR="00E76A29" w:rsidRPr="00E76A29" w:rsidRDefault="00E76A29" w:rsidP="005319A9">
            <w:pPr>
              <w:jc w:val="center"/>
              <w:rPr>
                <w:b w:val="0"/>
                <w:bCs w:val="0"/>
                <w:sz w:val="18"/>
                <w:szCs w:val="18"/>
              </w:rPr>
            </w:pPr>
            <w:r>
              <w:rPr>
                <w:b w:val="0"/>
                <w:bCs w:val="0"/>
                <w:sz w:val="18"/>
                <w:szCs w:val="18"/>
              </w:rPr>
              <w:t>SYSTEM</w:t>
            </w:r>
          </w:p>
        </w:tc>
        <w:tc>
          <w:tcPr>
            <w:tcW w:w="4510" w:type="dxa"/>
          </w:tcPr>
          <w:p w14:paraId="1DE85D41" w14:textId="70983A31" w:rsidR="00E76A29" w:rsidRPr="00E76A29" w:rsidRDefault="00E76A29" w:rsidP="005319A9">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76A29">
              <w:rPr>
                <w:b w:val="0"/>
                <w:bCs w:val="0"/>
                <w:sz w:val="18"/>
                <w:szCs w:val="18"/>
              </w:rPr>
              <w:t>COMPUTER SUPPORTED COLLABORATIVE LEARNING</w:t>
            </w:r>
          </w:p>
        </w:tc>
      </w:tr>
      <w:tr w:rsidR="00E76A29" w14:paraId="5426269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5AC4CC6" w14:textId="338F71BA" w:rsidR="00E76A29" w:rsidRPr="00E76A29" w:rsidRDefault="00E76A29" w:rsidP="005319A9">
            <w:pPr>
              <w:jc w:val="center"/>
              <w:rPr>
                <w:b w:val="0"/>
                <w:bCs w:val="0"/>
                <w:sz w:val="18"/>
                <w:szCs w:val="18"/>
              </w:rPr>
            </w:pPr>
            <w:r w:rsidRPr="00E76A29">
              <w:rPr>
                <w:b w:val="0"/>
                <w:bCs w:val="0"/>
                <w:sz w:val="18"/>
                <w:szCs w:val="18"/>
              </w:rPr>
              <w:t>MODEL</w:t>
            </w:r>
          </w:p>
        </w:tc>
        <w:tc>
          <w:tcPr>
            <w:tcW w:w="4510" w:type="dxa"/>
          </w:tcPr>
          <w:p w14:paraId="2E0A1721" w14:textId="60A67B20"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E76A29" w14:paraId="3018AD22"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56A3C513" w14:textId="20DACC13" w:rsidR="00E76A29" w:rsidRPr="00E76A29" w:rsidRDefault="00E76A29" w:rsidP="005319A9">
            <w:pPr>
              <w:jc w:val="center"/>
              <w:rPr>
                <w:b w:val="0"/>
                <w:bCs w:val="0"/>
                <w:sz w:val="18"/>
                <w:szCs w:val="18"/>
              </w:rPr>
            </w:pPr>
            <w:r>
              <w:rPr>
                <w:b w:val="0"/>
                <w:bCs w:val="0"/>
                <w:sz w:val="18"/>
                <w:szCs w:val="18"/>
              </w:rPr>
              <w:t>METHOD</w:t>
            </w:r>
          </w:p>
        </w:tc>
        <w:tc>
          <w:tcPr>
            <w:tcW w:w="4510" w:type="dxa"/>
          </w:tcPr>
          <w:p w14:paraId="63CC4FA7" w14:textId="28C9E3F1"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E76A29" w14:paraId="0DFED27D"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B6C7AB" w14:textId="4F24B624" w:rsidR="00E76A29" w:rsidRPr="00E76A29" w:rsidRDefault="00E76A29" w:rsidP="005319A9">
            <w:pPr>
              <w:jc w:val="center"/>
              <w:rPr>
                <w:b w:val="0"/>
                <w:bCs w:val="0"/>
                <w:sz w:val="18"/>
                <w:szCs w:val="18"/>
              </w:rPr>
            </w:pPr>
            <w:r>
              <w:rPr>
                <w:b w:val="0"/>
                <w:bCs w:val="0"/>
                <w:sz w:val="18"/>
                <w:szCs w:val="18"/>
              </w:rPr>
              <w:t>ANALYSIS</w:t>
            </w:r>
          </w:p>
        </w:tc>
        <w:tc>
          <w:tcPr>
            <w:tcW w:w="4510" w:type="dxa"/>
          </w:tcPr>
          <w:p w14:paraId="2816CE8D" w14:textId="35F789F5"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E76A29" w14:paraId="7E55C4C3"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03DDC208" w14:textId="0DC8A525" w:rsidR="00E76A29" w:rsidRPr="00E76A29" w:rsidRDefault="00E76A29" w:rsidP="005319A9">
            <w:pPr>
              <w:jc w:val="center"/>
              <w:rPr>
                <w:b w:val="0"/>
                <w:bCs w:val="0"/>
                <w:sz w:val="18"/>
                <w:szCs w:val="18"/>
              </w:rPr>
            </w:pPr>
            <w:r>
              <w:rPr>
                <w:b w:val="0"/>
                <w:bCs w:val="0"/>
                <w:sz w:val="18"/>
                <w:szCs w:val="18"/>
              </w:rPr>
              <w:t>KNOWLEDGE</w:t>
            </w:r>
          </w:p>
        </w:tc>
        <w:tc>
          <w:tcPr>
            <w:tcW w:w="4510" w:type="dxa"/>
          </w:tcPr>
          <w:p w14:paraId="6D695E5B" w14:textId="5671B08C"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E76A29" w14:paraId="01B5FF82"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B6A68D9" w14:textId="6C5E7B25" w:rsidR="00E76A29" w:rsidRPr="00E76A29" w:rsidRDefault="00E76A29" w:rsidP="005319A9">
            <w:pPr>
              <w:jc w:val="center"/>
              <w:rPr>
                <w:b w:val="0"/>
                <w:bCs w:val="0"/>
                <w:sz w:val="18"/>
                <w:szCs w:val="18"/>
              </w:rPr>
            </w:pPr>
            <w:r>
              <w:rPr>
                <w:b w:val="0"/>
                <w:bCs w:val="0"/>
                <w:sz w:val="18"/>
                <w:szCs w:val="18"/>
              </w:rPr>
              <w:t>LANGUAGE</w:t>
            </w:r>
          </w:p>
        </w:tc>
        <w:tc>
          <w:tcPr>
            <w:tcW w:w="4510" w:type="dxa"/>
          </w:tcPr>
          <w:p w14:paraId="7C4517FB" w14:textId="0C1F3F39"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E76A29" w14:paraId="7C401B94"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E17D380" w14:textId="0D06453C" w:rsidR="00E76A29" w:rsidRPr="00E76A29" w:rsidRDefault="00E76A29" w:rsidP="005319A9">
            <w:pPr>
              <w:jc w:val="center"/>
              <w:rPr>
                <w:b w:val="0"/>
                <w:bCs w:val="0"/>
                <w:sz w:val="18"/>
                <w:szCs w:val="18"/>
              </w:rPr>
            </w:pPr>
            <w:r>
              <w:rPr>
                <w:b w:val="0"/>
                <w:bCs w:val="0"/>
                <w:sz w:val="18"/>
                <w:szCs w:val="18"/>
              </w:rPr>
              <w:t>USER</w:t>
            </w:r>
          </w:p>
        </w:tc>
        <w:tc>
          <w:tcPr>
            <w:tcW w:w="4510" w:type="dxa"/>
          </w:tcPr>
          <w:p w14:paraId="3319B4F6" w14:textId="74E7E02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E76A29" w14:paraId="51DE9C85"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26EF148" w14:textId="31DADB83" w:rsidR="00E76A29" w:rsidRPr="00E76A29" w:rsidRDefault="00E76A29" w:rsidP="005319A9">
            <w:pPr>
              <w:jc w:val="center"/>
              <w:rPr>
                <w:b w:val="0"/>
                <w:bCs w:val="0"/>
                <w:sz w:val="18"/>
                <w:szCs w:val="18"/>
              </w:rPr>
            </w:pPr>
            <w:r>
              <w:rPr>
                <w:b w:val="0"/>
                <w:bCs w:val="0"/>
                <w:sz w:val="18"/>
                <w:szCs w:val="18"/>
              </w:rPr>
              <w:t>INFORMATION</w:t>
            </w:r>
          </w:p>
        </w:tc>
        <w:tc>
          <w:tcPr>
            <w:tcW w:w="4510" w:type="dxa"/>
          </w:tcPr>
          <w:p w14:paraId="352B1C04" w14:textId="0C04CF93"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E76A29" w14:paraId="30C25890"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642776B3" w14:textId="06E813A0" w:rsidR="00E76A29" w:rsidRPr="00E76A29" w:rsidRDefault="00E76A29" w:rsidP="005319A9">
            <w:pPr>
              <w:jc w:val="center"/>
              <w:rPr>
                <w:b w:val="0"/>
                <w:bCs w:val="0"/>
                <w:sz w:val="18"/>
                <w:szCs w:val="18"/>
              </w:rPr>
            </w:pPr>
            <w:r>
              <w:rPr>
                <w:b w:val="0"/>
                <w:bCs w:val="0"/>
                <w:sz w:val="18"/>
                <w:szCs w:val="18"/>
              </w:rPr>
              <w:t>TOOL</w:t>
            </w:r>
          </w:p>
        </w:tc>
        <w:tc>
          <w:tcPr>
            <w:tcW w:w="4510" w:type="dxa"/>
          </w:tcPr>
          <w:p w14:paraId="5901AFCE" w14:textId="021DF3A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E76A29" w14:paraId="47F4C0DB"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2ACC6747" w14:textId="6B5CC0DB" w:rsidR="00E76A29" w:rsidRPr="00E76A29" w:rsidRDefault="00E76A29" w:rsidP="005319A9">
            <w:pPr>
              <w:jc w:val="center"/>
              <w:rPr>
                <w:b w:val="0"/>
                <w:bCs w:val="0"/>
                <w:sz w:val="18"/>
                <w:szCs w:val="18"/>
              </w:rPr>
            </w:pPr>
            <w:r>
              <w:rPr>
                <w:b w:val="0"/>
                <w:bCs w:val="0"/>
                <w:sz w:val="18"/>
                <w:szCs w:val="18"/>
              </w:rPr>
              <w:t>APPLICATION</w:t>
            </w:r>
          </w:p>
        </w:tc>
        <w:tc>
          <w:tcPr>
            <w:tcW w:w="4510" w:type="dxa"/>
          </w:tcPr>
          <w:p w14:paraId="7EA2D5E5" w14:textId="3BDD69F2"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E76A29" w14:paraId="2B1B16B5"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3976568" w14:textId="32AC9387" w:rsidR="00E76A29" w:rsidRPr="00E76A29" w:rsidRDefault="00E76A29" w:rsidP="005319A9">
            <w:pPr>
              <w:jc w:val="center"/>
              <w:rPr>
                <w:b w:val="0"/>
                <w:bCs w:val="0"/>
                <w:sz w:val="18"/>
                <w:szCs w:val="18"/>
              </w:rPr>
            </w:pPr>
            <w:r>
              <w:rPr>
                <w:b w:val="0"/>
                <w:bCs w:val="0"/>
                <w:sz w:val="18"/>
                <w:szCs w:val="18"/>
              </w:rPr>
              <w:t>LEARNING</w:t>
            </w:r>
          </w:p>
        </w:tc>
        <w:tc>
          <w:tcPr>
            <w:tcW w:w="4510" w:type="dxa"/>
          </w:tcPr>
          <w:p w14:paraId="321A0413" w14:textId="343A8189"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E76A29" w14:paraId="78C861E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942F45F" w14:textId="1BDA60CE" w:rsidR="00E76A29" w:rsidRPr="00E76A29" w:rsidRDefault="00E76A29" w:rsidP="005319A9">
            <w:pPr>
              <w:jc w:val="center"/>
              <w:rPr>
                <w:b w:val="0"/>
                <w:bCs w:val="0"/>
                <w:sz w:val="18"/>
                <w:szCs w:val="18"/>
              </w:rPr>
            </w:pPr>
            <w:r>
              <w:rPr>
                <w:b w:val="0"/>
                <w:bCs w:val="0"/>
                <w:sz w:val="18"/>
                <w:szCs w:val="18"/>
              </w:rPr>
              <w:t>LEARNER</w:t>
            </w:r>
          </w:p>
        </w:tc>
        <w:tc>
          <w:tcPr>
            <w:tcW w:w="4510" w:type="dxa"/>
          </w:tcPr>
          <w:p w14:paraId="28A5B974" w14:textId="2D35A5B7"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E76A29" w14:paraId="16546F9F"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A6158DA" w14:textId="42706941" w:rsidR="00E76A29" w:rsidRPr="00E76A29" w:rsidRDefault="00E76A29" w:rsidP="005319A9">
            <w:pPr>
              <w:jc w:val="center"/>
              <w:rPr>
                <w:b w:val="0"/>
                <w:bCs w:val="0"/>
                <w:sz w:val="18"/>
                <w:szCs w:val="18"/>
              </w:rPr>
            </w:pPr>
            <w:r>
              <w:rPr>
                <w:b w:val="0"/>
                <w:bCs w:val="0"/>
                <w:sz w:val="18"/>
                <w:szCs w:val="18"/>
              </w:rPr>
              <w:t>PROCESS</w:t>
            </w:r>
          </w:p>
        </w:tc>
        <w:tc>
          <w:tcPr>
            <w:tcW w:w="4510" w:type="dxa"/>
          </w:tcPr>
          <w:p w14:paraId="439A6D00" w14:textId="31FABD94"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E76A29" w14:paraId="6CEEF914"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04AD957" w14:textId="082B0C0B" w:rsidR="00E76A29" w:rsidRPr="00E76A29" w:rsidRDefault="00E76A29" w:rsidP="005319A9">
            <w:pPr>
              <w:jc w:val="center"/>
              <w:rPr>
                <w:b w:val="0"/>
                <w:bCs w:val="0"/>
                <w:sz w:val="18"/>
                <w:szCs w:val="18"/>
              </w:rPr>
            </w:pPr>
            <w:r>
              <w:rPr>
                <w:b w:val="0"/>
                <w:bCs w:val="0"/>
                <w:sz w:val="18"/>
                <w:szCs w:val="18"/>
              </w:rPr>
              <w:t>TIME</w:t>
            </w:r>
          </w:p>
        </w:tc>
        <w:tc>
          <w:tcPr>
            <w:tcW w:w="4510" w:type="dxa"/>
          </w:tcPr>
          <w:p w14:paraId="1280A963" w14:textId="21EA3594"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E76A29" w14:paraId="4897A89A"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26D6645C" w14:textId="471D6F43" w:rsidR="00E76A29" w:rsidRPr="00E76A29" w:rsidRDefault="00E76A29" w:rsidP="005319A9">
            <w:pPr>
              <w:jc w:val="center"/>
              <w:rPr>
                <w:b w:val="0"/>
                <w:bCs w:val="0"/>
                <w:sz w:val="18"/>
                <w:szCs w:val="18"/>
              </w:rPr>
            </w:pPr>
            <w:r>
              <w:rPr>
                <w:b w:val="0"/>
                <w:bCs w:val="0"/>
                <w:sz w:val="18"/>
                <w:szCs w:val="18"/>
              </w:rPr>
              <w:t>TOPIC</w:t>
            </w:r>
          </w:p>
        </w:tc>
        <w:tc>
          <w:tcPr>
            <w:tcW w:w="4510" w:type="dxa"/>
          </w:tcPr>
          <w:p w14:paraId="09D4ED13" w14:textId="02D2CFB0"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SCIENCE</w:t>
            </w:r>
          </w:p>
        </w:tc>
      </w:tr>
    </w:tbl>
    <w:p w14:paraId="4243AB8F" w14:textId="20F7E5C1" w:rsidR="005319A9" w:rsidRPr="00560BA3" w:rsidRDefault="005319A9" w:rsidP="005319A9">
      <w:pPr>
        <w:jc w:val="center"/>
      </w:pPr>
    </w:p>
    <w:p w14:paraId="2FDBDFF1" w14:textId="51E2B8B3" w:rsidR="00331CB6" w:rsidRPr="00560BA3" w:rsidRDefault="002D06BC" w:rsidP="002D06BC">
      <w:r w:rsidRPr="00560BA3">
        <w:t xml:space="preserve">I extracted the keywords for an author first with the unigrams present in the corpus and then without them, and the results are compared in </w:t>
      </w:r>
      <w:r w:rsidR="0026084A">
        <w:t xml:space="preserve">table </w:t>
      </w:r>
      <w:r w:rsidR="0026084A">
        <w:fldChar w:fldCharType="begin"/>
      </w:r>
      <w:r w:rsidR="0026084A">
        <w:instrText xml:space="preserve"> REF lda_unigrams \h </w:instrText>
      </w:r>
      <w:r w:rsidR="0026084A">
        <w:fldChar w:fldCharType="separate"/>
      </w:r>
      <w:r w:rsidR="00D55F9E">
        <w:rPr>
          <w:noProof/>
        </w:rPr>
        <w:t>9</w:t>
      </w:r>
      <w:r w:rsidR="0026084A">
        <w:fldChar w:fldCharType="end"/>
      </w:r>
      <w:r w:rsidRPr="00560BA3">
        <w:t xml:space="preserve">. If I kept the single-word tokens, </w:t>
      </w:r>
      <w:r w:rsidRPr="00560BA3">
        <w:lastRenderedPageBreak/>
        <w:t>collocations would not occur among the keywords.</w:t>
      </w:r>
      <w:r w:rsidR="00B60008" w:rsidRPr="00560BA3">
        <w:t xml:space="preserve"> While the words on the left </w:t>
      </w:r>
      <w:r w:rsidR="00945CA6">
        <w:t xml:space="preserve">column </w:t>
      </w:r>
      <w:r w:rsidR="00B60008" w:rsidRPr="00560BA3">
        <w:t xml:space="preserve">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68" w:name="_Toc169986802"/>
      <w:r w:rsidRPr="00560BA3">
        <w:t xml:space="preserve">Topics and </w:t>
      </w:r>
      <w:r w:rsidR="0038484C">
        <w:t>K</w:t>
      </w:r>
      <w:r w:rsidR="0038484C" w:rsidRPr="00560BA3">
        <w:t xml:space="preserve">eywords </w:t>
      </w:r>
      <w:r w:rsidR="0038484C">
        <w:t>E</w:t>
      </w:r>
      <w:r w:rsidR="0038484C" w:rsidRPr="00560BA3">
        <w:t>xtraction</w:t>
      </w:r>
      <w:bookmarkEnd w:id="68"/>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6B99F22F" w:rsidR="00331CB6" w:rsidRPr="00560BA3" w:rsidRDefault="00FF3E84" w:rsidP="0083663E">
      <w:r w:rsidRPr="00560BA3">
        <w:t xml:space="preserve">Afterwards, I applied the LdaMulticore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5"/>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LdaMulticore in the Gensim chapter (table </w:t>
      </w:r>
      <w:r w:rsidR="00EE4340" w:rsidRPr="00560BA3">
        <w:fldChar w:fldCharType="begin"/>
      </w:r>
      <w:r w:rsidR="00EE4340" w:rsidRPr="00560BA3">
        <w:instrText xml:space="preserve"> REF lda_table \h </w:instrText>
      </w:r>
      <w:r w:rsidR="00EE4340" w:rsidRPr="00560BA3">
        <w:fldChar w:fldCharType="separate"/>
      </w:r>
      <w:r w:rsidR="00D55F9E">
        <w:rPr>
          <w:noProof/>
        </w:rPr>
        <w:t>2</w:t>
      </w:r>
      <w:r w:rsidR="00EE4340" w:rsidRPr="00560BA3">
        <w:fldChar w:fldCharType="end"/>
      </w:r>
      <w:r w:rsidR="00EE4340" w:rsidRPr="00560BA3">
        <w:t>).</w:t>
      </w:r>
    </w:p>
    <w:p w14:paraId="777804B0" w14:textId="5D6C863A" w:rsidR="00EE4340"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trough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particular issue,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2C1D1539" w14:textId="77777777" w:rsidR="00304318" w:rsidRDefault="00304318" w:rsidP="0083663E"/>
    <w:p w14:paraId="64214886" w14:textId="77777777" w:rsidR="00304318" w:rsidRDefault="00304318" w:rsidP="0083663E"/>
    <w:p w14:paraId="4266F5F8" w14:textId="77777777" w:rsidR="00304318" w:rsidRDefault="00304318" w:rsidP="0083663E"/>
    <w:p w14:paraId="5B6800C5" w14:textId="77777777" w:rsidR="00304318" w:rsidRDefault="00304318" w:rsidP="0083663E"/>
    <w:p w14:paraId="4FECC556" w14:textId="77777777" w:rsidR="00304318" w:rsidRDefault="00304318" w:rsidP="0083663E"/>
    <w:p w14:paraId="4EA9EEFB" w14:textId="77777777" w:rsidR="00304318" w:rsidRDefault="00304318" w:rsidP="0083663E"/>
    <w:p w14:paraId="46651760" w14:textId="176BB184" w:rsidR="00304318" w:rsidRPr="00560BA3" w:rsidRDefault="00130F22" w:rsidP="00130F22">
      <w:pPr>
        <w:jc w:val="center"/>
      </w:pPr>
      <w:r>
        <w:lastRenderedPageBreak/>
        <w:t xml:space="preserve">Table </w:t>
      </w:r>
      <w:bookmarkStart w:id="69" w:name="lda_pass_iter"/>
      <w:r>
        <w:fldChar w:fldCharType="begin"/>
      </w:r>
      <w:r>
        <w:instrText xml:space="preserve"> SEQ TBL \* MERGEFORMAT </w:instrText>
      </w:r>
      <w:r>
        <w:fldChar w:fldCharType="separate"/>
      </w:r>
      <w:r w:rsidR="00D55F9E">
        <w:rPr>
          <w:noProof/>
        </w:rPr>
        <w:t>10</w:t>
      </w:r>
      <w:r>
        <w:fldChar w:fldCharType="end"/>
      </w:r>
      <w:bookmarkEnd w:id="69"/>
      <w:r w:rsidRPr="00560BA3">
        <w:t>: Comparison between passes and iterations values</w:t>
      </w:r>
    </w:p>
    <w:tbl>
      <w:tblPr>
        <w:tblStyle w:val="Tabelprimar2"/>
        <w:tblW w:w="0" w:type="auto"/>
        <w:jc w:val="center"/>
        <w:tblLook w:val="04A0" w:firstRow="1" w:lastRow="0" w:firstColumn="1" w:lastColumn="0" w:noHBand="0" w:noVBand="1"/>
      </w:tblPr>
      <w:tblGrid>
        <w:gridCol w:w="1466"/>
        <w:gridCol w:w="1465"/>
        <w:gridCol w:w="3049"/>
        <w:gridCol w:w="3049"/>
      </w:tblGrid>
      <w:tr w:rsidR="00304318" w14:paraId="276D5A6D" w14:textId="77777777" w:rsidTr="00FF512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right w:val="single" w:sz="4" w:space="0" w:color="auto"/>
            </w:tcBorders>
          </w:tcPr>
          <w:p w14:paraId="0BDF8A7D" w14:textId="50036259" w:rsidR="00304318" w:rsidRPr="00304318" w:rsidRDefault="00304318" w:rsidP="00776387">
            <w:pPr>
              <w:jc w:val="center"/>
              <w:rPr>
                <w:sz w:val="18"/>
                <w:szCs w:val="18"/>
              </w:rPr>
            </w:pPr>
            <w:r>
              <w:rPr>
                <w:sz w:val="18"/>
                <w:szCs w:val="18"/>
              </w:rPr>
              <w:t>5 publications</w:t>
            </w:r>
          </w:p>
        </w:tc>
        <w:tc>
          <w:tcPr>
            <w:tcW w:w="0" w:type="auto"/>
            <w:gridSpan w:val="2"/>
            <w:tcBorders>
              <w:left w:val="single" w:sz="4" w:space="0" w:color="auto"/>
            </w:tcBorders>
          </w:tcPr>
          <w:p w14:paraId="73588EDB" w14:textId="14BE0260" w:rsidR="00304318" w:rsidRPr="00304318" w:rsidRDefault="00304318" w:rsidP="00776387">
            <w:pPr>
              <w:jc w:val="center"/>
              <w:cnfStyle w:val="100000000000" w:firstRow="1" w:lastRow="0" w:firstColumn="0" w:lastColumn="0" w:oddVBand="0" w:evenVBand="0" w:oddHBand="0" w:evenHBand="0" w:firstRowFirstColumn="0" w:firstRowLastColumn="0" w:lastRowFirstColumn="0" w:lastRowLastColumn="0"/>
              <w:rPr>
                <w:sz w:val="18"/>
                <w:szCs w:val="18"/>
              </w:rPr>
            </w:pPr>
            <w:r w:rsidRPr="00304318">
              <w:rPr>
                <w:sz w:val="18"/>
                <w:szCs w:val="18"/>
              </w:rPr>
              <w:t>646 publications</w:t>
            </w:r>
          </w:p>
        </w:tc>
      </w:tr>
      <w:tr w:rsidR="00304318" w14:paraId="7A2E3574"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4DF6DBAB" w14:textId="77777777" w:rsidR="00304318" w:rsidRDefault="00304318" w:rsidP="00304318">
            <w:pPr>
              <w:jc w:val="center"/>
              <w:rPr>
                <w:b w:val="0"/>
                <w:bCs w:val="0"/>
                <w:sz w:val="18"/>
                <w:szCs w:val="18"/>
              </w:rPr>
            </w:pPr>
            <w:r>
              <w:rPr>
                <w:sz w:val="18"/>
                <w:szCs w:val="18"/>
              </w:rPr>
              <w:t>passes = 1</w:t>
            </w:r>
          </w:p>
          <w:p w14:paraId="6D533AD7" w14:textId="1E877742" w:rsidR="00304318" w:rsidRPr="00304318" w:rsidRDefault="00304318" w:rsidP="00304318">
            <w:pPr>
              <w:jc w:val="center"/>
              <w:rPr>
                <w:sz w:val="18"/>
                <w:szCs w:val="18"/>
              </w:rPr>
            </w:pPr>
            <w:r>
              <w:rPr>
                <w:sz w:val="18"/>
                <w:szCs w:val="18"/>
              </w:rPr>
              <w:t>iterations = 1</w:t>
            </w:r>
          </w:p>
        </w:tc>
        <w:tc>
          <w:tcPr>
            <w:tcW w:w="0" w:type="auto"/>
            <w:tcBorders>
              <w:right w:val="single" w:sz="4" w:space="0" w:color="auto"/>
            </w:tcBorders>
          </w:tcPr>
          <w:p w14:paraId="2D4A45CA"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2D05401E" w14:textId="2BB080CF"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c>
          <w:tcPr>
            <w:tcW w:w="0" w:type="auto"/>
            <w:tcBorders>
              <w:left w:val="single" w:sz="4" w:space="0" w:color="auto"/>
            </w:tcBorders>
          </w:tcPr>
          <w:p w14:paraId="3B9F61E1" w14:textId="77777777"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passes = 1</w:t>
            </w:r>
          </w:p>
          <w:p w14:paraId="3D799C09" w14:textId="6C7AB76D"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iterations = 1</w:t>
            </w:r>
          </w:p>
        </w:tc>
        <w:tc>
          <w:tcPr>
            <w:tcW w:w="0" w:type="auto"/>
          </w:tcPr>
          <w:p w14:paraId="10944899"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7D63D6A3" w14:textId="23B1C098"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r>
      <w:tr w:rsidR="00776440" w14:paraId="7F2AE818" w14:textId="77777777" w:rsidTr="00FF512A">
        <w:trPr>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59C5A849" w14:textId="553004F1" w:rsidR="00776440" w:rsidRPr="00304318" w:rsidRDefault="00776440" w:rsidP="00776440">
            <w:pPr>
              <w:jc w:val="center"/>
              <w:rPr>
                <w:b w:val="0"/>
                <w:bCs w:val="0"/>
                <w:sz w:val="18"/>
                <w:szCs w:val="18"/>
              </w:rPr>
            </w:pPr>
            <w:r>
              <w:rPr>
                <w:b w:val="0"/>
                <w:bCs w:val="0"/>
                <w:sz w:val="18"/>
                <w:szCs w:val="18"/>
              </w:rPr>
              <w:t>DEFORMATION</w:t>
            </w:r>
          </w:p>
        </w:tc>
        <w:tc>
          <w:tcPr>
            <w:tcW w:w="0" w:type="auto"/>
            <w:tcBorders>
              <w:right w:val="single" w:sz="4" w:space="0" w:color="auto"/>
            </w:tcBorders>
          </w:tcPr>
          <w:p w14:paraId="0ED5F02F" w14:textId="4B824017"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DEFORMATION</w:t>
            </w:r>
          </w:p>
        </w:tc>
        <w:tc>
          <w:tcPr>
            <w:tcW w:w="0" w:type="auto"/>
            <w:tcBorders>
              <w:left w:val="single" w:sz="4" w:space="0" w:color="auto"/>
            </w:tcBorders>
          </w:tcPr>
          <w:p w14:paraId="406BF19F" w14:textId="034F097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c>
          <w:tcPr>
            <w:tcW w:w="0" w:type="auto"/>
          </w:tcPr>
          <w:p w14:paraId="08214399" w14:textId="3835A2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r>
      <w:tr w:rsidR="00776440" w14:paraId="55B74405" w14:textId="77777777" w:rsidTr="0058714E">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0" w:type="auto"/>
          </w:tcPr>
          <w:p w14:paraId="2C16E4AB" w14:textId="72F01FA6" w:rsidR="00776440" w:rsidRPr="00304318" w:rsidRDefault="00776440" w:rsidP="00776440">
            <w:pPr>
              <w:jc w:val="center"/>
              <w:rPr>
                <w:b w:val="0"/>
                <w:bCs w:val="0"/>
                <w:sz w:val="18"/>
                <w:szCs w:val="18"/>
              </w:rPr>
            </w:pPr>
            <w:r>
              <w:rPr>
                <w:b w:val="0"/>
                <w:bCs w:val="0"/>
                <w:sz w:val="18"/>
                <w:szCs w:val="18"/>
              </w:rPr>
              <w:t>STEEL</w:t>
            </w:r>
          </w:p>
        </w:tc>
        <w:tc>
          <w:tcPr>
            <w:tcW w:w="0" w:type="auto"/>
            <w:tcBorders>
              <w:right w:val="single" w:sz="4" w:space="0" w:color="auto"/>
            </w:tcBorders>
          </w:tcPr>
          <w:p w14:paraId="054F4905" w14:textId="0BA164CD"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STEEL</w:t>
            </w:r>
          </w:p>
        </w:tc>
        <w:tc>
          <w:tcPr>
            <w:tcW w:w="0" w:type="auto"/>
            <w:tcBorders>
              <w:left w:val="single" w:sz="4" w:space="0" w:color="auto"/>
            </w:tcBorders>
          </w:tcPr>
          <w:p w14:paraId="4DB0F093" w14:textId="010D11E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c>
          <w:tcPr>
            <w:tcW w:w="0" w:type="auto"/>
          </w:tcPr>
          <w:p w14:paraId="180A143E" w14:textId="7C9726E9"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776440" w14:paraId="4B451DA1"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2B9682D" w14:textId="36C9E011" w:rsidR="00776440" w:rsidRPr="00304318" w:rsidRDefault="00776440" w:rsidP="00776440">
            <w:pPr>
              <w:jc w:val="center"/>
              <w:rPr>
                <w:b w:val="0"/>
                <w:bCs w:val="0"/>
                <w:sz w:val="18"/>
                <w:szCs w:val="18"/>
              </w:rPr>
            </w:pPr>
            <w:r>
              <w:rPr>
                <w:b w:val="0"/>
                <w:bCs w:val="0"/>
                <w:sz w:val="18"/>
                <w:szCs w:val="18"/>
              </w:rPr>
              <w:t>MECHANICAL</w:t>
            </w:r>
          </w:p>
        </w:tc>
        <w:tc>
          <w:tcPr>
            <w:tcW w:w="0" w:type="auto"/>
            <w:tcBorders>
              <w:right w:val="single" w:sz="4" w:space="0" w:color="auto"/>
            </w:tcBorders>
          </w:tcPr>
          <w:p w14:paraId="4DDE89EC" w14:textId="598D82A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MECHANICAL</w:t>
            </w:r>
          </w:p>
        </w:tc>
        <w:tc>
          <w:tcPr>
            <w:tcW w:w="0" w:type="auto"/>
            <w:tcBorders>
              <w:left w:val="single" w:sz="4" w:space="0" w:color="auto"/>
            </w:tcBorders>
          </w:tcPr>
          <w:p w14:paraId="6D5DFB13" w14:textId="25BC5E3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c>
          <w:tcPr>
            <w:tcW w:w="0" w:type="auto"/>
          </w:tcPr>
          <w:p w14:paraId="4975E7A9" w14:textId="4DBCB673"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776440" w14:paraId="5BAA45D1" w14:textId="77777777" w:rsidTr="00FF512A">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358E7E29" w14:textId="23CBFD5D" w:rsidR="00776440" w:rsidRPr="00304318" w:rsidRDefault="00776440" w:rsidP="00776440">
            <w:pPr>
              <w:jc w:val="center"/>
              <w:rPr>
                <w:b w:val="0"/>
                <w:bCs w:val="0"/>
                <w:sz w:val="18"/>
                <w:szCs w:val="18"/>
              </w:rPr>
            </w:pPr>
            <w:r>
              <w:rPr>
                <w:b w:val="0"/>
                <w:bCs w:val="0"/>
                <w:sz w:val="18"/>
                <w:szCs w:val="18"/>
              </w:rPr>
              <w:t>CHARACTERISTIC</w:t>
            </w:r>
          </w:p>
        </w:tc>
        <w:tc>
          <w:tcPr>
            <w:tcW w:w="0" w:type="auto"/>
            <w:tcBorders>
              <w:right w:val="single" w:sz="4" w:space="0" w:color="auto"/>
            </w:tcBorders>
          </w:tcPr>
          <w:p w14:paraId="368AA81D" w14:textId="775FE1A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CHARACTERISTIC</w:t>
            </w:r>
          </w:p>
        </w:tc>
        <w:tc>
          <w:tcPr>
            <w:tcW w:w="0" w:type="auto"/>
            <w:tcBorders>
              <w:left w:val="single" w:sz="4" w:space="0" w:color="auto"/>
            </w:tcBorders>
          </w:tcPr>
          <w:p w14:paraId="00602360" w14:textId="5D68EB7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c>
          <w:tcPr>
            <w:tcW w:w="0" w:type="auto"/>
          </w:tcPr>
          <w:p w14:paraId="0339CE41" w14:textId="5BB032B7"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776440" w14:paraId="5218D77D"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2E453F9A" w14:textId="721CC87D" w:rsidR="00776440" w:rsidRPr="00304318" w:rsidRDefault="00776440" w:rsidP="00776440">
            <w:pPr>
              <w:jc w:val="center"/>
              <w:rPr>
                <w:b w:val="0"/>
                <w:bCs w:val="0"/>
                <w:sz w:val="18"/>
                <w:szCs w:val="18"/>
              </w:rPr>
            </w:pPr>
            <w:r>
              <w:rPr>
                <w:b w:val="0"/>
                <w:bCs w:val="0"/>
                <w:sz w:val="18"/>
                <w:szCs w:val="18"/>
              </w:rPr>
              <w:t>TEMPERATURE</w:t>
            </w:r>
          </w:p>
        </w:tc>
        <w:tc>
          <w:tcPr>
            <w:tcW w:w="0" w:type="auto"/>
            <w:tcBorders>
              <w:right w:val="single" w:sz="4" w:space="0" w:color="auto"/>
            </w:tcBorders>
          </w:tcPr>
          <w:p w14:paraId="31A5C4F2" w14:textId="465136D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TIME</w:t>
            </w:r>
          </w:p>
        </w:tc>
        <w:tc>
          <w:tcPr>
            <w:tcW w:w="0" w:type="auto"/>
            <w:tcBorders>
              <w:left w:val="single" w:sz="4" w:space="0" w:color="auto"/>
            </w:tcBorders>
          </w:tcPr>
          <w:p w14:paraId="3F815520" w14:textId="21D69DE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c>
          <w:tcPr>
            <w:tcW w:w="0" w:type="auto"/>
          </w:tcPr>
          <w:p w14:paraId="5FAB84F7" w14:textId="119687A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776440" w14:paraId="7307D6ED" w14:textId="77777777" w:rsidTr="00745256">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0" w:type="auto"/>
          </w:tcPr>
          <w:p w14:paraId="1E0FB57F" w14:textId="2E5FDA66" w:rsidR="00776440" w:rsidRPr="00304318" w:rsidRDefault="00776440" w:rsidP="00776440">
            <w:pPr>
              <w:jc w:val="center"/>
              <w:rPr>
                <w:b w:val="0"/>
                <w:bCs w:val="0"/>
                <w:sz w:val="18"/>
                <w:szCs w:val="18"/>
              </w:rPr>
            </w:pPr>
            <w:r>
              <w:rPr>
                <w:b w:val="0"/>
                <w:bCs w:val="0"/>
                <w:sz w:val="18"/>
                <w:szCs w:val="18"/>
              </w:rPr>
              <w:t>STRUCTURE</w:t>
            </w:r>
          </w:p>
        </w:tc>
        <w:tc>
          <w:tcPr>
            <w:tcW w:w="0" w:type="auto"/>
            <w:tcBorders>
              <w:right w:val="single" w:sz="4" w:space="0" w:color="auto"/>
            </w:tcBorders>
          </w:tcPr>
          <w:p w14:paraId="5BB28FDE" w14:textId="3189541F"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TEMPERATURE</w:t>
            </w:r>
          </w:p>
        </w:tc>
        <w:tc>
          <w:tcPr>
            <w:tcW w:w="0" w:type="auto"/>
            <w:tcBorders>
              <w:left w:val="single" w:sz="4" w:space="0" w:color="auto"/>
            </w:tcBorders>
          </w:tcPr>
          <w:p w14:paraId="6C462378" w14:textId="6C897BD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c>
          <w:tcPr>
            <w:tcW w:w="0" w:type="auto"/>
          </w:tcPr>
          <w:p w14:paraId="59CB9B0B" w14:textId="56DDC33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776440" w14:paraId="14B2332B"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0ECD2B73" w14:textId="0A100810" w:rsidR="00776440" w:rsidRPr="00304318" w:rsidRDefault="00776440" w:rsidP="00776440">
            <w:pPr>
              <w:jc w:val="center"/>
              <w:rPr>
                <w:b w:val="0"/>
                <w:bCs w:val="0"/>
                <w:sz w:val="18"/>
                <w:szCs w:val="18"/>
              </w:rPr>
            </w:pPr>
            <w:r>
              <w:rPr>
                <w:b w:val="0"/>
                <w:bCs w:val="0"/>
                <w:sz w:val="18"/>
                <w:szCs w:val="18"/>
              </w:rPr>
              <w:t>TECHNOLOGICAL</w:t>
            </w:r>
          </w:p>
        </w:tc>
        <w:tc>
          <w:tcPr>
            <w:tcW w:w="0" w:type="auto"/>
            <w:tcBorders>
              <w:right w:val="single" w:sz="4" w:space="0" w:color="auto"/>
            </w:tcBorders>
          </w:tcPr>
          <w:p w14:paraId="70089D3C" w14:textId="57BDFD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TECHNOLOGICAL</w:t>
            </w:r>
          </w:p>
        </w:tc>
        <w:tc>
          <w:tcPr>
            <w:tcW w:w="0" w:type="auto"/>
            <w:tcBorders>
              <w:left w:val="single" w:sz="4" w:space="0" w:color="auto"/>
            </w:tcBorders>
          </w:tcPr>
          <w:p w14:paraId="15850B6C" w14:textId="31F27E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c>
          <w:tcPr>
            <w:tcW w:w="0" w:type="auto"/>
          </w:tcPr>
          <w:p w14:paraId="2C13F531" w14:textId="1497EB4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304318" w14:paraId="6DC91B53"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1361AE59" w14:textId="4CFAF651" w:rsidR="00304318" w:rsidRPr="00304318" w:rsidRDefault="00304318" w:rsidP="00304318">
            <w:pPr>
              <w:jc w:val="center"/>
              <w:rPr>
                <w:b w:val="0"/>
                <w:bCs w:val="0"/>
                <w:sz w:val="18"/>
                <w:szCs w:val="18"/>
              </w:rPr>
            </w:pPr>
            <w:r>
              <w:rPr>
                <w:b w:val="0"/>
                <w:bCs w:val="0"/>
                <w:sz w:val="18"/>
                <w:szCs w:val="18"/>
              </w:rPr>
              <w:t>MITTAL</w:t>
            </w:r>
          </w:p>
        </w:tc>
        <w:tc>
          <w:tcPr>
            <w:tcW w:w="0" w:type="auto"/>
            <w:tcBorders>
              <w:right w:val="single" w:sz="4" w:space="0" w:color="auto"/>
            </w:tcBorders>
          </w:tcPr>
          <w:p w14:paraId="256A48E0" w14:textId="18704B8F"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PARAMETER</w:t>
            </w:r>
          </w:p>
        </w:tc>
        <w:tc>
          <w:tcPr>
            <w:tcW w:w="0" w:type="auto"/>
            <w:tcBorders>
              <w:left w:val="single" w:sz="4" w:space="0" w:color="auto"/>
            </w:tcBorders>
          </w:tcPr>
          <w:p w14:paraId="797A8A38" w14:textId="164DF950"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c>
          <w:tcPr>
            <w:tcW w:w="0" w:type="auto"/>
          </w:tcPr>
          <w:p w14:paraId="6D15862B" w14:textId="73FCA36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304318" w14:paraId="7A4CD887" w14:textId="77777777" w:rsidTr="00FF512A">
        <w:trPr>
          <w:trHeight w:val="250"/>
          <w:jc w:val="center"/>
        </w:trPr>
        <w:tc>
          <w:tcPr>
            <w:cnfStyle w:val="001000000000" w:firstRow="0" w:lastRow="0" w:firstColumn="1" w:lastColumn="0" w:oddVBand="0" w:evenVBand="0" w:oddHBand="0" w:evenHBand="0" w:firstRowFirstColumn="0" w:firstRowLastColumn="0" w:lastRowFirstColumn="0" w:lastRowLastColumn="0"/>
            <w:tcW w:w="0" w:type="auto"/>
          </w:tcPr>
          <w:p w14:paraId="572A3B28" w14:textId="3D41C8F7" w:rsidR="00304318" w:rsidRPr="00304318" w:rsidRDefault="00304318" w:rsidP="00304318">
            <w:pPr>
              <w:jc w:val="center"/>
              <w:rPr>
                <w:b w:val="0"/>
                <w:bCs w:val="0"/>
                <w:sz w:val="18"/>
                <w:szCs w:val="18"/>
              </w:rPr>
            </w:pPr>
            <w:r>
              <w:rPr>
                <w:b w:val="0"/>
                <w:bCs w:val="0"/>
                <w:sz w:val="18"/>
                <w:szCs w:val="18"/>
              </w:rPr>
              <w:t>TIME</w:t>
            </w:r>
          </w:p>
        </w:tc>
        <w:tc>
          <w:tcPr>
            <w:tcW w:w="0" w:type="auto"/>
            <w:tcBorders>
              <w:right w:val="single" w:sz="4" w:space="0" w:color="auto"/>
            </w:tcBorders>
          </w:tcPr>
          <w:p w14:paraId="0A2C5F0D" w14:textId="5CF1033D"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MITTAL</w:t>
            </w:r>
          </w:p>
        </w:tc>
        <w:tc>
          <w:tcPr>
            <w:tcW w:w="0" w:type="auto"/>
            <w:tcBorders>
              <w:left w:val="single" w:sz="4" w:space="0" w:color="auto"/>
            </w:tcBorders>
          </w:tcPr>
          <w:p w14:paraId="63473051" w14:textId="1ED5A0EF"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c>
          <w:tcPr>
            <w:tcW w:w="0" w:type="auto"/>
          </w:tcPr>
          <w:p w14:paraId="3D156EEA" w14:textId="32FEA517"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304318" w14:paraId="05613162"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711BA4DB" w14:textId="2E9F7196" w:rsidR="00304318" w:rsidRPr="00304318" w:rsidRDefault="00304318" w:rsidP="00304318">
            <w:pPr>
              <w:jc w:val="center"/>
              <w:rPr>
                <w:b w:val="0"/>
                <w:bCs w:val="0"/>
                <w:sz w:val="18"/>
                <w:szCs w:val="18"/>
              </w:rPr>
            </w:pPr>
            <w:r>
              <w:rPr>
                <w:b w:val="0"/>
                <w:bCs w:val="0"/>
                <w:sz w:val="18"/>
                <w:szCs w:val="18"/>
              </w:rPr>
              <w:t>PARAMETER</w:t>
            </w:r>
          </w:p>
        </w:tc>
        <w:tc>
          <w:tcPr>
            <w:tcW w:w="0" w:type="auto"/>
            <w:tcBorders>
              <w:right w:val="single" w:sz="4" w:space="0" w:color="auto"/>
            </w:tcBorders>
          </w:tcPr>
          <w:p w14:paraId="4C906277" w14:textId="035310B2"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c>
          <w:tcPr>
            <w:tcW w:w="0" w:type="auto"/>
            <w:tcBorders>
              <w:left w:val="single" w:sz="4" w:space="0" w:color="auto"/>
            </w:tcBorders>
          </w:tcPr>
          <w:p w14:paraId="5A1E4147" w14:textId="0B1D576A"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c>
          <w:tcPr>
            <w:tcW w:w="0" w:type="auto"/>
          </w:tcPr>
          <w:p w14:paraId="55BB16A9" w14:textId="54A72AE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776440" w14:paraId="71E0E3C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CB023DC" w14:textId="437F6B94" w:rsidR="00776440" w:rsidRPr="00304318" w:rsidRDefault="00776440" w:rsidP="00776440">
            <w:pPr>
              <w:jc w:val="center"/>
              <w:rPr>
                <w:b w:val="0"/>
                <w:bCs w:val="0"/>
                <w:sz w:val="18"/>
                <w:szCs w:val="18"/>
              </w:rPr>
            </w:pPr>
            <w:r>
              <w:rPr>
                <w:b w:val="0"/>
                <w:bCs w:val="0"/>
                <w:sz w:val="18"/>
                <w:szCs w:val="18"/>
              </w:rPr>
              <w:t>DEGREE</w:t>
            </w:r>
          </w:p>
        </w:tc>
        <w:tc>
          <w:tcPr>
            <w:tcW w:w="0" w:type="auto"/>
            <w:tcBorders>
              <w:right w:val="single" w:sz="4" w:space="0" w:color="auto"/>
            </w:tcBorders>
          </w:tcPr>
          <w:p w14:paraId="0C5CB605" w14:textId="646A2FBD"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DEGREE</w:t>
            </w:r>
          </w:p>
        </w:tc>
        <w:tc>
          <w:tcPr>
            <w:tcW w:w="0" w:type="auto"/>
            <w:tcBorders>
              <w:left w:val="single" w:sz="4" w:space="0" w:color="auto"/>
            </w:tcBorders>
          </w:tcPr>
          <w:p w14:paraId="5BBFA479" w14:textId="52F0E3D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c>
          <w:tcPr>
            <w:tcW w:w="0" w:type="auto"/>
          </w:tcPr>
          <w:p w14:paraId="62159ACF" w14:textId="0DE4460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776440" w14:paraId="36AA29E0"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5B8EDDF9" w14:textId="01038ED9" w:rsidR="00776440" w:rsidRPr="00304318" w:rsidRDefault="00776440" w:rsidP="00776440">
            <w:pPr>
              <w:jc w:val="center"/>
              <w:rPr>
                <w:b w:val="0"/>
                <w:bCs w:val="0"/>
                <w:sz w:val="18"/>
                <w:szCs w:val="18"/>
              </w:rPr>
            </w:pPr>
            <w:r>
              <w:rPr>
                <w:b w:val="0"/>
                <w:bCs w:val="0"/>
                <w:sz w:val="18"/>
                <w:szCs w:val="18"/>
              </w:rPr>
              <w:t>CHEMICAL</w:t>
            </w:r>
          </w:p>
        </w:tc>
        <w:tc>
          <w:tcPr>
            <w:tcW w:w="0" w:type="auto"/>
            <w:tcBorders>
              <w:right w:val="single" w:sz="4" w:space="0" w:color="auto"/>
            </w:tcBorders>
          </w:tcPr>
          <w:p w14:paraId="12E67865" w14:textId="295821B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WELDABLE</w:t>
            </w:r>
          </w:p>
        </w:tc>
        <w:tc>
          <w:tcPr>
            <w:tcW w:w="0" w:type="auto"/>
            <w:tcBorders>
              <w:left w:val="single" w:sz="4" w:space="0" w:color="auto"/>
            </w:tcBorders>
          </w:tcPr>
          <w:p w14:paraId="2EA5737D" w14:textId="45D8F44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c>
          <w:tcPr>
            <w:tcW w:w="0" w:type="auto"/>
          </w:tcPr>
          <w:p w14:paraId="1C4C501D" w14:textId="095E38A2"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776440" w14:paraId="045D5159" w14:textId="77777777" w:rsidTr="0058714E">
        <w:trPr>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14:paraId="391538D6" w14:textId="3CB15204" w:rsidR="00776440" w:rsidRPr="00304318" w:rsidRDefault="00776440" w:rsidP="00776440">
            <w:pPr>
              <w:jc w:val="center"/>
              <w:rPr>
                <w:b w:val="0"/>
                <w:bCs w:val="0"/>
                <w:sz w:val="18"/>
                <w:szCs w:val="18"/>
              </w:rPr>
            </w:pPr>
            <w:r>
              <w:rPr>
                <w:b w:val="0"/>
                <w:bCs w:val="0"/>
                <w:sz w:val="18"/>
                <w:szCs w:val="18"/>
              </w:rPr>
              <w:t>SCIENCE</w:t>
            </w:r>
          </w:p>
        </w:tc>
        <w:tc>
          <w:tcPr>
            <w:tcW w:w="0" w:type="auto"/>
            <w:tcBorders>
              <w:right w:val="single" w:sz="4" w:space="0" w:color="auto"/>
            </w:tcBorders>
          </w:tcPr>
          <w:p w14:paraId="7E324800" w14:textId="2CEEEE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TREATMENT</w:t>
            </w:r>
          </w:p>
        </w:tc>
        <w:tc>
          <w:tcPr>
            <w:tcW w:w="0" w:type="auto"/>
            <w:tcBorders>
              <w:left w:val="single" w:sz="4" w:space="0" w:color="auto"/>
            </w:tcBorders>
          </w:tcPr>
          <w:p w14:paraId="6A01152B" w14:textId="6ECA53E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TEXTUAL COMPLEXITY INDEX</w:t>
            </w:r>
          </w:p>
        </w:tc>
        <w:tc>
          <w:tcPr>
            <w:tcW w:w="0" w:type="auto"/>
          </w:tcPr>
          <w:p w14:paraId="4696057C" w14:textId="579B68E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776440" w14:paraId="56F7B35B" w14:textId="77777777" w:rsidTr="0058714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0B067B02" w14:textId="478DFC92" w:rsidR="00776440" w:rsidRPr="00304318" w:rsidRDefault="00776440" w:rsidP="00776440">
            <w:pPr>
              <w:jc w:val="center"/>
              <w:rPr>
                <w:b w:val="0"/>
                <w:bCs w:val="0"/>
                <w:sz w:val="18"/>
                <w:szCs w:val="18"/>
              </w:rPr>
            </w:pPr>
            <w:r>
              <w:rPr>
                <w:b w:val="0"/>
                <w:bCs w:val="0"/>
                <w:sz w:val="18"/>
                <w:szCs w:val="18"/>
              </w:rPr>
              <w:t>REGIME</w:t>
            </w:r>
          </w:p>
        </w:tc>
        <w:tc>
          <w:tcPr>
            <w:tcW w:w="0" w:type="auto"/>
            <w:tcBorders>
              <w:right w:val="single" w:sz="4" w:space="0" w:color="auto"/>
            </w:tcBorders>
          </w:tcPr>
          <w:p w14:paraId="12A9ADA2" w14:textId="1392B048"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CHEMICAL</w:t>
            </w:r>
          </w:p>
        </w:tc>
        <w:tc>
          <w:tcPr>
            <w:tcW w:w="0" w:type="auto"/>
            <w:tcBorders>
              <w:left w:val="single" w:sz="4" w:space="0" w:color="auto"/>
            </w:tcBorders>
          </w:tcPr>
          <w:p w14:paraId="1276D248" w14:textId="04001F4B"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POLYPHONIC MODEL</w:t>
            </w:r>
          </w:p>
        </w:tc>
        <w:tc>
          <w:tcPr>
            <w:tcW w:w="0" w:type="auto"/>
          </w:tcPr>
          <w:p w14:paraId="736DD0FF" w14:textId="3A578E9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776440" w14:paraId="6F38A58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7A89979" w14:textId="4E16F22F" w:rsidR="00776440" w:rsidRPr="00304318" w:rsidRDefault="00776440" w:rsidP="00776440">
            <w:pPr>
              <w:jc w:val="center"/>
              <w:rPr>
                <w:b w:val="0"/>
                <w:bCs w:val="0"/>
                <w:sz w:val="18"/>
                <w:szCs w:val="18"/>
              </w:rPr>
            </w:pPr>
            <w:r>
              <w:rPr>
                <w:b w:val="0"/>
                <w:bCs w:val="0"/>
                <w:sz w:val="18"/>
                <w:szCs w:val="18"/>
              </w:rPr>
              <w:t>GALATI</w:t>
            </w:r>
          </w:p>
        </w:tc>
        <w:tc>
          <w:tcPr>
            <w:tcW w:w="0" w:type="auto"/>
            <w:tcBorders>
              <w:right w:val="single" w:sz="4" w:space="0" w:color="auto"/>
            </w:tcBorders>
          </w:tcPr>
          <w:p w14:paraId="1A14BAFC" w14:textId="106E3A2E"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TREATMENTS</w:t>
            </w:r>
          </w:p>
        </w:tc>
        <w:tc>
          <w:tcPr>
            <w:tcW w:w="0" w:type="auto"/>
            <w:tcBorders>
              <w:left w:val="single" w:sz="4" w:space="0" w:color="auto"/>
            </w:tcBorders>
          </w:tcPr>
          <w:p w14:paraId="28560B1F" w14:textId="41E6775C"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c>
          <w:tcPr>
            <w:tcW w:w="0" w:type="auto"/>
          </w:tcPr>
          <w:p w14:paraId="07F5793C" w14:textId="257C1B7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r>
    </w:tbl>
    <w:p w14:paraId="5ABD6F45" w14:textId="77777777" w:rsidR="0058714E" w:rsidRDefault="0058714E" w:rsidP="00776387"/>
    <w:p w14:paraId="46794AB9" w14:textId="3DB9F073" w:rsidR="00776387" w:rsidRPr="00560BA3" w:rsidRDefault="002D23DF" w:rsidP="00776387">
      <w:r w:rsidRPr="00560BA3">
        <w:t xml:space="preserve">The two columns on the left of figure </w:t>
      </w:r>
      <w:r w:rsidR="00130F22">
        <w:fldChar w:fldCharType="begin"/>
      </w:r>
      <w:r w:rsidR="00130F22">
        <w:instrText xml:space="preserve"> REF lda_pass_iter \h </w:instrText>
      </w:r>
      <w:r w:rsidR="00130F22">
        <w:fldChar w:fldCharType="separate"/>
      </w:r>
      <w:r w:rsidR="00D55F9E">
        <w:rPr>
          <w:noProof/>
        </w:rPr>
        <w:t>10</w:t>
      </w:r>
      <w:r w:rsidR="00130F22">
        <w:fldChar w:fldCharType="end"/>
      </w:r>
      <w:r w:rsidR="00130F22">
        <w:t xml:space="preserve"> </w:t>
      </w:r>
      <w:r w:rsidRPr="00560BA3">
        <w:t>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3999ED5B"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D55F9E">
        <w:t>2.4</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231F7F92" w:rsidR="005C3198" w:rsidRPr="00560BA3" w:rsidRDefault="004163C4" w:rsidP="00776387">
      <w:r w:rsidRPr="00560BA3">
        <w:t xml:space="preserve">I used the topic visualization tool pyLDAvis to </w:t>
      </w:r>
      <w:r w:rsidR="00745256" w:rsidRPr="00560BA3">
        <w:t>analyze</w:t>
      </w:r>
      <w:r w:rsidRPr="00560BA3">
        <w:t xml:space="preserv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All of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lastRenderedPageBreak/>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11809BF3" w:rsidR="00BD5C0D" w:rsidRPr="00560BA3" w:rsidRDefault="00BD5C0D" w:rsidP="00BD5C0D">
      <w:pPr>
        <w:jc w:val="center"/>
      </w:pPr>
      <w:r w:rsidRPr="00560BA3">
        <w:t xml:space="preserve">Figure </w:t>
      </w:r>
      <w:bookmarkStart w:id="70" w:name="lda_5_topics"/>
      <w:r w:rsidRPr="00560BA3">
        <w:fldChar w:fldCharType="begin"/>
      </w:r>
      <w:r w:rsidRPr="00560BA3">
        <w:instrText xml:space="preserve"> SEQ FIG \* MERGEFORMAT </w:instrText>
      </w:r>
      <w:r w:rsidRPr="00560BA3">
        <w:fldChar w:fldCharType="separate"/>
      </w:r>
      <w:r w:rsidR="00D55F9E">
        <w:rPr>
          <w:noProof/>
        </w:rPr>
        <w:t>12</w:t>
      </w:r>
      <w:r w:rsidRPr="00560BA3">
        <w:fldChar w:fldCharType="end"/>
      </w:r>
      <w:bookmarkEnd w:id="70"/>
      <w:r w:rsidRPr="00560BA3">
        <w:t xml:space="preserve">: </w:t>
      </w:r>
      <w:r w:rsidR="00FE25AA" w:rsidRPr="00560BA3">
        <w:t>pyLDAvis graphic of 5 topics</w:t>
      </w:r>
    </w:p>
    <w:p w14:paraId="7DE80647" w14:textId="5C0CC8AD"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D55F9E">
        <w:rPr>
          <w:noProof/>
        </w:rPr>
        <w:t>12</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2F311A13" w14:textId="77777777" w:rsidR="00745256" w:rsidRDefault="00745256" w:rsidP="0053404B">
      <w:pPr>
        <w:pStyle w:val="Titlu1"/>
        <w:rPr>
          <w:caps w:val="0"/>
        </w:rPr>
      </w:pPr>
      <w:bookmarkStart w:id="71" w:name="_a405f2ahqyi7" w:colFirst="0" w:colLast="0"/>
      <w:bookmarkEnd w:id="71"/>
      <w:r>
        <w:rPr>
          <w:caps w:val="0"/>
        </w:rPr>
        <w:br w:type="page"/>
      </w:r>
    </w:p>
    <w:p w14:paraId="017FE9BC" w14:textId="0BB16309" w:rsidR="003957E4" w:rsidRPr="00560BA3" w:rsidRDefault="008C2ABE" w:rsidP="0053404B">
      <w:pPr>
        <w:pStyle w:val="Titlu1"/>
      </w:pPr>
      <w:bookmarkStart w:id="72" w:name="_Toc169986803"/>
      <w:r>
        <w:rPr>
          <w:caps w:val="0"/>
        </w:rPr>
        <w:lastRenderedPageBreak/>
        <w:t>EVALUATION OF RESULTS</w:t>
      </w:r>
      <w:bookmarkEnd w:id="72"/>
    </w:p>
    <w:p w14:paraId="089FDE56" w14:textId="616CD30D" w:rsidR="00A032A7" w:rsidRPr="00560BA3"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w:t>
      </w:r>
      <w:r w:rsidR="00745256">
        <w:t xml:space="preserve"> </w:t>
      </w:r>
      <w:r w:rsidR="006F108C" w:rsidRPr="00560BA3">
        <w:t xml:space="preserve">and the quality of keyword extraction </w:t>
      </w:r>
      <w:r w:rsidR="00745256">
        <w:t>depending on the size of the</w:t>
      </w:r>
      <w:r w:rsidR="006F108C" w:rsidRPr="00560BA3">
        <w:t xml:space="preserve"> document collections.</w:t>
      </w:r>
    </w:p>
    <w:p w14:paraId="42A7294A" w14:textId="7BF23C78" w:rsidR="009B6EC8" w:rsidRPr="00560BA3" w:rsidRDefault="00A90C53" w:rsidP="00B846D2">
      <w:pPr>
        <w:pStyle w:val="Titlu2"/>
      </w:pPr>
      <w:bookmarkStart w:id="73" w:name="_Toc169986804"/>
      <w:r w:rsidRPr="00560BA3">
        <w:t xml:space="preserve">Evaluation </w:t>
      </w:r>
      <w:r w:rsidR="0071590D">
        <w:t>M</w:t>
      </w:r>
      <w:r w:rsidR="0071590D" w:rsidRPr="00560BA3">
        <w:t>etrics</w:t>
      </w:r>
      <w:bookmarkEnd w:id="73"/>
    </w:p>
    <w:p w14:paraId="4A1A058A" w14:textId="64406C8D"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7C4917">
            <w:rPr>
              <w:rFonts w:eastAsia="Times New Roman"/>
            </w:rPr>
            <w:t>(Hripcsak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7C4917">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7C4917" w:rsidRPr="007C4917">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2B5CF90E"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74" w:name="precision_eq"/>
      <w:r w:rsidRPr="00560BA3">
        <w:fldChar w:fldCharType="begin"/>
      </w:r>
      <w:r w:rsidRPr="00560BA3">
        <w:instrText xml:space="preserve"> SEQ EQ \* MERGEFORMAT </w:instrText>
      </w:r>
      <w:r w:rsidRPr="00560BA3">
        <w:fldChar w:fldCharType="separate"/>
      </w:r>
      <w:r w:rsidR="00D55F9E">
        <w:rPr>
          <w:noProof/>
        </w:rPr>
        <w:t>6</w:t>
      </w:r>
      <w:r w:rsidRPr="00560BA3">
        <w:fldChar w:fldCharType="end"/>
      </w:r>
      <w:bookmarkEnd w:id="74"/>
      <w:r w:rsidRPr="00560BA3">
        <w:t>)</w:t>
      </w:r>
    </w:p>
    <w:p w14:paraId="3824FA90" w14:textId="671043F9"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D55F9E">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7C4917">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correctly identified keywords out of the total extracted keywords. It is important to note that the precision only takes into account the “positives”, as the relevant keywords retrieved are equivalent to the “true positives”, while the total keywords retrieved is the sum of true and false positives, terms generally encountered when evaluating binary classifiers.</w:t>
      </w:r>
    </w:p>
    <w:p w14:paraId="357E0FA7" w14:textId="59E88559"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75" w:name="recall_eq"/>
      <w:r w:rsidRPr="00560BA3">
        <w:fldChar w:fldCharType="begin"/>
      </w:r>
      <w:r w:rsidRPr="00560BA3">
        <w:instrText xml:space="preserve"> SEQ EQ \* MERGEFORMAT </w:instrText>
      </w:r>
      <w:r w:rsidRPr="00560BA3">
        <w:fldChar w:fldCharType="separate"/>
      </w:r>
      <w:r w:rsidR="00D55F9E">
        <w:rPr>
          <w:noProof/>
        </w:rPr>
        <w:t>7</w:t>
      </w:r>
      <w:r w:rsidRPr="00560BA3">
        <w:fldChar w:fldCharType="end"/>
      </w:r>
      <w:bookmarkEnd w:id="75"/>
      <w:r w:rsidRPr="00560BA3">
        <w:t>)</w:t>
      </w:r>
    </w:p>
    <w:p w14:paraId="34D19BC7" w14:textId="19C94EC4"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D55F9E">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r w:rsidR="007C4917">
            <w:rPr>
              <w:rFonts w:eastAsia="Times New Roman"/>
            </w:rPr>
            <w:t>Hripcsak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6E51E2C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w:t>
      </w:r>
      <w:r w:rsidR="00745256" w:rsidRPr="00560BA3">
        <w:rPr>
          <w:iCs/>
        </w:rPr>
        <w:t>ranging</w:t>
      </w:r>
      <w:r w:rsidRPr="00560BA3">
        <w:rPr>
          <w:iCs/>
        </w:rPr>
        <w:t xml:space="preserve"> </w:t>
      </w:r>
      <w:r w:rsidRPr="00560BA3">
        <w:rPr>
          <w:iCs/>
        </w:rPr>
        <w:lastRenderedPageBreak/>
        <w:t>from 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549CDD80" w:rsidR="004262DF" w:rsidRPr="00560BA3" w:rsidRDefault="00A43761" w:rsidP="006B37CC">
      <w:pPr>
        <w:rPr>
          <w:iCs/>
          <w:color w:val="000000"/>
        </w:rPr>
      </w:pPr>
      <w:r w:rsidRPr="00560BA3">
        <w:rPr>
          <w:iCs/>
        </w:rPr>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7C4917" w:rsidRPr="007C4917">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7C4917" w:rsidRPr="007C4917">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174055C6"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taking into account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7C4917">
            <w:rPr>
              <w:rFonts w:eastAsia="Times New Roman"/>
            </w:rPr>
            <w:t>(Hripcsak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This being said, I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5E5E52C3" w:rsidR="005D2B02" w:rsidRPr="00560BA3" w:rsidRDefault="00901C2B" w:rsidP="006B37CC">
      <w:pPr>
        <w:rPr>
          <w:iCs/>
        </w:rPr>
      </w:pPr>
      <w:r w:rsidRPr="00560BA3">
        <w:rPr>
          <w:iCs/>
        </w:rPr>
        <w:lastRenderedPageBreak/>
        <w:t xml:space="preserve">For a comprehensive evaluation of the quality of keyword extraction, the human perspective is maybe more important than the numerical measurements. Going forward, I will </w:t>
      </w:r>
      <w:r w:rsidR="00745256" w:rsidRPr="00560BA3">
        <w:rPr>
          <w:iCs/>
        </w:rPr>
        <w:t>analyze</w:t>
      </w:r>
      <w:r w:rsidRPr="00560BA3">
        <w:rPr>
          <w:iCs/>
        </w:rPr>
        <w:t xml:space="preserv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those researchers, if they appear on a blue background, 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6608D49D">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4A3DD02C" w:rsidR="00D605CD" w:rsidRPr="00560BA3" w:rsidRDefault="006E3CE4" w:rsidP="00D605CD">
      <w:pPr>
        <w:jc w:val="center"/>
        <w:rPr>
          <w:iCs/>
        </w:rPr>
      </w:pPr>
      <w:r w:rsidRPr="00560BA3">
        <w:rPr>
          <w:iCs/>
        </w:rPr>
        <w:t xml:space="preserve">Figure </w:t>
      </w:r>
      <w:bookmarkStart w:id="76" w:name="kw_compare_1"/>
      <w:r w:rsidRPr="00560BA3">
        <w:rPr>
          <w:iCs/>
        </w:rPr>
        <w:fldChar w:fldCharType="begin"/>
      </w:r>
      <w:r w:rsidRPr="00560BA3">
        <w:rPr>
          <w:iCs/>
        </w:rPr>
        <w:instrText xml:space="preserve"> SEQ FIG \* MERGEFORMAT </w:instrText>
      </w:r>
      <w:r w:rsidRPr="00560BA3">
        <w:rPr>
          <w:iCs/>
        </w:rPr>
        <w:fldChar w:fldCharType="separate"/>
      </w:r>
      <w:r w:rsidR="00D55F9E">
        <w:rPr>
          <w:iCs/>
          <w:noProof/>
        </w:rPr>
        <w:t>13</w:t>
      </w:r>
      <w:r w:rsidRPr="00560BA3">
        <w:rPr>
          <w:iCs/>
        </w:rPr>
        <w:fldChar w:fldCharType="end"/>
      </w:r>
      <w:bookmarkEnd w:id="76"/>
      <w:r w:rsidRPr="00560BA3">
        <w:rPr>
          <w:iCs/>
        </w:rPr>
        <w:t>: Comparison between keywords</w:t>
      </w:r>
    </w:p>
    <w:p w14:paraId="5AE6E2FA" w14:textId="7A6FD47F"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D55F9E">
        <w:rPr>
          <w:iCs/>
          <w:noProof/>
        </w:rPr>
        <w:t>13</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16"/>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28"/>
                    <a:stretch>
                      <a:fillRect/>
                    </a:stretch>
                  </pic:blipFill>
                  <pic:spPr>
                    <a:xfrm>
                      <a:off x="0" y="0"/>
                      <a:ext cx="5733415" cy="2026285"/>
                    </a:xfrm>
                    <a:prstGeom prst="rect">
                      <a:avLst/>
                    </a:prstGeom>
                  </pic:spPr>
                </pic:pic>
              </a:graphicData>
            </a:graphic>
          </wp:inline>
        </w:drawing>
      </w:r>
    </w:p>
    <w:p w14:paraId="143B8402" w14:textId="1291EAB3" w:rsidR="00364746" w:rsidRPr="00560BA3" w:rsidRDefault="00364746" w:rsidP="00364746">
      <w:pPr>
        <w:jc w:val="center"/>
        <w:rPr>
          <w:iCs/>
        </w:rPr>
      </w:pPr>
      <w:r w:rsidRPr="00560BA3">
        <w:rPr>
          <w:iCs/>
        </w:rPr>
        <w:t xml:space="preserve">Figure </w:t>
      </w:r>
      <w:bookmarkStart w:id="77" w:name="kw_compare_2"/>
      <w:r w:rsidRPr="00560BA3">
        <w:rPr>
          <w:iCs/>
        </w:rPr>
        <w:fldChar w:fldCharType="begin"/>
      </w:r>
      <w:r w:rsidRPr="00560BA3">
        <w:rPr>
          <w:iCs/>
        </w:rPr>
        <w:instrText xml:space="preserve"> SEQ FIG \* MERGEFORMAT </w:instrText>
      </w:r>
      <w:r w:rsidRPr="00560BA3">
        <w:rPr>
          <w:iCs/>
        </w:rPr>
        <w:fldChar w:fldCharType="separate"/>
      </w:r>
      <w:r w:rsidR="00D55F9E">
        <w:rPr>
          <w:iCs/>
          <w:noProof/>
        </w:rPr>
        <w:t>14</w:t>
      </w:r>
      <w:r w:rsidRPr="00560BA3">
        <w:rPr>
          <w:iCs/>
        </w:rPr>
        <w:fldChar w:fldCharType="end"/>
      </w:r>
      <w:bookmarkEnd w:id="77"/>
      <w:r w:rsidRPr="00560BA3">
        <w:rPr>
          <w:iCs/>
        </w:rPr>
        <w:t>: Comparison between keywords</w:t>
      </w:r>
    </w:p>
    <w:p w14:paraId="3FB1B4F4" w14:textId="2452E0BF" w:rsidR="00364746" w:rsidRPr="00560BA3" w:rsidRDefault="00364746" w:rsidP="00364746">
      <w:pPr>
        <w:rPr>
          <w:iCs/>
        </w:rPr>
      </w:pPr>
      <w:r w:rsidRPr="00560BA3">
        <w:rPr>
          <w:iCs/>
        </w:rPr>
        <w:lastRenderedPageBreak/>
        <w:t>Only 2 out of the 6 manually validated keywords</w:t>
      </w:r>
      <w:r w:rsidR="00A074E2" w:rsidRPr="00560BA3">
        <w:rPr>
          <w:rStyle w:val="Referinnotdesubsol"/>
          <w:iCs/>
        </w:rPr>
        <w:footnoteReference w:id="17"/>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D55F9E">
        <w:rPr>
          <w:iCs/>
          <w:noProof/>
        </w:rPr>
        <w:t>14</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29"/>
                    <a:stretch>
                      <a:fillRect/>
                    </a:stretch>
                  </pic:blipFill>
                  <pic:spPr>
                    <a:xfrm>
                      <a:off x="0" y="0"/>
                      <a:ext cx="5733415" cy="1847850"/>
                    </a:xfrm>
                    <a:prstGeom prst="rect">
                      <a:avLst/>
                    </a:prstGeom>
                  </pic:spPr>
                </pic:pic>
              </a:graphicData>
            </a:graphic>
          </wp:inline>
        </w:drawing>
      </w:r>
    </w:p>
    <w:p w14:paraId="473DC218" w14:textId="707B1DB2" w:rsidR="00A074E2" w:rsidRPr="00560BA3" w:rsidRDefault="00A074E2" w:rsidP="00A074E2">
      <w:pPr>
        <w:jc w:val="center"/>
        <w:rPr>
          <w:iCs/>
        </w:rPr>
      </w:pPr>
      <w:r w:rsidRPr="00560BA3">
        <w:rPr>
          <w:iCs/>
        </w:rPr>
        <w:t xml:space="preserve">Figure </w:t>
      </w:r>
      <w:bookmarkStart w:id="78" w:name="kw_compare_3"/>
      <w:r w:rsidRPr="00560BA3">
        <w:rPr>
          <w:iCs/>
        </w:rPr>
        <w:fldChar w:fldCharType="begin"/>
      </w:r>
      <w:r w:rsidRPr="00560BA3">
        <w:rPr>
          <w:iCs/>
        </w:rPr>
        <w:instrText xml:space="preserve"> SEQ FIG \* MERGEFORMAT </w:instrText>
      </w:r>
      <w:r w:rsidRPr="00560BA3">
        <w:rPr>
          <w:iCs/>
        </w:rPr>
        <w:fldChar w:fldCharType="separate"/>
      </w:r>
      <w:r w:rsidR="00D55F9E">
        <w:rPr>
          <w:iCs/>
          <w:noProof/>
        </w:rPr>
        <w:t>15</w:t>
      </w:r>
      <w:r w:rsidRPr="00560BA3">
        <w:rPr>
          <w:iCs/>
        </w:rPr>
        <w:fldChar w:fldCharType="end"/>
      </w:r>
      <w:bookmarkEnd w:id="78"/>
      <w:r w:rsidRPr="00560BA3">
        <w:rPr>
          <w:iCs/>
        </w:rPr>
        <w:t>: Comparison between keywords</w:t>
      </w:r>
    </w:p>
    <w:p w14:paraId="21129EA7" w14:textId="3C16EE8E"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D55F9E">
        <w:rPr>
          <w:iCs/>
          <w:noProof/>
        </w:rPr>
        <w:t>15</w:t>
      </w:r>
      <w:r w:rsidRPr="00560BA3">
        <w:rPr>
          <w:iCs/>
        </w:rPr>
        <w:fldChar w:fldCharType="end"/>
      </w:r>
      <w:r w:rsidRPr="00560BA3">
        <w:rPr>
          <w:iCs/>
        </w:rPr>
        <w:t xml:space="preserve"> from Google Academic</w:t>
      </w:r>
      <w:r w:rsidRPr="00560BA3">
        <w:rPr>
          <w:rStyle w:val="Referinnotdesubsol"/>
          <w:iCs/>
        </w:rPr>
        <w:footnoteReference w:id="18"/>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79" w:name="_Toc169986805"/>
      <w:r w:rsidRPr="00560BA3">
        <w:t>Comparison between YAKE and LDA</w:t>
      </w:r>
      <w:bookmarkEnd w:id="79"/>
    </w:p>
    <w:p w14:paraId="030F835E" w14:textId="20B3DF88" w:rsidR="004E4143" w:rsidRPr="00560BA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 and sometimes they are not relevant when working with a smaller corpus.</w:t>
      </w:r>
    </w:p>
    <w:p w14:paraId="6AA98895" w14:textId="6A310A50" w:rsidR="0010656B" w:rsidRPr="00560BA3" w:rsidRDefault="007D6E18" w:rsidP="007D6E18">
      <w:pPr>
        <w:jc w:val="center"/>
      </w:pPr>
      <w:r w:rsidRPr="00560BA3">
        <w:rPr>
          <w:noProof/>
        </w:rPr>
        <w:lastRenderedPageBreak/>
        <w:drawing>
          <wp:inline distT="0" distB="0" distL="0" distR="0" wp14:anchorId="76659572" wp14:editId="1D4093B0">
            <wp:extent cx="3450131" cy="2238281"/>
            <wp:effectExtent l="0" t="0" r="0" b="0"/>
            <wp:docPr id="152491633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6336" name="Imagine 1" descr="O imagine care conține text, captură de ecran, Font&#10;&#10;Descriere generată automat"/>
                    <pic:cNvPicPr/>
                  </pic:nvPicPr>
                  <pic:blipFill>
                    <a:blip r:embed="rId30"/>
                    <a:stretch>
                      <a:fillRect/>
                    </a:stretch>
                  </pic:blipFill>
                  <pic:spPr>
                    <a:xfrm>
                      <a:off x="0" y="0"/>
                      <a:ext cx="3460392" cy="2244938"/>
                    </a:xfrm>
                    <a:prstGeom prst="rect">
                      <a:avLst/>
                    </a:prstGeom>
                  </pic:spPr>
                </pic:pic>
              </a:graphicData>
            </a:graphic>
          </wp:inline>
        </w:drawing>
      </w:r>
    </w:p>
    <w:p w14:paraId="186ECE42" w14:textId="347F0983" w:rsidR="007D6E18" w:rsidRPr="00560BA3" w:rsidRDefault="007D6E18" w:rsidP="007D6E18">
      <w:pPr>
        <w:jc w:val="center"/>
      </w:pPr>
      <w:r w:rsidRPr="00560BA3">
        <w:t xml:space="preserve">Figure </w:t>
      </w:r>
      <w:bookmarkStart w:id="80" w:name="compare_lda_yake_1"/>
      <w:r w:rsidRPr="00560BA3">
        <w:fldChar w:fldCharType="begin"/>
      </w:r>
      <w:r w:rsidRPr="00560BA3">
        <w:instrText xml:space="preserve"> SEQ FIG \* MERGEFORMAT </w:instrText>
      </w:r>
      <w:r w:rsidRPr="00560BA3">
        <w:fldChar w:fldCharType="separate"/>
      </w:r>
      <w:r w:rsidR="00D55F9E">
        <w:rPr>
          <w:noProof/>
        </w:rPr>
        <w:t>16</w:t>
      </w:r>
      <w:r w:rsidRPr="00560BA3">
        <w:fldChar w:fldCharType="end"/>
      </w:r>
      <w:bookmarkEnd w:id="80"/>
      <w:r w:rsidRPr="00560BA3">
        <w:t>: Comparison YAKE vs LDA</w:t>
      </w:r>
    </w:p>
    <w:p w14:paraId="44493722" w14:textId="3F1334DE" w:rsidR="007D6E18" w:rsidRPr="00560BA3" w:rsidRDefault="007D6E18" w:rsidP="007D6E18">
      <w:r w:rsidRPr="00560BA3">
        <w:t xml:space="preserve">In figure </w:t>
      </w:r>
      <w:r w:rsidRPr="00560BA3">
        <w:fldChar w:fldCharType="begin"/>
      </w:r>
      <w:r w:rsidRPr="00560BA3">
        <w:instrText xml:space="preserve"> REF compare_lda_yake_1 \h </w:instrText>
      </w:r>
      <w:r w:rsidRPr="00560BA3">
        <w:fldChar w:fldCharType="separate"/>
      </w:r>
      <w:r w:rsidR="00D55F9E">
        <w:rPr>
          <w:noProof/>
        </w:rPr>
        <w:t>16</w:t>
      </w:r>
      <w:r w:rsidRPr="00560BA3">
        <w:fldChar w:fldCharType="end"/>
      </w:r>
      <w:r w:rsidRPr="00560BA3">
        <w:t>, there are the keywords that I extracted with YAKE, on the left,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3DB42F01" w14:textId="749FAEB0" w:rsidR="006A4E1A" w:rsidRPr="00560BA3" w:rsidRDefault="001A66F9" w:rsidP="001A66F9">
      <w:pPr>
        <w:jc w:val="center"/>
      </w:pPr>
      <w:r w:rsidRPr="00560BA3">
        <w:rPr>
          <w:noProof/>
        </w:rPr>
        <w:drawing>
          <wp:inline distT="0" distB="0" distL="0" distR="0" wp14:anchorId="2CFD9F22" wp14:editId="67712F49">
            <wp:extent cx="4428097" cy="2013217"/>
            <wp:effectExtent l="0" t="0" r="0" b="6350"/>
            <wp:docPr id="12189248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840" name=""/>
                    <pic:cNvPicPr/>
                  </pic:nvPicPr>
                  <pic:blipFill>
                    <a:blip r:embed="rId31"/>
                    <a:stretch>
                      <a:fillRect/>
                    </a:stretch>
                  </pic:blipFill>
                  <pic:spPr>
                    <a:xfrm>
                      <a:off x="0" y="0"/>
                      <a:ext cx="4475558" cy="2034795"/>
                    </a:xfrm>
                    <a:prstGeom prst="rect">
                      <a:avLst/>
                    </a:prstGeom>
                  </pic:spPr>
                </pic:pic>
              </a:graphicData>
            </a:graphic>
          </wp:inline>
        </w:drawing>
      </w:r>
    </w:p>
    <w:p w14:paraId="75BC93A3" w14:textId="51E9314C" w:rsidR="001A66F9" w:rsidRPr="00560BA3" w:rsidRDefault="001A66F9" w:rsidP="001A66F9">
      <w:pPr>
        <w:jc w:val="center"/>
      </w:pPr>
      <w:r w:rsidRPr="00560BA3">
        <w:t xml:space="preserve">Figure </w:t>
      </w:r>
      <w:bookmarkStart w:id="81" w:name="compare_lda_yake_2"/>
      <w:r w:rsidRPr="00560BA3">
        <w:fldChar w:fldCharType="begin"/>
      </w:r>
      <w:r w:rsidRPr="00560BA3">
        <w:instrText xml:space="preserve"> SEQ FIG \* MERGEFORMAT </w:instrText>
      </w:r>
      <w:r w:rsidRPr="00560BA3">
        <w:fldChar w:fldCharType="separate"/>
      </w:r>
      <w:r w:rsidR="00D55F9E">
        <w:rPr>
          <w:noProof/>
        </w:rPr>
        <w:t>17</w:t>
      </w:r>
      <w:r w:rsidRPr="00560BA3">
        <w:fldChar w:fldCharType="end"/>
      </w:r>
      <w:bookmarkEnd w:id="81"/>
      <w:r w:rsidRPr="00560BA3">
        <w:t>: Comparison YAKE vs LDA</w:t>
      </w:r>
    </w:p>
    <w:p w14:paraId="6508B916" w14:textId="45BDA6DE" w:rsidR="006900D9" w:rsidRDefault="00B434FD" w:rsidP="006900D9">
      <w:r w:rsidRPr="00560BA3">
        <w:t xml:space="preserve">Figure </w:t>
      </w:r>
      <w:r w:rsidRPr="00560BA3">
        <w:fldChar w:fldCharType="begin"/>
      </w:r>
      <w:r w:rsidRPr="00560BA3">
        <w:instrText xml:space="preserve"> REF compare_lda_yake_2 \h </w:instrText>
      </w:r>
      <w:r w:rsidRPr="00560BA3">
        <w:fldChar w:fldCharType="separate"/>
      </w:r>
      <w:r w:rsidR="00D55F9E">
        <w:rPr>
          <w:noProof/>
        </w:rPr>
        <w:t>17</w:t>
      </w:r>
      <w:r w:rsidRPr="00560BA3">
        <w:fldChar w:fldCharType="end"/>
      </w:r>
      <w:r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 xml:space="preserve">Although the two sets of keywords are similar and convey the same general idea about the author’s papers, there are no exact matches apart from “Natural </w:t>
      </w:r>
      <w:r w:rsidR="00582896" w:rsidRPr="00560BA3">
        <w:lastRenderedPageBreak/>
        <w:t>Language Processing”</w:t>
      </w:r>
      <w:r w:rsidR="00D55F9E">
        <w:t xml:space="preserve"> and “learning environment”</w:t>
      </w:r>
      <w:r w:rsidR="00582896" w:rsidRPr="00560BA3">
        <w:t>, so this is a good example for illustrating how these two algorithms complete each other in finding meaningful keywords.</w:t>
      </w:r>
      <w:r w:rsidR="006900D9">
        <w:br w:type="page"/>
      </w:r>
    </w:p>
    <w:p w14:paraId="048CF2AD" w14:textId="54B5FF1C" w:rsidR="003957E4" w:rsidRPr="00560BA3" w:rsidRDefault="008E669E" w:rsidP="0053404B">
      <w:pPr>
        <w:pStyle w:val="Titlu1"/>
      </w:pPr>
      <w:bookmarkStart w:id="82" w:name="_Toc169986806"/>
      <w:r w:rsidRPr="00560BA3">
        <w:lastRenderedPageBreak/>
        <w:t>C</w:t>
      </w:r>
      <w:r w:rsidR="008C2ABE">
        <w:t>ONCLUSION</w:t>
      </w:r>
      <w:bookmarkEnd w:id="82"/>
    </w:p>
    <w:p w14:paraId="2E4686E1" w14:textId="1E438871" w:rsidR="003957E4" w:rsidRPr="00560BA3" w:rsidRDefault="008E669E" w:rsidP="00A51F8A">
      <w:r w:rsidRPr="00560BA3">
        <w:t>În acest capitol este sumarizat întreg proiectul, de la obiective, la implementare, si la relevanta rezultatelor obținute. În finalul capitolului poate exista o subsecțiune de „Dezvoltări ulterioare“.</w:t>
      </w:r>
      <w:r w:rsidRPr="00560BA3">
        <w:br/>
        <w:t xml:space="preserve">Criterii pentru calificativul </w:t>
      </w:r>
      <w:r w:rsidRPr="00560BA3">
        <w:rPr>
          <w:i/>
        </w:rPr>
        <w:t>Nesatisfăcător</w:t>
      </w:r>
      <w:r w:rsidRPr="00560BA3">
        <w:t>:</w:t>
      </w:r>
    </w:p>
    <w:p w14:paraId="62B129C5" w14:textId="77777777" w:rsidR="003957E4" w:rsidRPr="00560BA3" w:rsidRDefault="008E669E" w:rsidP="00A51F8A">
      <w:pPr>
        <w:pStyle w:val="Listparagraf"/>
        <w:numPr>
          <w:ilvl w:val="0"/>
          <w:numId w:val="1"/>
        </w:numPr>
      </w:pPr>
      <w:r w:rsidRPr="00560BA3">
        <w:t>Concluziile nu sunt corelate cu conținutul lucrării;</w:t>
      </w:r>
    </w:p>
    <w:p w14:paraId="419C6812" w14:textId="1D4FECFE" w:rsidR="003957E4" w:rsidRPr="00560BA3" w:rsidRDefault="008E669E" w:rsidP="00A51F8A">
      <w:r w:rsidRPr="00560BA3">
        <w:t xml:space="preserve">Criterii pentru calificativul </w:t>
      </w:r>
      <w:r w:rsidRPr="00560BA3">
        <w:rPr>
          <w:i/>
        </w:rPr>
        <w:t>Satisfăcător</w:t>
      </w:r>
      <w:r w:rsidRPr="00560BA3">
        <w:t>:</w:t>
      </w:r>
    </w:p>
    <w:p w14:paraId="28515DE5" w14:textId="77777777" w:rsidR="003957E4" w:rsidRPr="00560BA3" w:rsidRDefault="008E669E" w:rsidP="00A51F8A">
      <w:pPr>
        <w:pStyle w:val="Listparagraf"/>
        <w:numPr>
          <w:ilvl w:val="0"/>
          <w:numId w:val="2"/>
        </w:numPr>
      </w:pPr>
      <w:r w:rsidRPr="00560BA3">
        <w:t>Concluziile sunt corelate cu conținutul lucrării, însă nu se oferă o imagine asupra calității și relevantei rezultatelor obținute;</w:t>
      </w:r>
    </w:p>
    <w:p w14:paraId="548BEE7C" w14:textId="7CD1F278" w:rsidR="003957E4" w:rsidRPr="00560BA3" w:rsidRDefault="008E669E" w:rsidP="00A51F8A">
      <w:r w:rsidRPr="00560BA3">
        <w:t xml:space="preserve">Criterii pentru calificativul </w:t>
      </w:r>
      <w:r w:rsidRPr="00560BA3">
        <w:rPr>
          <w:i/>
        </w:rPr>
        <w:t>Bine</w:t>
      </w:r>
      <w:r w:rsidRPr="00560BA3">
        <w:t>:</w:t>
      </w:r>
    </w:p>
    <w:p w14:paraId="1748F227" w14:textId="0CDC5C69" w:rsidR="00F3758A" w:rsidRPr="00560BA3" w:rsidRDefault="008E669E" w:rsidP="00A51F8A">
      <w:pPr>
        <w:pStyle w:val="Listparagraf"/>
        <w:numPr>
          <w:ilvl w:val="0"/>
          <w:numId w:val="6"/>
        </w:numPr>
      </w:pPr>
      <w:r w:rsidRPr="00560BA3">
        <w:t>Concluziile sunt corelate cu conținutul lucrării, și se oferă o imagine precisa asupra relevantei și calității rezultatelor obținute în cadrul proiectului.</w:t>
      </w:r>
    </w:p>
    <w:p w14:paraId="647E733E" w14:textId="77777777" w:rsidR="00F3758A" w:rsidRPr="00560BA3" w:rsidRDefault="00F3758A" w:rsidP="0053404B">
      <w:r w:rsidRPr="00560BA3">
        <w:br w:type="page"/>
      </w:r>
    </w:p>
    <w:p w14:paraId="621810C0" w14:textId="002B3AB6" w:rsidR="003957E4" w:rsidRPr="00560BA3" w:rsidRDefault="00054E44" w:rsidP="0053404B">
      <w:pPr>
        <w:pStyle w:val="Titlu1"/>
      </w:pPr>
      <w:bookmarkStart w:id="83" w:name="_66bnpo5qfzbb" w:colFirst="0" w:colLast="0"/>
      <w:bookmarkStart w:id="84" w:name="_Toc169986807"/>
      <w:bookmarkEnd w:id="83"/>
      <w:r w:rsidRPr="00560BA3">
        <w:lastRenderedPageBreak/>
        <w:t>REFERENCES</w:t>
      </w:r>
      <w:bookmarkEnd w:id="84"/>
    </w:p>
    <w:sdt>
      <w:sdtPr>
        <w:tag w:val="MENDELEY_BIBLIOGRAPHY"/>
        <w:id w:val="624271109"/>
        <w:placeholder>
          <w:docPart w:val="DefaultPlaceholder_-1854013440"/>
        </w:placeholder>
      </w:sdtPr>
      <w:sdtContent>
        <w:p w14:paraId="00151478" w14:textId="77777777" w:rsidR="007C4917" w:rsidRDefault="007C4917">
          <w:pPr>
            <w:autoSpaceDE w:val="0"/>
            <w:autoSpaceDN w:val="0"/>
            <w:ind w:hanging="480"/>
            <w:divId w:val="2136632635"/>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43BEF013" w14:textId="77777777" w:rsidR="007C4917" w:rsidRDefault="007C4917">
          <w:pPr>
            <w:autoSpaceDE w:val="0"/>
            <w:autoSpaceDN w:val="0"/>
            <w:ind w:hanging="480"/>
            <w:divId w:val="425924538"/>
            <w:rPr>
              <w:rFonts w:eastAsia="Times New Roman"/>
            </w:rPr>
          </w:pPr>
          <w:r>
            <w:rPr>
              <w:rFonts w:eastAsia="Times New Roman"/>
            </w:rPr>
            <w:t xml:space="preserve">Arora, M., Kanjilal,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0F0CD063" w14:textId="77777777" w:rsidR="007C4917" w:rsidRDefault="007C4917">
          <w:pPr>
            <w:autoSpaceDE w:val="0"/>
            <w:autoSpaceDN w:val="0"/>
            <w:ind w:hanging="480"/>
            <w:divId w:val="98722576"/>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79A33204" w14:textId="77777777" w:rsidR="007C4917" w:rsidRDefault="007C4917">
          <w:pPr>
            <w:autoSpaceDE w:val="0"/>
            <w:autoSpaceDN w:val="0"/>
            <w:ind w:hanging="480"/>
            <w:divId w:val="1813137820"/>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04C2AB4F" w14:textId="77777777" w:rsidR="007C4917" w:rsidRDefault="007C4917">
          <w:pPr>
            <w:autoSpaceDE w:val="0"/>
            <w:autoSpaceDN w:val="0"/>
            <w:ind w:hanging="480"/>
            <w:divId w:val="128129082"/>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3B329FE2" w14:textId="77777777" w:rsidR="007C4917" w:rsidRDefault="007C4917">
          <w:pPr>
            <w:autoSpaceDE w:val="0"/>
            <w:autoSpaceDN w:val="0"/>
            <w:ind w:hanging="480"/>
            <w:divId w:val="1885556865"/>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202C850F" w14:textId="77777777" w:rsidR="007C4917" w:rsidRDefault="007C4917">
          <w:pPr>
            <w:autoSpaceDE w:val="0"/>
            <w:autoSpaceDN w:val="0"/>
            <w:ind w:hanging="480"/>
            <w:divId w:val="132914181"/>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6F94FC3" w14:textId="77777777" w:rsidR="007C4917" w:rsidRDefault="007C4917">
          <w:pPr>
            <w:autoSpaceDE w:val="0"/>
            <w:autoSpaceDN w:val="0"/>
            <w:ind w:hanging="480"/>
            <w:divId w:val="1146050163"/>
            <w:rPr>
              <w:rFonts w:eastAsia="Times New Roman"/>
            </w:rPr>
          </w:pPr>
          <w:r>
            <w:rPr>
              <w:rFonts w:eastAsia="Times New Roman"/>
            </w:rPr>
            <w:t xml:space="preserve">Hripcsak, G., &amp; Rothschild, A. (2005). Agreement, the F-Measure, and Reliability in Information Retrieval. </w:t>
          </w:r>
          <w:r>
            <w:rPr>
              <w:rFonts w:eastAsia="Times New Roman"/>
              <w:i/>
              <w:iCs/>
            </w:rPr>
            <w:t>Journal of the American Medical Informatics Association : JAMIA</w:t>
          </w:r>
          <w:r>
            <w:rPr>
              <w:rFonts w:eastAsia="Times New Roman"/>
            </w:rPr>
            <w:t xml:space="preserve">, </w:t>
          </w:r>
          <w:r>
            <w:rPr>
              <w:rFonts w:eastAsia="Times New Roman"/>
              <w:i/>
              <w:iCs/>
            </w:rPr>
            <w:t>12</w:t>
          </w:r>
          <w:r>
            <w:rPr>
              <w:rFonts w:eastAsia="Times New Roman"/>
            </w:rPr>
            <w:t>, 296–298. https://doi.org/10.1197/jamia.M1733</w:t>
          </w:r>
        </w:p>
        <w:p w14:paraId="0575D857" w14:textId="77777777" w:rsidR="007C4917" w:rsidRDefault="007C4917">
          <w:pPr>
            <w:autoSpaceDE w:val="0"/>
            <w:autoSpaceDN w:val="0"/>
            <w:ind w:hanging="480"/>
            <w:divId w:val="2088378870"/>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14F935AF" w14:textId="77777777" w:rsidR="007C4917" w:rsidRDefault="007C4917">
          <w:pPr>
            <w:autoSpaceDE w:val="0"/>
            <w:autoSpaceDN w:val="0"/>
            <w:ind w:hanging="480"/>
            <w:divId w:val="1943220801"/>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378D3744" w14:textId="77777777" w:rsidR="007C4917" w:rsidRDefault="007C4917">
          <w:pPr>
            <w:autoSpaceDE w:val="0"/>
            <w:autoSpaceDN w:val="0"/>
            <w:ind w:hanging="480"/>
            <w:divId w:val="1963460963"/>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3F8E0A7D" w14:textId="77777777" w:rsidR="007C4917" w:rsidRDefault="007C4917">
          <w:pPr>
            <w:autoSpaceDE w:val="0"/>
            <w:autoSpaceDN w:val="0"/>
            <w:ind w:hanging="480"/>
            <w:divId w:val="1904172450"/>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7352EA2" w14:textId="77777777" w:rsidR="007C4917" w:rsidRDefault="007C4917">
          <w:pPr>
            <w:autoSpaceDE w:val="0"/>
            <w:autoSpaceDN w:val="0"/>
            <w:ind w:hanging="480"/>
            <w:divId w:val="333411459"/>
            <w:rPr>
              <w:rFonts w:eastAsia="Times New Roman"/>
            </w:rPr>
          </w:pPr>
          <w:r>
            <w:rPr>
              <w:rFonts w:eastAsia="Times New Roman"/>
            </w:rPr>
            <w:lastRenderedPageBreak/>
            <w:t xml:space="preserve">Kumbhar, A., Savargaonkar, M., Nalwaya, A., Bian, C., &amp; Abouelenien, M. (2019). </w:t>
          </w:r>
          <w:r>
            <w:rPr>
              <w:rFonts w:eastAsia="Times New Roman"/>
              <w:i/>
              <w:iCs/>
            </w:rPr>
            <w:t>Keyword Extraction Performance Analysis</w:t>
          </w:r>
          <w:r>
            <w:rPr>
              <w:rFonts w:eastAsia="Times New Roman"/>
            </w:rPr>
            <w:t>. 550–553. https://doi.org/10.1109/MIPR.2019.00111</w:t>
          </w:r>
        </w:p>
        <w:p w14:paraId="5E4AD2CB" w14:textId="77777777" w:rsidR="007C4917" w:rsidRDefault="007C4917">
          <w:pPr>
            <w:autoSpaceDE w:val="0"/>
            <w:autoSpaceDN w:val="0"/>
            <w:ind w:hanging="480"/>
            <w:divId w:val="733698221"/>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77859CB2" w14:textId="77777777" w:rsidR="007C4917" w:rsidRDefault="007C4917">
          <w:pPr>
            <w:autoSpaceDE w:val="0"/>
            <w:autoSpaceDN w:val="0"/>
            <w:ind w:hanging="480"/>
            <w:divId w:val="1195583387"/>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5BD94888" w14:textId="77777777" w:rsidR="007C4917" w:rsidRDefault="007C4917">
          <w:pPr>
            <w:autoSpaceDE w:val="0"/>
            <w:autoSpaceDN w:val="0"/>
            <w:ind w:hanging="480"/>
            <w:divId w:val="1030690503"/>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39C06A97" w14:textId="77777777" w:rsidR="007C4917" w:rsidRDefault="007C4917">
          <w:pPr>
            <w:autoSpaceDE w:val="0"/>
            <w:autoSpaceDN w:val="0"/>
            <w:ind w:hanging="480"/>
            <w:divId w:val="330721022"/>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25C5ECE3" w14:textId="77777777" w:rsidR="007C4917" w:rsidRDefault="007C4917">
          <w:pPr>
            <w:autoSpaceDE w:val="0"/>
            <w:autoSpaceDN w:val="0"/>
            <w:ind w:hanging="480"/>
            <w:divId w:val="2010133864"/>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351D85A0" w14:textId="77777777" w:rsidR="007C4917" w:rsidRDefault="007C4917">
          <w:pPr>
            <w:autoSpaceDE w:val="0"/>
            <w:autoSpaceDN w:val="0"/>
            <w:ind w:hanging="480"/>
            <w:divId w:val="936139549"/>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489C17B4" w14:textId="77777777" w:rsidR="007C4917" w:rsidRDefault="007C4917">
          <w:pPr>
            <w:autoSpaceDE w:val="0"/>
            <w:autoSpaceDN w:val="0"/>
            <w:ind w:hanging="480"/>
            <w:divId w:val="1613391436"/>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746204B" w14:textId="77777777" w:rsidR="007C4917" w:rsidRDefault="007C4917">
          <w:pPr>
            <w:autoSpaceDE w:val="0"/>
            <w:autoSpaceDN w:val="0"/>
            <w:ind w:hanging="480"/>
            <w:divId w:val="891309478"/>
            <w:rPr>
              <w:rFonts w:eastAsia="Times New Roman"/>
            </w:rPr>
          </w:pPr>
          <w:r>
            <w:rPr>
              <w:rFonts w:eastAsia="Times New Roman"/>
            </w:rPr>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4851B729" w14:textId="77777777" w:rsidR="007C4917" w:rsidRDefault="007C4917">
          <w:pPr>
            <w:autoSpaceDE w:val="0"/>
            <w:autoSpaceDN w:val="0"/>
            <w:ind w:hanging="480"/>
            <w:divId w:val="951136400"/>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01EC788A" w14:textId="77777777" w:rsidR="007C4917" w:rsidRDefault="007C4917">
          <w:pPr>
            <w:autoSpaceDE w:val="0"/>
            <w:autoSpaceDN w:val="0"/>
            <w:ind w:hanging="480"/>
            <w:divId w:val="1788968312"/>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67D8F509" w14:textId="77777777" w:rsidR="007C4917" w:rsidRDefault="007C4917">
          <w:pPr>
            <w:autoSpaceDE w:val="0"/>
            <w:autoSpaceDN w:val="0"/>
            <w:ind w:hanging="480"/>
            <w:divId w:val="1062564143"/>
            <w:rPr>
              <w:rFonts w:eastAsia="Times New Roman"/>
            </w:rPr>
          </w:pPr>
          <w:r>
            <w:rPr>
              <w:rFonts w:eastAsia="Times New Roman"/>
              <w:i/>
              <w:iCs/>
            </w:rPr>
            <w:t>spaCy</w:t>
          </w:r>
          <w:r>
            <w:rPr>
              <w:rFonts w:eastAsia="Times New Roman"/>
            </w:rPr>
            <w:t>. (n.d.). Retrieved June 9, 2024, from https://spacy.io/</w:t>
          </w:r>
        </w:p>
        <w:p w14:paraId="093D4F3D" w14:textId="77777777" w:rsidR="007C4917" w:rsidRDefault="007C4917">
          <w:pPr>
            <w:autoSpaceDE w:val="0"/>
            <w:autoSpaceDN w:val="0"/>
            <w:ind w:hanging="480"/>
            <w:divId w:val="52585288"/>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10159009" w14:textId="77777777" w:rsidR="007C4917" w:rsidRDefault="007C4917">
          <w:pPr>
            <w:autoSpaceDE w:val="0"/>
            <w:autoSpaceDN w:val="0"/>
            <w:ind w:hanging="480"/>
            <w:divId w:val="2094546510"/>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26435794" w14:textId="77777777" w:rsidR="007C4917" w:rsidRDefault="007C4917">
          <w:pPr>
            <w:autoSpaceDE w:val="0"/>
            <w:autoSpaceDN w:val="0"/>
            <w:ind w:hanging="480"/>
            <w:divId w:val="1493257830"/>
            <w:rPr>
              <w:rFonts w:eastAsia="Times New Roman"/>
            </w:rPr>
          </w:pPr>
          <w:r>
            <w:rPr>
              <w:rFonts w:eastAsia="Times New Roman"/>
            </w:rPr>
            <w:t xml:space="preserve">Vaswani, A., Shazeer, N., Parmar, N., Uszkoreit, J., Jones, L., Gomez, A. N., Kaiser, L., &amp; Polosukhin, I. (2023). </w:t>
          </w:r>
          <w:r>
            <w:rPr>
              <w:rFonts w:eastAsia="Times New Roman"/>
              <w:i/>
              <w:iCs/>
            </w:rPr>
            <w:t>Attention Is All You Need</w:t>
          </w:r>
          <w:r>
            <w:rPr>
              <w:rFonts w:eastAsia="Times New Roman"/>
            </w:rPr>
            <w:t>.</w:t>
          </w:r>
        </w:p>
        <w:p w14:paraId="008385FC" w14:textId="77777777" w:rsidR="007C4917" w:rsidRDefault="007C4917">
          <w:pPr>
            <w:autoSpaceDE w:val="0"/>
            <w:autoSpaceDN w:val="0"/>
            <w:ind w:hanging="480"/>
            <w:divId w:val="1224291368"/>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7786A2F1" w14:textId="0325EF97" w:rsidR="006009B5" w:rsidRDefault="00000000" w:rsidP="006009B5">
          <w:pPr>
            <w:autoSpaceDE w:val="0"/>
            <w:autoSpaceDN w:val="0"/>
            <w:divId w:val="537619275"/>
          </w:pPr>
        </w:p>
      </w:sdtContent>
    </w:sdt>
    <w:p w14:paraId="618B4755" w14:textId="24E4C5D8" w:rsidR="006009B5" w:rsidRPr="006009B5" w:rsidRDefault="006009B5" w:rsidP="006009B5">
      <w:pPr>
        <w:autoSpaceDE w:val="0"/>
        <w:autoSpaceDN w:val="0"/>
        <w:ind w:left="960" w:hanging="480"/>
        <w:divId w:val="537619275"/>
        <w:rPr>
          <w:rFonts w:eastAsia="Times New Roman"/>
        </w:rPr>
      </w:pPr>
      <w:r>
        <w:br w:type="page"/>
      </w:r>
    </w:p>
    <w:p w14:paraId="041D1F30" w14:textId="0F2D8D1D" w:rsidR="005025D6" w:rsidRPr="00560BA3" w:rsidRDefault="005025D6" w:rsidP="005025D6">
      <w:pPr>
        <w:pStyle w:val="Titlu1"/>
        <w:divId w:val="1919434502"/>
      </w:pPr>
      <w:bookmarkStart w:id="85" w:name="_Toc169986808"/>
      <w:r>
        <w:lastRenderedPageBreak/>
        <w:t>APPENDIX</w:t>
      </w:r>
      <w:bookmarkEnd w:id="85"/>
    </w:p>
    <w:p w14:paraId="6C422716" w14:textId="08AAED10" w:rsidR="005025D6" w:rsidRPr="00560BA3" w:rsidRDefault="005025D6" w:rsidP="005025D6">
      <w:pPr>
        <w:divId w:val="1919434502"/>
      </w:pPr>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section</w:t>
      </w:r>
      <w:r w:rsidR="004E6083">
        <w:t xml:space="preserve"> </w:t>
      </w:r>
      <w:r w:rsidR="004E6083">
        <w:fldChar w:fldCharType="begin"/>
      </w:r>
      <w:r w:rsidR="004E6083">
        <w:instrText xml:space="preserve"> REF _Ref169986614 \r \h </w:instrText>
      </w:r>
      <w:r w:rsidR="004E6083">
        <w:fldChar w:fldCharType="separate"/>
      </w:r>
      <w:r w:rsidR="00D55F9E">
        <w:t>3</w:t>
      </w:r>
      <w:r w:rsidR="004E6083">
        <w:fldChar w:fldCharType="end"/>
      </w:r>
      <w:r w:rsidRPr="00560BA3">
        <w:t>.</w:t>
      </w:r>
    </w:p>
    <w:p w14:paraId="40E26F1A" w14:textId="77777777" w:rsidR="005025D6" w:rsidRPr="00560BA3" w:rsidRDefault="005025D6" w:rsidP="005025D6">
      <w:pPr>
        <w:pStyle w:val="Titlu2"/>
        <w:divId w:val="1919434502"/>
      </w:pPr>
      <w:bookmarkStart w:id="86" w:name="_Toc169986809"/>
      <w:r w:rsidRPr="00560BA3">
        <w:t>The source code</w:t>
      </w:r>
      <w:bookmarkEnd w:id="86"/>
    </w:p>
    <w:p w14:paraId="49CD18E1" w14:textId="77777777" w:rsidR="005025D6" w:rsidRPr="00560BA3" w:rsidRDefault="005025D6" w:rsidP="005025D6">
      <w:pPr>
        <w:divId w:val="1919434502"/>
      </w:pPr>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5C4040CF" w14:textId="77777777" w:rsidR="005025D6" w:rsidRPr="00560BA3" w:rsidRDefault="005025D6" w:rsidP="005025D6">
      <w:pPr>
        <w:pStyle w:val="Titlu3"/>
        <w:divId w:val="1919434502"/>
      </w:pPr>
      <w:bookmarkStart w:id="87" w:name="_Toc169986810"/>
      <w:r w:rsidRPr="00560BA3">
        <w:t>Parsing the input files</w:t>
      </w:r>
      <w:bookmarkEnd w:id="87"/>
    </w:p>
    <w:p w14:paraId="28033392" w14:textId="77777777" w:rsidR="005025D6" w:rsidRPr="00560BA3" w:rsidRDefault="005025D6" w:rsidP="005025D6">
      <w:pPr>
        <w:divId w:val="1919434502"/>
      </w:pPr>
      <w:r w:rsidRPr="00560BA3">
        <w:t>The source code of my keyword extractor application is a Python script called “keywords.py”, available on GitHub</w:t>
      </w:r>
      <w:r w:rsidRPr="00560BA3">
        <w:rPr>
          <w:rStyle w:val="Referinnotdesubsol"/>
        </w:rPr>
        <w:footnoteReference w:id="19"/>
      </w:r>
      <w:r w:rsidRPr="00560BA3">
        <w:t>. I parsed the two CSV files using the pandas library</w:t>
      </w:r>
      <w:r w:rsidRPr="00560BA3">
        <w:rPr>
          <w:rStyle w:val="Referinnotdesubsol"/>
        </w:rPr>
        <w:footnoteReference w:id="20"/>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1DDE30DF" w14:textId="77777777" w:rsidR="005025D6" w:rsidRPr="00560BA3" w:rsidRDefault="005025D6" w:rsidP="005025D6">
      <w:pPr>
        <w:pStyle w:val="Titlu3"/>
        <w:divId w:val="1919434502"/>
      </w:pPr>
      <w:bookmarkStart w:id="88" w:name="_Toc169986811"/>
      <w:r w:rsidRPr="00560BA3">
        <w:t>Filtering the abstract list</w:t>
      </w:r>
      <w:bookmarkEnd w:id="88"/>
    </w:p>
    <w:p w14:paraId="7005A3C4" w14:textId="017C7B48" w:rsidR="005025D6" w:rsidRPr="00560BA3" w:rsidRDefault="005025D6" w:rsidP="005025D6">
      <w:pPr>
        <w:divId w:val="1919434502"/>
      </w:pPr>
      <w:r w:rsidRPr="00560BA3">
        <w:t xml:space="preserve">The </w:t>
      </w:r>
      <w:r w:rsidRPr="00560BA3">
        <w:rPr>
          <w:i/>
          <w:iCs/>
        </w:rPr>
        <w:t>clean_abstracts</w:t>
      </w:r>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D55F9E">
        <w:t>3.1</w:t>
      </w:r>
      <w:r w:rsidRPr="00560BA3">
        <w:fldChar w:fldCharType="end"/>
      </w:r>
      <w:r w:rsidRPr="00560BA3">
        <w:t>. The following code block shows how I used fastText to detect the language of each abstract and remove non-English abstracts:</w:t>
      </w:r>
    </w:p>
    <w:p w14:paraId="23687E5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t>model = fasttext.load_model(</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new_abstracts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isinstance(abstract,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re.match(</w:t>
      </w:r>
      <w:r w:rsidRPr="00560BA3">
        <w:rPr>
          <w:rFonts w:ascii="Courier New" w:hAnsi="Courier New" w:cs="Courier New"/>
          <w:color w:val="2A9292"/>
          <w:sz w:val="18"/>
          <w:szCs w:val="18"/>
        </w:rPr>
        <w:t>'^(?=.*[a-zA-Z])'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model.predict(abstract)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new_abstracts.append(abstract)</w:t>
      </w:r>
    </w:p>
    <w:p w14:paraId="7AC42F1D" w14:textId="77777777" w:rsidR="005025D6" w:rsidRPr="00560BA3" w:rsidRDefault="005025D6" w:rsidP="005025D6">
      <w:pPr>
        <w:divId w:val="1919434502"/>
      </w:pPr>
      <w:r w:rsidRPr="00560BA3">
        <w:t xml:space="preserve">Firstly, the </w:t>
      </w:r>
      <w:r w:rsidRPr="00560BA3">
        <w:rPr>
          <w:i/>
          <w:iCs/>
        </w:rPr>
        <w:t xml:space="preserve">lid.176.bin </w:t>
      </w:r>
      <w:r w:rsidRPr="00560BA3">
        <w:t xml:space="preserve">language detection model is loaded. The </w:t>
      </w:r>
      <w:r w:rsidRPr="00560BA3">
        <w:rPr>
          <w:i/>
          <w:iCs/>
        </w:rPr>
        <w:t xml:space="preserve">load_model </w:t>
      </w:r>
      <w:r w:rsidRPr="00560BA3">
        <w:t>function requires the path to the fastText model, so I downloaded it from the documentation website</w:t>
      </w:r>
      <w:r w:rsidRPr="00560BA3">
        <w:rPr>
          <w:rStyle w:val="Referinnotdesubsol"/>
        </w:rPr>
        <w:footnoteReference w:id="21"/>
      </w:r>
      <w:r w:rsidRPr="00560BA3">
        <w:t>. Before predicting the language, the program first makes sure that the abstract is a string object that contains at least one letter of the English alphabet.</w:t>
      </w:r>
    </w:p>
    <w:p w14:paraId="5350655E" w14:textId="77777777" w:rsidR="005025D6" w:rsidRPr="00560BA3" w:rsidRDefault="005025D6" w:rsidP="005025D6">
      <w:pPr>
        <w:divId w:val="1919434502"/>
      </w:pPr>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4E4DAE7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'attribute_ruler'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152B444E" w14:textId="77777777" w:rsidR="005025D6" w:rsidRPr="00560BA3" w:rsidRDefault="005025D6" w:rsidP="005025D6">
      <w:pPr>
        <w:divId w:val="1919434502"/>
      </w:pPr>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37E830D7" w14:textId="77777777" w:rsidR="005025D6" w:rsidRPr="00560BA3" w:rsidRDefault="005025D6" w:rsidP="005025D6">
      <w:pPr>
        <w:pStyle w:val="Titlu3"/>
        <w:divId w:val="1919434502"/>
      </w:pPr>
      <w:bookmarkStart w:id="89" w:name="_Toc169986812"/>
      <w:r w:rsidRPr="00560BA3">
        <w:t>Extracting keywords with YAKE</w:t>
      </w:r>
      <w:bookmarkEnd w:id="89"/>
    </w:p>
    <w:p w14:paraId="61A66D0A" w14:textId="77777777" w:rsidR="005025D6" w:rsidRPr="00560BA3" w:rsidRDefault="005025D6" w:rsidP="005025D6">
      <w:pPr>
        <w:divId w:val="1919434502"/>
      </w:pPr>
      <w:r w:rsidRPr="00560BA3">
        <w:t xml:space="preserve">The script proceeds to the keyword extraction with YAKE, calling the </w:t>
      </w:r>
      <w:r w:rsidRPr="00560BA3">
        <w:rPr>
          <w:i/>
          <w:iCs/>
        </w:rPr>
        <w:t xml:space="preserve">extract_keywords_yake </w:t>
      </w:r>
      <w:r w:rsidRPr="00560BA3">
        <w:t xml:space="preserve">function, that takes the clean abstract list and concatenates the abstracts into a single string. The spaCy model is loaded the same way as in the code snippet above, then the text is processed. Firstly, the named entities in </w:t>
      </w:r>
      <w:r w:rsidRPr="00560BA3">
        <w:rPr>
          <w:i/>
          <w:iCs/>
        </w:rPr>
        <w:t>remove_entities</w:t>
      </w:r>
      <w:r w:rsidRPr="00560BA3">
        <w:t xml:space="preserve"> are deleted from the document:</w:t>
      </w:r>
    </w:p>
    <w:p w14:paraId="48B1F6A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doc = nlp(text)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 xml:space="preserve">transformed_text = </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xml:space="preserve">.join([token.text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p>
    <w:p w14:paraId="6E50D662" w14:textId="43C76B8B" w:rsidR="005025D6" w:rsidRPr="00560BA3" w:rsidRDefault="005025D6" w:rsidP="005025D6">
      <w:pPr>
        <w:divId w:val="1919434502"/>
      </w:pPr>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D55F9E">
        <w:t>3.2.2</w:t>
      </w:r>
      <w:r w:rsidRPr="00560BA3">
        <w:fldChar w:fldCharType="end"/>
      </w:r>
      <w:r w:rsidRPr="00560BA3">
        <w:t xml:space="preserve">, the custom stop words are added to the internal list of the </w:t>
      </w:r>
      <w:r w:rsidRPr="00560BA3">
        <w:rPr>
          <w:i/>
          <w:iCs/>
        </w:rPr>
        <w:t xml:space="preserve">KeywordExtractor </w:t>
      </w:r>
      <w:r w:rsidRPr="00560BA3">
        <w:t>object, and then the YAKE algorithm is applied in order to extract the 15 keywords:</w:t>
      </w:r>
    </w:p>
    <w:p w14:paraId="2E3D6CC2"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t xml:space="preserve">max_ngram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t xml:space="preserve">deduplication_threshold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t xml:space="preserve">keywords_nr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t xml:space="preserve">windows_size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kw_extractor = yake.KeywordExtractor(lan=</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 n=max_ngram, dedupLim=deduplication_threshold, top=keywords_nr, windowsSize=windows_size)</w:t>
      </w:r>
    </w:p>
    <w:p w14:paraId="05820B66"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t>kw_extractor.stopword_set.update(set(STOP_WORDS))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t># extract keywords</w:t>
      </w:r>
      <w:r w:rsidRPr="00560BA3">
        <w:rPr>
          <w:rFonts w:ascii="Courier New" w:hAnsi="Courier New" w:cs="Courier New"/>
          <w:color w:val="585260"/>
          <w:sz w:val="18"/>
          <w:szCs w:val="18"/>
        </w:rPr>
        <w:br/>
        <w:t>kw = kw_extractor.extract_keywords(transformed_text)</w:t>
      </w:r>
    </w:p>
    <w:p w14:paraId="68FBEF04" w14:textId="77777777" w:rsidR="005025D6" w:rsidRPr="00560BA3" w:rsidRDefault="005025D6" w:rsidP="005025D6">
      <w:pPr>
        <w:divId w:val="1919434502"/>
      </w:pPr>
      <w:r w:rsidRPr="00560BA3">
        <w:t>Below is the list of stop words that I created by observing the words that occurred many times in the abstracts and sometimes appeared among the extracted keywords, but do not bring a meaningful contribution to the keyword list:</w:t>
      </w:r>
    </w:p>
    <w:p w14:paraId="240D57AD"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'bucharest'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'ieee'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'politehnica'</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2EE95EEA" w14:textId="77777777" w:rsidR="005025D6" w:rsidRPr="00560BA3" w:rsidRDefault="005025D6" w:rsidP="005025D6">
      <w:pPr>
        <w:divId w:val="1919434502"/>
      </w:pPr>
      <w:r w:rsidRPr="00560BA3">
        <w:t>The function returns a list of the resulting keywords.</w:t>
      </w:r>
    </w:p>
    <w:p w14:paraId="49EB1365" w14:textId="77777777" w:rsidR="005025D6" w:rsidRPr="00560BA3" w:rsidRDefault="005025D6" w:rsidP="005025D6">
      <w:pPr>
        <w:pStyle w:val="Titlu3"/>
        <w:divId w:val="1919434502"/>
      </w:pPr>
      <w:bookmarkStart w:id="90" w:name="_Toc169986813"/>
      <w:r w:rsidRPr="00560BA3">
        <w:t>Extracting keywords with LDA</w:t>
      </w:r>
      <w:bookmarkEnd w:id="90"/>
    </w:p>
    <w:p w14:paraId="5A53E21B" w14:textId="77777777" w:rsidR="005025D6" w:rsidRPr="00560BA3" w:rsidRDefault="005025D6" w:rsidP="005025D6">
      <w:pPr>
        <w:divId w:val="1919434502"/>
      </w:pPr>
      <w:r w:rsidRPr="00560BA3">
        <w:t xml:space="preserve">After obtaining the YAKE results, the program calls the </w:t>
      </w:r>
      <w:r w:rsidRPr="00560BA3">
        <w:rPr>
          <w:i/>
          <w:iCs/>
        </w:rPr>
        <w:t xml:space="preserve">extract_keywords_lda </w:t>
      </w:r>
      <w:r w:rsidRPr="00560BA3">
        <w:t>function. This also begins with the preprocessing of the documents, this time using the whole spaCy pipeline to tag parts of speech, recognize named entities, remove stop words and lemmatize, as follows:</w:t>
      </w:r>
    </w:p>
    <w:p w14:paraId="5F160C8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t>remove_pos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nlp.max_length = len(abstract)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nlp(abstract)</w:t>
      </w:r>
      <w:r w:rsidRPr="00560BA3">
        <w:rPr>
          <w:rFonts w:ascii="Courier New" w:hAnsi="Courier New" w:cs="Courier New"/>
          <w:color w:val="585260"/>
          <w:sz w:val="18"/>
          <w:szCs w:val="18"/>
        </w:rPr>
        <w:br/>
        <w:t xml:space="preserve">    t = [token.lemma_.upper()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token.is_alpha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token.lemma_.lower()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token.pos_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remove_pos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token.is_stop]</w:t>
      </w:r>
      <w:r w:rsidRPr="00560BA3">
        <w:rPr>
          <w:rFonts w:ascii="Courier New" w:hAnsi="Courier New" w:cs="Courier New"/>
          <w:color w:val="585260"/>
          <w:sz w:val="18"/>
          <w:szCs w:val="18"/>
        </w:rPr>
        <w:br/>
        <w:t xml:space="preserve">    tokens.append(t)</w:t>
      </w:r>
    </w:p>
    <w:p w14:paraId="6BEBBEBB" w14:textId="3F1622DC" w:rsidR="005025D6" w:rsidRPr="00560BA3" w:rsidRDefault="005025D6" w:rsidP="005025D6">
      <w:pPr>
        <w:divId w:val="1919434502"/>
      </w:pPr>
      <w:r w:rsidRPr="00560BA3">
        <w:lastRenderedPageBreak/>
        <w:t xml:space="preserve">The code above removes the same named entities as in the case of YAKE, but also removes parts of speech other than nouns and adjectives. I justified all of these decisions in subchapter </w:t>
      </w:r>
      <w:r w:rsidRPr="00560BA3">
        <w:fldChar w:fldCharType="begin"/>
      </w:r>
      <w:r w:rsidRPr="00560BA3">
        <w:instrText xml:space="preserve"> REF _Ref169535291 \r \h </w:instrText>
      </w:r>
      <w:r w:rsidRPr="00560BA3">
        <w:fldChar w:fldCharType="separate"/>
      </w:r>
      <w:r w:rsidR="00D55F9E">
        <w:t>3.3.1</w:t>
      </w:r>
      <w:r w:rsidRPr="00560BA3">
        <w:fldChar w:fldCharType="end"/>
      </w:r>
      <w:r w:rsidRPr="00560BA3">
        <w:t>.</w:t>
      </w:r>
    </w:p>
    <w:p w14:paraId="4E00F967" w14:textId="77777777" w:rsidR="005025D6" w:rsidRPr="00560BA3" w:rsidRDefault="005025D6" w:rsidP="005025D6">
      <w:pPr>
        <w:divId w:val="1919434502"/>
      </w:pPr>
      <w:r w:rsidRPr="00560BA3">
        <w:t>The next preprocessing step is the addition of n-grams to the token collection, using the Phrases model from gensim:</w:t>
      </w:r>
    </w:p>
    <w:p w14:paraId="166CCCCC"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bigram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trigram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66F9628F" w14:textId="77777777" w:rsidR="005025D6" w:rsidRPr="00560BA3" w:rsidRDefault="005025D6" w:rsidP="005025D6">
      <w:pPr>
        <w:divId w:val="1919434502"/>
      </w:pPr>
      <w:r w:rsidRPr="00560BA3">
        <w:t xml:space="preserve">The model is trained the first time in order to find the most probable two-word collocations, then it is applied to the token list to add the bigrams. The </w:t>
      </w:r>
      <w:r w:rsidRPr="00560BA3">
        <w:rPr>
          <w:i/>
          <w:iCs/>
        </w:rPr>
        <w:t xml:space="preserve">min_count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a large number of multi-word tokens in the corpus. The Phrases model is applied one more time on the new tokens collection, to form trigrams and 4-grams.</w:t>
      </w:r>
    </w:p>
    <w:p w14:paraId="0846E77D" w14:textId="77777777" w:rsidR="005025D6" w:rsidRPr="00560BA3" w:rsidRDefault="005025D6" w:rsidP="005025D6">
      <w:pPr>
        <w:divId w:val="1919434502"/>
      </w:pPr>
      <w:r w:rsidRPr="00560BA3">
        <w:t>The last step in preprocessing is the removal of the unigrams, if the word count after removal is at least 100. Otherwise, the corpus would be too small to apply Latent Dirichlet Allocation.</w:t>
      </w:r>
    </w:p>
    <w:p w14:paraId="232B4A3A" w14:textId="77777777" w:rsidR="005025D6" w:rsidRPr="00560BA3" w:rsidRDefault="005025D6" w:rsidP="005025D6">
      <w:pPr>
        <w:divId w:val="1919434502"/>
      </w:pPr>
      <w:r w:rsidRPr="00560BA3">
        <w:t>Finally, LdaMulticore is applied, after building the dictionary and the corpus:</w:t>
      </w:r>
    </w:p>
    <w:p w14:paraId="4ECB662A"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t>dictionary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t xml:space="preserve">corpus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t>lda_model = LdaMulticore(corpus=corpus,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num_topics=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6C1B43F4" w14:textId="77777777" w:rsidR="005025D6" w:rsidRPr="00560BA3" w:rsidRDefault="005025D6" w:rsidP="005025D6">
      <w:pPr>
        <w:divId w:val="1919434502"/>
      </w:pPr>
      <w:r w:rsidRPr="00560BA3">
        <w:t>The function returns the top 15 words from the single topic extracted.</w:t>
      </w:r>
    </w:p>
    <w:p w14:paraId="6D0ADAA7" w14:textId="77777777" w:rsidR="005025D6" w:rsidRPr="00560BA3" w:rsidRDefault="005025D6" w:rsidP="005025D6">
      <w:pPr>
        <w:pStyle w:val="Titlu3"/>
        <w:divId w:val="1919434502"/>
      </w:pPr>
      <w:bookmarkStart w:id="91" w:name="_Toc169986814"/>
      <w:r w:rsidRPr="00560BA3">
        <w:t>The output</w:t>
      </w:r>
      <w:bookmarkEnd w:id="91"/>
    </w:p>
    <w:p w14:paraId="547331FA" w14:textId="77777777" w:rsidR="005025D6" w:rsidRPr="00560BA3" w:rsidRDefault="005025D6" w:rsidP="005025D6">
      <w:pPr>
        <w:divId w:val="1919434502"/>
      </w:pPr>
      <w:r w:rsidRPr="00560BA3">
        <w:t>The results are formatted in a tabular structure using pandas DataFrame, with the following columns: the author’s ID and name, the keywords extracted using YAKE and the keywords extracted with LDA. The results are then written to a CSV file having the name given as a command line argument to the program.</w:t>
      </w:r>
    </w:p>
    <w:p w14:paraId="625120A8" w14:textId="77777777" w:rsidR="005025D6" w:rsidRPr="00560BA3" w:rsidRDefault="005025D6" w:rsidP="005025D6">
      <w:pPr>
        <w:divId w:val="1919434502"/>
      </w:pPr>
    </w:p>
    <w:p w14:paraId="5D5EA8E4" w14:textId="77777777" w:rsidR="005025D6" w:rsidRPr="00560BA3" w:rsidRDefault="005025D6" w:rsidP="005025D6">
      <w:pPr>
        <w:jc w:val="center"/>
        <w:divId w:val="1919434502"/>
      </w:pPr>
      <w:r w:rsidRPr="00560BA3">
        <w:rPr>
          <w:noProof/>
        </w:rPr>
        <w:lastRenderedPageBreak/>
        <w:drawing>
          <wp:inline distT="0" distB="0" distL="0" distR="0" wp14:anchorId="33F0E633" wp14:editId="3BBC0B65">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32"/>
                    <a:stretch>
                      <a:fillRect/>
                    </a:stretch>
                  </pic:blipFill>
                  <pic:spPr>
                    <a:xfrm>
                      <a:off x="0" y="0"/>
                      <a:ext cx="5733415" cy="1119505"/>
                    </a:xfrm>
                    <a:prstGeom prst="rect">
                      <a:avLst/>
                    </a:prstGeom>
                  </pic:spPr>
                </pic:pic>
              </a:graphicData>
            </a:graphic>
          </wp:inline>
        </w:drawing>
      </w:r>
    </w:p>
    <w:p w14:paraId="13822732" w14:textId="02DD05B5" w:rsidR="005025D6" w:rsidRPr="00560BA3" w:rsidRDefault="005025D6" w:rsidP="005025D6">
      <w:pPr>
        <w:jc w:val="center"/>
        <w:divId w:val="1919434502"/>
      </w:pPr>
      <w:r w:rsidRPr="00560BA3">
        <w:t xml:space="preserve">Figure </w:t>
      </w:r>
      <w:bookmarkStart w:id="92" w:name="output_csv"/>
      <w:r w:rsidRPr="00560BA3">
        <w:fldChar w:fldCharType="begin"/>
      </w:r>
      <w:r w:rsidRPr="00560BA3">
        <w:instrText xml:space="preserve"> SEQ FIG \* MERGEFORMAT </w:instrText>
      </w:r>
      <w:r w:rsidRPr="00560BA3">
        <w:fldChar w:fldCharType="separate"/>
      </w:r>
      <w:r w:rsidR="00D55F9E">
        <w:rPr>
          <w:noProof/>
        </w:rPr>
        <w:t>18</w:t>
      </w:r>
      <w:r w:rsidRPr="00560BA3">
        <w:fldChar w:fldCharType="end"/>
      </w:r>
      <w:bookmarkEnd w:id="92"/>
      <w:r w:rsidRPr="00560BA3">
        <w:t>: Output file</w:t>
      </w:r>
    </w:p>
    <w:p w14:paraId="03266004" w14:textId="0D002EB2" w:rsidR="005025D6" w:rsidRPr="00560BA3" w:rsidRDefault="005025D6" w:rsidP="005025D6">
      <w:pPr>
        <w:divId w:val="1919434502"/>
      </w:pPr>
      <w:r w:rsidRPr="00560BA3">
        <w:t xml:space="preserve">Figure </w:t>
      </w:r>
      <w:r w:rsidRPr="00560BA3">
        <w:fldChar w:fldCharType="begin"/>
      </w:r>
      <w:r w:rsidRPr="00560BA3">
        <w:instrText xml:space="preserve"> REF output_csv \h </w:instrText>
      </w:r>
      <w:r w:rsidRPr="00560BA3">
        <w:fldChar w:fldCharType="separate"/>
      </w:r>
      <w:r w:rsidR="00D55F9E">
        <w:rPr>
          <w:noProof/>
        </w:rPr>
        <w:t>18</w:t>
      </w:r>
      <w:r w:rsidRPr="00560BA3">
        <w:fldChar w:fldCharType="end"/>
      </w:r>
      <w:r w:rsidRPr="00560BA3">
        <w:t xml:space="preserve"> shows an example of the results of my keyword extraction application, saved in a CSV file.</w:t>
      </w:r>
    </w:p>
    <w:p w14:paraId="723E2B6D" w14:textId="77777777" w:rsidR="005025D6" w:rsidRPr="00560BA3" w:rsidRDefault="005025D6" w:rsidP="005025D6">
      <w:pPr>
        <w:pStyle w:val="Titlu2"/>
        <w:divId w:val="1919434502"/>
      </w:pPr>
      <w:bookmarkStart w:id="93" w:name="_Toc169986815"/>
      <w:r w:rsidRPr="00560BA3">
        <w:t>Choosing a spaCy model</w:t>
      </w:r>
      <w:bookmarkEnd w:id="93"/>
    </w:p>
    <w:p w14:paraId="5614FAB8" w14:textId="3FFDAC96" w:rsidR="005025D6" w:rsidRPr="00560BA3" w:rsidRDefault="005025D6" w:rsidP="005025D6">
      <w:pPr>
        <w:divId w:val="1919434502"/>
      </w:pPr>
      <w:r w:rsidRPr="00560BA3">
        <w:t xml:space="preserve">The selection of a spaCy model was challenging with regard to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D55F9E">
        <w:t>3.2.1</w:t>
      </w:r>
      <w:r w:rsidRPr="00560BA3">
        <w:fldChar w:fldCharType="end"/>
      </w:r>
      <w:r w:rsidRPr="00560BA3">
        <w:t xml:space="preserve">, the largest standard spaCy model, </w:t>
      </w:r>
      <w:r w:rsidRPr="00560BA3">
        <w:rPr>
          <w:i/>
          <w:iCs/>
        </w:rPr>
        <w:t>en_core_web_lg</w:t>
      </w:r>
      <w:r w:rsidRPr="00560BA3">
        <w:t>, has difficulties in recognizing named entities, as it mistakenly labels some technical terms written with initial uppercase letters as organization names. This was problematic, because I wanted to remove organizations during text preprocessing, in order to eliminate entities such as universities, faculties or conferences. Due to this, a lot of key terms were removed from the text.</w:t>
      </w:r>
    </w:p>
    <w:p w14:paraId="7DE35B01" w14:textId="5ED9F45B" w:rsidR="005025D6" w:rsidRPr="00560BA3" w:rsidRDefault="005025D6" w:rsidP="005025D6">
      <w:pPr>
        <w:divId w:val="1919434502"/>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22"/>
      </w:r>
      <w:r w:rsidRPr="00560BA3">
        <w:t>, allowing the use of the most powerful NLP models, such as BERT and GPT, through the spaCy pipeline</w:t>
      </w:r>
      <w:r w:rsidRPr="00560BA3">
        <w:rPr>
          <w:rStyle w:val="Referinnotdesubsol"/>
        </w:rPr>
        <w:footnoteReference w:id="23"/>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34059B49BDC4B718D3E20AB37506433"/>
          </w:placeholder>
        </w:sdtPr>
        <w:sdtContent>
          <w:r w:rsidR="007C4917" w:rsidRPr="007C4917">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1627205D" w14:textId="77777777" w:rsidR="005025D6" w:rsidRPr="00560BA3" w:rsidRDefault="005025D6" w:rsidP="005025D6">
      <w:pPr>
        <w:divId w:val="1919434502"/>
      </w:pPr>
      <w:r w:rsidRPr="00560BA3">
        <w:rPr>
          <w:color w:val="000000"/>
        </w:rPr>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 xml:space="preserve">trf model took. On the other hand, the transformer only considered “Earth Observation” an </w:t>
      </w:r>
      <w:r w:rsidRPr="00560BA3">
        <w:lastRenderedPageBreak/>
        <w:t>organization 4 times. Even for a researcher with 10 publications, the preprocessing using the transformer model ran for 4.11 seconds, about 37 times slower than the word-vector model which processed the text in 0.11 seconds.</w:t>
      </w:r>
    </w:p>
    <w:p w14:paraId="6D848C66" w14:textId="3C05692A" w:rsidR="003957E4" w:rsidRPr="00794F53" w:rsidRDefault="005025D6" w:rsidP="005025D6">
      <w:pPr>
        <w:divId w:val="1919434502"/>
      </w:pPr>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p>
    <w:sectPr w:rsidR="003957E4" w:rsidRPr="00794F53"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ARIUS GABRIEL GUTU-ROBU (2392)" w:date="2024-06-21T14:30:00Z" w:initials="MG">
    <w:p w14:paraId="03CB417E" w14:textId="77777777" w:rsidR="005E42D6" w:rsidRDefault="005E42D6" w:rsidP="005E42D6">
      <w:pPr>
        <w:jc w:val="left"/>
      </w:pPr>
      <w:r>
        <w:rPr>
          <w:rStyle w:val="Referincomentariu"/>
        </w:rPr>
        <w:annotationRef/>
      </w:r>
      <w:r>
        <w:rPr>
          <w:color w:val="000000"/>
          <w:sz w:val="20"/>
          <w:szCs w:val="20"/>
        </w:rPr>
        <w:t>La fel, minim 2 paragrafe la o subecțiune. Ori mai adăugăm text, ori scoatem secțiunea și organizam elementele sub forma de bullet-uri.</w:t>
      </w:r>
    </w:p>
  </w:comment>
  <w:comment w:id="32"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34"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51" w:author="MARIUS GABRIEL GUTU-ROBU (2392)" w:date="2024-06-21T14:30:00Z" w:initials="MG">
    <w:p w14:paraId="28A663D8" w14:textId="77777777" w:rsidR="008E627C" w:rsidRDefault="008E627C" w:rsidP="008E627C">
      <w:pPr>
        <w:jc w:val="left"/>
      </w:pPr>
      <w:r>
        <w:rPr>
          <w:rStyle w:val="Referincomentariu"/>
        </w:rPr>
        <w:annotationRef/>
      </w:r>
      <w:r>
        <w:rPr>
          <w:color w:val="000000"/>
          <w:sz w:val="20"/>
          <w:szCs w:val="20"/>
        </w:rPr>
        <w:t>În cazuri. Ca asta te rog sa scoți sub forma de text într-un tabel. Nu putem lasă poza cu așa ceva.</w:t>
      </w:r>
    </w:p>
  </w:comment>
  <w:comment w:id="53" w:author="MARIUS GABRIEL GUTU-ROBU (2392)" w:date="2024-06-21T14:31:00Z" w:initials="MG">
    <w:p w14:paraId="4A2A521A" w14:textId="77777777" w:rsidR="00687DDC" w:rsidRDefault="00687DDC" w:rsidP="00687DDC">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CB417E" w15:done="0"/>
  <w15:commentEx w15:paraId="30E763CA" w15:done="0"/>
  <w15:commentEx w15:paraId="2BA928AC" w15:done="0"/>
  <w15:commentEx w15:paraId="28A663D8" w15:done="0"/>
  <w15:commentEx w15:paraId="4A2A5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B72B9A" w16cex:dateUtc="2024-06-21T11:30:00Z"/>
  <w16cex:commentExtensible w16cex:durableId="1CED39FE" w16cex:dateUtc="2024-06-21T11:20:00Z"/>
  <w16cex:commentExtensible w16cex:durableId="0B878136" w16cex:dateUtc="2024-06-21T11:2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CB417E" w16cid:durableId="4FB72B9A"/>
  <w16cid:commentId w16cid:paraId="30E763CA" w16cid:durableId="1CED39FE"/>
  <w16cid:commentId w16cid:paraId="2BA928AC" w16cid:durableId="0B878136"/>
  <w16cid:commentId w16cid:paraId="28A663D8" w16cid:durableId="7BA90884"/>
  <w16cid:commentId w16cid:paraId="4A2A521A"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BB3B8" w14:textId="77777777" w:rsidR="00993FD3" w:rsidRPr="00560BA3" w:rsidRDefault="00993FD3" w:rsidP="0053404B">
      <w:r w:rsidRPr="00560BA3">
        <w:separator/>
      </w:r>
    </w:p>
  </w:endnote>
  <w:endnote w:type="continuationSeparator" w:id="0">
    <w:p w14:paraId="5B5BCB0F" w14:textId="77777777" w:rsidR="00993FD3" w:rsidRPr="00560BA3" w:rsidRDefault="00993FD3"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B9728" w14:textId="77777777" w:rsidR="00993FD3" w:rsidRPr="00560BA3" w:rsidRDefault="00993FD3" w:rsidP="0053404B">
      <w:r w:rsidRPr="00560BA3">
        <w:separator/>
      </w:r>
    </w:p>
  </w:footnote>
  <w:footnote w:type="continuationSeparator" w:id="0">
    <w:p w14:paraId="0248ECD7" w14:textId="77777777" w:rsidR="00993FD3" w:rsidRPr="00560BA3" w:rsidRDefault="00993FD3"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00BFF56D" w14:textId="25D9C355" w:rsidR="00956CC4" w:rsidRDefault="00956CC4">
      <w:pPr>
        <w:pStyle w:val="Textnotdesubsol"/>
      </w:pPr>
      <w:r>
        <w:rPr>
          <w:rStyle w:val="Referinnotdesubsol"/>
        </w:rPr>
        <w:footnoteRef/>
      </w:r>
      <w:r>
        <w:t xml:space="preserve"> </w:t>
      </w:r>
      <w:r w:rsidRPr="00956CC4">
        <w:t>https://crescdi.pub.ro/#/</w:t>
      </w:r>
    </w:p>
  </w:footnote>
  <w:footnote w:id="4">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5">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6">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7">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8">
    <w:p w14:paraId="279C2C2F" w14:textId="77777777" w:rsidR="005E42D6" w:rsidRPr="00560BA3" w:rsidRDefault="005E42D6" w:rsidP="005E42D6">
      <w:pPr>
        <w:pStyle w:val="Textnotdesubsol"/>
      </w:pPr>
      <w:r w:rsidRPr="00560BA3">
        <w:rPr>
          <w:rStyle w:val="Referinnotdesubsol"/>
        </w:rPr>
        <w:footnoteRef/>
      </w:r>
      <w:r w:rsidRPr="00560BA3">
        <w:t xml:space="preserve"> https://demos.explosion.ai/displacy</w:t>
      </w:r>
    </w:p>
  </w:footnote>
  <w:footnote w:id="9">
    <w:p w14:paraId="2D57BD66" w14:textId="77777777" w:rsidR="005E42D6" w:rsidRPr="00560BA3" w:rsidRDefault="005E42D6" w:rsidP="005E42D6">
      <w:pPr>
        <w:pStyle w:val="Textnotdesubsol"/>
      </w:pPr>
      <w:r w:rsidRPr="00560BA3">
        <w:rPr>
          <w:rStyle w:val="Referinnotdesubsol"/>
        </w:rPr>
        <w:footnoteRef/>
      </w:r>
      <w:r w:rsidRPr="00560BA3">
        <w:t xml:space="preserve"> https://demos.explosion.ai/displacy-ent</w:t>
      </w:r>
    </w:p>
  </w:footnote>
  <w:footnote w:id="10">
    <w:p w14:paraId="4644ECEA" w14:textId="77777777" w:rsidR="007C4917" w:rsidRPr="00560BA3" w:rsidRDefault="007C4917" w:rsidP="007C4917">
      <w:pPr>
        <w:pStyle w:val="Textnotdesubsol"/>
      </w:pPr>
      <w:r w:rsidRPr="00560BA3">
        <w:rPr>
          <w:rStyle w:val="Referinnotdesubsol"/>
        </w:rPr>
        <w:footnoteRef/>
      </w:r>
      <w:r w:rsidRPr="00560BA3">
        <w:t xml:space="preserve"> https://fasttext.cc/docs/en/language-identification.html</w:t>
      </w:r>
    </w:p>
  </w:footnote>
  <w:footnote w:id="11">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2">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3">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4">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5">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6">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17">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18">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 w:id="19">
    <w:p w14:paraId="082A481B" w14:textId="77777777" w:rsidR="005025D6" w:rsidRPr="00560BA3" w:rsidRDefault="005025D6" w:rsidP="005025D6">
      <w:pPr>
        <w:pStyle w:val="Textnotdesubsol"/>
      </w:pPr>
      <w:r w:rsidRPr="00560BA3">
        <w:rPr>
          <w:rStyle w:val="Referinnotdesubsol"/>
        </w:rPr>
        <w:footnoteRef/>
      </w:r>
      <w:r w:rsidRPr="00560BA3">
        <w:t xml:space="preserve"> https://github.com/AnaNastase/licenta</w:t>
      </w:r>
    </w:p>
  </w:footnote>
  <w:footnote w:id="20">
    <w:p w14:paraId="591CD6CD" w14:textId="77777777" w:rsidR="005025D6" w:rsidRPr="00560BA3" w:rsidRDefault="005025D6" w:rsidP="005025D6">
      <w:pPr>
        <w:pStyle w:val="Textnotdesubsol"/>
      </w:pPr>
      <w:r w:rsidRPr="00560BA3">
        <w:rPr>
          <w:rStyle w:val="Referinnotdesubsol"/>
        </w:rPr>
        <w:footnoteRef/>
      </w:r>
      <w:r w:rsidRPr="00560BA3">
        <w:t xml:space="preserve"> https://pandas.pydata.org/</w:t>
      </w:r>
    </w:p>
  </w:footnote>
  <w:footnote w:id="21">
    <w:p w14:paraId="426949A5" w14:textId="77777777" w:rsidR="005025D6" w:rsidRPr="00560BA3" w:rsidRDefault="005025D6" w:rsidP="005025D6">
      <w:pPr>
        <w:pStyle w:val="Textnotdesubsol"/>
      </w:pPr>
      <w:r w:rsidRPr="00560BA3">
        <w:rPr>
          <w:rStyle w:val="Referinnotdesubsol"/>
        </w:rPr>
        <w:footnoteRef/>
      </w:r>
      <w:r w:rsidRPr="00560BA3">
        <w:t xml:space="preserve"> https://fasttext.cc/docs/en/language-identification.html</w:t>
      </w:r>
    </w:p>
  </w:footnote>
  <w:footnote w:id="22">
    <w:p w14:paraId="5C3B0A3E" w14:textId="77777777" w:rsidR="005025D6" w:rsidRPr="00560BA3" w:rsidRDefault="005025D6" w:rsidP="005025D6">
      <w:pPr>
        <w:pStyle w:val="Textnotdesubsol"/>
      </w:pPr>
      <w:r w:rsidRPr="00560BA3">
        <w:rPr>
          <w:rStyle w:val="Referinnotdesubsol"/>
        </w:rPr>
        <w:footnoteRef/>
      </w:r>
      <w:r w:rsidRPr="00560BA3">
        <w:t xml:space="preserve"> https://huggingface.co/docs/transformers/index</w:t>
      </w:r>
    </w:p>
  </w:footnote>
  <w:footnote w:id="23">
    <w:p w14:paraId="6004DB6A" w14:textId="77777777" w:rsidR="005025D6" w:rsidRPr="00560BA3" w:rsidRDefault="005025D6" w:rsidP="005025D6">
      <w:pPr>
        <w:pStyle w:val="Textnotdesubsol"/>
      </w:pPr>
      <w:r w:rsidRPr="00560BA3">
        <w:rPr>
          <w:rStyle w:val="Referinnotdesubsol"/>
        </w:rPr>
        <w:footnoteRef/>
      </w:r>
      <w:r w:rsidRPr="00560BA3">
        <w:t xml:space="preserve"> https://explosion.ai/blog/spacy-transformers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B6C"/>
    <w:multiLevelType w:val="hybridMultilevel"/>
    <w:tmpl w:val="EA821714"/>
    <w:lvl w:ilvl="0" w:tplc="7374B8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08EB"/>
    <w:multiLevelType w:val="hybridMultilevel"/>
    <w:tmpl w:val="3738D236"/>
    <w:lvl w:ilvl="0" w:tplc="90C4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17BB5"/>
    <w:multiLevelType w:val="hybridMultilevel"/>
    <w:tmpl w:val="4BC2A55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7"/>
  </w:num>
  <w:num w:numId="2" w16cid:durableId="1624386395">
    <w:abstractNumId w:val="7"/>
  </w:num>
  <w:num w:numId="3" w16cid:durableId="294605845">
    <w:abstractNumId w:val="3"/>
  </w:num>
  <w:num w:numId="4" w16cid:durableId="24137009">
    <w:abstractNumId w:val="14"/>
  </w:num>
  <w:num w:numId="5" w16cid:durableId="1984037150">
    <w:abstractNumId w:val="16"/>
  </w:num>
  <w:num w:numId="6" w16cid:durableId="74716933">
    <w:abstractNumId w:val="10"/>
  </w:num>
  <w:num w:numId="7" w16cid:durableId="2090616063">
    <w:abstractNumId w:val="12"/>
  </w:num>
  <w:num w:numId="8" w16cid:durableId="654991384">
    <w:abstractNumId w:val="9"/>
  </w:num>
  <w:num w:numId="9" w16cid:durableId="1377854890">
    <w:abstractNumId w:val="11"/>
  </w:num>
  <w:num w:numId="10" w16cid:durableId="12881255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3"/>
  </w:num>
  <w:num w:numId="12" w16cid:durableId="644434529">
    <w:abstractNumId w:val="15"/>
  </w:num>
  <w:num w:numId="13" w16cid:durableId="1745104985">
    <w:abstractNumId w:val="2"/>
  </w:num>
  <w:num w:numId="14" w16cid:durableId="622619015">
    <w:abstractNumId w:val="8"/>
  </w:num>
  <w:num w:numId="15" w16cid:durableId="2102800417">
    <w:abstractNumId w:val="6"/>
  </w:num>
  <w:num w:numId="16" w16cid:durableId="1126973143">
    <w:abstractNumId w:val="11"/>
  </w:num>
  <w:num w:numId="17" w16cid:durableId="1926301139">
    <w:abstractNumId w:val="1"/>
  </w:num>
  <w:num w:numId="18" w16cid:durableId="1462653137">
    <w:abstractNumId w:val="5"/>
  </w:num>
  <w:num w:numId="19" w16cid:durableId="1948344370">
    <w:abstractNumId w:val="4"/>
  </w:num>
  <w:num w:numId="20" w16cid:durableId="906497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023E"/>
    <w:rsid w:val="000420EA"/>
    <w:rsid w:val="00042258"/>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54B2"/>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7C0"/>
    <w:rsid w:val="000F4D8E"/>
    <w:rsid w:val="000F79CD"/>
    <w:rsid w:val="00100F5D"/>
    <w:rsid w:val="0010238D"/>
    <w:rsid w:val="00104828"/>
    <w:rsid w:val="00104F77"/>
    <w:rsid w:val="0010656B"/>
    <w:rsid w:val="001120B1"/>
    <w:rsid w:val="00112797"/>
    <w:rsid w:val="00114E0B"/>
    <w:rsid w:val="00117C88"/>
    <w:rsid w:val="00120FC7"/>
    <w:rsid w:val="00122619"/>
    <w:rsid w:val="00125164"/>
    <w:rsid w:val="00125AD8"/>
    <w:rsid w:val="00130F22"/>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71BC8"/>
    <w:rsid w:val="001811DE"/>
    <w:rsid w:val="001817A6"/>
    <w:rsid w:val="00181C10"/>
    <w:rsid w:val="00182FDE"/>
    <w:rsid w:val="001836AB"/>
    <w:rsid w:val="001872AB"/>
    <w:rsid w:val="0019085A"/>
    <w:rsid w:val="0019093F"/>
    <w:rsid w:val="00190D04"/>
    <w:rsid w:val="001916AC"/>
    <w:rsid w:val="00192B03"/>
    <w:rsid w:val="00192C9B"/>
    <w:rsid w:val="00197111"/>
    <w:rsid w:val="001A66F9"/>
    <w:rsid w:val="001B07AD"/>
    <w:rsid w:val="001B1B3E"/>
    <w:rsid w:val="001B4020"/>
    <w:rsid w:val="001B5B97"/>
    <w:rsid w:val="001B5D58"/>
    <w:rsid w:val="001B7DEC"/>
    <w:rsid w:val="001C4093"/>
    <w:rsid w:val="001C5266"/>
    <w:rsid w:val="001C7183"/>
    <w:rsid w:val="001D05A1"/>
    <w:rsid w:val="001D11DC"/>
    <w:rsid w:val="001D30B1"/>
    <w:rsid w:val="001D4BC6"/>
    <w:rsid w:val="001D4D09"/>
    <w:rsid w:val="001D5FE0"/>
    <w:rsid w:val="001D6C65"/>
    <w:rsid w:val="001E1F36"/>
    <w:rsid w:val="001E20A3"/>
    <w:rsid w:val="001E5011"/>
    <w:rsid w:val="001E5243"/>
    <w:rsid w:val="001E6755"/>
    <w:rsid w:val="001F138B"/>
    <w:rsid w:val="001F277E"/>
    <w:rsid w:val="001F60B4"/>
    <w:rsid w:val="001F7386"/>
    <w:rsid w:val="001F7C60"/>
    <w:rsid w:val="00203C91"/>
    <w:rsid w:val="002133DA"/>
    <w:rsid w:val="002177B0"/>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084A"/>
    <w:rsid w:val="00261BA9"/>
    <w:rsid w:val="00262FE2"/>
    <w:rsid w:val="00270018"/>
    <w:rsid w:val="00271830"/>
    <w:rsid w:val="00275DFE"/>
    <w:rsid w:val="00276A46"/>
    <w:rsid w:val="00284850"/>
    <w:rsid w:val="002860FB"/>
    <w:rsid w:val="002868F1"/>
    <w:rsid w:val="00287D2C"/>
    <w:rsid w:val="00291B2A"/>
    <w:rsid w:val="0029567A"/>
    <w:rsid w:val="002A01FB"/>
    <w:rsid w:val="002A02C9"/>
    <w:rsid w:val="002A0372"/>
    <w:rsid w:val="002A0CB8"/>
    <w:rsid w:val="002A1164"/>
    <w:rsid w:val="002A44B4"/>
    <w:rsid w:val="002A6003"/>
    <w:rsid w:val="002A6CBC"/>
    <w:rsid w:val="002B1A7B"/>
    <w:rsid w:val="002B3B20"/>
    <w:rsid w:val="002B4673"/>
    <w:rsid w:val="002B5E10"/>
    <w:rsid w:val="002B7927"/>
    <w:rsid w:val="002B7B98"/>
    <w:rsid w:val="002C48F7"/>
    <w:rsid w:val="002C781A"/>
    <w:rsid w:val="002D06BC"/>
    <w:rsid w:val="002D23DF"/>
    <w:rsid w:val="002D3991"/>
    <w:rsid w:val="002D3D05"/>
    <w:rsid w:val="002D4A6A"/>
    <w:rsid w:val="002E2A92"/>
    <w:rsid w:val="002E5748"/>
    <w:rsid w:val="002F2E90"/>
    <w:rsid w:val="002F31C4"/>
    <w:rsid w:val="002F4B7E"/>
    <w:rsid w:val="00300723"/>
    <w:rsid w:val="00301674"/>
    <w:rsid w:val="0030295B"/>
    <w:rsid w:val="00302D63"/>
    <w:rsid w:val="00304318"/>
    <w:rsid w:val="00307123"/>
    <w:rsid w:val="00310888"/>
    <w:rsid w:val="0031130E"/>
    <w:rsid w:val="00314039"/>
    <w:rsid w:val="003154CE"/>
    <w:rsid w:val="00315574"/>
    <w:rsid w:val="003231DF"/>
    <w:rsid w:val="0032544C"/>
    <w:rsid w:val="003255B3"/>
    <w:rsid w:val="00326992"/>
    <w:rsid w:val="0032736E"/>
    <w:rsid w:val="00330073"/>
    <w:rsid w:val="00330332"/>
    <w:rsid w:val="00331CB6"/>
    <w:rsid w:val="00333386"/>
    <w:rsid w:val="00341C42"/>
    <w:rsid w:val="00345EA0"/>
    <w:rsid w:val="00351564"/>
    <w:rsid w:val="00351A64"/>
    <w:rsid w:val="00354B6C"/>
    <w:rsid w:val="00364746"/>
    <w:rsid w:val="0036480E"/>
    <w:rsid w:val="003661FC"/>
    <w:rsid w:val="0037045A"/>
    <w:rsid w:val="003724BF"/>
    <w:rsid w:val="00376936"/>
    <w:rsid w:val="00380DF7"/>
    <w:rsid w:val="00380E52"/>
    <w:rsid w:val="003810E5"/>
    <w:rsid w:val="003811A5"/>
    <w:rsid w:val="00382973"/>
    <w:rsid w:val="00383105"/>
    <w:rsid w:val="003833B4"/>
    <w:rsid w:val="0038484C"/>
    <w:rsid w:val="00392485"/>
    <w:rsid w:val="00394E2D"/>
    <w:rsid w:val="003951EE"/>
    <w:rsid w:val="003957E4"/>
    <w:rsid w:val="00396FCA"/>
    <w:rsid w:val="003A3338"/>
    <w:rsid w:val="003A67EE"/>
    <w:rsid w:val="003A74AD"/>
    <w:rsid w:val="003B0857"/>
    <w:rsid w:val="003B1FDD"/>
    <w:rsid w:val="003B4FE9"/>
    <w:rsid w:val="003B5657"/>
    <w:rsid w:val="003B59FB"/>
    <w:rsid w:val="003B6CEC"/>
    <w:rsid w:val="003C20AE"/>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8E6"/>
    <w:rsid w:val="00441EAE"/>
    <w:rsid w:val="00442461"/>
    <w:rsid w:val="00442F04"/>
    <w:rsid w:val="00444436"/>
    <w:rsid w:val="00451E5F"/>
    <w:rsid w:val="0045280C"/>
    <w:rsid w:val="00454CCF"/>
    <w:rsid w:val="0046216C"/>
    <w:rsid w:val="00463576"/>
    <w:rsid w:val="00465491"/>
    <w:rsid w:val="004704D5"/>
    <w:rsid w:val="0047165D"/>
    <w:rsid w:val="004727D9"/>
    <w:rsid w:val="004759D2"/>
    <w:rsid w:val="00476192"/>
    <w:rsid w:val="00480A8F"/>
    <w:rsid w:val="00484FA5"/>
    <w:rsid w:val="00485F76"/>
    <w:rsid w:val="0048644F"/>
    <w:rsid w:val="00491E4C"/>
    <w:rsid w:val="00495FAA"/>
    <w:rsid w:val="00497CFA"/>
    <w:rsid w:val="004A2CA8"/>
    <w:rsid w:val="004A4969"/>
    <w:rsid w:val="004A6605"/>
    <w:rsid w:val="004A7DD3"/>
    <w:rsid w:val="004B25DB"/>
    <w:rsid w:val="004B5533"/>
    <w:rsid w:val="004B5E77"/>
    <w:rsid w:val="004C03DA"/>
    <w:rsid w:val="004C10B0"/>
    <w:rsid w:val="004C1C6D"/>
    <w:rsid w:val="004C2E96"/>
    <w:rsid w:val="004C4EE1"/>
    <w:rsid w:val="004C5981"/>
    <w:rsid w:val="004C7E0D"/>
    <w:rsid w:val="004D126A"/>
    <w:rsid w:val="004D2E34"/>
    <w:rsid w:val="004D33DD"/>
    <w:rsid w:val="004D342F"/>
    <w:rsid w:val="004D5DC5"/>
    <w:rsid w:val="004D73E2"/>
    <w:rsid w:val="004E2E59"/>
    <w:rsid w:val="004E4143"/>
    <w:rsid w:val="004E6083"/>
    <w:rsid w:val="004E6D9E"/>
    <w:rsid w:val="004E7A18"/>
    <w:rsid w:val="004F0D04"/>
    <w:rsid w:val="004F1FB7"/>
    <w:rsid w:val="004F72A0"/>
    <w:rsid w:val="005025D6"/>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CBF"/>
    <w:rsid w:val="00550372"/>
    <w:rsid w:val="005543BC"/>
    <w:rsid w:val="0055489A"/>
    <w:rsid w:val="005555A4"/>
    <w:rsid w:val="005555DB"/>
    <w:rsid w:val="00560BA3"/>
    <w:rsid w:val="00560E2C"/>
    <w:rsid w:val="00561C23"/>
    <w:rsid w:val="00563E2A"/>
    <w:rsid w:val="00565485"/>
    <w:rsid w:val="005701CA"/>
    <w:rsid w:val="005719EC"/>
    <w:rsid w:val="00575123"/>
    <w:rsid w:val="00575311"/>
    <w:rsid w:val="00576255"/>
    <w:rsid w:val="00577CFE"/>
    <w:rsid w:val="00580395"/>
    <w:rsid w:val="005803BF"/>
    <w:rsid w:val="00580C6E"/>
    <w:rsid w:val="0058193F"/>
    <w:rsid w:val="00582896"/>
    <w:rsid w:val="005852C4"/>
    <w:rsid w:val="00586EF2"/>
    <w:rsid w:val="0058714E"/>
    <w:rsid w:val="00587863"/>
    <w:rsid w:val="005932ED"/>
    <w:rsid w:val="005938D0"/>
    <w:rsid w:val="00595314"/>
    <w:rsid w:val="005A4F7A"/>
    <w:rsid w:val="005A6576"/>
    <w:rsid w:val="005B0523"/>
    <w:rsid w:val="005B75B6"/>
    <w:rsid w:val="005C0EE9"/>
    <w:rsid w:val="005C10E9"/>
    <w:rsid w:val="005C3198"/>
    <w:rsid w:val="005C411B"/>
    <w:rsid w:val="005D26B6"/>
    <w:rsid w:val="005D2B02"/>
    <w:rsid w:val="005D473D"/>
    <w:rsid w:val="005E27D7"/>
    <w:rsid w:val="005E42D6"/>
    <w:rsid w:val="005E5DCC"/>
    <w:rsid w:val="005E6314"/>
    <w:rsid w:val="005F036A"/>
    <w:rsid w:val="005F095D"/>
    <w:rsid w:val="005F320B"/>
    <w:rsid w:val="005F6181"/>
    <w:rsid w:val="005F6879"/>
    <w:rsid w:val="005F7CB6"/>
    <w:rsid w:val="006009B5"/>
    <w:rsid w:val="00600EE5"/>
    <w:rsid w:val="00601B01"/>
    <w:rsid w:val="00605D62"/>
    <w:rsid w:val="006108B7"/>
    <w:rsid w:val="00612DEB"/>
    <w:rsid w:val="00613266"/>
    <w:rsid w:val="00614DC2"/>
    <w:rsid w:val="00621103"/>
    <w:rsid w:val="00621BE7"/>
    <w:rsid w:val="0062538D"/>
    <w:rsid w:val="00625CC0"/>
    <w:rsid w:val="00627F83"/>
    <w:rsid w:val="00633D7D"/>
    <w:rsid w:val="00634EA5"/>
    <w:rsid w:val="0063516C"/>
    <w:rsid w:val="006365A3"/>
    <w:rsid w:val="00637F2A"/>
    <w:rsid w:val="0064292F"/>
    <w:rsid w:val="00644A8E"/>
    <w:rsid w:val="00645018"/>
    <w:rsid w:val="00645C48"/>
    <w:rsid w:val="00647A56"/>
    <w:rsid w:val="00652158"/>
    <w:rsid w:val="00653160"/>
    <w:rsid w:val="006571C3"/>
    <w:rsid w:val="00663855"/>
    <w:rsid w:val="0066390E"/>
    <w:rsid w:val="0066463B"/>
    <w:rsid w:val="00664EE7"/>
    <w:rsid w:val="00674DCD"/>
    <w:rsid w:val="00675ACE"/>
    <w:rsid w:val="00676FF3"/>
    <w:rsid w:val="00683C7A"/>
    <w:rsid w:val="00684225"/>
    <w:rsid w:val="00685ADF"/>
    <w:rsid w:val="0068683C"/>
    <w:rsid w:val="006872FA"/>
    <w:rsid w:val="00687DDC"/>
    <w:rsid w:val="006900D9"/>
    <w:rsid w:val="00690376"/>
    <w:rsid w:val="006954F3"/>
    <w:rsid w:val="0069705C"/>
    <w:rsid w:val="006A3039"/>
    <w:rsid w:val="006A372A"/>
    <w:rsid w:val="006A4E1A"/>
    <w:rsid w:val="006A5C9F"/>
    <w:rsid w:val="006A65BA"/>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90D"/>
    <w:rsid w:val="00716AE9"/>
    <w:rsid w:val="00722DA9"/>
    <w:rsid w:val="007268C4"/>
    <w:rsid w:val="007275A4"/>
    <w:rsid w:val="007359EC"/>
    <w:rsid w:val="00742012"/>
    <w:rsid w:val="00745256"/>
    <w:rsid w:val="007472A5"/>
    <w:rsid w:val="00752D8F"/>
    <w:rsid w:val="007547EC"/>
    <w:rsid w:val="0075488B"/>
    <w:rsid w:val="00755DF6"/>
    <w:rsid w:val="00761E3D"/>
    <w:rsid w:val="007647E6"/>
    <w:rsid w:val="007647E7"/>
    <w:rsid w:val="00765E7E"/>
    <w:rsid w:val="0077001B"/>
    <w:rsid w:val="0077113E"/>
    <w:rsid w:val="00774B26"/>
    <w:rsid w:val="00776387"/>
    <w:rsid w:val="00776440"/>
    <w:rsid w:val="00777660"/>
    <w:rsid w:val="0077787E"/>
    <w:rsid w:val="007802BC"/>
    <w:rsid w:val="00785ACD"/>
    <w:rsid w:val="00787738"/>
    <w:rsid w:val="00787AA1"/>
    <w:rsid w:val="00790FA8"/>
    <w:rsid w:val="007915FC"/>
    <w:rsid w:val="00791F62"/>
    <w:rsid w:val="00794F53"/>
    <w:rsid w:val="007A0714"/>
    <w:rsid w:val="007A1EED"/>
    <w:rsid w:val="007A2433"/>
    <w:rsid w:val="007A4AD8"/>
    <w:rsid w:val="007A5439"/>
    <w:rsid w:val="007A65EB"/>
    <w:rsid w:val="007A66C5"/>
    <w:rsid w:val="007A687A"/>
    <w:rsid w:val="007B0287"/>
    <w:rsid w:val="007B1D4D"/>
    <w:rsid w:val="007C0EE2"/>
    <w:rsid w:val="007C1787"/>
    <w:rsid w:val="007C4917"/>
    <w:rsid w:val="007C5186"/>
    <w:rsid w:val="007C5DCD"/>
    <w:rsid w:val="007C794F"/>
    <w:rsid w:val="007D0A6B"/>
    <w:rsid w:val="007D114F"/>
    <w:rsid w:val="007D2825"/>
    <w:rsid w:val="007D2CED"/>
    <w:rsid w:val="007D39DE"/>
    <w:rsid w:val="007D3A71"/>
    <w:rsid w:val="007D6E18"/>
    <w:rsid w:val="007E390E"/>
    <w:rsid w:val="007E51F1"/>
    <w:rsid w:val="007F1845"/>
    <w:rsid w:val="007F318D"/>
    <w:rsid w:val="007F40D3"/>
    <w:rsid w:val="007F41EA"/>
    <w:rsid w:val="007F4A95"/>
    <w:rsid w:val="0080126C"/>
    <w:rsid w:val="0080198F"/>
    <w:rsid w:val="0080209D"/>
    <w:rsid w:val="008059C6"/>
    <w:rsid w:val="008073F4"/>
    <w:rsid w:val="0081685B"/>
    <w:rsid w:val="008171DF"/>
    <w:rsid w:val="0082010E"/>
    <w:rsid w:val="008207A1"/>
    <w:rsid w:val="00823AF5"/>
    <w:rsid w:val="008265B1"/>
    <w:rsid w:val="0082735F"/>
    <w:rsid w:val="008305B3"/>
    <w:rsid w:val="00830967"/>
    <w:rsid w:val="00834AA9"/>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25F"/>
    <w:rsid w:val="00886BCF"/>
    <w:rsid w:val="00886C24"/>
    <w:rsid w:val="00886E46"/>
    <w:rsid w:val="00891B13"/>
    <w:rsid w:val="00891D85"/>
    <w:rsid w:val="008A0CCD"/>
    <w:rsid w:val="008A2E2C"/>
    <w:rsid w:val="008A356B"/>
    <w:rsid w:val="008A46FF"/>
    <w:rsid w:val="008A4821"/>
    <w:rsid w:val="008A4FB2"/>
    <w:rsid w:val="008B4ADE"/>
    <w:rsid w:val="008B61F1"/>
    <w:rsid w:val="008C1121"/>
    <w:rsid w:val="008C1E0F"/>
    <w:rsid w:val="008C2ABE"/>
    <w:rsid w:val="008C6384"/>
    <w:rsid w:val="008C640B"/>
    <w:rsid w:val="008C66F5"/>
    <w:rsid w:val="008C6BC0"/>
    <w:rsid w:val="008D330F"/>
    <w:rsid w:val="008D3F0B"/>
    <w:rsid w:val="008D3F7D"/>
    <w:rsid w:val="008D4B1F"/>
    <w:rsid w:val="008D60B9"/>
    <w:rsid w:val="008D6812"/>
    <w:rsid w:val="008D770F"/>
    <w:rsid w:val="008E4B06"/>
    <w:rsid w:val="008E627C"/>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27806"/>
    <w:rsid w:val="00933101"/>
    <w:rsid w:val="00942297"/>
    <w:rsid w:val="00945578"/>
    <w:rsid w:val="00945A6A"/>
    <w:rsid w:val="00945CA6"/>
    <w:rsid w:val="00947B67"/>
    <w:rsid w:val="009509F1"/>
    <w:rsid w:val="00953DEE"/>
    <w:rsid w:val="009545A6"/>
    <w:rsid w:val="00956CC4"/>
    <w:rsid w:val="00960A76"/>
    <w:rsid w:val="009625A0"/>
    <w:rsid w:val="0096495F"/>
    <w:rsid w:val="00965449"/>
    <w:rsid w:val="0097058C"/>
    <w:rsid w:val="00972DD0"/>
    <w:rsid w:val="00975359"/>
    <w:rsid w:val="0097565A"/>
    <w:rsid w:val="00980E63"/>
    <w:rsid w:val="00982E44"/>
    <w:rsid w:val="00983F7B"/>
    <w:rsid w:val="00984358"/>
    <w:rsid w:val="00990545"/>
    <w:rsid w:val="0099349B"/>
    <w:rsid w:val="00993FAB"/>
    <w:rsid w:val="00993FD3"/>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6D44"/>
    <w:rsid w:val="009D7648"/>
    <w:rsid w:val="009E04C5"/>
    <w:rsid w:val="009E200D"/>
    <w:rsid w:val="009E342F"/>
    <w:rsid w:val="009E39D4"/>
    <w:rsid w:val="009E4186"/>
    <w:rsid w:val="009E4458"/>
    <w:rsid w:val="009E747F"/>
    <w:rsid w:val="009E7683"/>
    <w:rsid w:val="009F0526"/>
    <w:rsid w:val="009F196F"/>
    <w:rsid w:val="009F1EFA"/>
    <w:rsid w:val="00A028D7"/>
    <w:rsid w:val="00A02F98"/>
    <w:rsid w:val="00A032A7"/>
    <w:rsid w:val="00A0411A"/>
    <w:rsid w:val="00A04D8E"/>
    <w:rsid w:val="00A06702"/>
    <w:rsid w:val="00A074E2"/>
    <w:rsid w:val="00A15B36"/>
    <w:rsid w:val="00A171E5"/>
    <w:rsid w:val="00A1765F"/>
    <w:rsid w:val="00A17B87"/>
    <w:rsid w:val="00A25892"/>
    <w:rsid w:val="00A25B33"/>
    <w:rsid w:val="00A25C92"/>
    <w:rsid w:val="00A325B2"/>
    <w:rsid w:val="00A32D98"/>
    <w:rsid w:val="00A35CC4"/>
    <w:rsid w:val="00A424D6"/>
    <w:rsid w:val="00A42F48"/>
    <w:rsid w:val="00A43761"/>
    <w:rsid w:val="00A44308"/>
    <w:rsid w:val="00A469FB"/>
    <w:rsid w:val="00A51F8A"/>
    <w:rsid w:val="00A55412"/>
    <w:rsid w:val="00A55834"/>
    <w:rsid w:val="00A615F1"/>
    <w:rsid w:val="00A64C7C"/>
    <w:rsid w:val="00A67A9D"/>
    <w:rsid w:val="00A736E3"/>
    <w:rsid w:val="00A74268"/>
    <w:rsid w:val="00A745C8"/>
    <w:rsid w:val="00A77A07"/>
    <w:rsid w:val="00A81E52"/>
    <w:rsid w:val="00A831E4"/>
    <w:rsid w:val="00A83426"/>
    <w:rsid w:val="00A84657"/>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6A93"/>
    <w:rsid w:val="00AB7E1F"/>
    <w:rsid w:val="00AC006D"/>
    <w:rsid w:val="00AC3E45"/>
    <w:rsid w:val="00AC4005"/>
    <w:rsid w:val="00AC5027"/>
    <w:rsid w:val="00AC5076"/>
    <w:rsid w:val="00AC5B24"/>
    <w:rsid w:val="00AD208D"/>
    <w:rsid w:val="00AD3F69"/>
    <w:rsid w:val="00AE2F36"/>
    <w:rsid w:val="00AE4FFE"/>
    <w:rsid w:val="00AE5664"/>
    <w:rsid w:val="00AE5D3C"/>
    <w:rsid w:val="00AE6995"/>
    <w:rsid w:val="00AE7957"/>
    <w:rsid w:val="00AF0ACF"/>
    <w:rsid w:val="00AF0DAA"/>
    <w:rsid w:val="00AF2466"/>
    <w:rsid w:val="00AF24FE"/>
    <w:rsid w:val="00AF29D6"/>
    <w:rsid w:val="00AF451A"/>
    <w:rsid w:val="00AF47E0"/>
    <w:rsid w:val="00B03522"/>
    <w:rsid w:val="00B06467"/>
    <w:rsid w:val="00B129DC"/>
    <w:rsid w:val="00B15072"/>
    <w:rsid w:val="00B1558C"/>
    <w:rsid w:val="00B23744"/>
    <w:rsid w:val="00B273FA"/>
    <w:rsid w:val="00B27C3F"/>
    <w:rsid w:val="00B30143"/>
    <w:rsid w:val="00B3105E"/>
    <w:rsid w:val="00B316D8"/>
    <w:rsid w:val="00B325D7"/>
    <w:rsid w:val="00B35053"/>
    <w:rsid w:val="00B37313"/>
    <w:rsid w:val="00B407D0"/>
    <w:rsid w:val="00B411F0"/>
    <w:rsid w:val="00B419AB"/>
    <w:rsid w:val="00B42A3B"/>
    <w:rsid w:val="00B434FD"/>
    <w:rsid w:val="00B52852"/>
    <w:rsid w:val="00B5538A"/>
    <w:rsid w:val="00B60008"/>
    <w:rsid w:val="00B60146"/>
    <w:rsid w:val="00B614B9"/>
    <w:rsid w:val="00B63357"/>
    <w:rsid w:val="00B6509B"/>
    <w:rsid w:val="00B66BF0"/>
    <w:rsid w:val="00B702ED"/>
    <w:rsid w:val="00B72E3B"/>
    <w:rsid w:val="00B736E9"/>
    <w:rsid w:val="00B740CA"/>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1CC"/>
    <w:rsid w:val="00B969FC"/>
    <w:rsid w:val="00B978A2"/>
    <w:rsid w:val="00B97D4A"/>
    <w:rsid w:val="00B97EB3"/>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E5687"/>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016"/>
    <w:rsid w:val="00C47DAE"/>
    <w:rsid w:val="00C51A3C"/>
    <w:rsid w:val="00C51CCF"/>
    <w:rsid w:val="00C53163"/>
    <w:rsid w:val="00C6098A"/>
    <w:rsid w:val="00C63177"/>
    <w:rsid w:val="00C636D1"/>
    <w:rsid w:val="00C64672"/>
    <w:rsid w:val="00C64FE8"/>
    <w:rsid w:val="00C65400"/>
    <w:rsid w:val="00C659E1"/>
    <w:rsid w:val="00C670C1"/>
    <w:rsid w:val="00C70A36"/>
    <w:rsid w:val="00C70C38"/>
    <w:rsid w:val="00C77D7C"/>
    <w:rsid w:val="00C8170E"/>
    <w:rsid w:val="00C84B3E"/>
    <w:rsid w:val="00C84BA3"/>
    <w:rsid w:val="00C84F51"/>
    <w:rsid w:val="00C84F66"/>
    <w:rsid w:val="00C85B9C"/>
    <w:rsid w:val="00C8609C"/>
    <w:rsid w:val="00C87B1D"/>
    <w:rsid w:val="00C900EC"/>
    <w:rsid w:val="00C91766"/>
    <w:rsid w:val="00C924C5"/>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ADA"/>
    <w:rsid w:val="00CF2C99"/>
    <w:rsid w:val="00CF3F6F"/>
    <w:rsid w:val="00CF7EC8"/>
    <w:rsid w:val="00D00467"/>
    <w:rsid w:val="00D013CF"/>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510B9"/>
    <w:rsid w:val="00D51287"/>
    <w:rsid w:val="00D515A7"/>
    <w:rsid w:val="00D515D2"/>
    <w:rsid w:val="00D525D4"/>
    <w:rsid w:val="00D527F3"/>
    <w:rsid w:val="00D53577"/>
    <w:rsid w:val="00D55F9E"/>
    <w:rsid w:val="00D5769B"/>
    <w:rsid w:val="00D605CD"/>
    <w:rsid w:val="00D60BF0"/>
    <w:rsid w:val="00D61309"/>
    <w:rsid w:val="00D6303F"/>
    <w:rsid w:val="00D634C8"/>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A87"/>
    <w:rsid w:val="00D91F56"/>
    <w:rsid w:val="00D9311E"/>
    <w:rsid w:val="00D94275"/>
    <w:rsid w:val="00D966B5"/>
    <w:rsid w:val="00DA1637"/>
    <w:rsid w:val="00DA201C"/>
    <w:rsid w:val="00DA699F"/>
    <w:rsid w:val="00DB095A"/>
    <w:rsid w:val="00DB1DB9"/>
    <w:rsid w:val="00DB7E7D"/>
    <w:rsid w:val="00DC243B"/>
    <w:rsid w:val="00DC27B1"/>
    <w:rsid w:val="00DC296E"/>
    <w:rsid w:val="00DC2CC3"/>
    <w:rsid w:val="00DC4EC6"/>
    <w:rsid w:val="00DC587D"/>
    <w:rsid w:val="00DC65FA"/>
    <w:rsid w:val="00DC76BB"/>
    <w:rsid w:val="00DD0267"/>
    <w:rsid w:val="00DD1030"/>
    <w:rsid w:val="00DD104C"/>
    <w:rsid w:val="00DD4D0A"/>
    <w:rsid w:val="00DD5A64"/>
    <w:rsid w:val="00DD71F0"/>
    <w:rsid w:val="00DE188F"/>
    <w:rsid w:val="00DE435D"/>
    <w:rsid w:val="00DE43B4"/>
    <w:rsid w:val="00DF005F"/>
    <w:rsid w:val="00DF04F1"/>
    <w:rsid w:val="00DF2A23"/>
    <w:rsid w:val="00DF5356"/>
    <w:rsid w:val="00DF7AA8"/>
    <w:rsid w:val="00E012EA"/>
    <w:rsid w:val="00E035AA"/>
    <w:rsid w:val="00E04F9C"/>
    <w:rsid w:val="00E06B39"/>
    <w:rsid w:val="00E07843"/>
    <w:rsid w:val="00E10A30"/>
    <w:rsid w:val="00E11AB8"/>
    <w:rsid w:val="00E12272"/>
    <w:rsid w:val="00E15651"/>
    <w:rsid w:val="00E324C2"/>
    <w:rsid w:val="00E36546"/>
    <w:rsid w:val="00E36FD8"/>
    <w:rsid w:val="00E37765"/>
    <w:rsid w:val="00E37E78"/>
    <w:rsid w:val="00E44001"/>
    <w:rsid w:val="00E47C80"/>
    <w:rsid w:val="00E50946"/>
    <w:rsid w:val="00E51598"/>
    <w:rsid w:val="00E52682"/>
    <w:rsid w:val="00E53043"/>
    <w:rsid w:val="00E537AE"/>
    <w:rsid w:val="00E542C8"/>
    <w:rsid w:val="00E547BE"/>
    <w:rsid w:val="00E54BA8"/>
    <w:rsid w:val="00E5514F"/>
    <w:rsid w:val="00E55DC1"/>
    <w:rsid w:val="00E56566"/>
    <w:rsid w:val="00E565AA"/>
    <w:rsid w:val="00E56B2A"/>
    <w:rsid w:val="00E57B22"/>
    <w:rsid w:val="00E60581"/>
    <w:rsid w:val="00E6131D"/>
    <w:rsid w:val="00E62C06"/>
    <w:rsid w:val="00E63286"/>
    <w:rsid w:val="00E6722E"/>
    <w:rsid w:val="00E67BF8"/>
    <w:rsid w:val="00E74B68"/>
    <w:rsid w:val="00E76A29"/>
    <w:rsid w:val="00E83AA0"/>
    <w:rsid w:val="00E8432A"/>
    <w:rsid w:val="00E85EC7"/>
    <w:rsid w:val="00E87D3F"/>
    <w:rsid w:val="00E90CE9"/>
    <w:rsid w:val="00E90D3F"/>
    <w:rsid w:val="00E92562"/>
    <w:rsid w:val="00E93BF0"/>
    <w:rsid w:val="00E9456C"/>
    <w:rsid w:val="00EA269B"/>
    <w:rsid w:val="00EA514E"/>
    <w:rsid w:val="00EA699E"/>
    <w:rsid w:val="00EA6A48"/>
    <w:rsid w:val="00EB4683"/>
    <w:rsid w:val="00EC07E6"/>
    <w:rsid w:val="00EC27FA"/>
    <w:rsid w:val="00EC2E2D"/>
    <w:rsid w:val="00ED04CB"/>
    <w:rsid w:val="00ED2EE3"/>
    <w:rsid w:val="00ED42C0"/>
    <w:rsid w:val="00ED511E"/>
    <w:rsid w:val="00ED7F4B"/>
    <w:rsid w:val="00EE02D5"/>
    <w:rsid w:val="00EE4340"/>
    <w:rsid w:val="00EE4D00"/>
    <w:rsid w:val="00EE7855"/>
    <w:rsid w:val="00EF223B"/>
    <w:rsid w:val="00EF4F2A"/>
    <w:rsid w:val="00EF6E58"/>
    <w:rsid w:val="00EF7252"/>
    <w:rsid w:val="00F00EC4"/>
    <w:rsid w:val="00F02680"/>
    <w:rsid w:val="00F0625C"/>
    <w:rsid w:val="00F12F44"/>
    <w:rsid w:val="00F13ECC"/>
    <w:rsid w:val="00F2319D"/>
    <w:rsid w:val="00F25800"/>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3D42"/>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0794"/>
    <w:rsid w:val="00FB2C1F"/>
    <w:rsid w:val="00FB30ED"/>
    <w:rsid w:val="00FB40FE"/>
    <w:rsid w:val="00FB468C"/>
    <w:rsid w:val="00FB4F34"/>
    <w:rsid w:val="00FB5218"/>
    <w:rsid w:val="00FC3064"/>
    <w:rsid w:val="00FC368F"/>
    <w:rsid w:val="00FC3E73"/>
    <w:rsid w:val="00FD2E4F"/>
    <w:rsid w:val="00FD3B9F"/>
    <w:rsid w:val="00FD4954"/>
    <w:rsid w:val="00FD7295"/>
    <w:rsid w:val="00FE25AA"/>
    <w:rsid w:val="00FE2EEA"/>
    <w:rsid w:val="00FE3AB9"/>
    <w:rsid w:val="00FE5FE9"/>
    <w:rsid w:val="00FE7622"/>
    <w:rsid w:val="00FE784E"/>
    <w:rsid w:val="00FF3E84"/>
    <w:rsid w:val="00FF4B8C"/>
    <w:rsid w:val="00FF512A"/>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 w:type="table" w:styleId="Tabellist7Colorat-Accentuare1">
    <w:name w:val="List Table 7 Colorful Accent 1"/>
    <w:basedOn w:val="TabelNormal"/>
    <w:uiPriority w:val="52"/>
    <w:rsid w:val="007C0EE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gril3-Accentuare1">
    <w:name w:val="Grid Table 3 Accent 1"/>
    <w:basedOn w:val="TabelNormal"/>
    <w:uiPriority w:val="48"/>
    <w:rsid w:val="007C0E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6911472">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39789991">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1001145">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59793311">
      <w:bodyDiv w:val="1"/>
      <w:marLeft w:val="0"/>
      <w:marRight w:val="0"/>
      <w:marTop w:val="0"/>
      <w:marBottom w:val="0"/>
      <w:divBdr>
        <w:top w:val="none" w:sz="0" w:space="0" w:color="auto"/>
        <w:left w:val="none" w:sz="0" w:space="0" w:color="auto"/>
        <w:bottom w:val="none" w:sz="0" w:space="0" w:color="auto"/>
        <w:right w:val="none" w:sz="0" w:space="0" w:color="auto"/>
      </w:divBdr>
    </w:div>
    <w:div w:id="61949385">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77869763">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06970">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8400765">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35033747">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75535885">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7257029">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7355310">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274480">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328881">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531390">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59994762">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8411187">
      <w:bodyDiv w:val="1"/>
      <w:marLeft w:val="0"/>
      <w:marRight w:val="0"/>
      <w:marTop w:val="0"/>
      <w:marBottom w:val="0"/>
      <w:divBdr>
        <w:top w:val="none" w:sz="0" w:space="0" w:color="auto"/>
        <w:left w:val="none" w:sz="0" w:space="0" w:color="auto"/>
        <w:bottom w:val="none" w:sz="0" w:space="0" w:color="auto"/>
        <w:right w:val="none" w:sz="0" w:space="0" w:color="auto"/>
      </w:divBdr>
    </w:div>
    <w:div w:id="28993778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4971356">
      <w:bodyDiv w:val="1"/>
      <w:marLeft w:val="0"/>
      <w:marRight w:val="0"/>
      <w:marTop w:val="0"/>
      <w:marBottom w:val="0"/>
      <w:divBdr>
        <w:top w:val="none" w:sz="0" w:space="0" w:color="auto"/>
        <w:left w:val="none" w:sz="0" w:space="0" w:color="auto"/>
        <w:bottom w:val="none" w:sz="0" w:space="0" w:color="auto"/>
        <w:right w:val="none" w:sz="0" w:space="0" w:color="auto"/>
      </w:divBdr>
    </w:div>
    <w:div w:id="30829301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3360323">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8403975">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08969589">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1418108">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67435054">
      <w:bodyDiv w:val="1"/>
      <w:marLeft w:val="0"/>
      <w:marRight w:val="0"/>
      <w:marTop w:val="0"/>
      <w:marBottom w:val="0"/>
      <w:divBdr>
        <w:top w:val="none" w:sz="0" w:space="0" w:color="auto"/>
        <w:left w:val="none" w:sz="0" w:space="0" w:color="auto"/>
        <w:bottom w:val="none" w:sz="0" w:space="0" w:color="auto"/>
        <w:right w:val="none" w:sz="0" w:space="0" w:color="auto"/>
      </w:divBdr>
    </w:div>
    <w:div w:id="469829036">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89909190">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2231765">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880850">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26629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5431120">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0138582">
      <w:bodyDiv w:val="1"/>
      <w:marLeft w:val="0"/>
      <w:marRight w:val="0"/>
      <w:marTop w:val="0"/>
      <w:marBottom w:val="0"/>
      <w:divBdr>
        <w:top w:val="none" w:sz="0" w:space="0" w:color="auto"/>
        <w:left w:val="none" w:sz="0" w:space="0" w:color="auto"/>
        <w:bottom w:val="none" w:sz="0" w:space="0" w:color="auto"/>
        <w:right w:val="none" w:sz="0" w:space="0" w:color="auto"/>
      </w:divBdr>
    </w:div>
    <w:div w:id="630481880">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34918317">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1542406">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57448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2777255">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75231485">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4480878">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19550123">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76634353">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7432464">
      <w:bodyDiv w:val="1"/>
      <w:marLeft w:val="0"/>
      <w:marRight w:val="0"/>
      <w:marTop w:val="0"/>
      <w:marBottom w:val="0"/>
      <w:divBdr>
        <w:top w:val="none" w:sz="0" w:space="0" w:color="auto"/>
        <w:left w:val="none" w:sz="0" w:space="0" w:color="auto"/>
        <w:bottom w:val="none" w:sz="0" w:space="0" w:color="auto"/>
        <w:right w:val="none" w:sz="0" w:space="0" w:color="auto"/>
      </w:divBdr>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7915468">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4035285">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3037096">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15624580">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3130663">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5986560">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3922887">
      <w:bodyDiv w:val="1"/>
      <w:marLeft w:val="0"/>
      <w:marRight w:val="0"/>
      <w:marTop w:val="0"/>
      <w:marBottom w:val="0"/>
      <w:divBdr>
        <w:top w:val="none" w:sz="0" w:space="0" w:color="auto"/>
        <w:left w:val="none" w:sz="0" w:space="0" w:color="auto"/>
        <w:bottom w:val="none" w:sz="0" w:space="0" w:color="auto"/>
        <w:right w:val="none" w:sz="0" w:space="0" w:color="auto"/>
      </w:divBdr>
    </w:div>
    <w:div w:id="964576754">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5865348">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10841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55078710">
      <w:bodyDiv w:val="1"/>
      <w:marLeft w:val="0"/>
      <w:marRight w:val="0"/>
      <w:marTop w:val="0"/>
      <w:marBottom w:val="0"/>
      <w:divBdr>
        <w:top w:val="none" w:sz="0" w:space="0" w:color="auto"/>
        <w:left w:val="none" w:sz="0" w:space="0" w:color="auto"/>
        <w:bottom w:val="none" w:sz="0" w:space="0" w:color="auto"/>
        <w:right w:val="none" w:sz="0" w:space="0" w:color="auto"/>
      </w:divBdr>
    </w:div>
    <w:div w:id="1056704915">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619807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255579">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7774002">
      <w:bodyDiv w:val="1"/>
      <w:marLeft w:val="0"/>
      <w:marRight w:val="0"/>
      <w:marTop w:val="0"/>
      <w:marBottom w:val="0"/>
      <w:divBdr>
        <w:top w:val="none" w:sz="0" w:space="0" w:color="auto"/>
        <w:left w:val="none" w:sz="0" w:space="0" w:color="auto"/>
        <w:bottom w:val="none" w:sz="0" w:space="0" w:color="auto"/>
        <w:right w:val="none" w:sz="0" w:space="0" w:color="auto"/>
      </w:divBdr>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5437510">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809144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0975647">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79462887">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7333944">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2886455">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196508422">
      <w:bodyDiv w:val="1"/>
      <w:marLeft w:val="0"/>
      <w:marRight w:val="0"/>
      <w:marTop w:val="0"/>
      <w:marBottom w:val="0"/>
      <w:divBdr>
        <w:top w:val="none" w:sz="0" w:space="0" w:color="auto"/>
        <w:left w:val="none" w:sz="0" w:space="0" w:color="auto"/>
        <w:bottom w:val="none" w:sz="0" w:space="0" w:color="auto"/>
        <w:right w:val="none" w:sz="0" w:space="0" w:color="auto"/>
      </w:divBdr>
    </w:div>
    <w:div w:id="1198664883">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45143590">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0210567">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018503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0600537">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0110767">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1399015">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396051830">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27073753">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7197317">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87553654">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5732095">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18884462">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38666230">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69534892">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79749113">
      <w:bodyDiv w:val="1"/>
      <w:marLeft w:val="0"/>
      <w:marRight w:val="0"/>
      <w:marTop w:val="0"/>
      <w:marBottom w:val="0"/>
      <w:divBdr>
        <w:top w:val="none" w:sz="0" w:space="0" w:color="auto"/>
        <w:left w:val="none" w:sz="0" w:space="0" w:color="auto"/>
        <w:bottom w:val="none" w:sz="0" w:space="0" w:color="auto"/>
        <w:right w:val="none" w:sz="0" w:space="0" w:color="auto"/>
      </w:divBdr>
    </w:div>
    <w:div w:id="1580167530">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000536">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7713844">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7613884">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4480011">
      <w:bodyDiv w:val="1"/>
      <w:marLeft w:val="0"/>
      <w:marRight w:val="0"/>
      <w:marTop w:val="0"/>
      <w:marBottom w:val="0"/>
      <w:divBdr>
        <w:top w:val="none" w:sz="0" w:space="0" w:color="auto"/>
        <w:left w:val="none" w:sz="0" w:space="0" w:color="auto"/>
        <w:bottom w:val="none" w:sz="0" w:space="0" w:color="auto"/>
        <w:right w:val="none" w:sz="0" w:space="0" w:color="auto"/>
      </w:divBdr>
    </w:div>
    <w:div w:id="1617054905">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19946212">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37946957">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3559835">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63586100">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8727216">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4689646">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19813828">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281860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36975428">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66413947">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6707245">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389758">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522222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109627">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 w:id="215551174">
                      <w:marLeft w:val="0"/>
                      <w:marRight w:val="0"/>
                      <w:marTop w:val="0"/>
                      <w:marBottom w:val="0"/>
                      <w:divBdr>
                        <w:top w:val="none" w:sz="0" w:space="0" w:color="auto"/>
                        <w:left w:val="none" w:sz="0" w:space="0" w:color="auto"/>
                        <w:bottom w:val="none" w:sz="0" w:space="0" w:color="auto"/>
                        <w:right w:val="none" w:sz="0" w:space="0" w:color="auto"/>
                      </w:divBdr>
                      <w:divsChild>
                        <w:div w:id="1750689640">
                          <w:marLeft w:val="480"/>
                          <w:marRight w:val="0"/>
                          <w:marTop w:val="0"/>
                          <w:marBottom w:val="0"/>
                          <w:divBdr>
                            <w:top w:val="none" w:sz="0" w:space="0" w:color="auto"/>
                            <w:left w:val="none" w:sz="0" w:space="0" w:color="auto"/>
                            <w:bottom w:val="none" w:sz="0" w:space="0" w:color="auto"/>
                            <w:right w:val="none" w:sz="0" w:space="0" w:color="auto"/>
                          </w:divBdr>
                        </w:div>
                        <w:div w:id="934364051">
                          <w:marLeft w:val="480"/>
                          <w:marRight w:val="0"/>
                          <w:marTop w:val="0"/>
                          <w:marBottom w:val="0"/>
                          <w:divBdr>
                            <w:top w:val="none" w:sz="0" w:space="0" w:color="auto"/>
                            <w:left w:val="none" w:sz="0" w:space="0" w:color="auto"/>
                            <w:bottom w:val="none" w:sz="0" w:space="0" w:color="auto"/>
                            <w:right w:val="none" w:sz="0" w:space="0" w:color="auto"/>
                          </w:divBdr>
                        </w:div>
                        <w:div w:id="885137793">
                          <w:marLeft w:val="480"/>
                          <w:marRight w:val="0"/>
                          <w:marTop w:val="0"/>
                          <w:marBottom w:val="0"/>
                          <w:divBdr>
                            <w:top w:val="none" w:sz="0" w:space="0" w:color="auto"/>
                            <w:left w:val="none" w:sz="0" w:space="0" w:color="auto"/>
                            <w:bottom w:val="none" w:sz="0" w:space="0" w:color="auto"/>
                            <w:right w:val="none" w:sz="0" w:space="0" w:color="auto"/>
                          </w:divBdr>
                        </w:div>
                        <w:div w:id="1522162543">
                          <w:marLeft w:val="480"/>
                          <w:marRight w:val="0"/>
                          <w:marTop w:val="0"/>
                          <w:marBottom w:val="0"/>
                          <w:divBdr>
                            <w:top w:val="none" w:sz="0" w:space="0" w:color="auto"/>
                            <w:left w:val="none" w:sz="0" w:space="0" w:color="auto"/>
                            <w:bottom w:val="none" w:sz="0" w:space="0" w:color="auto"/>
                            <w:right w:val="none" w:sz="0" w:space="0" w:color="auto"/>
                          </w:divBdr>
                        </w:div>
                        <w:div w:id="1659766035">
                          <w:marLeft w:val="480"/>
                          <w:marRight w:val="0"/>
                          <w:marTop w:val="0"/>
                          <w:marBottom w:val="0"/>
                          <w:divBdr>
                            <w:top w:val="none" w:sz="0" w:space="0" w:color="auto"/>
                            <w:left w:val="none" w:sz="0" w:space="0" w:color="auto"/>
                            <w:bottom w:val="none" w:sz="0" w:space="0" w:color="auto"/>
                            <w:right w:val="none" w:sz="0" w:space="0" w:color="auto"/>
                          </w:divBdr>
                        </w:div>
                        <w:div w:id="1157917296">
                          <w:marLeft w:val="480"/>
                          <w:marRight w:val="0"/>
                          <w:marTop w:val="0"/>
                          <w:marBottom w:val="0"/>
                          <w:divBdr>
                            <w:top w:val="none" w:sz="0" w:space="0" w:color="auto"/>
                            <w:left w:val="none" w:sz="0" w:space="0" w:color="auto"/>
                            <w:bottom w:val="none" w:sz="0" w:space="0" w:color="auto"/>
                            <w:right w:val="none" w:sz="0" w:space="0" w:color="auto"/>
                          </w:divBdr>
                        </w:div>
                        <w:div w:id="1824466085">
                          <w:marLeft w:val="480"/>
                          <w:marRight w:val="0"/>
                          <w:marTop w:val="0"/>
                          <w:marBottom w:val="0"/>
                          <w:divBdr>
                            <w:top w:val="none" w:sz="0" w:space="0" w:color="auto"/>
                            <w:left w:val="none" w:sz="0" w:space="0" w:color="auto"/>
                            <w:bottom w:val="none" w:sz="0" w:space="0" w:color="auto"/>
                            <w:right w:val="none" w:sz="0" w:space="0" w:color="auto"/>
                          </w:divBdr>
                        </w:div>
                        <w:div w:id="1132745927">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1566645521">
                          <w:marLeft w:val="480"/>
                          <w:marRight w:val="0"/>
                          <w:marTop w:val="0"/>
                          <w:marBottom w:val="0"/>
                          <w:divBdr>
                            <w:top w:val="none" w:sz="0" w:space="0" w:color="auto"/>
                            <w:left w:val="none" w:sz="0" w:space="0" w:color="auto"/>
                            <w:bottom w:val="none" w:sz="0" w:space="0" w:color="auto"/>
                            <w:right w:val="none" w:sz="0" w:space="0" w:color="auto"/>
                          </w:divBdr>
                        </w:div>
                        <w:div w:id="1586763503">
                          <w:marLeft w:val="480"/>
                          <w:marRight w:val="0"/>
                          <w:marTop w:val="0"/>
                          <w:marBottom w:val="0"/>
                          <w:divBdr>
                            <w:top w:val="none" w:sz="0" w:space="0" w:color="auto"/>
                            <w:left w:val="none" w:sz="0" w:space="0" w:color="auto"/>
                            <w:bottom w:val="none" w:sz="0" w:space="0" w:color="auto"/>
                            <w:right w:val="none" w:sz="0" w:space="0" w:color="auto"/>
                          </w:divBdr>
                        </w:div>
                        <w:div w:id="503396165">
                          <w:marLeft w:val="480"/>
                          <w:marRight w:val="0"/>
                          <w:marTop w:val="0"/>
                          <w:marBottom w:val="0"/>
                          <w:divBdr>
                            <w:top w:val="none" w:sz="0" w:space="0" w:color="auto"/>
                            <w:left w:val="none" w:sz="0" w:space="0" w:color="auto"/>
                            <w:bottom w:val="none" w:sz="0" w:space="0" w:color="auto"/>
                            <w:right w:val="none" w:sz="0" w:space="0" w:color="auto"/>
                          </w:divBdr>
                        </w:div>
                        <w:div w:id="1255016021">
                          <w:marLeft w:val="480"/>
                          <w:marRight w:val="0"/>
                          <w:marTop w:val="0"/>
                          <w:marBottom w:val="0"/>
                          <w:divBdr>
                            <w:top w:val="none" w:sz="0" w:space="0" w:color="auto"/>
                            <w:left w:val="none" w:sz="0" w:space="0" w:color="auto"/>
                            <w:bottom w:val="none" w:sz="0" w:space="0" w:color="auto"/>
                            <w:right w:val="none" w:sz="0" w:space="0" w:color="auto"/>
                          </w:divBdr>
                        </w:div>
                        <w:div w:id="2009476519">
                          <w:marLeft w:val="480"/>
                          <w:marRight w:val="0"/>
                          <w:marTop w:val="0"/>
                          <w:marBottom w:val="0"/>
                          <w:divBdr>
                            <w:top w:val="none" w:sz="0" w:space="0" w:color="auto"/>
                            <w:left w:val="none" w:sz="0" w:space="0" w:color="auto"/>
                            <w:bottom w:val="none" w:sz="0" w:space="0" w:color="auto"/>
                            <w:right w:val="none" w:sz="0" w:space="0" w:color="auto"/>
                          </w:divBdr>
                        </w:div>
                        <w:div w:id="51119219">
                          <w:marLeft w:val="480"/>
                          <w:marRight w:val="0"/>
                          <w:marTop w:val="0"/>
                          <w:marBottom w:val="0"/>
                          <w:divBdr>
                            <w:top w:val="none" w:sz="0" w:space="0" w:color="auto"/>
                            <w:left w:val="none" w:sz="0" w:space="0" w:color="auto"/>
                            <w:bottom w:val="none" w:sz="0" w:space="0" w:color="auto"/>
                            <w:right w:val="none" w:sz="0" w:space="0" w:color="auto"/>
                          </w:divBdr>
                        </w:div>
                        <w:div w:id="2082753141">
                          <w:marLeft w:val="480"/>
                          <w:marRight w:val="0"/>
                          <w:marTop w:val="0"/>
                          <w:marBottom w:val="0"/>
                          <w:divBdr>
                            <w:top w:val="none" w:sz="0" w:space="0" w:color="auto"/>
                            <w:left w:val="none" w:sz="0" w:space="0" w:color="auto"/>
                            <w:bottom w:val="none" w:sz="0" w:space="0" w:color="auto"/>
                            <w:right w:val="none" w:sz="0" w:space="0" w:color="auto"/>
                          </w:divBdr>
                        </w:div>
                        <w:div w:id="89013655">
                          <w:marLeft w:val="480"/>
                          <w:marRight w:val="0"/>
                          <w:marTop w:val="0"/>
                          <w:marBottom w:val="0"/>
                          <w:divBdr>
                            <w:top w:val="none" w:sz="0" w:space="0" w:color="auto"/>
                            <w:left w:val="none" w:sz="0" w:space="0" w:color="auto"/>
                            <w:bottom w:val="none" w:sz="0" w:space="0" w:color="auto"/>
                            <w:right w:val="none" w:sz="0" w:space="0" w:color="auto"/>
                          </w:divBdr>
                        </w:div>
                        <w:div w:id="551884583">
                          <w:marLeft w:val="480"/>
                          <w:marRight w:val="0"/>
                          <w:marTop w:val="0"/>
                          <w:marBottom w:val="0"/>
                          <w:divBdr>
                            <w:top w:val="none" w:sz="0" w:space="0" w:color="auto"/>
                            <w:left w:val="none" w:sz="0" w:space="0" w:color="auto"/>
                            <w:bottom w:val="none" w:sz="0" w:space="0" w:color="auto"/>
                            <w:right w:val="none" w:sz="0" w:space="0" w:color="auto"/>
                          </w:divBdr>
                        </w:div>
                        <w:div w:id="1503667189">
                          <w:marLeft w:val="480"/>
                          <w:marRight w:val="0"/>
                          <w:marTop w:val="0"/>
                          <w:marBottom w:val="0"/>
                          <w:divBdr>
                            <w:top w:val="none" w:sz="0" w:space="0" w:color="auto"/>
                            <w:left w:val="none" w:sz="0" w:space="0" w:color="auto"/>
                            <w:bottom w:val="none" w:sz="0" w:space="0" w:color="auto"/>
                            <w:right w:val="none" w:sz="0" w:space="0" w:color="auto"/>
                          </w:divBdr>
                        </w:div>
                        <w:div w:id="2102215855">
                          <w:marLeft w:val="480"/>
                          <w:marRight w:val="0"/>
                          <w:marTop w:val="0"/>
                          <w:marBottom w:val="0"/>
                          <w:divBdr>
                            <w:top w:val="none" w:sz="0" w:space="0" w:color="auto"/>
                            <w:left w:val="none" w:sz="0" w:space="0" w:color="auto"/>
                            <w:bottom w:val="none" w:sz="0" w:space="0" w:color="auto"/>
                            <w:right w:val="none" w:sz="0" w:space="0" w:color="auto"/>
                          </w:divBdr>
                        </w:div>
                        <w:div w:id="1088388813">
                          <w:marLeft w:val="480"/>
                          <w:marRight w:val="0"/>
                          <w:marTop w:val="0"/>
                          <w:marBottom w:val="0"/>
                          <w:divBdr>
                            <w:top w:val="none" w:sz="0" w:space="0" w:color="auto"/>
                            <w:left w:val="none" w:sz="0" w:space="0" w:color="auto"/>
                            <w:bottom w:val="none" w:sz="0" w:space="0" w:color="auto"/>
                            <w:right w:val="none" w:sz="0" w:space="0" w:color="auto"/>
                          </w:divBdr>
                        </w:div>
                        <w:div w:id="1431316428">
                          <w:marLeft w:val="480"/>
                          <w:marRight w:val="0"/>
                          <w:marTop w:val="0"/>
                          <w:marBottom w:val="0"/>
                          <w:divBdr>
                            <w:top w:val="none" w:sz="0" w:space="0" w:color="auto"/>
                            <w:left w:val="none" w:sz="0" w:space="0" w:color="auto"/>
                            <w:bottom w:val="none" w:sz="0" w:space="0" w:color="auto"/>
                            <w:right w:val="none" w:sz="0" w:space="0" w:color="auto"/>
                          </w:divBdr>
                        </w:div>
                        <w:div w:id="225577771">
                          <w:marLeft w:val="480"/>
                          <w:marRight w:val="0"/>
                          <w:marTop w:val="0"/>
                          <w:marBottom w:val="0"/>
                          <w:divBdr>
                            <w:top w:val="none" w:sz="0" w:space="0" w:color="auto"/>
                            <w:left w:val="none" w:sz="0" w:space="0" w:color="auto"/>
                            <w:bottom w:val="none" w:sz="0" w:space="0" w:color="auto"/>
                            <w:right w:val="none" w:sz="0" w:space="0" w:color="auto"/>
                          </w:divBdr>
                        </w:div>
                        <w:div w:id="1207376853">
                          <w:marLeft w:val="480"/>
                          <w:marRight w:val="0"/>
                          <w:marTop w:val="0"/>
                          <w:marBottom w:val="0"/>
                          <w:divBdr>
                            <w:top w:val="none" w:sz="0" w:space="0" w:color="auto"/>
                            <w:left w:val="none" w:sz="0" w:space="0" w:color="auto"/>
                            <w:bottom w:val="none" w:sz="0" w:space="0" w:color="auto"/>
                            <w:right w:val="none" w:sz="0" w:space="0" w:color="auto"/>
                          </w:divBdr>
                        </w:div>
                        <w:div w:id="760682917">
                          <w:marLeft w:val="480"/>
                          <w:marRight w:val="0"/>
                          <w:marTop w:val="0"/>
                          <w:marBottom w:val="0"/>
                          <w:divBdr>
                            <w:top w:val="none" w:sz="0" w:space="0" w:color="auto"/>
                            <w:left w:val="none" w:sz="0" w:space="0" w:color="auto"/>
                            <w:bottom w:val="none" w:sz="0" w:space="0" w:color="auto"/>
                            <w:right w:val="none" w:sz="0" w:space="0" w:color="auto"/>
                          </w:divBdr>
                        </w:div>
                        <w:div w:id="1631939589">
                          <w:marLeft w:val="480"/>
                          <w:marRight w:val="0"/>
                          <w:marTop w:val="0"/>
                          <w:marBottom w:val="0"/>
                          <w:divBdr>
                            <w:top w:val="none" w:sz="0" w:space="0" w:color="auto"/>
                            <w:left w:val="none" w:sz="0" w:space="0" w:color="auto"/>
                            <w:bottom w:val="none" w:sz="0" w:space="0" w:color="auto"/>
                            <w:right w:val="none" w:sz="0" w:space="0" w:color="auto"/>
                          </w:divBdr>
                        </w:div>
                        <w:div w:id="1685132053">
                          <w:marLeft w:val="480"/>
                          <w:marRight w:val="0"/>
                          <w:marTop w:val="0"/>
                          <w:marBottom w:val="0"/>
                          <w:divBdr>
                            <w:top w:val="none" w:sz="0" w:space="0" w:color="auto"/>
                            <w:left w:val="none" w:sz="0" w:space="0" w:color="auto"/>
                            <w:bottom w:val="none" w:sz="0" w:space="0" w:color="auto"/>
                            <w:right w:val="none" w:sz="0" w:space="0" w:color="auto"/>
                          </w:divBdr>
                        </w:div>
                        <w:div w:id="1901283052">
                          <w:marLeft w:val="480"/>
                          <w:marRight w:val="0"/>
                          <w:marTop w:val="0"/>
                          <w:marBottom w:val="0"/>
                          <w:divBdr>
                            <w:top w:val="none" w:sz="0" w:space="0" w:color="auto"/>
                            <w:left w:val="none" w:sz="0" w:space="0" w:color="auto"/>
                            <w:bottom w:val="none" w:sz="0" w:space="0" w:color="auto"/>
                            <w:right w:val="none" w:sz="0" w:space="0" w:color="auto"/>
                          </w:divBdr>
                        </w:div>
                      </w:divsChild>
                    </w:div>
                    <w:div w:id="1540700845">
                      <w:marLeft w:val="0"/>
                      <w:marRight w:val="0"/>
                      <w:marTop w:val="0"/>
                      <w:marBottom w:val="0"/>
                      <w:divBdr>
                        <w:top w:val="none" w:sz="0" w:space="0" w:color="auto"/>
                        <w:left w:val="none" w:sz="0" w:space="0" w:color="auto"/>
                        <w:bottom w:val="none" w:sz="0" w:space="0" w:color="auto"/>
                        <w:right w:val="none" w:sz="0" w:space="0" w:color="auto"/>
                      </w:divBdr>
                      <w:divsChild>
                        <w:div w:id="243884792">
                          <w:marLeft w:val="480"/>
                          <w:marRight w:val="0"/>
                          <w:marTop w:val="0"/>
                          <w:marBottom w:val="0"/>
                          <w:divBdr>
                            <w:top w:val="none" w:sz="0" w:space="0" w:color="auto"/>
                            <w:left w:val="none" w:sz="0" w:space="0" w:color="auto"/>
                            <w:bottom w:val="none" w:sz="0" w:space="0" w:color="auto"/>
                            <w:right w:val="none" w:sz="0" w:space="0" w:color="auto"/>
                          </w:divBdr>
                        </w:div>
                        <w:div w:id="108161486">
                          <w:marLeft w:val="480"/>
                          <w:marRight w:val="0"/>
                          <w:marTop w:val="0"/>
                          <w:marBottom w:val="0"/>
                          <w:divBdr>
                            <w:top w:val="none" w:sz="0" w:space="0" w:color="auto"/>
                            <w:left w:val="none" w:sz="0" w:space="0" w:color="auto"/>
                            <w:bottom w:val="none" w:sz="0" w:space="0" w:color="auto"/>
                            <w:right w:val="none" w:sz="0" w:space="0" w:color="auto"/>
                          </w:divBdr>
                        </w:div>
                        <w:div w:id="2131245210">
                          <w:marLeft w:val="480"/>
                          <w:marRight w:val="0"/>
                          <w:marTop w:val="0"/>
                          <w:marBottom w:val="0"/>
                          <w:divBdr>
                            <w:top w:val="none" w:sz="0" w:space="0" w:color="auto"/>
                            <w:left w:val="none" w:sz="0" w:space="0" w:color="auto"/>
                            <w:bottom w:val="none" w:sz="0" w:space="0" w:color="auto"/>
                            <w:right w:val="none" w:sz="0" w:space="0" w:color="auto"/>
                          </w:divBdr>
                        </w:div>
                        <w:div w:id="425227808">
                          <w:marLeft w:val="480"/>
                          <w:marRight w:val="0"/>
                          <w:marTop w:val="0"/>
                          <w:marBottom w:val="0"/>
                          <w:divBdr>
                            <w:top w:val="none" w:sz="0" w:space="0" w:color="auto"/>
                            <w:left w:val="none" w:sz="0" w:space="0" w:color="auto"/>
                            <w:bottom w:val="none" w:sz="0" w:space="0" w:color="auto"/>
                            <w:right w:val="none" w:sz="0" w:space="0" w:color="auto"/>
                          </w:divBdr>
                        </w:div>
                        <w:div w:id="665985412">
                          <w:marLeft w:val="480"/>
                          <w:marRight w:val="0"/>
                          <w:marTop w:val="0"/>
                          <w:marBottom w:val="0"/>
                          <w:divBdr>
                            <w:top w:val="none" w:sz="0" w:space="0" w:color="auto"/>
                            <w:left w:val="none" w:sz="0" w:space="0" w:color="auto"/>
                            <w:bottom w:val="none" w:sz="0" w:space="0" w:color="auto"/>
                            <w:right w:val="none" w:sz="0" w:space="0" w:color="auto"/>
                          </w:divBdr>
                        </w:div>
                        <w:div w:id="661587460">
                          <w:marLeft w:val="480"/>
                          <w:marRight w:val="0"/>
                          <w:marTop w:val="0"/>
                          <w:marBottom w:val="0"/>
                          <w:divBdr>
                            <w:top w:val="none" w:sz="0" w:space="0" w:color="auto"/>
                            <w:left w:val="none" w:sz="0" w:space="0" w:color="auto"/>
                            <w:bottom w:val="none" w:sz="0" w:space="0" w:color="auto"/>
                            <w:right w:val="none" w:sz="0" w:space="0" w:color="auto"/>
                          </w:divBdr>
                        </w:div>
                        <w:div w:id="1580675052">
                          <w:marLeft w:val="480"/>
                          <w:marRight w:val="0"/>
                          <w:marTop w:val="0"/>
                          <w:marBottom w:val="0"/>
                          <w:divBdr>
                            <w:top w:val="none" w:sz="0" w:space="0" w:color="auto"/>
                            <w:left w:val="none" w:sz="0" w:space="0" w:color="auto"/>
                            <w:bottom w:val="none" w:sz="0" w:space="0" w:color="auto"/>
                            <w:right w:val="none" w:sz="0" w:space="0" w:color="auto"/>
                          </w:divBdr>
                        </w:div>
                        <w:div w:id="1513228562">
                          <w:marLeft w:val="480"/>
                          <w:marRight w:val="0"/>
                          <w:marTop w:val="0"/>
                          <w:marBottom w:val="0"/>
                          <w:divBdr>
                            <w:top w:val="none" w:sz="0" w:space="0" w:color="auto"/>
                            <w:left w:val="none" w:sz="0" w:space="0" w:color="auto"/>
                            <w:bottom w:val="none" w:sz="0" w:space="0" w:color="auto"/>
                            <w:right w:val="none" w:sz="0" w:space="0" w:color="auto"/>
                          </w:divBdr>
                        </w:div>
                        <w:div w:id="1308779006">
                          <w:marLeft w:val="480"/>
                          <w:marRight w:val="0"/>
                          <w:marTop w:val="0"/>
                          <w:marBottom w:val="0"/>
                          <w:divBdr>
                            <w:top w:val="none" w:sz="0" w:space="0" w:color="auto"/>
                            <w:left w:val="none" w:sz="0" w:space="0" w:color="auto"/>
                            <w:bottom w:val="none" w:sz="0" w:space="0" w:color="auto"/>
                            <w:right w:val="none" w:sz="0" w:space="0" w:color="auto"/>
                          </w:divBdr>
                        </w:div>
                        <w:div w:id="508257052">
                          <w:marLeft w:val="480"/>
                          <w:marRight w:val="0"/>
                          <w:marTop w:val="0"/>
                          <w:marBottom w:val="0"/>
                          <w:divBdr>
                            <w:top w:val="none" w:sz="0" w:space="0" w:color="auto"/>
                            <w:left w:val="none" w:sz="0" w:space="0" w:color="auto"/>
                            <w:bottom w:val="none" w:sz="0" w:space="0" w:color="auto"/>
                            <w:right w:val="none" w:sz="0" w:space="0" w:color="auto"/>
                          </w:divBdr>
                        </w:div>
                        <w:div w:id="1379011164">
                          <w:marLeft w:val="480"/>
                          <w:marRight w:val="0"/>
                          <w:marTop w:val="0"/>
                          <w:marBottom w:val="0"/>
                          <w:divBdr>
                            <w:top w:val="none" w:sz="0" w:space="0" w:color="auto"/>
                            <w:left w:val="none" w:sz="0" w:space="0" w:color="auto"/>
                            <w:bottom w:val="none" w:sz="0" w:space="0" w:color="auto"/>
                            <w:right w:val="none" w:sz="0" w:space="0" w:color="auto"/>
                          </w:divBdr>
                        </w:div>
                        <w:div w:id="222764096">
                          <w:marLeft w:val="480"/>
                          <w:marRight w:val="0"/>
                          <w:marTop w:val="0"/>
                          <w:marBottom w:val="0"/>
                          <w:divBdr>
                            <w:top w:val="none" w:sz="0" w:space="0" w:color="auto"/>
                            <w:left w:val="none" w:sz="0" w:space="0" w:color="auto"/>
                            <w:bottom w:val="none" w:sz="0" w:space="0" w:color="auto"/>
                            <w:right w:val="none" w:sz="0" w:space="0" w:color="auto"/>
                          </w:divBdr>
                        </w:div>
                        <w:div w:id="1681658623">
                          <w:marLeft w:val="480"/>
                          <w:marRight w:val="0"/>
                          <w:marTop w:val="0"/>
                          <w:marBottom w:val="0"/>
                          <w:divBdr>
                            <w:top w:val="none" w:sz="0" w:space="0" w:color="auto"/>
                            <w:left w:val="none" w:sz="0" w:space="0" w:color="auto"/>
                            <w:bottom w:val="none" w:sz="0" w:space="0" w:color="auto"/>
                            <w:right w:val="none" w:sz="0" w:space="0" w:color="auto"/>
                          </w:divBdr>
                        </w:div>
                        <w:div w:id="1613131085">
                          <w:marLeft w:val="480"/>
                          <w:marRight w:val="0"/>
                          <w:marTop w:val="0"/>
                          <w:marBottom w:val="0"/>
                          <w:divBdr>
                            <w:top w:val="none" w:sz="0" w:space="0" w:color="auto"/>
                            <w:left w:val="none" w:sz="0" w:space="0" w:color="auto"/>
                            <w:bottom w:val="none" w:sz="0" w:space="0" w:color="auto"/>
                            <w:right w:val="none" w:sz="0" w:space="0" w:color="auto"/>
                          </w:divBdr>
                        </w:div>
                        <w:div w:id="625966358">
                          <w:marLeft w:val="480"/>
                          <w:marRight w:val="0"/>
                          <w:marTop w:val="0"/>
                          <w:marBottom w:val="0"/>
                          <w:divBdr>
                            <w:top w:val="none" w:sz="0" w:space="0" w:color="auto"/>
                            <w:left w:val="none" w:sz="0" w:space="0" w:color="auto"/>
                            <w:bottom w:val="none" w:sz="0" w:space="0" w:color="auto"/>
                            <w:right w:val="none" w:sz="0" w:space="0" w:color="auto"/>
                          </w:divBdr>
                        </w:div>
                        <w:div w:id="20058190">
                          <w:marLeft w:val="480"/>
                          <w:marRight w:val="0"/>
                          <w:marTop w:val="0"/>
                          <w:marBottom w:val="0"/>
                          <w:divBdr>
                            <w:top w:val="none" w:sz="0" w:space="0" w:color="auto"/>
                            <w:left w:val="none" w:sz="0" w:space="0" w:color="auto"/>
                            <w:bottom w:val="none" w:sz="0" w:space="0" w:color="auto"/>
                            <w:right w:val="none" w:sz="0" w:space="0" w:color="auto"/>
                          </w:divBdr>
                        </w:div>
                        <w:div w:id="1161698273">
                          <w:marLeft w:val="480"/>
                          <w:marRight w:val="0"/>
                          <w:marTop w:val="0"/>
                          <w:marBottom w:val="0"/>
                          <w:divBdr>
                            <w:top w:val="none" w:sz="0" w:space="0" w:color="auto"/>
                            <w:left w:val="none" w:sz="0" w:space="0" w:color="auto"/>
                            <w:bottom w:val="none" w:sz="0" w:space="0" w:color="auto"/>
                            <w:right w:val="none" w:sz="0" w:space="0" w:color="auto"/>
                          </w:divBdr>
                        </w:div>
                        <w:div w:id="419107855">
                          <w:marLeft w:val="480"/>
                          <w:marRight w:val="0"/>
                          <w:marTop w:val="0"/>
                          <w:marBottom w:val="0"/>
                          <w:divBdr>
                            <w:top w:val="none" w:sz="0" w:space="0" w:color="auto"/>
                            <w:left w:val="none" w:sz="0" w:space="0" w:color="auto"/>
                            <w:bottom w:val="none" w:sz="0" w:space="0" w:color="auto"/>
                            <w:right w:val="none" w:sz="0" w:space="0" w:color="auto"/>
                          </w:divBdr>
                        </w:div>
                        <w:div w:id="374352528">
                          <w:marLeft w:val="480"/>
                          <w:marRight w:val="0"/>
                          <w:marTop w:val="0"/>
                          <w:marBottom w:val="0"/>
                          <w:divBdr>
                            <w:top w:val="none" w:sz="0" w:space="0" w:color="auto"/>
                            <w:left w:val="none" w:sz="0" w:space="0" w:color="auto"/>
                            <w:bottom w:val="none" w:sz="0" w:space="0" w:color="auto"/>
                            <w:right w:val="none" w:sz="0" w:space="0" w:color="auto"/>
                          </w:divBdr>
                        </w:div>
                        <w:div w:id="629213943">
                          <w:marLeft w:val="480"/>
                          <w:marRight w:val="0"/>
                          <w:marTop w:val="0"/>
                          <w:marBottom w:val="0"/>
                          <w:divBdr>
                            <w:top w:val="none" w:sz="0" w:space="0" w:color="auto"/>
                            <w:left w:val="none" w:sz="0" w:space="0" w:color="auto"/>
                            <w:bottom w:val="none" w:sz="0" w:space="0" w:color="auto"/>
                            <w:right w:val="none" w:sz="0" w:space="0" w:color="auto"/>
                          </w:divBdr>
                        </w:div>
                        <w:div w:id="1335917422">
                          <w:marLeft w:val="480"/>
                          <w:marRight w:val="0"/>
                          <w:marTop w:val="0"/>
                          <w:marBottom w:val="0"/>
                          <w:divBdr>
                            <w:top w:val="none" w:sz="0" w:space="0" w:color="auto"/>
                            <w:left w:val="none" w:sz="0" w:space="0" w:color="auto"/>
                            <w:bottom w:val="none" w:sz="0" w:space="0" w:color="auto"/>
                            <w:right w:val="none" w:sz="0" w:space="0" w:color="auto"/>
                          </w:divBdr>
                        </w:div>
                        <w:div w:id="716314491">
                          <w:marLeft w:val="480"/>
                          <w:marRight w:val="0"/>
                          <w:marTop w:val="0"/>
                          <w:marBottom w:val="0"/>
                          <w:divBdr>
                            <w:top w:val="none" w:sz="0" w:space="0" w:color="auto"/>
                            <w:left w:val="none" w:sz="0" w:space="0" w:color="auto"/>
                            <w:bottom w:val="none" w:sz="0" w:space="0" w:color="auto"/>
                            <w:right w:val="none" w:sz="0" w:space="0" w:color="auto"/>
                          </w:divBdr>
                        </w:div>
                        <w:div w:id="1388994570">
                          <w:marLeft w:val="480"/>
                          <w:marRight w:val="0"/>
                          <w:marTop w:val="0"/>
                          <w:marBottom w:val="0"/>
                          <w:divBdr>
                            <w:top w:val="none" w:sz="0" w:space="0" w:color="auto"/>
                            <w:left w:val="none" w:sz="0" w:space="0" w:color="auto"/>
                            <w:bottom w:val="none" w:sz="0" w:space="0" w:color="auto"/>
                            <w:right w:val="none" w:sz="0" w:space="0" w:color="auto"/>
                          </w:divBdr>
                        </w:div>
                        <w:div w:id="1757559265">
                          <w:marLeft w:val="480"/>
                          <w:marRight w:val="0"/>
                          <w:marTop w:val="0"/>
                          <w:marBottom w:val="0"/>
                          <w:divBdr>
                            <w:top w:val="none" w:sz="0" w:space="0" w:color="auto"/>
                            <w:left w:val="none" w:sz="0" w:space="0" w:color="auto"/>
                            <w:bottom w:val="none" w:sz="0" w:space="0" w:color="auto"/>
                            <w:right w:val="none" w:sz="0" w:space="0" w:color="auto"/>
                          </w:divBdr>
                        </w:div>
                        <w:div w:id="1068529235">
                          <w:marLeft w:val="480"/>
                          <w:marRight w:val="0"/>
                          <w:marTop w:val="0"/>
                          <w:marBottom w:val="0"/>
                          <w:divBdr>
                            <w:top w:val="none" w:sz="0" w:space="0" w:color="auto"/>
                            <w:left w:val="none" w:sz="0" w:space="0" w:color="auto"/>
                            <w:bottom w:val="none" w:sz="0" w:space="0" w:color="auto"/>
                            <w:right w:val="none" w:sz="0" w:space="0" w:color="auto"/>
                          </w:divBdr>
                        </w:div>
                      </w:divsChild>
                    </w:div>
                    <w:div w:id="1617181251">
                      <w:marLeft w:val="0"/>
                      <w:marRight w:val="0"/>
                      <w:marTop w:val="0"/>
                      <w:marBottom w:val="0"/>
                      <w:divBdr>
                        <w:top w:val="none" w:sz="0" w:space="0" w:color="auto"/>
                        <w:left w:val="none" w:sz="0" w:space="0" w:color="auto"/>
                        <w:bottom w:val="none" w:sz="0" w:space="0" w:color="auto"/>
                        <w:right w:val="none" w:sz="0" w:space="0" w:color="auto"/>
                      </w:divBdr>
                      <w:divsChild>
                        <w:div w:id="193928380">
                          <w:marLeft w:val="480"/>
                          <w:marRight w:val="0"/>
                          <w:marTop w:val="0"/>
                          <w:marBottom w:val="0"/>
                          <w:divBdr>
                            <w:top w:val="none" w:sz="0" w:space="0" w:color="auto"/>
                            <w:left w:val="none" w:sz="0" w:space="0" w:color="auto"/>
                            <w:bottom w:val="none" w:sz="0" w:space="0" w:color="auto"/>
                            <w:right w:val="none" w:sz="0" w:space="0" w:color="auto"/>
                          </w:divBdr>
                        </w:div>
                        <w:div w:id="2138375632">
                          <w:marLeft w:val="480"/>
                          <w:marRight w:val="0"/>
                          <w:marTop w:val="0"/>
                          <w:marBottom w:val="0"/>
                          <w:divBdr>
                            <w:top w:val="none" w:sz="0" w:space="0" w:color="auto"/>
                            <w:left w:val="none" w:sz="0" w:space="0" w:color="auto"/>
                            <w:bottom w:val="none" w:sz="0" w:space="0" w:color="auto"/>
                            <w:right w:val="none" w:sz="0" w:space="0" w:color="auto"/>
                          </w:divBdr>
                        </w:div>
                        <w:div w:id="2066709671">
                          <w:marLeft w:val="480"/>
                          <w:marRight w:val="0"/>
                          <w:marTop w:val="0"/>
                          <w:marBottom w:val="0"/>
                          <w:divBdr>
                            <w:top w:val="none" w:sz="0" w:space="0" w:color="auto"/>
                            <w:left w:val="none" w:sz="0" w:space="0" w:color="auto"/>
                            <w:bottom w:val="none" w:sz="0" w:space="0" w:color="auto"/>
                            <w:right w:val="none" w:sz="0" w:space="0" w:color="auto"/>
                          </w:divBdr>
                        </w:div>
                        <w:div w:id="1002126367">
                          <w:marLeft w:val="480"/>
                          <w:marRight w:val="0"/>
                          <w:marTop w:val="0"/>
                          <w:marBottom w:val="0"/>
                          <w:divBdr>
                            <w:top w:val="none" w:sz="0" w:space="0" w:color="auto"/>
                            <w:left w:val="none" w:sz="0" w:space="0" w:color="auto"/>
                            <w:bottom w:val="none" w:sz="0" w:space="0" w:color="auto"/>
                            <w:right w:val="none" w:sz="0" w:space="0" w:color="auto"/>
                          </w:divBdr>
                        </w:div>
                        <w:div w:id="1476332152">
                          <w:marLeft w:val="480"/>
                          <w:marRight w:val="0"/>
                          <w:marTop w:val="0"/>
                          <w:marBottom w:val="0"/>
                          <w:divBdr>
                            <w:top w:val="none" w:sz="0" w:space="0" w:color="auto"/>
                            <w:left w:val="none" w:sz="0" w:space="0" w:color="auto"/>
                            <w:bottom w:val="none" w:sz="0" w:space="0" w:color="auto"/>
                            <w:right w:val="none" w:sz="0" w:space="0" w:color="auto"/>
                          </w:divBdr>
                        </w:div>
                        <w:div w:id="745958199">
                          <w:marLeft w:val="480"/>
                          <w:marRight w:val="0"/>
                          <w:marTop w:val="0"/>
                          <w:marBottom w:val="0"/>
                          <w:divBdr>
                            <w:top w:val="none" w:sz="0" w:space="0" w:color="auto"/>
                            <w:left w:val="none" w:sz="0" w:space="0" w:color="auto"/>
                            <w:bottom w:val="none" w:sz="0" w:space="0" w:color="auto"/>
                            <w:right w:val="none" w:sz="0" w:space="0" w:color="auto"/>
                          </w:divBdr>
                        </w:div>
                        <w:div w:id="983512979">
                          <w:marLeft w:val="480"/>
                          <w:marRight w:val="0"/>
                          <w:marTop w:val="0"/>
                          <w:marBottom w:val="0"/>
                          <w:divBdr>
                            <w:top w:val="none" w:sz="0" w:space="0" w:color="auto"/>
                            <w:left w:val="none" w:sz="0" w:space="0" w:color="auto"/>
                            <w:bottom w:val="none" w:sz="0" w:space="0" w:color="auto"/>
                            <w:right w:val="none" w:sz="0" w:space="0" w:color="auto"/>
                          </w:divBdr>
                        </w:div>
                        <w:div w:id="1605066270">
                          <w:marLeft w:val="480"/>
                          <w:marRight w:val="0"/>
                          <w:marTop w:val="0"/>
                          <w:marBottom w:val="0"/>
                          <w:divBdr>
                            <w:top w:val="none" w:sz="0" w:space="0" w:color="auto"/>
                            <w:left w:val="none" w:sz="0" w:space="0" w:color="auto"/>
                            <w:bottom w:val="none" w:sz="0" w:space="0" w:color="auto"/>
                            <w:right w:val="none" w:sz="0" w:space="0" w:color="auto"/>
                          </w:divBdr>
                        </w:div>
                        <w:div w:id="142934525">
                          <w:marLeft w:val="480"/>
                          <w:marRight w:val="0"/>
                          <w:marTop w:val="0"/>
                          <w:marBottom w:val="0"/>
                          <w:divBdr>
                            <w:top w:val="none" w:sz="0" w:space="0" w:color="auto"/>
                            <w:left w:val="none" w:sz="0" w:space="0" w:color="auto"/>
                            <w:bottom w:val="none" w:sz="0" w:space="0" w:color="auto"/>
                            <w:right w:val="none" w:sz="0" w:space="0" w:color="auto"/>
                          </w:divBdr>
                        </w:div>
                        <w:div w:id="1787197397">
                          <w:marLeft w:val="480"/>
                          <w:marRight w:val="0"/>
                          <w:marTop w:val="0"/>
                          <w:marBottom w:val="0"/>
                          <w:divBdr>
                            <w:top w:val="none" w:sz="0" w:space="0" w:color="auto"/>
                            <w:left w:val="none" w:sz="0" w:space="0" w:color="auto"/>
                            <w:bottom w:val="none" w:sz="0" w:space="0" w:color="auto"/>
                            <w:right w:val="none" w:sz="0" w:space="0" w:color="auto"/>
                          </w:divBdr>
                        </w:div>
                        <w:div w:id="238101059">
                          <w:marLeft w:val="480"/>
                          <w:marRight w:val="0"/>
                          <w:marTop w:val="0"/>
                          <w:marBottom w:val="0"/>
                          <w:divBdr>
                            <w:top w:val="none" w:sz="0" w:space="0" w:color="auto"/>
                            <w:left w:val="none" w:sz="0" w:space="0" w:color="auto"/>
                            <w:bottom w:val="none" w:sz="0" w:space="0" w:color="auto"/>
                            <w:right w:val="none" w:sz="0" w:space="0" w:color="auto"/>
                          </w:divBdr>
                        </w:div>
                        <w:div w:id="988632136">
                          <w:marLeft w:val="480"/>
                          <w:marRight w:val="0"/>
                          <w:marTop w:val="0"/>
                          <w:marBottom w:val="0"/>
                          <w:divBdr>
                            <w:top w:val="none" w:sz="0" w:space="0" w:color="auto"/>
                            <w:left w:val="none" w:sz="0" w:space="0" w:color="auto"/>
                            <w:bottom w:val="none" w:sz="0" w:space="0" w:color="auto"/>
                            <w:right w:val="none" w:sz="0" w:space="0" w:color="auto"/>
                          </w:divBdr>
                        </w:div>
                        <w:div w:id="205332229">
                          <w:marLeft w:val="480"/>
                          <w:marRight w:val="0"/>
                          <w:marTop w:val="0"/>
                          <w:marBottom w:val="0"/>
                          <w:divBdr>
                            <w:top w:val="none" w:sz="0" w:space="0" w:color="auto"/>
                            <w:left w:val="none" w:sz="0" w:space="0" w:color="auto"/>
                            <w:bottom w:val="none" w:sz="0" w:space="0" w:color="auto"/>
                            <w:right w:val="none" w:sz="0" w:space="0" w:color="auto"/>
                          </w:divBdr>
                        </w:div>
                        <w:div w:id="714700663">
                          <w:marLeft w:val="480"/>
                          <w:marRight w:val="0"/>
                          <w:marTop w:val="0"/>
                          <w:marBottom w:val="0"/>
                          <w:divBdr>
                            <w:top w:val="none" w:sz="0" w:space="0" w:color="auto"/>
                            <w:left w:val="none" w:sz="0" w:space="0" w:color="auto"/>
                            <w:bottom w:val="none" w:sz="0" w:space="0" w:color="auto"/>
                            <w:right w:val="none" w:sz="0" w:space="0" w:color="auto"/>
                          </w:divBdr>
                        </w:div>
                        <w:div w:id="1465276462">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900825574">
                          <w:marLeft w:val="480"/>
                          <w:marRight w:val="0"/>
                          <w:marTop w:val="0"/>
                          <w:marBottom w:val="0"/>
                          <w:divBdr>
                            <w:top w:val="none" w:sz="0" w:space="0" w:color="auto"/>
                            <w:left w:val="none" w:sz="0" w:space="0" w:color="auto"/>
                            <w:bottom w:val="none" w:sz="0" w:space="0" w:color="auto"/>
                            <w:right w:val="none" w:sz="0" w:space="0" w:color="auto"/>
                          </w:divBdr>
                        </w:div>
                        <w:div w:id="645086127">
                          <w:marLeft w:val="480"/>
                          <w:marRight w:val="0"/>
                          <w:marTop w:val="0"/>
                          <w:marBottom w:val="0"/>
                          <w:divBdr>
                            <w:top w:val="none" w:sz="0" w:space="0" w:color="auto"/>
                            <w:left w:val="none" w:sz="0" w:space="0" w:color="auto"/>
                            <w:bottom w:val="none" w:sz="0" w:space="0" w:color="auto"/>
                            <w:right w:val="none" w:sz="0" w:space="0" w:color="auto"/>
                          </w:divBdr>
                        </w:div>
                        <w:div w:id="297272163">
                          <w:marLeft w:val="480"/>
                          <w:marRight w:val="0"/>
                          <w:marTop w:val="0"/>
                          <w:marBottom w:val="0"/>
                          <w:divBdr>
                            <w:top w:val="none" w:sz="0" w:space="0" w:color="auto"/>
                            <w:left w:val="none" w:sz="0" w:space="0" w:color="auto"/>
                            <w:bottom w:val="none" w:sz="0" w:space="0" w:color="auto"/>
                            <w:right w:val="none" w:sz="0" w:space="0" w:color="auto"/>
                          </w:divBdr>
                        </w:div>
                        <w:div w:id="1396974417">
                          <w:marLeft w:val="480"/>
                          <w:marRight w:val="0"/>
                          <w:marTop w:val="0"/>
                          <w:marBottom w:val="0"/>
                          <w:divBdr>
                            <w:top w:val="none" w:sz="0" w:space="0" w:color="auto"/>
                            <w:left w:val="none" w:sz="0" w:space="0" w:color="auto"/>
                            <w:bottom w:val="none" w:sz="0" w:space="0" w:color="auto"/>
                            <w:right w:val="none" w:sz="0" w:space="0" w:color="auto"/>
                          </w:divBdr>
                        </w:div>
                        <w:div w:id="1614942088">
                          <w:marLeft w:val="480"/>
                          <w:marRight w:val="0"/>
                          <w:marTop w:val="0"/>
                          <w:marBottom w:val="0"/>
                          <w:divBdr>
                            <w:top w:val="none" w:sz="0" w:space="0" w:color="auto"/>
                            <w:left w:val="none" w:sz="0" w:space="0" w:color="auto"/>
                            <w:bottom w:val="none" w:sz="0" w:space="0" w:color="auto"/>
                            <w:right w:val="none" w:sz="0" w:space="0" w:color="auto"/>
                          </w:divBdr>
                        </w:div>
                        <w:div w:id="199707347">
                          <w:marLeft w:val="480"/>
                          <w:marRight w:val="0"/>
                          <w:marTop w:val="0"/>
                          <w:marBottom w:val="0"/>
                          <w:divBdr>
                            <w:top w:val="none" w:sz="0" w:space="0" w:color="auto"/>
                            <w:left w:val="none" w:sz="0" w:space="0" w:color="auto"/>
                            <w:bottom w:val="none" w:sz="0" w:space="0" w:color="auto"/>
                            <w:right w:val="none" w:sz="0" w:space="0" w:color="auto"/>
                          </w:divBdr>
                        </w:div>
                        <w:div w:id="1400207969">
                          <w:marLeft w:val="480"/>
                          <w:marRight w:val="0"/>
                          <w:marTop w:val="0"/>
                          <w:marBottom w:val="0"/>
                          <w:divBdr>
                            <w:top w:val="none" w:sz="0" w:space="0" w:color="auto"/>
                            <w:left w:val="none" w:sz="0" w:space="0" w:color="auto"/>
                            <w:bottom w:val="none" w:sz="0" w:space="0" w:color="auto"/>
                            <w:right w:val="none" w:sz="0" w:space="0" w:color="auto"/>
                          </w:divBdr>
                        </w:div>
                        <w:div w:id="66585197">
                          <w:marLeft w:val="480"/>
                          <w:marRight w:val="0"/>
                          <w:marTop w:val="0"/>
                          <w:marBottom w:val="0"/>
                          <w:divBdr>
                            <w:top w:val="none" w:sz="0" w:space="0" w:color="auto"/>
                            <w:left w:val="none" w:sz="0" w:space="0" w:color="auto"/>
                            <w:bottom w:val="none" w:sz="0" w:space="0" w:color="auto"/>
                            <w:right w:val="none" w:sz="0" w:space="0" w:color="auto"/>
                          </w:divBdr>
                        </w:div>
                        <w:div w:id="25376146">
                          <w:marLeft w:val="480"/>
                          <w:marRight w:val="0"/>
                          <w:marTop w:val="0"/>
                          <w:marBottom w:val="0"/>
                          <w:divBdr>
                            <w:top w:val="none" w:sz="0" w:space="0" w:color="auto"/>
                            <w:left w:val="none" w:sz="0" w:space="0" w:color="auto"/>
                            <w:bottom w:val="none" w:sz="0" w:space="0" w:color="auto"/>
                            <w:right w:val="none" w:sz="0" w:space="0" w:color="auto"/>
                          </w:divBdr>
                        </w:div>
                        <w:div w:id="409933799">
                          <w:marLeft w:val="480"/>
                          <w:marRight w:val="0"/>
                          <w:marTop w:val="0"/>
                          <w:marBottom w:val="0"/>
                          <w:divBdr>
                            <w:top w:val="none" w:sz="0" w:space="0" w:color="auto"/>
                            <w:left w:val="none" w:sz="0" w:space="0" w:color="auto"/>
                            <w:bottom w:val="none" w:sz="0" w:space="0" w:color="auto"/>
                            <w:right w:val="none" w:sz="0" w:space="0" w:color="auto"/>
                          </w:divBdr>
                        </w:div>
                        <w:div w:id="4750853">
                          <w:marLeft w:val="480"/>
                          <w:marRight w:val="0"/>
                          <w:marTop w:val="0"/>
                          <w:marBottom w:val="0"/>
                          <w:divBdr>
                            <w:top w:val="none" w:sz="0" w:space="0" w:color="auto"/>
                            <w:left w:val="none" w:sz="0" w:space="0" w:color="auto"/>
                            <w:bottom w:val="none" w:sz="0" w:space="0" w:color="auto"/>
                            <w:right w:val="none" w:sz="0" w:space="0" w:color="auto"/>
                          </w:divBdr>
                        </w:div>
                        <w:div w:id="607857083">
                          <w:marLeft w:val="480"/>
                          <w:marRight w:val="0"/>
                          <w:marTop w:val="0"/>
                          <w:marBottom w:val="0"/>
                          <w:divBdr>
                            <w:top w:val="none" w:sz="0" w:space="0" w:color="auto"/>
                            <w:left w:val="none" w:sz="0" w:space="0" w:color="auto"/>
                            <w:bottom w:val="none" w:sz="0" w:space="0" w:color="auto"/>
                            <w:right w:val="none" w:sz="0" w:space="0" w:color="auto"/>
                          </w:divBdr>
                        </w:div>
                      </w:divsChild>
                    </w:div>
                    <w:div w:id="1112211469">
                      <w:marLeft w:val="0"/>
                      <w:marRight w:val="0"/>
                      <w:marTop w:val="0"/>
                      <w:marBottom w:val="0"/>
                      <w:divBdr>
                        <w:top w:val="none" w:sz="0" w:space="0" w:color="auto"/>
                        <w:left w:val="none" w:sz="0" w:space="0" w:color="auto"/>
                        <w:bottom w:val="none" w:sz="0" w:space="0" w:color="auto"/>
                        <w:right w:val="none" w:sz="0" w:space="0" w:color="auto"/>
                      </w:divBdr>
                      <w:divsChild>
                        <w:div w:id="1627344690">
                          <w:marLeft w:val="480"/>
                          <w:marRight w:val="0"/>
                          <w:marTop w:val="0"/>
                          <w:marBottom w:val="0"/>
                          <w:divBdr>
                            <w:top w:val="none" w:sz="0" w:space="0" w:color="auto"/>
                            <w:left w:val="none" w:sz="0" w:space="0" w:color="auto"/>
                            <w:bottom w:val="none" w:sz="0" w:space="0" w:color="auto"/>
                            <w:right w:val="none" w:sz="0" w:space="0" w:color="auto"/>
                          </w:divBdr>
                        </w:div>
                        <w:div w:id="533348034">
                          <w:marLeft w:val="480"/>
                          <w:marRight w:val="0"/>
                          <w:marTop w:val="0"/>
                          <w:marBottom w:val="0"/>
                          <w:divBdr>
                            <w:top w:val="none" w:sz="0" w:space="0" w:color="auto"/>
                            <w:left w:val="none" w:sz="0" w:space="0" w:color="auto"/>
                            <w:bottom w:val="none" w:sz="0" w:space="0" w:color="auto"/>
                            <w:right w:val="none" w:sz="0" w:space="0" w:color="auto"/>
                          </w:divBdr>
                        </w:div>
                        <w:div w:id="893276428">
                          <w:marLeft w:val="480"/>
                          <w:marRight w:val="0"/>
                          <w:marTop w:val="0"/>
                          <w:marBottom w:val="0"/>
                          <w:divBdr>
                            <w:top w:val="none" w:sz="0" w:space="0" w:color="auto"/>
                            <w:left w:val="none" w:sz="0" w:space="0" w:color="auto"/>
                            <w:bottom w:val="none" w:sz="0" w:space="0" w:color="auto"/>
                            <w:right w:val="none" w:sz="0" w:space="0" w:color="auto"/>
                          </w:divBdr>
                        </w:div>
                        <w:div w:id="1879010418">
                          <w:marLeft w:val="480"/>
                          <w:marRight w:val="0"/>
                          <w:marTop w:val="0"/>
                          <w:marBottom w:val="0"/>
                          <w:divBdr>
                            <w:top w:val="none" w:sz="0" w:space="0" w:color="auto"/>
                            <w:left w:val="none" w:sz="0" w:space="0" w:color="auto"/>
                            <w:bottom w:val="none" w:sz="0" w:space="0" w:color="auto"/>
                            <w:right w:val="none" w:sz="0" w:space="0" w:color="auto"/>
                          </w:divBdr>
                        </w:div>
                        <w:div w:id="1201626572">
                          <w:marLeft w:val="480"/>
                          <w:marRight w:val="0"/>
                          <w:marTop w:val="0"/>
                          <w:marBottom w:val="0"/>
                          <w:divBdr>
                            <w:top w:val="none" w:sz="0" w:space="0" w:color="auto"/>
                            <w:left w:val="none" w:sz="0" w:space="0" w:color="auto"/>
                            <w:bottom w:val="none" w:sz="0" w:space="0" w:color="auto"/>
                            <w:right w:val="none" w:sz="0" w:space="0" w:color="auto"/>
                          </w:divBdr>
                        </w:div>
                        <w:div w:id="268975596">
                          <w:marLeft w:val="480"/>
                          <w:marRight w:val="0"/>
                          <w:marTop w:val="0"/>
                          <w:marBottom w:val="0"/>
                          <w:divBdr>
                            <w:top w:val="none" w:sz="0" w:space="0" w:color="auto"/>
                            <w:left w:val="none" w:sz="0" w:space="0" w:color="auto"/>
                            <w:bottom w:val="none" w:sz="0" w:space="0" w:color="auto"/>
                            <w:right w:val="none" w:sz="0" w:space="0" w:color="auto"/>
                          </w:divBdr>
                        </w:div>
                        <w:div w:id="1715931509">
                          <w:marLeft w:val="480"/>
                          <w:marRight w:val="0"/>
                          <w:marTop w:val="0"/>
                          <w:marBottom w:val="0"/>
                          <w:divBdr>
                            <w:top w:val="none" w:sz="0" w:space="0" w:color="auto"/>
                            <w:left w:val="none" w:sz="0" w:space="0" w:color="auto"/>
                            <w:bottom w:val="none" w:sz="0" w:space="0" w:color="auto"/>
                            <w:right w:val="none" w:sz="0" w:space="0" w:color="auto"/>
                          </w:divBdr>
                        </w:div>
                        <w:div w:id="1966933987">
                          <w:marLeft w:val="480"/>
                          <w:marRight w:val="0"/>
                          <w:marTop w:val="0"/>
                          <w:marBottom w:val="0"/>
                          <w:divBdr>
                            <w:top w:val="none" w:sz="0" w:space="0" w:color="auto"/>
                            <w:left w:val="none" w:sz="0" w:space="0" w:color="auto"/>
                            <w:bottom w:val="none" w:sz="0" w:space="0" w:color="auto"/>
                            <w:right w:val="none" w:sz="0" w:space="0" w:color="auto"/>
                          </w:divBdr>
                        </w:div>
                        <w:div w:id="180435904">
                          <w:marLeft w:val="480"/>
                          <w:marRight w:val="0"/>
                          <w:marTop w:val="0"/>
                          <w:marBottom w:val="0"/>
                          <w:divBdr>
                            <w:top w:val="none" w:sz="0" w:space="0" w:color="auto"/>
                            <w:left w:val="none" w:sz="0" w:space="0" w:color="auto"/>
                            <w:bottom w:val="none" w:sz="0" w:space="0" w:color="auto"/>
                            <w:right w:val="none" w:sz="0" w:space="0" w:color="auto"/>
                          </w:divBdr>
                        </w:div>
                        <w:div w:id="214317114">
                          <w:marLeft w:val="480"/>
                          <w:marRight w:val="0"/>
                          <w:marTop w:val="0"/>
                          <w:marBottom w:val="0"/>
                          <w:divBdr>
                            <w:top w:val="none" w:sz="0" w:space="0" w:color="auto"/>
                            <w:left w:val="none" w:sz="0" w:space="0" w:color="auto"/>
                            <w:bottom w:val="none" w:sz="0" w:space="0" w:color="auto"/>
                            <w:right w:val="none" w:sz="0" w:space="0" w:color="auto"/>
                          </w:divBdr>
                        </w:div>
                        <w:div w:id="343829695">
                          <w:marLeft w:val="480"/>
                          <w:marRight w:val="0"/>
                          <w:marTop w:val="0"/>
                          <w:marBottom w:val="0"/>
                          <w:divBdr>
                            <w:top w:val="none" w:sz="0" w:space="0" w:color="auto"/>
                            <w:left w:val="none" w:sz="0" w:space="0" w:color="auto"/>
                            <w:bottom w:val="none" w:sz="0" w:space="0" w:color="auto"/>
                            <w:right w:val="none" w:sz="0" w:space="0" w:color="auto"/>
                          </w:divBdr>
                        </w:div>
                        <w:div w:id="1752509993">
                          <w:marLeft w:val="480"/>
                          <w:marRight w:val="0"/>
                          <w:marTop w:val="0"/>
                          <w:marBottom w:val="0"/>
                          <w:divBdr>
                            <w:top w:val="none" w:sz="0" w:space="0" w:color="auto"/>
                            <w:left w:val="none" w:sz="0" w:space="0" w:color="auto"/>
                            <w:bottom w:val="none" w:sz="0" w:space="0" w:color="auto"/>
                            <w:right w:val="none" w:sz="0" w:space="0" w:color="auto"/>
                          </w:divBdr>
                        </w:div>
                        <w:div w:id="1496989953">
                          <w:marLeft w:val="480"/>
                          <w:marRight w:val="0"/>
                          <w:marTop w:val="0"/>
                          <w:marBottom w:val="0"/>
                          <w:divBdr>
                            <w:top w:val="none" w:sz="0" w:space="0" w:color="auto"/>
                            <w:left w:val="none" w:sz="0" w:space="0" w:color="auto"/>
                            <w:bottom w:val="none" w:sz="0" w:space="0" w:color="auto"/>
                            <w:right w:val="none" w:sz="0" w:space="0" w:color="auto"/>
                          </w:divBdr>
                        </w:div>
                        <w:div w:id="428548529">
                          <w:marLeft w:val="480"/>
                          <w:marRight w:val="0"/>
                          <w:marTop w:val="0"/>
                          <w:marBottom w:val="0"/>
                          <w:divBdr>
                            <w:top w:val="none" w:sz="0" w:space="0" w:color="auto"/>
                            <w:left w:val="none" w:sz="0" w:space="0" w:color="auto"/>
                            <w:bottom w:val="none" w:sz="0" w:space="0" w:color="auto"/>
                            <w:right w:val="none" w:sz="0" w:space="0" w:color="auto"/>
                          </w:divBdr>
                        </w:div>
                        <w:div w:id="900212475">
                          <w:marLeft w:val="480"/>
                          <w:marRight w:val="0"/>
                          <w:marTop w:val="0"/>
                          <w:marBottom w:val="0"/>
                          <w:divBdr>
                            <w:top w:val="none" w:sz="0" w:space="0" w:color="auto"/>
                            <w:left w:val="none" w:sz="0" w:space="0" w:color="auto"/>
                            <w:bottom w:val="none" w:sz="0" w:space="0" w:color="auto"/>
                            <w:right w:val="none" w:sz="0" w:space="0" w:color="auto"/>
                          </w:divBdr>
                        </w:div>
                        <w:div w:id="874387829">
                          <w:marLeft w:val="480"/>
                          <w:marRight w:val="0"/>
                          <w:marTop w:val="0"/>
                          <w:marBottom w:val="0"/>
                          <w:divBdr>
                            <w:top w:val="none" w:sz="0" w:space="0" w:color="auto"/>
                            <w:left w:val="none" w:sz="0" w:space="0" w:color="auto"/>
                            <w:bottom w:val="none" w:sz="0" w:space="0" w:color="auto"/>
                            <w:right w:val="none" w:sz="0" w:space="0" w:color="auto"/>
                          </w:divBdr>
                        </w:div>
                        <w:div w:id="1300766029">
                          <w:marLeft w:val="480"/>
                          <w:marRight w:val="0"/>
                          <w:marTop w:val="0"/>
                          <w:marBottom w:val="0"/>
                          <w:divBdr>
                            <w:top w:val="none" w:sz="0" w:space="0" w:color="auto"/>
                            <w:left w:val="none" w:sz="0" w:space="0" w:color="auto"/>
                            <w:bottom w:val="none" w:sz="0" w:space="0" w:color="auto"/>
                            <w:right w:val="none" w:sz="0" w:space="0" w:color="auto"/>
                          </w:divBdr>
                        </w:div>
                        <w:div w:id="1661733447">
                          <w:marLeft w:val="480"/>
                          <w:marRight w:val="0"/>
                          <w:marTop w:val="0"/>
                          <w:marBottom w:val="0"/>
                          <w:divBdr>
                            <w:top w:val="none" w:sz="0" w:space="0" w:color="auto"/>
                            <w:left w:val="none" w:sz="0" w:space="0" w:color="auto"/>
                            <w:bottom w:val="none" w:sz="0" w:space="0" w:color="auto"/>
                            <w:right w:val="none" w:sz="0" w:space="0" w:color="auto"/>
                          </w:divBdr>
                        </w:div>
                        <w:div w:id="1777864262">
                          <w:marLeft w:val="480"/>
                          <w:marRight w:val="0"/>
                          <w:marTop w:val="0"/>
                          <w:marBottom w:val="0"/>
                          <w:divBdr>
                            <w:top w:val="none" w:sz="0" w:space="0" w:color="auto"/>
                            <w:left w:val="none" w:sz="0" w:space="0" w:color="auto"/>
                            <w:bottom w:val="none" w:sz="0" w:space="0" w:color="auto"/>
                            <w:right w:val="none" w:sz="0" w:space="0" w:color="auto"/>
                          </w:divBdr>
                        </w:div>
                        <w:div w:id="1723556340">
                          <w:marLeft w:val="480"/>
                          <w:marRight w:val="0"/>
                          <w:marTop w:val="0"/>
                          <w:marBottom w:val="0"/>
                          <w:divBdr>
                            <w:top w:val="none" w:sz="0" w:space="0" w:color="auto"/>
                            <w:left w:val="none" w:sz="0" w:space="0" w:color="auto"/>
                            <w:bottom w:val="none" w:sz="0" w:space="0" w:color="auto"/>
                            <w:right w:val="none" w:sz="0" w:space="0" w:color="auto"/>
                          </w:divBdr>
                        </w:div>
                        <w:div w:id="1382751898">
                          <w:marLeft w:val="480"/>
                          <w:marRight w:val="0"/>
                          <w:marTop w:val="0"/>
                          <w:marBottom w:val="0"/>
                          <w:divBdr>
                            <w:top w:val="none" w:sz="0" w:space="0" w:color="auto"/>
                            <w:left w:val="none" w:sz="0" w:space="0" w:color="auto"/>
                            <w:bottom w:val="none" w:sz="0" w:space="0" w:color="auto"/>
                            <w:right w:val="none" w:sz="0" w:space="0" w:color="auto"/>
                          </w:divBdr>
                        </w:div>
                        <w:div w:id="327904328">
                          <w:marLeft w:val="480"/>
                          <w:marRight w:val="0"/>
                          <w:marTop w:val="0"/>
                          <w:marBottom w:val="0"/>
                          <w:divBdr>
                            <w:top w:val="none" w:sz="0" w:space="0" w:color="auto"/>
                            <w:left w:val="none" w:sz="0" w:space="0" w:color="auto"/>
                            <w:bottom w:val="none" w:sz="0" w:space="0" w:color="auto"/>
                            <w:right w:val="none" w:sz="0" w:space="0" w:color="auto"/>
                          </w:divBdr>
                        </w:div>
                        <w:div w:id="304285703">
                          <w:marLeft w:val="480"/>
                          <w:marRight w:val="0"/>
                          <w:marTop w:val="0"/>
                          <w:marBottom w:val="0"/>
                          <w:divBdr>
                            <w:top w:val="none" w:sz="0" w:space="0" w:color="auto"/>
                            <w:left w:val="none" w:sz="0" w:space="0" w:color="auto"/>
                            <w:bottom w:val="none" w:sz="0" w:space="0" w:color="auto"/>
                            <w:right w:val="none" w:sz="0" w:space="0" w:color="auto"/>
                          </w:divBdr>
                        </w:div>
                        <w:div w:id="1937319912">
                          <w:marLeft w:val="480"/>
                          <w:marRight w:val="0"/>
                          <w:marTop w:val="0"/>
                          <w:marBottom w:val="0"/>
                          <w:divBdr>
                            <w:top w:val="none" w:sz="0" w:space="0" w:color="auto"/>
                            <w:left w:val="none" w:sz="0" w:space="0" w:color="auto"/>
                            <w:bottom w:val="none" w:sz="0" w:space="0" w:color="auto"/>
                            <w:right w:val="none" w:sz="0" w:space="0" w:color="auto"/>
                          </w:divBdr>
                        </w:div>
                        <w:div w:id="1663657534">
                          <w:marLeft w:val="480"/>
                          <w:marRight w:val="0"/>
                          <w:marTop w:val="0"/>
                          <w:marBottom w:val="0"/>
                          <w:divBdr>
                            <w:top w:val="none" w:sz="0" w:space="0" w:color="auto"/>
                            <w:left w:val="none" w:sz="0" w:space="0" w:color="auto"/>
                            <w:bottom w:val="none" w:sz="0" w:space="0" w:color="auto"/>
                            <w:right w:val="none" w:sz="0" w:space="0" w:color="auto"/>
                          </w:divBdr>
                        </w:div>
                        <w:div w:id="2104182615">
                          <w:marLeft w:val="480"/>
                          <w:marRight w:val="0"/>
                          <w:marTop w:val="0"/>
                          <w:marBottom w:val="0"/>
                          <w:divBdr>
                            <w:top w:val="none" w:sz="0" w:space="0" w:color="auto"/>
                            <w:left w:val="none" w:sz="0" w:space="0" w:color="auto"/>
                            <w:bottom w:val="none" w:sz="0" w:space="0" w:color="auto"/>
                            <w:right w:val="none" w:sz="0" w:space="0" w:color="auto"/>
                          </w:divBdr>
                        </w:div>
                      </w:divsChild>
                    </w:div>
                    <w:div w:id="1635015822">
                      <w:marLeft w:val="0"/>
                      <w:marRight w:val="0"/>
                      <w:marTop w:val="0"/>
                      <w:marBottom w:val="0"/>
                      <w:divBdr>
                        <w:top w:val="none" w:sz="0" w:space="0" w:color="auto"/>
                        <w:left w:val="none" w:sz="0" w:space="0" w:color="auto"/>
                        <w:bottom w:val="none" w:sz="0" w:space="0" w:color="auto"/>
                        <w:right w:val="none" w:sz="0" w:space="0" w:color="auto"/>
                      </w:divBdr>
                      <w:divsChild>
                        <w:div w:id="2136632635">
                          <w:marLeft w:val="480"/>
                          <w:marRight w:val="0"/>
                          <w:marTop w:val="0"/>
                          <w:marBottom w:val="0"/>
                          <w:divBdr>
                            <w:top w:val="none" w:sz="0" w:space="0" w:color="auto"/>
                            <w:left w:val="none" w:sz="0" w:space="0" w:color="auto"/>
                            <w:bottom w:val="none" w:sz="0" w:space="0" w:color="auto"/>
                            <w:right w:val="none" w:sz="0" w:space="0" w:color="auto"/>
                          </w:divBdr>
                        </w:div>
                        <w:div w:id="425924538">
                          <w:marLeft w:val="480"/>
                          <w:marRight w:val="0"/>
                          <w:marTop w:val="0"/>
                          <w:marBottom w:val="0"/>
                          <w:divBdr>
                            <w:top w:val="none" w:sz="0" w:space="0" w:color="auto"/>
                            <w:left w:val="none" w:sz="0" w:space="0" w:color="auto"/>
                            <w:bottom w:val="none" w:sz="0" w:space="0" w:color="auto"/>
                            <w:right w:val="none" w:sz="0" w:space="0" w:color="auto"/>
                          </w:divBdr>
                        </w:div>
                        <w:div w:id="98722576">
                          <w:marLeft w:val="480"/>
                          <w:marRight w:val="0"/>
                          <w:marTop w:val="0"/>
                          <w:marBottom w:val="0"/>
                          <w:divBdr>
                            <w:top w:val="none" w:sz="0" w:space="0" w:color="auto"/>
                            <w:left w:val="none" w:sz="0" w:space="0" w:color="auto"/>
                            <w:bottom w:val="none" w:sz="0" w:space="0" w:color="auto"/>
                            <w:right w:val="none" w:sz="0" w:space="0" w:color="auto"/>
                          </w:divBdr>
                        </w:div>
                        <w:div w:id="1813137820">
                          <w:marLeft w:val="480"/>
                          <w:marRight w:val="0"/>
                          <w:marTop w:val="0"/>
                          <w:marBottom w:val="0"/>
                          <w:divBdr>
                            <w:top w:val="none" w:sz="0" w:space="0" w:color="auto"/>
                            <w:left w:val="none" w:sz="0" w:space="0" w:color="auto"/>
                            <w:bottom w:val="none" w:sz="0" w:space="0" w:color="auto"/>
                            <w:right w:val="none" w:sz="0" w:space="0" w:color="auto"/>
                          </w:divBdr>
                        </w:div>
                        <w:div w:id="128129082">
                          <w:marLeft w:val="480"/>
                          <w:marRight w:val="0"/>
                          <w:marTop w:val="0"/>
                          <w:marBottom w:val="0"/>
                          <w:divBdr>
                            <w:top w:val="none" w:sz="0" w:space="0" w:color="auto"/>
                            <w:left w:val="none" w:sz="0" w:space="0" w:color="auto"/>
                            <w:bottom w:val="none" w:sz="0" w:space="0" w:color="auto"/>
                            <w:right w:val="none" w:sz="0" w:space="0" w:color="auto"/>
                          </w:divBdr>
                        </w:div>
                        <w:div w:id="1885556865">
                          <w:marLeft w:val="480"/>
                          <w:marRight w:val="0"/>
                          <w:marTop w:val="0"/>
                          <w:marBottom w:val="0"/>
                          <w:divBdr>
                            <w:top w:val="none" w:sz="0" w:space="0" w:color="auto"/>
                            <w:left w:val="none" w:sz="0" w:space="0" w:color="auto"/>
                            <w:bottom w:val="none" w:sz="0" w:space="0" w:color="auto"/>
                            <w:right w:val="none" w:sz="0" w:space="0" w:color="auto"/>
                          </w:divBdr>
                        </w:div>
                        <w:div w:id="132914181">
                          <w:marLeft w:val="480"/>
                          <w:marRight w:val="0"/>
                          <w:marTop w:val="0"/>
                          <w:marBottom w:val="0"/>
                          <w:divBdr>
                            <w:top w:val="none" w:sz="0" w:space="0" w:color="auto"/>
                            <w:left w:val="none" w:sz="0" w:space="0" w:color="auto"/>
                            <w:bottom w:val="none" w:sz="0" w:space="0" w:color="auto"/>
                            <w:right w:val="none" w:sz="0" w:space="0" w:color="auto"/>
                          </w:divBdr>
                        </w:div>
                        <w:div w:id="1146050163">
                          <w:marLeft w:val="480"/>
                          <w:marRight w:val="0"/>
                          <w:marTop w:val="0"/>
                          <w:marBottom w:val="0"/>
                          <w:divBdr>
                            <w:top w:val="none" w:sz="0" w:space="0" w:color="auto"/>
                            <w:left w:val="none" w:sz="0" w:space="0" w:color="auto"/>
                            <w:bottom w:val="none" w:sz="0" w:space="0" w:color="auto"/>
                            <w:right w:val="none" w:sz="0" w:space="0" w:color="auto"/>
                          </w:divBdr>
                        </w:div>
                        <w:div w:id="2088378870">
                          <w:marLeft w:val="480"/>
                          <w:marRight w:val="0"/>
                          <w:marTop w:val="0"/>
                          <w:marBottom w:val="0"/>
                          <w:divBdr>
                            <w:top w:val="none" w:sz="0" w:space="0" w:color="auto"/>
                            <w:left w:val="none" w:sz="0" w:space="0" w:color="auto"/>
                            <w:bottom w:val="none" w:sz="0" w:space="0" w:color="auto"/>
                            <w:right w:val="none" w:sz="0" w:space="0" w:color="auto"/>
                          </w:divBdr>
                        </w:div>
                        <w:div w:id="1943220801">
                          <w:marLeft w:val="480"/>
                          <w:marRight w:val="0"/>
                          <w:marTop w:val="0"/>
                          <w:marBottom w:val="0"/>
                          <w:divBdr>
                            <w:top w:val="none" w:sz="0" w:space="0" w:color="auto"/>
                            <w:left w:val="none" w:sz="0" w:space="0" w:color="auto"/>
                            <w:bottom w:val="none" w:sz="0" w:space="0" w:color="auto"/>
                            <w:right w:val="none" w:sz="0" w:space="0" w:color="auto"/>
                          </w:divBdr>
                        </w:div>
                        <w:div w:id="1963460963">
                          <w:marLeft w:val="480"/>
                          <w:marRight w:val="0"/>
                          <w:marTop w:val="0"/>
                          <w:marBottom w:val="0"/>
                          <w:divBdr>
                            <w:top w:val="none" w:sz="0" w:space="0" w:color="auto"/>
                            <w:left w:val="none" w:sz="0" w:space="0" w:color="auto"/>
                            <w:bottom w:val="none" w:sz="0" w:space="0" w:color="auto"/>
                            <w:right w:val="none" w:sz="0" w:space="0" w:color="auto"/>
                          </w:divBdr>
                        </w:div>
                        <w:div w:id="1904172450">
                          <w:marLeft w:val="480"/>
                          <w:marRight w:val="0"/>
                          <w:marTop w:val="0"/>
                          <w:marBottom w:val="0"/>
                          <w:divBdr>
                            <w:top w:val="none" w:sz="0" w:space="0" w:color="auto"/>
                            <w:left w:val="none" w:sz="0" w:space="0" w:color="auto"/>
                            <w:bottom w:val="none" w:sz="0" w:space="0" w:color="auto"/>
                            <w:right w:val="none" w:sz="0" w:space="0" w:color="auto"/>
                          </w:divBdr>
                        </w:div>
                        <w:div w:id="333411459">
                          <w:marLeft w:val="480"/>
                          <w:marRight w:val="0"/>
                          <w:marTop w:val="0"/>
                          <w:marBottom w:val="0"/>
                          <w:divBdr>
                            <w:top w:val="none" w:sz="0" w:space="0" w:color="auto"/>
                            <w:left w:val="none" w:sz="0" w:space="0" w:color="auto"/>
                            <w:bottom w:val="none" w:sz="0" w:space="0" w:color="auto"/>
                            <w:right w:val="none" w:sz="0" w:space="0" w:color="auto"/>
                          </w:divBdr>
                        </w:div>
                        <w:div w:id="733698221">
                          <w:marLeft w:val="480"/>
                          <w:marRight w:val="0"/>
                          <w:marTop w:val="0"/>
                          <w:marBottom w:val="0"/>
                          <w:divBdr>
                            <w:top w:val="none" w:sz="0" w:space="0" w:color="auto"/>
                            <w:left w:val="none" w:sz="0" w:space="0" w:color="auto"/>
                            <w:bottom w:val="none" w:sz="0" w:space="0" w:color="auto"/>
                            <w:right w:val="none" w:sz="0" w:space="0" w:color="auto"/>
                          </w:divBdr>
                        </w:div>
                        <w:div w:id="1195583387">
                          <w:marLeft w:val="480"/>
                          <w:marRight w:val="0"/>
                          <w:marTop w:val="0"/>
                          <w:marBottom w:val="0"/>
                          <w:divBdr>
                            <w:top w:val="none" w:sz="0" w:space="0" w:color="auto"/>
                            <w:left w:val="none" w:sz="0" w:space="0" w:color="auto"/>
                            <w:bottom w:val="none" w:sz="0" w:space="0" w:color="auto"/>
                            <w:right w:val="none" w:sz="0" w:space="0" w:color="auto"/>
                          </w:divBdr>
                        </w:div>
                        <w:div w:id="1030690503">
                          <w:marLeft w:val="480"/>
                          <w:marRight w:val="0"/>
                          <w:marTop w:val="0"/>
                          <w:marBottom w:val="0"/>
                          <w:divBdr>
                            <w:top w:val="none" w:sz="0" w:space="0" w:color="auto"/>
                            <w:left w:val="none" w:sz="0" w:space="0" w:color="auto"/>
                            <w:bottom w:val="none" w:sz="0" w:space="0" w:color="auto"/>
                            <w:right w:val="none" w:sz="0" w:space="0" w:color="auto"/>
                          </w:divBdr>
                        </w:div>
                        <w:div w:id="330721022">
                          <w:marLeft w:val="480"/>
                          <w:marRight w:val="0"/>
                          <w:marTop w:val="0"/>
                          <w:marBottom w:val="0"/>
                          <w:divBdr>
                            <w:top w:val="none" w:sz="0" w:space="0" w:color="auto"/>
                            <w:left w:val="none" w:sz="0" w:space="0" w:color="auto"/>
                            <w:bottom w:val="none" w:sz="0" w:space="0" w:color="auto"/>
                            <w:right w:val="none" w:sz="0" w:space="0" w:color="auto"/>
                          </w:divBdr>
                        </w:div>
                        <w:div w:id="2010133864">
                          <w:marLeft w:val="480"/>
                          <w:marRight w:val="0"/>
                          <w:marTop w:val="0"/>
                          <w:marBottom w:val="0"/>
                          <w:divBdr>
                            <w:top w:val="none" w:sz="0" w:space="0" w:color="auto"/>
                            <w:left w:val="none" w:sz="0" w:space="0" w:color="auto"/>
                            <w:bottom w:val="none" w:sz="0" w:space="0" w:color="auto"/>
                            <w:right w:val="none" w:sz="0" w:space="0" w:color="auto"/>
                          </w:divBdr>
                        </w:div>
                        <w:div w:id="936139549">
                          <w:marLeft w:val="480"/>
                          <w:marRight w:val="0"/>
                          <w:marTop w:val="0"/>
                          <w:marBottom w:val="0"/>
                          <w:divBdr>
                            <w:top w:val="none" w:sz="0" w:space="0" w:color="auto"/>
                            <w:left w:val="none" w:sz="0" w:space="0" w:color="auto"/>
                            <w:bottom w:val="none" w:sz="0" w:space="0" w:color="auto"/>
                            <w:right w:val="none" w:sz="0" w:space="0" w:color="auto"/>
                          </w:divBdr>
                        </w:div>
                        <w:div w:id="1613391436">
                          <w:marLeft w:val="480"/>
                          <w:marRight w:val="0"/>
                          <w:marTop w:val="0"/>
                          <w:marBottom w:val="0"/>
                          <w:divBdr>
                            <w:top w:val="none" w:sz="0" w:space="0" w:color="auto"/>
                            <w:left w:val="none" w:sz="0" w:space="0" w:color="auto"/>
                            <w:bottom w:val="none" w:sz="0" w:space="0" w:color="auto"/>
                            <w:right w:val="none" w:sz="0" w:space="0" w:color="auto"/>
                          </w:divBdr>
                        </w:div>
                        <w:div w:id="891309478">
                          <w:marLeft w:val="480"/>
                          <w:marRight w:val="0"/>
                          <w:marTop w:val="0"/>
                          <w:marBottom w:val="0"/>
                          <w:divBdr>
                            <w:top w:val="none" w:sz="0" w:space="0" w:color="auto"/>
                            <w:left w:val="none" w:sz="0" w:space="0" w:color="auto"/>
                            <w:bottom w:val="none" w:sz="0" w:space="0" w:color="auto"/>
                            <w:right w:val="none" w:sz="0" w:space="0" w:color="auto"/>
                          </w:divBdr>
                        </w:div>
                        <w:div w:id="951136400">
                          <w:marLeft w:val="480"/>
                          <w:marRight w:val="0"/>
                          <w:marTop w:val="0"/>
                          <w:marBottom w:val="0"/>
                          <w:divBdr>
                            <w:top w:val="none" w:sz="0" w:space="0" w:color="auto"/>
                            <w:left w:val="none" w:sz="0" w:space="0" w:color="auto"/>
                            <w:bottom w:val="none" w:sz="0" w:space="0" w:color="auto"/>
                            <w:right w:val="none" w:sz="0" w:space="0" w:color="auto"/>
                          </w:divBdr>
                        </w:div>
                        <w:div w:id="1788968312">
                          <w:marLeft w:val="480"/>
                          <w:marRight w:val="0"/>
                          <w:marTop w:val="0"/>
                          <w:marBottom w:val="0"/>
                          <w:divBdr>
                            <w:top w:val="none" w:sz="0" w:space="0" w:color="auto"/>
                            <w:left w:val="none" w:sz="0" w:space="0" w:color="auto"/>
                            <w:bottom w:val="none" w:sz="0" w:space="0" w:color="auto"/>
                            <w:right w:val="none" w:sz="0" w:space="0" w:color="auto"/>
                          </w:divBdr>
                        </w:div>
                        <w:div w:id="1062564143">
                          <w:marLeft w:val="480"/>
                          <w:marRight w:val="0"/>
                          <w:marTop w:val="0"/>
                          <w:marBottom w:val="0"/>
                          <w:divBdr>
                            <w:top w:val="none" w:sz="0" w:space="0" w:color="auto"/>
                            <w:left w:val="none" w:sz="0" w:space="0" w:color="auto"/>
                            <w:bottom w:val="none" w:sz="0" w:space="0" w:color="auto"/>
                            <w:right w:val="none" w:sz="0" w:space="0" w:color="auto"/>
                          </w:divBdr>
                        </w:div>
                        <w:div w:id="52585288">
                          <w:marLeft w:val="480"/>
                          <w:marRight w:val="0"/>
                          <w:marTop w:val="0"/>
                          <w:marBottom w:val="0"/>
                          <w:divBdr>
                            <w:top w:val="none" w:sz="0" w:space="0" w:color="auto"/>
                            <w:left w:val="none" w:sz="0" w:space="0" w:color="auto"/>
                            <w:bottom w:val="none" w:sz="0" w:space="0" w:color="auto"/>
                            <w:right w:val="none" w:sz="0" w:space="0" w:color="auto"/>
                          </w:divBdr>
                        </w:div>
                        <w:div w:id="2094546510">
                          <w:marLeft w:val="480"/>
                          <w:marRight w:val="0"/>
                          <w:marTop w:val="0"/>
                          <w:marBottom w:val="0"/>
                          <w:divBdr>
                            <w:top w:val="none" w:sz="0" w:space="0" w:color="auto"/>
                            <w:left w:val="none" w:sz="0" w:space="0" w:color="auto"/>
                            <w:bottom w:val="none" w:sz="0" w:space="0" w:color="auto"/>
                            <w:right w:val="none" w:sz="0" w:space="0" w:color="auto"/>
                          </w:divBdr>
                        </w:div>
                        <w:div w:id="1493257830">
                          <w:marLeft w:val="480"/>
                          <w:marRight w:val="0"/>
                          <w:marTop w:val="0"/>
                          <w:marBottom w:val="0"/>
                          <w:divBdr>
                            <w:top w:val="none" w:sz="0" w:space="0" w:color="auto"/>
                            <w:left w:val="none" w:sz="0" w:space="0" w:color="auto"/>
                            <w:bottom w:val="none" w:sz="0" w:space="0" w:color="auto"/>
                            <w:right w:val="none" w:sz="0" w:space="0" w:color="auto"/>
                          </w:divBdr>
                        </w:div>
                        <w:div w:id="122429136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2178619">
      <w:bodyDiv w:val="1"/>
      <w:marLeft w:val="0"/>
      <w:marRight w:val="0"/>
      <w:marTop w:val="0"/>
      <w:marBottom w:val="0"/>
      <w:divBdr>
        <w:top w:val="none" w:sz="0" w:space="0" w:color="auto"/>
        <w:left w:val="none" w:sz="0" w:space="0" w:color="auto"/>
        <w:bottom w:val="none" w:sz="0" w:space="0" w:color="auto"/>
        <w:right w:val="none" w:sz="0" w:space="0" w:color="auto"/>
      </w:divBdr>
    </w:div>
    <w:div w:id="1942833093">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1085746">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1997806298">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3548996">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141460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1853662">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C34059B49BDC4B718D3E20AB37506433"/>
        <w:category>
          <w:name w:val="General"/>
          <w:gallery w:val="placeholder"/>
        </w:category>
        <w:types>
          <w:type w:val="bbPlcHdr"/>
        </w:types>
        <w:behaviors>
          <w:behavior w:val="content"/>
        </w:behaviors>
        <w:guid w:val="{4A259CB9-360C-403C-B642-E9E89323DA2C}"/>
      </w:docPartPr>
      <w:docPartBody>
        <w:p w:rsidR="00000000" w:rsidRDefault="003F4FB6" w:rsidP="003F4FB6">
          <w:pPr>
            <w:pStyle w:val="C34059B49BDC4B718D3E20AB37506433"/>
          </w:pPr>
          <w:r w:rsidRPr="009A63DA">
            <w:rPr>
              <w:rStyle w:val="Textsubstituent"/>
            </w:rPr>
            <w:t>Faceți clic sau atingeți aici pentru a introduce text.</w:t>
          </w:r>
        </w:p>
      </w:docPartBody>
    </w:docPart>
    <w:docPart>
      <w:docPartPr>
        <w:name w:val="77D826E599934B2BAD71174C38853D75"/>
        <w:category>
          <w:name w:val="General"/>
          <w:gallery w:val="placeholder"/>
        </w:category>
        <w:types>
          <w:type w:val="bbPlcHdr"/>
        </w:types>
        <w:behaviors>
          <w:behavior w:val="content"/>
        </w:behaviors>
        <w:guid w:val="{08343025-A96C-4BC0-81B0-112CFDDF702E}"/>
      </w:docPartPr>
      <w:docPartBody>
        <w:p w:rsidR="00000000" w:rsidRDefault="003F4FB6" w:rsidP="003F4FB6">
          <w:pPr>
            <w:pStyle w:val="77D826E599934B2BAD71174C38853D75"/>
          </w:pPr>
          <w:r w:rsidRPr="009A63DA">
            <w:rPr>
              <w:rStyle w:val="Textsubstituent"/>
            </w:rPr>
            <w:t>Faceți clic sau atingeți aici pentru a introduce text.</w:t>
          </w:r>
        </w:p>
      </w:docPartBody>
    </w:docPart>
    <w:docPart>
      <w:docPartPr>
        <w:name w:val="58B114D0BFC5494DAEBBA15E4A85CAEE"/>
        <w:category>
          <w:name w:val="General"/>
          <w:gallery w:val="placeholder"/>
        </w:category>
        <w:types>
          <w:type w:val="bbPlcHdr"/>
        </w:types>
        <w:behaviors>
          <w:behavior w:val="content"/>
        </w:behaviors>
        <w:guid w:val="{C27E484A-0CA0-4196-877A-16453E89FB9B}"/>
      </w:docPartPr>
      <w:docPartBody>
        <w:p w:rsidR="00000000" w:rsidRDefault="003F4FB6" w:rsidP="003F4FB6">
          <w:pPr>
            <w:pStyle w:val="58B114D0BFC5494DAEBBA15E4A85CAEE"/>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15574"/>
    <w:rsid w:val="0034136B"/>
    <w:rsid w:val="00376F36"/>
    <w:rsid w:val="003F4FB6"/>
    <w:rsid w:val="0045476E"/>
    <w:rsid w:val="004A0932"/>
    <w:rsid w:val="004D342F"/>
    <w:rsid w:val="00503E8E"/>
    <w:rsid w:val="00565EAC"/>
    <w:rsid w:val="006C6C49"/>
    <w:rsid w:val="00714B6C"/>
    <w:rsid w:val="00777660"/>
    <w:rsid w:val="007D114F"/>
    <w:rsid w:val="007D5CC5"/>
    <w:rsid w:val="007F6E71"/>
    <w:rsid w:val="008154CC"/>
    <w:rsid w:val="008B43F8"/>
    <w:rsid w:val="009265E8"/>
    <w:rsid w:val="0096495F"/>
    <w:rsid w:val="009649ED"/>
    <w:rsid w:val="00A632DD"/>
    <w:rsid w:val="00A84657"/>
    <w:rsid w:val="00AB7E1F"/>
    <w:rsid w:val="00B8158E"/>
    <w:rsid w:val="00C036AD"/>
    <w:rsid w:val="00C802F8"/>
    <w:rsid w:val="00C96CBB"/>
    <w:rsid w:val="00CC11EA"/>
    <w:rsid w:val="00D643EB"/>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C34059B49BDC4B718D3E20AB37506433">
    <w:name w:val="C34059B49BDC4B718D3E20AB37506433"/>
    <w:rsid w:val="003F4FB6"/>
  </w:style>
  <w:style w:type="paragraph" w:customStyle="1" w:styleId="77D826E599934B2BAD71174C38853D75">
    <w:name w:val="77D826E599934B2BAD71174C38853D75"/>
    <w:rsid w:val="003F4FB6"/>
  </w:style>
  <w:style w:type="paragraph" w:customStyle="1" w:styleId="58B114D0BFC5494DAEBBA15E4A85CAEE">
    <w:name w:val="58B114D0BFC5494DAEBBA15E4A85CAEE"/>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D&quot;:&quot;MENDELEY_CITATION_1a9e5ed9-ae9a-4a13-84bf-2ba701aa857b&quot;,&quot;properties&quot;:{&quot;noteIndex&quot;:0},&quot;isEdited&quot;:false,&quot;manualOverride&quot;:{&quot;isManuallyOverridden&quot;:false,&quot;citeprocText&quot;:&quot;(Zhang, 2008)&quot;,&quot;manualOverrideText&quot;:&quot;&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D&quot;:&quot;MENDELEY_CITATION_b9414b8d-dfd8-4b7f-97eb-50acb3965923&quot;,&quot;properties&quot;:{&quot;noteIndex&quot;:0},&quot;isEdited&quot;:false,&quot;manualOverride&quot;:{&quot;isManuallyOverridden&quot;:false,&quot;citeprocText&quot;:&quot;(Campos et al., 2018)&quot;,&quot;manualOverrideText&quot;:&quot;&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D&quot;:&quot;MENDELEY_CITATION_70a16a40-6008-4cf5-b970-3b54c1c30666&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e65deb65-a70a-444f-a7be-f2b22bf8896d&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1560233e-2695-40bf-8c0d-d226d28b4c9a&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359add66-2741-48fc-ad9b-807020f65415&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e74cf343-9ad4-4657-97ef-f7d1eb28e6ea&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17bec593-ab20-4208-98c1-bd6222d74d2b&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bb6cc1a6-8487-44d4-9191-5efbd7331853&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c9b059d0-e36c-4b59-afa3-0a1057ca65b5&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D&quot;:&quot;MENDELEY_CITATION_95f6d4e8-50fb-4447-9dff-324c276694c4&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86c7fdec-71b6-4ba2-aa00-679c5684783a&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f52e3f68-3968-4647-b8eb-335380bcba6d&quot;,&quot;properties&quot;:{&quot;noteIndex&quot;:0},&quot;isEdited&quot;:false,&quot;manualOverride&quot;:{&quot;isManuallyOverridden&quot;:false,&quot;citeprocText&quot;:&quot;(Moreno-Ortiz, 2024)&quot;,&quot;manualOverrideText&quot;:&quot;&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D&quot;:&quot;MENDELEY_CITATION_c07c2b5e-bbb8-4fa0-95da-8f92db7a0eaf&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19053</TotalTime>
  <Pages>47</Pages>
  <Words>13106</Words>
  <Characters>74708</Characters>
  <Application>Microsoft Office Word</Application>
  <DocSecurity>0</DocSecurity>
  <Lines>622</Lines>
  <Paragraphs>175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819</cp:revision>
  <cp:lastPrinted>2018-02-16T14:19:00Z</cp:lastPrinted>
  <dcterms:created xsi:type="dcterms:W3CDTF">2024-06-05T08:42:00Z</dcterms:created>
  <dcterms:modified xsi:type="dcterms:W3CDTF">2024-06-22T19:18:00Z</dcterms:modified>
</cp:coreProperties>
</file>